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003F58E" w14:textId="06C6D8B2" w:rsidR="00C12CB2" w:rsidRPr="001C796C" w:rsidRDefault="00F901E7" w:rsidP="001C796C">
      <w:pPr>
        <w:spacing w:line="480" w:lineRule="auto"/>
        <w:rPr>
          <w:rFonts w:ascii="Arial" w:hAnsi="Arial" w:cs="Arial"/>
          <w:sz w:val="24"/>
          <w:szCs w:val="24"/>
          <w:lang w:val="en-US"/>
        </w:rPr>
      </w:pPr>
      <w:r>
        <w:rPr>
          <w:rFonts w:ascii="Arial" w:hAnsi="Arial" w:cs="Arial"/>
          <w:b/>
          <w:sz w:val="24"/>
          <w:szCs w:val="24"/>
          <w:lang w:val="en-US"/>
        </w:rPr>
        <w:t xml:space="preserve">Defying climate and human perturbations? The unusual case of the coral </w:t>
      </w:r>
      <w:proofErr w:type="spellStart"/>
      <w:r w:rsidRPr="00F901E7">
        <w:rPr>
          <w:rFonts w:ascii="Arial" w:hAnsi="Arial" w:cs="Arial"/>
          <w:b/>
          <w:i/>
          <w:sz w:val="24"/>
          <w:szCs w:val="24"/>
          <w:lang w:val="en-US"/>
        </w:rPr>
        <w:t>Orbicella</w:t>
      </w:r>
      <w:proofErr w:type="spellEnd"/>
      <w:r w:rsidRPr="00F901E7">
        <w:rPr>
          <w:rFonts w:ascii="Arial" w:hAnsi="Arial" w:cs="Arial"/>
          <w:b/>
          <w:i/>
          <w:sz w:val="24"/>
          <w:szCs w:val="24"/>
          <w:lang w:val="en-US"/>
        </w:rPr>
        <w:t xml:space="preserve"> </w:t>
      </w:r>
      <w:proofErr w:type="spellStart"/>
      <w:r w:rsidRPr="00F901E7">
        <w:rPr>
          <w:rFonts w:ascii="Arial" w:hAnsi="Arial" w:cs="Arial"/>
          <w:b/>
          <w:i/>
          <w:sz w:val="24"/>
          <w:szCs w:val="24"/>
          <w:lang w:val="en-US"/>
        </w:rPr>
        <w:t>faveolata</w:t>
      </w:r>
      <w:proofErr w:type="spellEnd"/>
      <w:r>
        <w:rPr>
          <w:rFonts w:ascii="Arial" w:hAnsi="Arial" w:cs="Arial"/>
          <w:b/>
          <w:sz w:val="24"/>
          <w:szCs w:val="24"/>
          <w:lang w:val="en-US"/>
        </w:rPr>
        <w:t xml:space="preserve"> in Varadero Reef, Colombian Caribbean</w:t>
      </w:r>
    </w:p>
    <w:p w14:paraId="3AAA20DF" w14:textId="2BBBD199" w:rsidR="0072399F" w:rsidRPr="004A6F2C" w:rsidRDefault="0072399F" w:rsidP="001C796C">
      <w:pPr>
        <w:spacing w:line="480" w:lineRule="auto"/>
        <w:rPr>
          <w:rFonts w:ascii="Arial" w:hAnsi="Arial" w:cs="Arial"/>
          <w:b/>
          <w:sz w:val="24"/>
          <w:szCs w:val="24"/>
          <w:lang w:val="en-US"/>
        </w:rPr>
      </w:pPr>
      <w:r w:rsidRPr="00F901E7">
        <w:rPr>
          <w:rFonts w:ascii="Arial" w:hAnsi="Arial" w:cs="Arial"/>
          <w:b/>
          <w:sz w:val="24"/>
          <w:szCs w:val="24"/>
          <w:lang w:val="en-US"/>
        </w:rPr>
        <w:t>Abstract</w:t>
      </w:r>
    </w:p>
    <w:p w14:paraId="42F031EF" w14:textId="0754EA9A" w:rsidR="00C12CB2" w:rsidRPr="004A6F2C" w:rsidRDefault="00DF6EE4" w:rsidP="001C796C">
      <w:pPr>
        <w:spacing w:line="480" w:lineRule="auto"/>
        <w:rPr>
          <w:rFonts w:ascii="Arial" w:hAnsi="Arial" w:cs="Arial"/>
          <w:sz w:val="24"/>
          <w:szCs w:val="24"/>
          <w:lang w:val="en-US"/>
        </w:rPr>
      </w:pPr>
      <w:r w:rsidRPr="004A6F2C">
        <w:rPr>
          <w:rFonts w:ascii="Arial" w:hAnsi="Arial" w:cs="Arial"/>
          <w:b/>
          <w:sz w:val="24"/>
          <w:szCs w:val="24"/>
          <w:lang w:val="en-US"/>
        </w:rPr>
        <w:t xml:space="preserve">Introduction </w:t>
      </w:r>
    </w:p>
    <w:p w14:paraId="340A8C74" w14:textId="6DEDF4C7" w:rsidR="00543793" w:rsidRPr="00DB67CC" w:rsidRDefault="0094440C" w:rsidP="00293772">
      <w:pPr>
        <w:tabs>
          <w:tab w:val="center" w:pos="4419"/>
        </w:tabs>
        <w:spacing w:line="480" w:lineRule="auto"/>
        <w:rPr>
          <w:rFonts w:ascii="Arial" w:hAnsi="Arial" w:cs="Arial"/>
          <w:sz w:val="24"/>
          <w:szCs w:val="24"/>
          <w:lang w:val="en-US"/>
        </w:rPr>
      </w:pPr>
      <w:r>
        <w:rPr>
          <w:rFonts w:ascii="Arial" w:hAnsi="Arial" w:cs="Arial"/>
          <w:sz w:val="24"/>
          <w:szCs w:val="24"/>
          <w:lang w:val="en-US"/>
        </w:rPr>
        <w:t>There is a m</w:t>
      </w:r>
      <w:r w:rsidRPr="0094440C">
        <w:rPr>
          <w:rFonts w:ascii="Arial" w:hAnsi="Arial" w:cs="Arial"/>
          <w:sz w:val="24"/>
          <w:szCs w:val="24"/>
          <w:lang w:val="en-US"/>
        </w:rPr>
        <w:t>ajor</w:t>
      </w:r>
      <w:r>
        <w:rPr>
          <w:rFonts w:ascii="Arial" w:hAnsi="Arial" w:cs="Arial"/>
          <w:sz w:val="24"/>
          <w:szCs w:val="24"/>
          <w:lang w:val="en-US"/>
        </w:rPr>
        <w:t xml:space="preserve"> n</w:t>
      </w:r>
      <w:r w:rsidRPr="0094440C">
        <w:rPr>
          <w:rFonts w:ascii="Arial" w:hAnsi="Arial" w:cs="Arial"/>
          <w:sz w:val="24"/>
          <w:szCs w:val="24"/>
          <w:lang w:val="en-US"/>
        </w:rPr>
        <w:t>eed for understanding coral reef responses under decline crisis and climate change as there are enormous implications for biodiversity and for over 400 million people who depend on them</w:t>
      </w:r>
      <w:r>
        <w:rPr>
          <w:rFonts w:ascii="Arial" w:hAnsi="Arial" w:cs="Arial"/>
          <w:sz w:val="24"/>
          <w:szCs w:val="24"/>
          <w:lang w:val="en-US"/>
        </w:rPr>
        <w:t>.</w:t>
      </w:r>
      <w:r w:rsidRPr="0094440C">
        <w:rPr>
          <w:rFonts w:ascii="Arial" w:hAnsi="Arial" w:cs="Arial"/>
          <w:sz w:val="24"/>
          <w:szCs w:val="24"/>
          <w:lang w:val="en-US"/>
        </w:rPr>
        <w:t xml:space="preserve"> </w:t>
      </w:r>
      <w:r w:rsidR="00081DCE">
        <w:rPr>
          <w:rFonts w:ascii="Arial" w:hAnsi="Arial" w:cs="Arial"/>
          <w:sz w:val="24"/>
          <w:szCs w:val="24"/>
          <w:lang w:val="en-US"/>
        </w:rPr>
        <w:t xml:space="preserve">The stability and persistence of coral reefs have been </w:t>
      </w:r>
      <w:commentRangeStart w:id="0"/>
      <w:r w:rsidR="004A6F2C" w:rsidRPr="004A6F2C">
        <w:rPr>
          <w:rFonts w:ascii="Arial" w:hAnsi="Arial" w:cs="Arial"/>
          <w:sz w:val="24"/>
          <w:szCs w:val="24"/>
          <w:lang w:val="en-US"/>
        </w:rPr>
        <w:t xml:space="preserve">threatened by </w:t>
      </w:r>
      <w:r w:rsidR="00081DCE">
        <w:rPr>
          <w:rFonts w:ascii="Arial" w:hAnsi="Arial" w:cs="Arial"/>
          <w:sz w:val="24"/>
          <w:szCs w:val="24"/>
          <w:lang w:val="en-US"/>
        </w:rPr>
        <w:t>rising temperatures</w:t>
      </w:r>
      <w:r w:rsidR="004A6F2C" w:rsidRPr="004A6F2C">
        <w:rPr>
          <w:rFonts w:ascii="Arial" w:hAnsi="Arial" w:cs="Arial"/>
          <w:sz w:val="24"/>
          <w:szCs w:val="24"/>
          <w:lang w:val="en-US"/>
        </w:rPr>
        <w:t xml:space="preserve">, </w:t>
      </w:r>
      <w:r w:rsidR="00AC48AA">
        <w:rPr>
          <w:rFonts w:ascii="Arial" w:hAnsi="Arial" w:cs="Arial"/>
          <w:sz w:val="24"/>
          <w:szCs w:val="24"/>
          <w:lang w:val="en-US"/>
        </w:rPr>
        <w:t xml:space="preserve">ocean </w:t>
      </w:r>
      <w:r w:rsidR="004A6F2C" w:rsidRPr="004A6F2C">
        <w:rPr>
          <w:rFonts w:ascii="Arial" w:hAnsi="Arial" w:cs="Arial"/>
          <w:sz w:val="24"/>
          <w:szCs w:val="24"/>
          <w:lang w:val="en-US"/>
        </w:rPr>
        <w:t>acidif</w:t>
      </w:r>
      <w:r w:rsidR="00081DCE">
        <w:rPr>
          <w:rFonts w:ascii="Arial" w:hAnsi="Arial" w:cs="Arial"/>
          <w:sz w:val="24"/>
          <w:szCs w:val="24"/>
          <w:lang w:val="en-US"/>
        </w:rPr>
        <w:t xml:space="preserve">ication, diseases and pollution, in last decades </w:t>
      </w:r>
      <w:r w:rsidR="00516E96" w:rsidRPr="001C796C">
        <w:rPr>
          <w:rFonts w:ascii="Arial" w:hAnsi="Arial" w:cs="Arial"/>
          <w:sz w:val="24"/>
          <w:szCs w:val="24"/>
        </w:rPr>
        <w:fldChar w:fldCharType="begin" w:fldLock="1"/>
      </w:r>
      <w:r w:rsidR="009C2B49">
        <w:rPr>
          <w:rFonts w:ascii="Arial" w:hAnsi="Arial" w:cs="Arial"/>
          <w:sz w:val="24"/>
          <w:szCs w:val="24"/>
          <w:lang w:val="en-US"/>
        </w:rPr>
        <w:instrText>ADDIN CSL_CITATION {"citationItems":[{"id":"ITEM-1","itemData":{"abstract":"The diversity, frequency, and scale of human impacts on coral reefs are increasing to the extent that reefs are threatened globally. Projected increases in carbon dioxide and temperature over the next 50 years exceed the conditions under which coral reefs have flourished over the past half-million years. However, reefs will change rather than disappear entirely, with some species already showing far greater tolerance to climate change and coral bleaching than others. International integration of management strategies that support reef resilience need to be vigorously implemented, and comple- mented by strong policy decisions to reduce the rate of global warming.","author":[{"dropping-particle":"","family":"Hughes","given":"T. P.","non-dropping-particle":"","parse-names":false,"suffix":""},{"dropping-particle":"","family":"Baird","given":"A. H.","non-dropping-particle":"","parse-names":false,"suffix":""},{"dropping-particle":"","family":"Bellwood","given":"D. R.","non-dropping-particle":"","parse-names":false,"suffix":""},{"dropping-particle":"","family":"Card","given":"M.","non-dropping-particle":"","parse-names":false,"suffix":""},{"dropping-particle":"","family":"Connolly","given":"S. R.","non-dropping-particle":"","parse-names":false,"suffix":""},{"dropping-particle":"","family":"Folke","given":"C.","non-dropping-particle":"","parse-names":false,"suffix":""},{"dropping-particle":"","family":"Grosberg","given":"R.","non-dropping-particle":"","parse-names":false,"suffix":""},{"dropping-particle":"","family":"Hoegh-Guldberg","given":"Ove","non-dropping-particle":"","parse-names":false,"suffix":""},{"dropping-particle":"","family":"Jackson","given":"J. B. C.","non-dropping-particle":"","parse-names":false,"suffix":""},{"dropping-particle":"","family":"Kleypas","given":"J.","non-dropping-particle":"","parse-names":false,"suffix":""},{"dropping-particle":"","family":"Lough","given":"J. M.","non-dropping-particle":"","parse-names":false,"suffix":""},{"dropping-particle":"","family":"Marshall","given":"P.","non-dropping-particle":"","parse-names":false,"suffix":""},{"dropping-particle":"","family":"Nyström","given":"M.","non-dropping-particle":"","parse-names":false,"suffix":""},{"dropping-particle":"","family":"Palumbi","given":"S. R.","non-dropping-particle":"","parse-names":false,"suffix":""},{"dropping-particle":"","family":"Pandolfi","given":"J. M.","non-dropping-particle":"","parse-names":false,"suffix":""},{"dropping-particle":"","family":"Rosen","given":"B.","non-dropping-particle":"","parse-names":false,"suffix":""},{"dropping-particle":"","family":"Roughgarden","given":"J.","non-dropping-particle":"","parse-names":false,"suffix":""}],"container-title":"Science","id":"ITEM-1","issue":"5635","issued":{"date-parts":[["2003"]]},"page":"929-933","title":"Climate change, human impacts, and the resilience of coral reefs","type":"article-journal","volume":"301"},"uris":["http://www.mendeley.com/documents/?uuid=37165cf1-5e79-484c-adf9-023d7618ee5a"]},{"id":"ITEM-2","itemData":{"DOI":"10.1126/science.1152509","ISBN":"0036-8075","ISSN":"00368075","PMID":"18079392","abstract":"Atmospheric carbon dioxide concentration is expected to exceed 500 parts per million and global temperatures to rise by at least 2C by 2050 to 2100, values that significantly exceed those of at least the past 420,000 years during which most extant marine organisms evolved. Under conditions expected in the 21st century, global warming and ocean acidification will compromise carbonate accretion, with corals becoming increasingly rare on reef systems. The result will be less diverse reef communities and carbonate reef structures that fail to be maintained. Climate change also exacerbates local stresses from declining water quality and overexploitation of key species, driving reefs increasingly toward the tipping point for functional collapse. This review presents future scenarios for coral reefs that predict increasingly serious consequences for reef-associated fisheries, tourism, coastal protection, and people. As the International Year of the Reef 2008 begins, scaled-up management intervention and decisive action on global emissions are required if the loss of coral-dominated ecosystems is to be avoided.","author":[{"dropping-particle":"","family":"Hoegh-Guldberg","given":"O.","non-dropping-particle":"","parse-names":false,"suffix":""},{"dropping-particle":"","family":"Mumby","given":"P. J.","non-dropping-particle":"","parse-names":false,"suffix":""},{"dropping-particle":"","family":"Hooten","given":"A. J.","non-dropping-particle":"","parse-names":false,"suffix":""},{"dropping-particle":"","family":"Stenerck","given":"R. S.","non-dropping-particle":"","parse-names":false,"suffix":""},{"dropping-particle":"","family":"Greenfield","given":"P.","non-dropping-particle":"","parse-names":false,"suffix":""},{"dropping-particle":"","family":"Gomez","given":"E.","non-dropping-particle":"","parse-names":false,"suffix":""},{"dropping-particle":"","family":"Harvell","given":"C. D.","non-dropping-particle":"","parse-names":false,"suffix":""},{"dropping-particle":"","family":"Sale","given":"P. F.","non-dropping-particle":"","parse-names":false,"suffix":""},{"dropping-particle":"","family":"Edwards","given":"A. J.","non-dropping-particle":"","parse-names":false,"suffix":""},{"dropping-particle":"","family":"Caldeira","given":"K.","non-dropping-particle":"","parse-names":false,"suffix":""},{"dropping-particle":"","family":"Knowlton","given":"N.","non-dropping-particle":"","parse-names":false,"suffix":""},{"dropping-particle":"","family":"Eakin","given":"C. M.","non-dropping-particle":"","parse-names":false,"suffix":""},{"dropping-particle":"","family":"Iglesias-Prieto","given":"R.","non-dropping-particle":"","parse-names":false,"suffix":""},{"dropping-particle":"","family":"Muthiga","given":"N.","non-dropping-particle":"","parse-names":false,"suffix":""},{"dropping-particle":"","family":"Bradbury","given":"R. H.","non-dropping-particle":"","parse-names":false,"suffix":""},{"dropping-particle":"","family":"Dubi","given":"R. H.","non-dropping-particle":"","parse-names":false,"suffix":""},{"dropping-particle":"","family":"Hatziolos","given":"M. E.","non-dropping-particle":"","parse-names":false,"suffix":""}],"container-title":"Science","id":"ITEM-2","issue":"December 2007","issued":{"date-parts":[["2007"]]},"page":"1737-1742","title":"Coral reefs under rapid climate change and ocean acidification","type":"article-journal","volume":"318"},"uris":["http://www.mendeley.com/documents/?uuid=071df78d-9269-4957-82e5-7edad7a79137"]},{"id":"ITEM-3","itemData":{"DOI":"10.1371/journal.pbio.0050124","ISBN":"1544-9173(print); 1545-7885(electronic)","ISSN":"15449173","PMID":"17488183","abstract":"Very little is known about how environmental changes such as increasing temperature affect disease dynamics in the ocean, especially at large spatial scales. We asked whether the frequency of warm temperature anomalies is positively related to the frequency of coral disease across 1,500 km of Australia's Great Barrier Reef. We used a new high-resolution satellite dataset of ocean temperature and 6 y of coral disease and coral cover data from annual surveys of 48 reefs to answer this question. We found a highly significant relationship between the frequencies of warm temperature anomalies and of white syndrome, an emergent disease, or potentially, a group of diseases, of Pacific reef-building corals. The effect of temperature was highly dependent on coral cover because white syndrome outbreaks followed warm years, but only on high (&gt;50%) cover reefs, suggesting an important role of host density as a threshold for outbreaks. Our results indicate that the frequency of temperature anomalies, which is predicted to increase in most tropical oceans, can increase the susceptibility of corals to disease, leading to outbreaks where corals are abundant.","author":[{"dropping-particle":"","family":"Bruno","given":"John F.","non-dropping-particle":"","parse-names":false,"suffix":""},{"dropping-particle":"","family":"Selig","given":"Elizabeth R.","non-dropping-particle":"","parse-names":false,"suffix":""},{"dropping-particle":"","family":"Casey","given":"Kenneth S.","non-dropping-particle":"","parse-names":false,"suffix":""},{"dropping-particle":"","family":"Page","given":"Cathie A.","non-dropping-particle":"","parse-names":false,"suffix":""},{"dropping-particle":"","family":"Willis","given":"Bette L.","non-dropping-particle":"","parse-names":false,"suffix":""},{"dropping-particle":"","family":"Harvell","given":"C. Drew","non-dropping-particle":"","parse-names":false,"suffix":""},{"dropping-particle":"","family":"Sweatman","given":"Hugh","non-dropping-particle":"","parse-names":false,"suffix":""},{"dropping-particle":"","family":"Melendy","given":"Amy M.","non-dropping-particle":"","parse-names":false,"suffix":""}],"container-title":"PLoS Biology","id":"ITEM-3","issue":"6","issued":{"date-parts":[["2007"]]},"page":"1220-1227","title":"Thermal stress and coral cover as drivers of coral disease outbreaks","type":"article-journal","volume":"5"},"uris":["http://www.mendeley.com/documents/?uuid=4b4327c9-0df2-4407-b74e-8a5502ea46b4"]},{"id":"ITEM-4","itemData":{"DOI":"10.1371/journal.pbio.0060054","ISBN":"1708-3087","ISSN":"17083087","PMID":"18303956","author":[{"dropping-particle":"","family":"Knowlton","given":"Nancy","non-dropping-particle":"","parse-names":false,"suffix":""},{"dropping-particle":"","family":"Jackson","given":"Jeremy B. C.","non-dropping-particle":"","parse-names":false,"suffix":""}],"container-title":"PLoS Biology","id":"ITEM-4","issue":"2","issued":{"date-parts":[["2008"]]},"page":"215-220","title":"Shifting baselines, local impacts, and global change on coral reefs","type":"article-journal","volume":"6"},"uris":["http://www.mendeley.com/documents/?uuid=51ab4dd5-c92c-41b3-a53e-76e81acc036b"]}],"mendeley":{"formattedCitation":"(Hughes et al. 2003; Bruno et al. 2007; Hoegh-Guldberg et al. 2007; Knowlton and Jackson 2008)","plainTextFormattedCitation":"(Hughes et al. 2003; Bruno et al. 2007; Hoegh-Guldberg et al. 2007; Knowlton and Jackson 2008)","previouslyFormattedCitation":"(Hughes et al. 2003; Bruno et al. 2007; Hoegh-Guldberg et al. 2007; Knowlton and Jackson 2008)"},"properties":{"noteIndex":0},"schema":"https://github.com/citation-style-language/schema/raw/master/csl-citation.json"}</w:instrText>
      </w:r>
      <w:r w:rsidR="00516E96" w:rsidRPr="001C796C">
        <w:rPr>
          <w:rFonts w:ascii="Arial" w:hAnsi="Arial" w:cs="Arial"/>
          <w:sz w:val="24"/>
          <w:szCs w:val="24"/>
        </w:rPr>
        <w:fldChar w:fldCharType="separate"/>
      </w:r>
      <w:r w:rsidR="00FB7C35" w:rsidRPr="00FB7C35">
        <w:rPr>
          <w:rFonts w:ascii="Arial" w:hAnsi="Arial" w:cs="Arial"/>
          <w:noProof/>
          <w:sz w:val="24"/>
          <w:szCs w:val="24"/>
          <w:lang w:val="en-US"/>
        </w:rPr>
        <w:t>(Hughes et al. 2003; Bruno et al. 2007; Hoegh-Guldberg et al. 2007; Knowlton and Jackson 2008)</w:t>
      </w:r>
      <w:r w:rsidR="00516E96" w:rsidRPr="001C796C">
        <w:rPr>
          <w:rFonts w:ascii="Arial" w:hAnsi="Arial" w:cs="Arial"/>
          <w:sz w:val="24"/>
          <w:szCs w:val="24"/>
        </w:rPr>
        <w:fldChar w:fldCharType="end"/>
      </w:r>
      <w:r w:rsidR="00434FE6" w:rsidRPr="00DD445D">
        <w:rPr>
          <w:rFonts w:ascii="Arial" w:hAnsi="Arial" w:cs="Arial"/>
          <w:sz w:val="24"/>
          <w:szCs w:val="24"/>
          <w:lang w:val="en-US"/>
        </w:rPr>
        <w:t>.</w:t>
      </w:r>
      <w:r w:rsidR="000B1623" w:rsidRPr="004A6F2C">
        <w:rPr>
          <w:rFonts w:ascii="Arial" w:hAnsi="Arial" w:cs="Arial"/>
          <w:sz w:val="24"/>
          <w:szCs w:val="24"/>
          <w:lang w:val="en-US"/>
        </w:rPr>
        <w:t xml:space="preserve"> </w:t>
      </w:r>
      <w:r w:rsidR="004A6F2C" w:rsidRPr="004A6F2C">
        <w:rPr>
          <w:rFonts w:ascii="Arial" w:hAnsi="Arial" w:cs="Arial"/>
          <w:sz w:val="24"/>
          <w:szCs w:val="24"/>
          <w:lang w:val="en-US"/>
        </w:rPr>
        <w:t xml:space="preserve">The disappearance of these ecosystems could </w:t>
      </w:r>
      <w:r w:rsidR="00BD2993">
        <w:rPr>
          <w:rFonts w:ascii="Arial" w:hAnsi="Arial" w:cs="Arial"/>
          <w:sz w:val="24"/>
          <w:szCs w:val="24"/>
          <w:lang w:val="en-US"/>
        </w:rPr>
        <w:t xml:space="preserve">represent </w:t>
      </w:r>
      <w:r w:rsidR="004A6F2C" w:rsidRPr="004A6F2C">
        <w:rPr>
          <w:rFonts w:ascii="Arial" w:hAnsi="Arial" w:cs="Arial"/>
          <w:sz w:val="24"/>
          <w:szCs w:val="24"/>
          <w:lang w:val="en-US"/>
        </w:rPr>
        <w:t xml:space="preserve">enormous economic losses, mainly in countries that depend on </w:t>
      </w:r>
      <w:r w:rsidR="00DB6B74">
        <w:rPr>
          <w:rFonts w:ascii="Arial" w:hAnsi="Arial" w:cs="Arial"/>
          <w:sz w:val="24"/>
          <w:szCs w:val="24"/>
          <w:lang w:val="en-US"/>
        </w:rPr>
        <w:t>their</w:t>
      </w:r>
      <w:r w:rsidR="006225ED">
        <w:rPr>
          <w:rFonts w:ascii="Arial" w:hAnsi="Arial" w:cs="Arial"/>
          <w:sz w:val="24"/>
          <w:szCs w:val="24"/>
          <w:lang w:val="en-US"/>
        </w:rPr>
        <w:t xml:space="preserve"> services</w:t>
      </w:r>
      <w:r w:rsidR="004A6F2C" w:rsidRPr="004A6F2C">
        <w:rPr>
          <w:rFonts w:ascii="Arial" w:hAnsi="Arial" w:cs="Arial"/>
          <w:sz w:val="24"/>
          <w:szCs w:val="24"/>
          <w:lang w:val="en-US"/>
        </w:rPr>
        <w:t xml:space="preserve"> </w:t>
      </w:r>
      <w:commentRangeStart w:id="1"/>
      <w:r w:rsidR="00B444B0" w:rsidRPr="001C796C">
        <w:rPr>
          <w:rFonts w:ascii="Arial" w:hAnsi="Arial" w:cs="Arial"/>
          <w:sz w:val="24"/>
          <w:szCs w:val="24"/>
        </w:rPr>
        <w:fldChar w:fldCharType="begin" w:fldLock="1"/>
      </w:r>
      <w:r w:rsidR="004A6F2C">
        <w:rPr>
          <w:rFonts w:ascii="Arial" w:hAnsi="Arial" w:cs="Arial"/>
          <w:sz w:val="24"/>
          <w:szCs w:val="24"/>
          <w:lang w:val="en-US"/>
        </w:rPr>
        <w:instrText>ADDIN CSL_CITATION {"citationItems":[{"id":"ITEM-1","itemData":{"DOI":"10.1007/s10113-010-0189-2","ISBN":"1436-3798 U6 - ctx_ver=Z39.88-2004&amp;ctx_enc=info%3Aofi%2Fenc%3AUTF-8&amp;rfr_id=info:sid/summon.serialssolutions.com&amp;rft_val_fmt=info:ofi/fmt:kev:mtx:journal&amp;rft.genre=article&amp;rft.atitle=Coral+reef+ecosystems+and+anthropogenic+climate+change&amp;rft.jtitle=Regional+Environmental+Change&amp;rft.au=Hoegh-Guldberg%2C+Ove&amp;rft.date=2011-03-01&amp;rft.pub=Springer-Verlag&amp;rft.issn=1436-3798&amp;rft.eissn=1436-378X&amp;rft.volume=11&amp;rft.issue=1&amp;rft.spage=215&amp;rft.epage=227&amp;rft_id=info:doi/10.1007%2Fs10113-010-0189-2&amp;rft.external","ISSN":"14363798","abstract":"Coral reef ecosystems are among the most biologically diverse ecosystems on the planet. In addition to their value in terms of biodiversity, coral reefs provide food and resources for over 500 million people. Despite their importance, coral reefs are declining at a rapid rate (1–2% per year) as a result of a range of local (e.g., overexploitation of fisheries, declining water quality) and global (e.g., global warming and ocean acidification) drivers. Extensive experimental and field evidence suggests that atmospheric carbon dioxide concentrations of 450 ppm will lead to the loss of coral-dominated reef systems, with the prospect that dangerous levels of atmospheric carbon dioxide for coral reefs were exceeded in 1979 when mass coral bleaching was reported for the first time. The exact response of coral reefs remains uncertain although it is highly unlikely that coral-dominated reef systems will be present in future oceans at the current rate of warming and acidification of the world’s tropical oceans. The loss of these important coastal ecosystems will diminish the resources available to hundreds of millions of people along tropical coastlines. Understanding the impacts on people and industry is an imperative if we are to devise effective systems by which tropical coastal communities are to adapt to rapidly changing tropical coastal environments. Our current understanding of these important issues, however, is in a relatively undeveloped state and must be a priority of future research.","author":[{"dropping-particle":"","family":"Hoegh-Guldberg","given":"Ove","non-dropping-particle":"","parse-names":false,"suffix":""}],"container-title":"Regional Environmental Change","id":"ITEM-1","issue":"SUPPL. 1","issued":{"date-parts":[["2011"]]},"page":"215-227","title":"Coral reef ecosystems and anthropogenic climate change","type":"article-journal","volume":"11"},"uris":["http://www.mendeley.com/documents/?uuid=cf7e9f16-2a0e-4ef7-85fa-00e43e5ac2b2"]},{"id":"ITEM-2","itemData":{"DOI":"10.1016/j.dsr2.2013.06.011","ISBN":"3126445217","ISSN":"3126445217","PMID":"679","abstract":"Coral reefs are an incredibly valuable ecosystem. Not only are they very important for nature, but they represent a very high value for humankind, supporting millions of people whose lives depend on these natural resources for a source of food and income. Estimates in this report show that coral reefs provide each year nearly US 30 billion in net benefits in goods and services to world economies, including, tourism, fisheries and coastal protection (Table 1). Yet coral reefs are under heavy pressure. Already, 27% is permanently lost and with current trends, a further 30% is at risk of being lost in the coming thirty years. With such devastating levels of destruction, the social and economic implications for the millions of people who depend on coral reefs are of great concern. Over 39% of the world population now live within 100 kilometres of the coast and many people in these areas depend on reefs. Reefs protect coastlines and reef fish provide a source of nutrition and income. Poverty increases and food security decreases as fish stocks are depleted. This drives fishers further toward the use of destructive methods to catch what little there is left. Key causes of coral reef decline have been the over-development of the coastal area and the over-use of coral reef resources. Migration to coastal areas has created a surge in land development leading to clearance of important coastal ecosystems such as mangroves and seagrass beds. Unregulated coastal construction, such as hotels, factories and desalination plants, has increased sedimentation in the coastal waters and is destroying reefs worldwide as light levels in the water column are reduced and reefs are smothered. Untreated sewage and chemical agriculture run-off (e.g. pesticides, herbicides and fertilizers) have caused nutrient loading into coral reef waters, leading to algal blooms and eutrophication. Overfishing and destructive fishing practices have decimated coral reef fish populations and their habitats. In addition, increases in sea surface temperatures associated with global climate change are causing ever more frequent bleaching events. Countries with coral reefs attract millions of SCUBA divers every year, yielding significant economic benefits to the host country. Globally, tourism is estimated to provide US 9.6 billion in annual net benefits and a multiple of this amount in tourism spending (Table 1). These revenue streams in coral reef areas are being threatened by the deterioration of c…","author":[{"dropping-particle":"","family":"Cesar","given":"Herman","non-dropping-particle":"","parse-names":false,"suffix":""},{"dropping-particle":"","family":"Burke","given":"Lauretta","non-dropping-particle":"","parse-names":false,"suffix":""},{"dropping-particle":"","family":"Pet-Soede","given":"Lida","non-dropping-particle":"","parse-names":false,"suffix":""}],"id":"ITEM-2","issued":{"date-parts":[["2003"]]},"number-of-pages":"23","publisher":"Cesar Environmental Economics Consulting","publisher-place":"The Netherlands","title":"The economics of worldwide coral reef degradation","type":"book"},"uris":["http://www.mendeley.com/documents/?uuid=ce514f6d-e2f7-48b3-b975-ee0104c16a68"]}],"mendeley":{"formattedCitation":"(Cesar et al. 2003; Hoegh-Guldberg 2011)","plainTextFormattedCitation":"(Cesar et al. 2003; Hoegh-Guldberg 2011)","previouslyFormattedCitation":"(Cesar et al. 2003; Hoegh-Guldberg 2011)"},"properties":{"noteIndex":0},"schema":"https://github.com/citation-style-language/schema/raw/master/csl-citation.json"}</w:instrText>
      </w:r>
      <w:r w:rsidR="00B444B0" w:rsidRPr="001C796C">
        <w:rPr>
          <w:rFonts w:ascii="Arial" w:hAnsi="Arial" w:cs="Arial"/>
          <w:sz w:val="24"/>
          <w:szCs w:val="24"/>
        </w:rPr>
        <w:fldChar w:fldCharType="separate"/>
      </w:r>
      <w:r w:rsidR="00B444B0" w:rsidRPr="00DB67CC">
        <w:rPr>
          <w:rFonts w:ascii="Arial" w:hAnsi="Arial" w:cs="Arial"/>
          <w:noProof/>
          <w:sz w:val="24"/>
          <w:szCs w:val="24"/>
          <w:lang w:val="en-US"/>
        </w:rPr>
        <w:t>(Cesar et al. 2003; Hoegh-Guldberg 2011)</w:t>
      </w:r>
      <w:r w:rsidR="00B444B0" w:rsidRPr="001C796C">
        <w:rPr>
          <w:rFonts w:ascii="Arial" w:hAnsi="Arial" w:cs="Arial"/>
          <w:sz w:val="24"/>
          <w:szCs w:val="24"/>
        </w:rPr>
        <w:fldChar w:fldCharType="end"/>
      </w:r>
      <w:commentRangeEnd w:id="0"/>
      <w:commentRangeEnd w:id="1"/>
      <w:r w:rsidR="00324846">
        <w:rPr>
          <w:rStyle w:val="Refdecomentario"/>
        </w:rPr>
        <w:commentReference w:id="1"/>
      </w:r>
      <w:r w:rsidR="00BC1E5E">
        <w:rPr>
          <w:rStyle w:val="Refdecomentario"/>
        </w:rPr>
        <w:commentReference w:id="0"/>
      </w:r>
      <w:r w:rsidR="000B1623" w:rsidRPr="00DB67CC">
        <w:rPr>
          <w:rFonts w:ascii="Arial" w:hAnsi="Arial" w:cs="Arial"/>
          <w:sz w:val="24"/>
          <w:szCs w:val="24"/>
          <w:lang w:val="en-US"/>
        </w:rPr>
        <w:t>.</w:t>
      </w:r>
    </w:p>
    <w:p w14:paraId="7EE1F92A" w14:textId="13166257" w:rsidR="00A655D3" w:rsidRDefault="0094440C" w:rsidP="00293772">
      <w:pPr>
        <w:tabs>
          <w:tab w:val="center" w:pos="4419"/>
        </w:tabs>
        <w:spacing w:line="480" w:lineRule="auto"/>
        <w:rPr>
          <w:rFonts w:ascii="Arial" w:hAnsi="Arial" w:cs="Arial"/>
          <w:sz w:val="24"/>
          <w:szCs w:val="24"/>
          <w:lang w:val="en-US"/>
        </w:rPr>
      </w:pPr>
      <w:proofErr w:type="spellStart"/>
      <w:r>
        <w:rPr>
          <w:rFonts w:ascii="Arial" w:hAnsi="Arial" w:cs="Arial"/>
          <w:sz w:val="24"/>
          <w:szCs w:val="24"/>
          <w:lang w:val="en-US"/>
        </w:rPr>
        <w:t>Scleractinian</w:t>
      </w:r>
      <w:proofErr w:type="spellEnd"/>
      <w:r>
        <w:rPr>
          <w:rFonts w:ascii="Arial" w:hAnsi="Arial" w:cs="Arial"/>
          <w:sz w:val="24"/>
          <w:szCs w:val="24"/>
          <w:lang w:val="en-US"/>
        </w:rPr>
        <w:t xml:space="preserve"> corals grow and develop </w:t>
      </w:r>
      <w:r w:rsidRPr="00DB67CC">
        <w:rPr>
          <w:rFonts w:ascii="Arial" w:hAnsi="Arial" w:cs="Arial"/>
          <w:sz w:val="24"/>
          <w:szCs w:val="24"/>
          <w:lang w:val="en-US"/>
        </w:rPr>
        <w:t xml:space="preserve">reefs under a set of environmental and physical-chemical </w:t>
      </w:r>
      <w:r>
        <w:rPr>
          <w:rFonts w:ascii="Arial" w:hAnsi="Arial" w:cs="Arial"/>
          <w:sz w:val="24"/>
          <w:szCs w:val="24"/>
          <w:lang w:val="en-US"/>
        </w:rPr>
        <w:t xml:space="preserve">water </w:t>
      </w:r>
      <w:r w:rsidRPr="00DB67CC">
        <w:rPr>
          <w:rFonts w:ascii="Arial" w:hAnsi="Arial" w:cs="Arial"/>
          <w:sz w:val="24"/>
          <w:szCs w:val="24"/>
          <w:lang w:val="en-US"/>
        </w:rPr>
        <w:t xml:space="preserve">conditions </w:t>
      </w:r>
      <w:r w:rsidRPr="001C796C">
        <w:rPr>
          <w:rFonts w:ascii="Arial" w:hAnsi="Arial" w:cs="Arial"/>
          <w:sz w:val="24"/>
          <w:szCs w:val="24"/>
        </w:rPr>
        <w:fldChar w:fldCharType="begin" w:fldLock="1"/>
      </w:r>
      <w:r>
        <w:rPr>
          <w:rFonts w:ascii="Arial" w:hAnsi="Arial" w:cs="Arial"/>
          <w:sz w:val="24"/>
          <w:szCs w:val="24"/>
          <w:lang w:val="en-US"/>
        </w:rPr>
        <w:instrText>ADDIN CSL_CITATION {"citationItems":[{"id":"ITEM-1","itemData":{"DOI":"10.2307/3884233","ISBN":"00031569","ISSN":"1540-7063","abstract":"Understanding how reefs vary over the present ranges of environmental conditions is key to understanding how coral reefs will adapt to a changing environment. Global environmental data of temperature, salinity, light, carbonate saturation state, and nutrients were recently compiled for nearly 1,000 reef locations. These data were statistically analyzed to (1) re-define environmental limits over which reefs exist today, (2) identify \"marginal\" reefs; i.e., those that exist near or beyond \"normal\" environmental limits of reef distribution, and (3) broadly classify reefs based on these major environmental variables. Temperature and salinity limits to coral reefs, as determined by this analysis, are very near those determined by previous researchers; but precise nutrient levels that could be considered limiting to coral reefs were not obvious at the scale of this analysis. However, in contrast to many previous studies that invoke low temperature as the reeflimiting factor at higher latitudes, this study indicates that reduced aragonite saturation and light penetration, both of which covary with temperature, may also be limiting. Identification of \"marginal\" reef environments, and a new classification of reefs based on suites of environmental conditions, provide an improved global perspective toward predicting how reefs will respond to changing environmental conditions.","author":[{"dropping-particle":"","family":"Kleypas","given":"Joan A.","non-dropping-particle":"","parse-names":false,"suffix":""},{"dropping-particle":"","family":"McManus","given":"John W.","non-dropping-particle":"","parse-names":false,"suffix":""},{"dropping-particle":"","family":"Meñez","given":"Lambert A. B.","non-dropping-particle":"","parse-names":false,"suffix":""}],"container-title":"American Zoologist","id":"ITEM-1","issue":"1","issued":{"date-parts":[["1999"]]},"page":"146-159","title":"Environmental limits to coral reef development: Where do we draw the line?","type":"article-journal","volume":"39"},"uris":["http://www.mendeley.com/documents/?uuid=05cc9dd3-f75c-41c7-9826-8738e2ffcc90"]},{"id":"ITEM-2","itemData":{"DOI":"10.1371/journal.pone.0128831","ISBN":"1932-6203","ISSN":"19326203","PMID":"26030287","abstract":"Coral reefs are found within a limited range of environmental conditions or tolerance limits. Estimating these limits is a critical prerequisite for understanding the impacts of climate change on the biogeography of coral reefs. Here we used the diagnostic model ReefHab to determine the current environmental tolerance limits for coral reefs and the global distribution of potential coral reef habitats as a function of six factors: temperature, salinity, nitrate, phosphate, aragonite saturation state, and light. To determine these tolerance limits, we extracted maximum and minimum values of all environmental variables in corresponding locations where coral reefs are present. We found that the global, annually averaged tolerance limits for coral reefs are 21.7—29.6 °C for temperature, 28.7—40.4 psu for salinity, 4.51 μmol L-1 for nitrate, 0.63 μmol L-1 for phosphate, and 2.82 for aragonite saturation state. The averaged minimum light intensity in coral reefs is 450 μmol photons m-2 s-1. The global area of potential reef habitats calculated by the model is 330.5 × 103 km2. Compared with previous studies, the tolerance limits for temperature, salinity, and nutrients have not changed much, whereas the minimum value of aragonite saturation in coral reef waters has decreased from 3.28 to 2.82. The potential reef habitat area calculated with ReefHab is about 121×103 km2 larger than the area estimated from the charted reefs, suggesting that the growth potential of coral reefs is higher than currently observed.","author":[{"dropping-particle":"","family":"Guan","given":"Yi","non-dropping-particle":"","parse-names":false,"suffix":""},{"dropping-particle":"","family":"Hohn","given":"Sönke","non-dropping-particle":"","parse-names":false,"suffix":""},{"dropping-particle":"","family":"Merico","given":"Agostino","non-dropping-particle":"","parse-names":false,"suffix":""}],"container-title":"PLoS ONE","id":"ITEM-2","issue":"6","issued":{"date-parts":[["2015"]]},"page":"e0128831","title":"Suitable environmental ranges for potential coral reef habitats in the tropical ocean","type":"article-journal","volume":"10"},"uris":["http://www.mendeley.com/documents/?uuid=5f895169-484f-43a3-abd2-e550461a31e7"]}],"mendeley":{"formattedCitation":"(Kleypas et al. 1999; Guan et al. 2015)","plainTextFormattedCitation":"(Kleypas et al. 1999; Guan et al. 2015)","previouslyFormattedCitation":"(Kleypas et al. 1999; Guan et al. 2015)"},"properties":{"noteIndex":0},"schema":"https://github.com/citation-style-language/schema/raw/master/csl-citation.json"}</w:instrText>
      </w:r>
      <w:r w:rsidRPr="001C796C">
        <w:rPr>
          <w:rFonts w:ascii="Arial" w:hAnsi="Arial" w:cs="Arial"/>
          <w:sz w:val="24"/>
          <w:szCs w:val="24"/>
        </w:rPr>
        <w:fldChar w:fldCharType="separate"/>
      </w:r>
      <w:r w:rsidRPr="004A6F2C">
        <w:rPr>
          <w:rFonts w:ascii="Arial" w:hAnsi="Arial" w:cs="Arial"/>
          <w:noProof/>
          <w:sz w:val="24"/>
          <w:szCs w:val="24"/>
          <w:lang w:val="en-US"/>
        </w:rPr>
        <w:t>(Kleypas et al. 1999; Guan et al. 2015)</w:t>
      </w:r>
      <w:r w:rsidRPr="001C796C">
        <w:rPr>
          <w:rFonts w:ascii="Arial" w:hAnsi="Arial" w:cs="Arial"/>
          <w:sz w:val="24"/>
          <w:szCs w:val="24"/>
        </w:rPr>
        <w:fldChar w:fldCharType="end"/>
      </w:r>
      <w:r w:rsidRPr="004A6F2C">
        <w:rPr>
          <w:rFonts w:ascii="Arial" w:hAnsi="Arial" w:cs="Arial"/>
          <w:sz w:val="24"/>
          <w:szCs w:val="24"/>
          <w:lang w:val="en-US"/>
        </w:rPr>
        <w:t xml:space="preserve">. </w:t>
      </w:r>
      <w:commentRangeStart w:id="2"/>
      <w:r w:rsidR="00F36FD5">
        <w:rPr>
          <w:rFonts w:ascii="Arial" w:hAnsi="Arial" w:cs="Arial"/>
          <w:sz w:val="24"/>
          <w:szCs w:val="24"/>
          <w:lang w:val="en-US"/>
        </w:rPr>
        <w:t xml:space="preserve">Despite </w:t>
      </w:r>
      <w:r w:rsidR="000A6F87">
        <w:rPr>
          <w:rFonts w:ascii="Arial" w:hAnsi="Arial" w:cs="Arial"/>
          <w:sz w:val="24"/>
          <w:szCs w:val="24"/>
          <w:lang w:val="en-US"/>
        </w:rPr>
        <w:t>the current adverse</w:t>
      </w:r>
      <w:r w:rsidR="009968F3">
        <w:rPr>
          <w:rFonts w:ascii="Arial" w:hAnsi="Arial" w:cs="Arial"/>
          <w:sz w:val="24"/>
          <w:szCs w:val="24"/>
          <w:lang w:val="en-US"/>
        </w:rPr>
        <w:t xml:space="preserve"> </w:t>
      </w:r>
      <w:r w:rsidR="00BD3353">
        <w:rPr>
          <w:rFonts w:ascii="Arial" w:hAnsi="Arial" w:cs="Arial"/>
          <w:sz w:val="24"/>
          <w:szCs w:val="24"/>
          <w:lang w:val="en-US"/>
        </w:rPr>
        <w:t>situation coral reefs are facing</w:t>
      </w:r>
      <w:r w:rsidR="00926D63" w:rsidRPr="001C796C">
        <w:rPr>
          <w:rFonts w:ascii="Arial" w:hAnsi="Arial" w:cs="Arial"/>
          <w:sz w:val="24"/>
          <w:szCs w:val="24"/>
          <w:lang w:val="en-US"/>
        </w:rPr>
        <w:t xml:space="preserve"> there</w:t>
      </w:r>
      <w:r w:rsidR="00F36FD5">
        <w:rPr>
          <w:rFonts w:ascii="Arial" w:hAnsi="Arial" w:cs="Arial"/>
          <w:sz w:val="24"/>
          <w:szCs w:val="24"/>
          <w:lang w:val="en-US"/>
        </w:rPr>
        <w:t xml:space="preserve"> is evidence that suggest</w:t>
      </w:r>
      <w:r w:rsidR="001F221D" w:rsidRPr="001C796C">
        <w:rPr>
          <w:rFonts w:ascii="Arial" w:hAnsi="Arial" w:cs="Arial"/>
          <w:sz w:val="24"/>
          <w:szCs w:val="24"/>
          <w:lang w:val="en-US"/>
        </w:rPr>
        <w:t xml:space="preserve"> </w:t>
      </w:r>
      <w:r w:rsidR="00926D63" w:rsidRPr="001C796C">
        <w:rPr>
          <w:rFonts w:ascii="Arial" w:hAnsi="Arial" w:cs="Arial"/>
          <w:sz w:val="24"/>
          <w:szCs w:val="24"/>
          <w:lang w:val="en-US"/>
        </w:rPr>
        <w:t>reefs will</w:t>
      </w:r>
      <w:r w:rsidR="00450658" w:rsidRPr="001C796C">
        <w:rPr>
          <w:rFonts w:ascii="Arial" w:hAnsi="Arial" w:cs="Arial"/>
          <w:sz w:val="24"/>
          <w:szCs w:val="24"/>
          <w:lang w:val="en-US"/>
        </w:rPr>
        <w:t xml:space="preserve"> not disappear entirely, instead they will </w:t>
      </w:r>
      <w:commentRangeStart w:id="3"/>
      <w:r w:rsidR="00926D63" w:rsidRPr="001C796C">
        <w:rPr>
          <w:rFonts w:ascii="Arial" w:hAnsi="Arial" w:cs="Arial"/>
          <w:sz w:val="24"/>
          <w:szCs w:val="24"/>
          <w:lang w:val="en-US"/>
        </w:rPr>
        <w:t>evolve</w:t>
      </w:r>
      <w:commentRangeEnd w:id="3"/>
      <w:r w:rsidR="00C40B11">
        <w:rPr>
          <w:rStyle w:val="Refdecomentario"/>
        </w:rPr>
        <w:commentReference w:id="3"/>
      </w:r>
      <w:r w:rsidR="00926D63" w:rsidRPr="001C796C">
        <w:rPr>
          <w:rFonts w:ascii="Arial" w:hAnsi="Arial" w:cs="Arial"/>
          <w:sz w:val="24"/>
          <w:szCs w:val="24"/>
          <w:lang w:val="en-US"/>
        </w:rPr>
        <w:t xml:space="preserve"> in response to </w:t>
      </w:r>
      <w:r w:rsidR="00450658" w:rsidRPr="001C796C">
        <w:rPr>
          <w:rFonts w:ascii="Arial" w:hAnsi="Arial" w:cs="Arial"/>
          <w:sz w:val="24"/>
          <w:szCs w:val="24"/>
          <w:lang w:val="en-US"/>
        </w:rPr>
        <w:t xml:space="preserve">the rapid environmental changes they are </w:t>
      </w:r>
      <w:r w:rsidR="000A6F87">
        <w:rPr>
          <w:rFonts w:ascii="Arial" w:hAnsi="Arial" w:cs="Arial"/>
          <w:sz w:val="24"/>
          <w:szCs w:val="24"/>
          <w:lang w:val="en-US"/>
        </w:rPr>
        <w:t>experiencing</w:t>
      </w:r>
      <w:r w:rsidR="006D0CEF" w:rsidRPr="001C796C">
        <w:rPr>
          <w:rFonts w:ascii="Arial" w:hAnsi="Arial" w:cs="Arial"/>
          <w:sz w:val="24"/>
          <w:szCs w:val="24"/>
          <w:lang w:val="en-US"/>
        </w:rPr>
        <w:t xml:space="preserve"> </w:t>
      </w:r>
      <w:r w:rsidR="00F36FD5">
        <w:rPr>
          <w:rFonts w:ascii="Arial" w:hAnsi="Arial" w:cs="Arial"/>
          <w:sz w:val="24"/>
          <w:szCs w:val="24"/>
          <w:lang w:val="en-US"/>
        </w:rPr>
        <w:fldChar w:fldCharType="begin" w:fldLock="1"/>
      </w:r>
      <w:r w:rsidR="00F36FD5">
        <w:rPr>
          <w:rFonts w:ascii="Arial" w:hAnsi="Arial" w:cs="Arial"/>
          <w:sz w:val="24"/>
          <w:szCs w:val="24"/>
          <w:lang w:val="en-US"/>
        </w:rPr>
        <w:instrText>ADDIN CSL_CITATION {"citationItems":[{"id":"ITEM-1","itemData":{"abstract":"The diversity, frequency, and scale of human impacts on coral reefs are increasing to the extent that reefs are threatened globally. Projected increases in carbon dioxide and temperature over the next 50 years exceed the conditions under which coral reefs have flourished over the past half-million years. However, reefs will change rather than disappear entirely, with some species already showing far greater tolerance to climate change and coral bleaching than others. International integration of management strategies that support reef resilience need to be vigorously implemented, and comple- mented by strong policy decisions to reduce the rate of global warming.","author":[{"dropping-particle":"","family":"Hughes","given":"T. P.","non-dropping-particle":"","parse-names":false,"suffix":""},{"dropping-particle":"","family":"Baird","given":"A. H.","non-dropping-particle":"","parse-names":false,"suffix":""},{"dropping-particle":"","family":"Bellwood","given":"D. R.","non-dropping-particle":"","parse-names":false,"suffix":""},{"dropping-particle":"","family":"Card","given":"M.","non-dropping-particle":"","parse-names":false,"suffix":""},{"dropping-particle":"","family":"Connolly","given":"S. R.","non-dropping-particle":"","parse-names":false,"suffix":""},{"dropping-particle":"","family":"Folke","given":"C.","non-dropping-particle":"","parse-names":false,"suffix":""},{"dropping-particle":"","family":"Grosberg","given":"R.","non-dropping-particle":"","parse-names":false,"suffix":""},{"dropping-particle":"","family":"Hoegh-Guldberg","given":"Ove","non-dropping-particle":"","parse-names":false,"suffix":""},{"dropping-particle":"","family":"Jackson","given":"J. B. C.","non-dropping-particle":"","parse-names":false,"suffix":""},{"dropping-particle":"","family":"Kleypas","given":"J.","non-dropping-particle":"","parse-names":false,"suffix":""},{"dropping-particle":"","family":"Lough","given":"J. M.","non-dropping-particle":"","parse-names":false,"suffix":""},{"dropping-particle":"","family":"Marshall","given":"P.","non-dropping-particle":"","parse-names":false,"suffix":""},{"dropping-particle":"","family":"Nyström","given":"M.","non-dropping-particle":"","parse-names":false,"suffix":""},{"dropping-particle":"","family":"Palumbi","given":"S. R.","non-dropping-particle":"","parse-names":false,"suffix":""},{"dropping-particle":"","family":"Pandolfi","given":"J. M.","non-dropping-particle":"","parse-names":false,"suffix":""},{"dropping-particle":"","family":"Rosen","given":"B.","non-dropping-particle":"","parse-names":false,"suffix":""},{"dropping-particle":"","family":"Roughgarden","given":"J.","non-dropping-particle":"","parse-names":false,"suffix":""}],"container-title":"Science","id":"ITEM-1","issue":"5635","issued":{"date-parts":[["2003"]]},"page":"929-933","title":"Climate change, human impacts, and the resilience of coral reefs","type":"article-journal","volume":"301"},"uris":["http://www.mendeley.com/documents/?uuid=37165cf1-5e79-484c-adf9-023d7618ee5a"]}],"mendeley":{"formattedCitation":"(Hughes et al. 2003)","plainTextFormattedCitation":"(Hughes et al. 2003)","previouslyFormattedCitation":"(Hughes et al. 2003)"},"properties":{"noteIndex":0},"schema":"https://github.com/citation-style-language/schema/raw/master/csl-citation.json"}</w:instrText>
      </w:r>
      <w:r w:rsidR="00F36FD5">
        <w:rPr>
          <w:rFonts w:ascii="Arial" w:hAnsi="Arial" w:cs="Arial"/>
          <w:sz w:val="24"/>
          <w:szCs w:val="24"/>
          <w:lang w:val="en-US"/>
        </w:rPr>
        <w:fldChar w:fldCharType="separate"/>
      </w:r>
      <w:r w:rsidR="00F36FD5" w:rsidRPr="00F36FD5">
        <w:rPr>
          <w:rFonts w:ascii="Arial" w:hAnsi="Arial" w:cs="Arial"/>
          <w:noProof/>
          <w:sz w:val="24"/>
          <w:szCs w:val="24"/>
          <w:lang w:val="en-US"/>
        </w:rPr>
        <w:t>(Hughes et al. 2003)</w:t>
      </w:r>
      <w:r w:rsidR="00F36FD5">
        <w:rPr>
          <w:rFonts w:ascii="Arial" w:hAnsi="Arial" w:cs="Arial"/>
          <w:sz w:val="24"/>
          <w:szCs w:val="24"/>
          <w:lang w:val="en-US"/>
        </w:rPr>
        <w:fldChar w:fldCharType="end"/>
      </w:r>
      <w:r w:rsidR="00450658" w:rsidRPr="001C796C">
        <w:rPr>
          <w:rFonts w:ascii="Arial" w:hAnsi="Arial" w:cs="Arial"/>
          <w:sz w:val="24"/>
          <w:szCs w:val="24"/>
          <w:lang w:val="en-US"/>
        </w:rPr>
        <w:t>.</w:t>
      </w:r>
      <w:r w:rsidR="00450658" w:rsidRPr="001C796C">
        <w:rPr>
          <w:rFonts w:ascii="Arial" w:hAnsi="Arial" w:cs="Arial"/>
          <w:i/>
          <w:sz w:val="24"/>
          <w:szCs w:val="24"/>
          <w:lang w:val="en-US"/>
        </w:rPr>
        <w:t xml:space="preserve"> </w:t>
      </w:r>
      <w:r w:rsidR="00A655D3" w:rsidRPr="001C796C">
        <w:rPr>
          <w:rFonts w:ascii="Arial" w:hAnsi="Arial" w:cs="Arial"/>
          <w:sz w:val="24"/>
          <w:szCs w:val="24"/>
          <w:lang w:val="en-US"/>
        </w:rPr>
        <w:t xml:space="preserve">Some reefs have already shown their capacity to cope with </w:t>
      </w:r>
      <w:r w:rsidR="007D15BF" w:rsidRPr="001C796C">
        <w:rPr>
          <w:rFonts w:ascii="Arial" w:hAnsi="Arial" w:cs="Arial"/>
          <w:sz w:val="24"/>
          <w:szCs w:val="24"/>
          <w:lang w:val="en-US"/>
        </w:rPr>
        <w:t xml:space="preserve">warming and </w:t>
      </w:r>
      <w:r w:rsidR="005C5536">
        <w:rPr>
          <w:rFonts w:ascii="Arial" w:hAnsi="Arial" w:cs="Arial"/>
          <w:sz w:val="24"/>
          <w:szCs w:val="24"/>
          <w:lang w:val="en-US"/>
        </w:rPr>
        <w:t xml:space="preserve">ocean </w:t>
      </w:r>
      <w:r w:rsidR="007D15BF" w:rsidRPr="001C796C">
        <w:rPr>
          <w:rFonts w:ascii="Arial" w:hAnsi="Arial" w:cs="Arial"/>
          <w:sz w:val="24"/>
          <w:szCs w:val="24"/>
          <w:lang w:val="en-US"/>
        </w:rPr>
        <w:t>acidification through sources of variation, like phenotypic plasticity, which might enhance</w:t>
      </w:r>
      <w:r w:rsidR="00ED0601" w:rsidRPr="001C796C">
        <w:rPr>
          <w:rFonts w:ascii="Arial" w:hAnsi="Arial" w:cs="Arial"/>
          <w:sz w:val="24"/>
          <w:szCs w:val="24"/>
          <w:lang w:val="en-US"/>
        </w:rPr>
        <w:t xml:space="preserve"> </w:t>
      </w:r>
      <w:r w:rsidR="008673C2" w:rsidRPr="001C796C">
        <w:rPr>
          <w:rFonts w:ascii="Arial" w:hAnsi="Arial" w:cs="Arial"/>
          <w:sz w:val="24"/>
          <w:szCs w:val="24"/>
          <w:lang w:val="en-US"/>
        </w:rPr>
        <w:t>their persistence and evolution</w:t>
      </w:r>
      <w:ins w:id="4" w:author="Autorizado" w:date="2019-08-14T16:13:00Z">
        <w:r w:rsidR="00093B07">
          <w:rPr>
            <w:rFonts w:ascii="Arial" w:hAnsi="Arial" w:cs="Arial"/>
            <w:sz w:val="24"/>
            <w:szCs w:val="24"/>
            <w:lang w:val="en-US"/>
          </w:rPr>
          <w:t>/adaptation?</w:t>
        </w:r>
      </w:ins>
      <w:r w:rsidR="008673C2" w:rsidRPr="001C796C">
        <w:rPr>
          <w:rFonts w:ascii="Arial" w:hAnsi="Arial" w:cs="Arial"/>
          <w:sz w:val="24"/>
          <w:szCs w:val="24"/>
          <w:lang w:val="en-US"/>
        </w:rPr>
        <w:t xml:space="preserve"> under unusual conditions</w:t>
      </w:r>
      <w:r w:rsidR="00A655D3" w:rsidRPr="001C796C">
        <w:rPr>
          <w:rFonts w:ascii="Arial" w:hAnsi="Arial" w:cs="Arial"/>
          <w:sz w:val="24"/>
          <w:szCs w:val="24"/>
          <w:lang w:val="en-US"/>
        </w:rPr>
        <w:t xml:space="preserve"> </w:t>
      </w:r>
      <w:r w:rsidR="00F36FD5">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{"citationItems":[{"id":"ITEM-1","itemData":{"DOI":"10.1126/science.1204794","abstract":"See, stats, and : https ://www. researchgate. net/ publication/ 51510883 Projecting Warming Article Impact : 33 . 61 : 10 . 1126 / science . 1204794 : PubMed CITATIONS 408 READS 1 , 872 4 , including : J . M . Pandolfi University 181 , 197 SEE Sean James 105 , 981 SEE Anne Woods 87 , 025 SEE All - text , letting . Available : J . M . Pandolfi Retrieved : 18www.sciencemag.org(thisinfomationiscurrentasofThefollowingresourcesrelatedtothisarticleareavailableonlineatManyphysiologicalresponsesinpresent-daycoralreefstoclimatechangeareinterpretedasconsistentwiththeimminentdisappearanceofmodernreefsgloballybecauseofannualmassbleachingevents,carbonatedissolution,andinsufficienttimeforsubstantialevolutionaryresponses.Emergingevidenceforvariabilityinthecoralcalcificationresponsetoacidification,geographicalvariationinbleachingsusceptibilityandrecovery,responsestopastclimatechange,andpotentialratesofadaptationtorapidwarmingsupportsanalternativescenarioinwhichreefdegradationoccurswithgreatertemporalandspatialheterogeneitythancurrentprojectionssuggest.Reducinguncertaintyinprojectingcoralreeffuturesrequiresimprovedunderstandingofpastresponsestorapidclimatechange;physiologicalresponsestointeractingfactors,suchastemperature,acidification,andnutrients;andthecostsandconstraintsimposedbyacclimationandadaptation.Coralreefsoccupyasmallpartoftheworld'soceansyetharborahugelydis-proportionateamountofitsbiodiver-sity.Morethan450millionpeoplefrom109countriesliveclosetocoralreefs,whichprovideimportantsourcesofecosystemgoodsandservicesforthesecommunities.Butreefshavesuffereddegradationfromhumanactivitiesassociatedwithoverexploitationandpollutiononcenten-nialtomillennialscales(1)—degradationthathasacceleratedoverthepast~50years(2).Globalwarmingandoceanacidification(OA)arecom-poundingthesethreats.Indeed,pastbiodiversitycrisesinreefecosystemsdoappeartocoincidewithepisodesofrapidglobalwarmingandOA(3).Somerecentprojectionsofcoralreeffuturesarethatpresentday,ongoingwarmingandOAwillcauserapid,dramatic,andglobal-scalelossesofcoralreefs(4–9).Forexample,decreasingseawatercarbonateion(CO32–)concentrationsbecauseofrisingatmosphericCO2arepredictedtolowerratesofcalciumcarbonate(CaCO3)productionbycoralssuchthat,withindecades,ratesofreeferosionwillexceedratesofreefaccretionacrossmuchofthetropicsandsub-tropics[e.g.,(5,10,11)].Here,wesummarizethemostrecentevidenceforpast,present,andpredictedfutureresponsesofcoralreefstoenvironmentalchange,withem-phasisonrapidincreasesintemperatureandOAandtheireffectso…","author":[{"dropping-particle":"","family":"Pandolfi","given":"John M","non-dropping-particle":"","parse-names":false,"suffix":""},{"dropping-particle":"","family":"Connolly","given":"Sean R.","non-dropping-particle":"","parse-names":false,"suffix":""},{"dropping-particle":"","family":"Marshall","given":"Dustin J.","non-dropping-particle":"","parse-names":false,"suffix":""},{"dropping-particle":"","family":"Cohen","given":"Anne L.","non-dropping-particle":"","parse-names":false,"suffix":""}],"container-title":"Science","id":"ITEM-1","issue":"July","issued":{"date-parts":[["2011"]]},"page":"418-423","title":"Projecting coral reef futures under global warming and ocean acidification","type":"article-journal","volume":"333"},"uris":["http://www.mendeley.com/documents/?uuid=6073f3c2-416e-473d-baca-f9ca881bb1ec"]}],"mendeley":{"formattedCitation":"(Pandolfi et al. 2011)","plainTextFormattedCitation":"(Pandolfi et al. 2011)","previouslyFormattedCitation":"(Pandolfi et al. 2011)"},"properties":{"noteIndex":0},"schema":"https://github.com/citation-style-language/schema/raw/master/csl-citation.json"}</w:instrText>
      </w:r>
      <w:r w:rsidR="00F36FD5">
        <w:rPr>
          <w:rFonts w:ascii="Arial" w:hAnsi="Arial" w:cs="Arial"/>
          <w:sz w:val="24"/>
          <w:szCs w:val="24"/>
          <w:lang w:val="en-US"/>
        </w:rPr>
        <w:fldChar w:fldCharType="separate"/>
      </w:r>
      <w:r w:rsidR="00F36FD5" w:rsidRPr="00F36FD5">
        <w:rPr>
          <w:rFonts w:ascii="Arial" w:hAnsi="Arial" w:cs="Arial"/>
          <w:noProof/>
          <w:sz w:val="24"/>
          <w:szCs w:val="24"/>
          <w:lang w:val="en-US"/>
        </w:rPr>
        <w:t>(Pandolfi et al. 2011)</w:t>
      </w:r>
      <w:r w:rsidR="00F36FD5">
        <w:rPr>
          <w:rFonts w:ascii="Arial" w:hAnsi="Arial" w:cs="Arial"/>
          <w:sz w:val="24"/>
          <w:szCs w:val="24"/>
          <w:lang w:val="en-US"/>
        </w:rPr>
        <w:fldChar w:fldCharType="end"/>
      </w:r>
      <w:r w:rsidR="008673C2" w:rsidRPr="001C796C">
        <w:rPr>
          <w:rFonts w:ascii="Arial" w:hAnsi="Arial" w:cs="Arial"/>
          <w:sz w:val="24"/>
          <w:szCs w:val="24"/>
          <w:lang w:val="en-US"/>
        </w:rPr>
        <w:t xml:space="preserve">. </w:t>
      </w:r>
      <w:r w:rsidR="000F031F" w:rsidRPr="001C796C">
        <w:rPr>
          <w:rFonts w:ascii="Arial" w:hAnsi="Arial" w:cs="Arial"/>
          <w:sz w:val="24"/>
          <w:szCs w:val="24"/>
          <w:lang w:val="en-US"/>
        </w:rPr>
        <w:t xml:space="preserve">Evaluating the resistance and recovery of coral reefs over disturbances and local environmental conditions is critical for the development of effective </w:t>
      </w:r>
      <w:r w:rsidR="000F031F" w:rsidRPr="001C796C">
        <w:rPr>
          <w:rFonts w:ascii="Arial" w:hAnsi="Arial" w:cs="Arial"/>
          <w:sz w:val="24"/>
          <w:szCs w:val="24"/>
          <w:lang w:val="en-US"/>
        </w:rPr>
        <w:lastRenderedPageBreak/>
        <w:t>conservation actions</w:t>
      </w:r>
      <w:r w:rsidR="00A2604B" w:rsidRPr="001C796C">
        <w:rPr>
          <w:rFonts w:ascii="Arial" w:hAnsi="Arial" w:cs="Arial"/>
          <w:sz w:val="24"/>
          <w:szCs w:val="24"/>
          <w:lang w:val="en-US"/>
        </w:rPr>
        <w:t xml:space="preserve"> </w:t>
      </w:r>
      <w:r w:rsidR="00F36FD5">
        <w:rPr>
          <w:rFonts w:ascii="Arial" w:hAnsi="Arial" w:cs="Arial"/>
          <w:sz w:val="24"/>
          <w:szCs w:val="24"/>
          <w:lang w:val="en-US"/>
        </w:rPr>
        <w:fldChar w:fldCharType="begin" w:fldLock="1"/>
      </w:r>
      <w:r w:rsidR="00F36FD5">
        <w:rPr>
          <w:rFonts w:ascii="Arial" w:hAnsi="Arial" w:cs="Arial"/>
          <w:sz w:val="24"/>
          <w:szCs w:val="24"/>
          <w:lang w:val="en-US"/>
        </w:rPr>
        <w:instrText>ADDIN CSL_CITATION {"citationItems":[{"id":"ITEM-1","itemData":{"DOI":"10.1371/journal.pone.0042884","ISBN":"1932-6203","ISSN":"19326203","PMID":"22952618","abstract":"Managing coral reefs for resilience to climate change is a popular concept but has been difficult to implement because the empirical scientific evidence has either not been evaluated or is sometimes unsupportive of theory, which leads to uncertainty when considering methods and identifying priority reefs. We asked experts and reviewed the scientific literature for guidance on the multiple physical and biological factors that affect the ability of coral reefs to resist and recover from climate disturbance. Eleven key factors to inform decisions based on scaling scientific evidence and the achievability of quantifying the factors were identified. Factors important to resistance and recovery, which are important components of resilience, were not strongly related, and should be assessed independently. The abundance of resistant (heat-tolerant) coral species and past temperature variability were perceived to provide the greatest resistance to climate change, while coral recruitment rates, and macroalgae abundance were most influential in the recovery process. Based on the 11 key factors, we tested an evidence-based framework for climate change resilience in an Indonesian marine protected area. The results suggest our evidence-weighted framework improved upon existing un-weighted methods in terms of characterizing resilience and distinguishing priority sites. The evaluation supports the concept that, despite high ecological complexity, relatively few strong variables can be important in influencing ecosystem dynamics. This is the first rigorous assessment of factors promoting coral reef resilience based on their perceived importance, empirical evidence, and feasibility of measurement. There were few differences between scientists' perceptions of factor importance and the scientific evidence found in journal publications but more before and after impact studies will be required to fully test the validity of all the factors. The methods here will increase the feasibility and defensibility of including key resilience metrics in evaluations of coral reefs, as well as reduce costs. Adaptation, marine protected areas, priority setting, resistance, recovery.","author":[{"dropping-particle":"","family":"McClanahan","given":"Tim R.","non-dropping-particle":"","parse-names":false,"suffix":""},{"dropping-particle":"","family":"Donner","given":"Simon D.","non-dropping-particle":"","parse-names":false,"suffix":""},{"dropping-particle":"","family":"Maynard","given":"Jeffrey A.","non-dropping-particle":"","parse-names":false,"suffix":""},{"dropping-particle":"","family":"MacNeil","given":"M. Aaron","non-dropping-particle":"","parse-names":false,"suffix":""},{"dropping-particle":"","family":"Graham","given":"Nicholas A J","non-dropping-particle":"","parse-names":false,"suffix":""},{"dropping-particle":"","family":"Maina","given":"Joseph","non-dropping-particle":"","parse-names":false,"suffix":""},{"dropping-particle":"","family":"Baker","given":"Andrew C.","non-dropping-particle":"","parse-names":false,"suffix":""},{"dropping-particle":"","family":"Alemu I.","given":"Jahson B.","non-dropping-particle":"","parse-names":false,"suffix":""},{"dropping-particle":"","family":"Beger","given":"Maria","non-dropping-particle":"","parse-names":false,"suffix":""},{"dropping-particle":"","family":"Campbell","given":"Stuart J.","non-dropping-particle":"","parse-names":false,"suffix":""},{"dropping-particle":"","family":"Darling","given":"Emily S.","non-dropping-particle":"","parse-names":false,"suffix":""},{"dropping-particle":"","family":"Eakin","given":"C. Mark","non-dropping-particle":"","parse-names":false,"suffix":""},{"dropping-particle":"","family":"Heron","given":"Scott F.","non-dropping-particle":"","parse-names":false,"suffix":""},{"dropping-particle":"","family":"Jupiter","given":"Stacy D.","non-dropping-particle":"","parse-names":false,"suffix":""},{"dropping-particle":"","family":"Lundquist","given":"Carolyn J.","non-dropping-particle":"","parse-names":false,"suffix":""},{"dropping-particle":"","family":"McLeod","given":"Elizabeth","non-dropping-particle":"","parse-names":false,"suffix":""},{"dropping-particle":"","family":"Mumby","given":"Peter J.","non-dropping-particle":"","parse-names":false,"suffix":""},{"dropping-particle":"","family":"Paddack","given":"Michelle J.","non-dropping-particle":"","parse-names":false,"suffix":""},{"dropping-particle":"","family":"Selig","given":"Elizabeth R.","non-dropping-particle":"","parse-names":false,"suffix":""},{"dropping-particle":"","family":"Woesik","given":"Robert","non-dropping-particle":"van","parse-names":false,"suffix":""}],"container-title":"PLoS ONE","id":"ITEM-1","issue":"8","issued":{"date-parts":[["2012"]]},"page":"e42884","title":"Prioritizing key resilience indicators to support coral reef management in a changing climate","type":"article-journal","volume":"7"},"uris":["http://www.mendeley.com/documents/?uuid=56cb7950-dae6-4902-86f8-29ee3928827d"]}],"mendeley":{"formattedCitation":"(McClanahan et al. 2012)","plainTextFormattedCitation":"(McClanahan et al. 2012)","previouslyFormattedCitation":"(McClanahan et al. 2012)"},"properties":{"noteIndex":0},"schema":"https://github.com/citation-style-language/schema/raw/master/csl-citation.json"}</w:instrText>
      </w:r>
      <w:r w:rsidR="00F36FD5">
        <w:rPr>
          <w:rFonts w:ascii="Arial" w:hAnsi="Arial" w:cs="Arial"/>
          <w:sz w:val="24"/>
          <w:szCs w:val="24"/>
          <w:lang w:val="en-US"/>
        </w:rPr>
        <w:fldChar w:fldCharType="separate"/>
      </w:r>
      <w:r w:rsidR="00F36FD5" w:rsidRPr="00F36FD5">
        <w:rPr>
          <w:rFonts w:ascii="Arial" w:hAnsi="Arial" w:cs="Arial"/>
          <w:noProof/>
          <w:sz w:val="24"/>
          <w:szCs w:val="24"/>
          <w:lang w:val="en-US"/>
        </w:rPr>
        <w:t>(McClanahan et al. 2012)</w:t>
      </w:r>
      <w:r w:rsidR="00F36FD5">
        <w:rPr>
          <w:rFonts w:ascii="Arial" w:hAnsi="Arial" w:cs="Arial"/>
          <w:sz w:val="24"/>
          <w:szCs w:val="24"/>
          <w:lang w:val="en-US"/>
        </w:rPr>
        <w:fldChar w:fldCharType="end"/>
      </w:r>
      <w:r w:rsidR="00F36FD5">
        <w:rPr>
          <w:rFonts w:ascii="Arial" w:hAnsi="Arial" w:cs="Arial"/>
          <w:sz w:val="24"/>
          <w:szCs w:val="24"/>
          <w:lang w:val="en-US"/>
        </w:rPr>
        <w:t>.</w:t>
      </w:r>
      <w:r w:rsidR="000F031F" w:rsidRPr="001C796C">
        <w:rPr>
          <w:rFonts w:ascii="Arial" w:hAnsi="Arial" w:cs="Arial"/>
          <w:sz w:val="24"/>
          <w:szCs w:val="24"/>
          <w:lang w:val="en-US"/>
        </w:rPr>
        <w:t xml:space="preserve"> </w:t>
      </w:r>
      <w:commentRangeStart w:id="5"/>
      <w:r w:rsidR="00BE5F98" w:rsidRPr="001C796C">
        <w:rPr>
          <w:rFonts w:ascii="Arial" w:hAnsi="Arial" w:cs="Arial"/>
          <w:sz w:val="24"/>
          <w:szCs w:val="24"/>
          <w:lang w:val="en-US"/>
        </w:rPr>
        <w:t xml:space="preserve">However, the current state of knowledge on coral reef resilience </w:t>
      </w:r>
      <w:ins w:id="6" w:author="Autorizado" w:date="2019-08-14T16:14:00Z">
        <w:r w:rsidR="00093B07">
          <w:rPr>
            <w:rFonts w:ascii="Arial" w:hAnsi="Arial" w:cs="Arial"/>
            <w:sz w:val="24"/>
            <w:szCs w:val="24"/>
            <w:lang w:val="en-US"/>
          </w:rPr>
          <w:t xml:space="preserve">is limited and </w:t>
        </w:r>
      </w:ins>
      <w:r w:rsidR="00BE5F98" w:rsidRPr="001C796C">
        <w:rPr>
          <w:rFonts w:ascii="Arial" w:hAnsi="Arial" w:cs="Arial"/>
          <w:sz w:val="24"/>
          <w:szCs w:val="24"/>
          <w:lang w:val="en-US"/>
        </w:rPr>
        <w:t>makes it difficult</w:t>
      </w:r>
      <w:ins w:id="7" w:author="Autorizado" w:date="2019-08-14T16:14:00Z">
        <w:r w:rsidR="00093B07">
          <w:rPr>
            <w:rFonts w:ascii="Arial" w:hAnsi="Arial" w:cs="Arial"/>
            <w:sz w:val="24"/>
            <w:szCs w:val="24"/>
            <w:lang w:val="en-US"/>
          </w:rPr>
          <w:t xml:space="preserve"> </w:t>
        </w:r>
      </w:ins>
      <w:del w:id="8" w:author="Autorizado" w:date="2019-08-14T16:14:00Z">
        <w:r w:rsidR="00BE5F98" w:rsidRPr="001C796C" w:rsidDel="00093B07">
          <w:rPr>
            <w:rFonts w:ascii="Arial" w:hAnsi="Arial" w:cs="Arial"/>
            <w:sz w:val="24"/>
            <w:szCs w:val="24"/>
            <w:lang w:val="en-US"/>
          </w:rPr>
          <w:delText xml:space="preserve"> </w:delText>
        </w:r>
      </w:del>
      <w:ins w:id="9" w:author="Autorizado" w:date="2019-08-14T16:14:00Z">
        <w:r w:rsidR="00093B07" w:rsidRPr="001C796C">
          <w:rPr>
            <w:rFonts w:ascii="Arial" w:hAnsi="Arial" w:cs="Arial"/>
            <w:sz w:val="24"/>
            <w:szCs w:val="24"/>
            <w:lang w:val="en-US"/>
          </w:rPr>
          <w:t xml:space="preserve">for managers and policy-makers </w:t>
        </w:r>
      </w:ins>
      <w:r w:rsidR="00BE5F98" w:rsidRPr="001C796C">
        <w:rPr>
          <w:rFonts w:ascii="Arial" w:hAnsi="Arial" w:cs="Arial"/>
          <w:sz w:val="24"/>
          <w:szCs w:val="24"/>
          <w:lang w:val="en-US"/>
        </w:rPr>
        <w:t xml:space="preserve">to </w:t>
      </w:r>
      <w:r w:rsidR="00A2604B" w:rsidRPr="001C796C">
        <w:rPr>
          <w:rFonts w:ascii="Arial" w:hAnsi="Arial" w:cs="Arial"/>
          <w:sz w:val="24"/>
          <w:szCs w:val="24"/>
          <w:lang w:val="en-US"/>
        </w:rPr>
        <w:t xml:space="preserve">select </w:t>
      </w:r>
      <w:r w:rsidR="00635095" w:rsidRPr="001C796C">
        <w:rPr>
          <w:rFonts w:ascii="Arial" w:hAnsi="Arial" w:cs="Arial"/>
          <w:sz w:val="24"/>
          <w:szCs w:val="24"/>
          <w:lang w:val="en-US"/>
        </w:rPr>
        <w:t>meaningful</w:t>
      </w:r>
      <w:r w:rsidR="00A2604B" w:rsidRPr="001C796C">
        <w:rPr>
          <w:rFonts w:ascii="Arial" w:hAnsi="Arial" w:cs="Arial"/>
          <w:sz w:val="24"/>
          <w:szCs w:val="24"/>
          <w:lang w:val="en-US"/>
        </w:rPr>
        <w:t xml:space="preserve"> </w:t>
      </w:r>
      <w:r w:rsidR="00EF0F5F" w:rsidRPr="001C796C">
        <w:rPr>
          <w:rFonts w:ascii="Arial" w:hAnsi="Arial" w:cs="Arial"/>
          <w:sz w:val="24"/>
          <w:szCs w:val="24"/>
          <w:lang w:val="en-US"/>
        </w:rPr>
        <w:t xml:space="preserve">conservation </w:t>
      </w:r>
      <w:r w:rsidR="00A2604B" w:rsidRPr="001C796C">
        <w:rPr>
          <w:rFonts w:ascii="Arial" w:hAnsi="Arial" w:cs="Arial"/>
          <w:sz w:val="24"/>
          <w:szCs w:val="24"/>
          <w:lang w:val="en-US"/>
        </w:rPr>
        <w:t>criteria</w:t>
      </w:r>
      <w:ins w:id="10" w:author="Autorizado" w:date="2019-08-14T16:16:00Z">
        <w:r w:rsidR="00093B07">
          <w:rPr>
            <w:rFonts w:ascii="Arial" w:hAnsi="Arial" w:cs="Arial"/>
            <w:sz w:val="24"/>
            <w:szCs w:val="24"/>
            <w:lang w:val="en-US"/>
          </w:rPr>
          <w:t>/strategies?</w:t>
        </w:r>
      </w:ins>
      <w:del w:id="11" w:author="Autorizado" w:date="2019-08-14T16:16:00Z">
        <w:r w:rsidR="00A2604B" w:rsidRPr="001C796C" w:rsidDel="00093B07">
          <w:rPr>
            <w:rFonts w:ascii="Arial" w:hAnsi="Arial" w:cs="Arial"/>
            <w:sz w:val="24"/>
            <w:szCs w:val="24"/>
            <w:lang w:val="en-US"/>
          </w:rPr>
          <w:delText xml:space="preserve"> </w:delText>
        </w:r>
        <w:r w:rsidR="00BE5F98" w:rsidRPr="001C796C" w:rsidDel="00093B07">
          <w:rPr>
            <w:rFonts w:ascii="Arial" w:hAnsi="Arial" w:cs="Arial"/>
            <w:sz w:val="24"/>
            <w:szCs w:val="24"/>
            <w:lang w:val="en-US"/>
          </w:rPr>
          <w:delText>useful</w:delText>
        </w:r>
      </w:del>
      <w:del w:id="12" w:author="Autorizado" w:date="2019-08-14T16:14:00Z">
        <w:r w:rsidR="00BE5F98" w:rsidRPr="001C796C" w:rsidDel="00093B07">
          <w:rPr>
            <w:rFonts w:ascii="Arial" w:hAnsi="Arial" w:cs="Arial"/>
            <w:sz w:val="24"/>
            <w:szCs w:val="24"/>
            <w:lang w:val="en-US"/>
          </w:rPr>
          <w:delText xml:space="preserve"> for managers and policy-makers</w:delText>
        </w:r>
      </w:del>
      <w:r w:rsidR="00BE5F98" w:rsidRPr="001C796C">
        <w:rPr>
          <w:rFonts w:ascii="Arial" w:hAnsi="Arial" w:cs="Arial"/>
          <w:sz w:val="24"/>
          <w:szCs w:val="24"/>
          <w:lang w:val="en-US"/>
        </w:rPr>
        <w:t>.</w:t>
      </w:r>
      <w:commentRangeEnd w:id="2"/>
      <w:r w:rsidR="006246A5">
        <w:rPr>
          <w:rStyle w:val="Refdecomentario"/>
        </w:rPr>
        <w:commentReference w:id="2"/>
      </w:r>
      <w:commentRangeEnd w:id="5"/>
      <w:r w:rsidR="00FD7AF4">
        <w:rPr>
          <w:rStyle w:val="Refdecomentario"/>
        </w:rPr>
        <w:commentReference w:id="5"/>
      </w:r>
    </w:p>
    <w:p w14:paraId="776C6985" w14:textId="5609B045" w:rsidR="00EC00EF" w:rsidRDefault="002C29A5" w:rsidP="00293772">
      <w:pPr>
        <w:spacing w:line="480" w:lineRule="auto"/>
        <w:rPr>
          <w:rFonts w:ascii="Arial" w:hAnsi="Arial" w:cs="Arial"/>
          <w:color w:val="221E1F"/>
          <w:sz w:val="24"/>
          <w:szCs w:val="24"/>
          <w:lang w:val="en-US"/>
        </w:rPr>
      </w:pPr>
      <w:commentRangeStart w:id="13"/>
      <w:r w:rsidRPr="008706B7">
        <w:rPr>
          <w:rFonts w:ascii="Arial" w:hAnsi="Arial" w:cs="Arial"/>
          <w:color w:val="221E1F"/>
          <w:sz w:val="24"/>
          <w:szCs w:val="24"/>
          <w:lang w:val="en-US"/>
        </w:rPr>
        <w:t xml:space="preserve">A paradoxical coral reef </w:t>
      </w:r>
      <w:r w:rsidR="006106C4" w:rsidRPr="008706B7">
        <w:rPr>
          <w:rFonts w:ascii="Arial" w:hAnsi="Arial" w:cs="Arial"/>
          <w:color w:val="221E1F"/>
          <w:sz w:val="24"/>
          <w:szCs w:val="24"/>
          <w:lang w:val="en-US"/>
        </w:rPr>
        <w:t>exists in</w:t>
      </w:r>
      <w:r w:rsidR="000B1623" w:rsidRPr="008706B7">
        <w:rPr>
          <w:rFonts w:ascii="Arial" w:hAnsi="Arial" w:cs="Arial"/>
          <w:color w:val="221E1F"/>
          <w:sz w:val="24"/>
          <w:szCs w:val="24"/>
          <w:lang w:val="en-US"/>
        </w:rPr>
        <w:t xml:space="preserve"> Cartagena Bay, Colombia</w:t>
      </w:r>
      <w:r w:rsidR="004A6F2C" w:rsidRPr="008706B7">
        <w:rPr>
          <w:rFonts w:ascii="Arial" w:hAnsi="Arial" w:cs="Arial"/>
          <w:color w:val="221E1F"/>
          <w:sz w:val="24"/>
          <w:szCs w:val="24"/>
          <w:lang w:val="en-US"/>
        </w:rPr>
        <w:t xml:space="preserve">. </w:t>
      </w:r>
      <w:commentRangeEnd w:id="13"/>
      <w:r w:rsidR="007206F8">
        <w:rPr>
          <w:rStyle w:val="Refdecomentario"/>
        </w:rPr>
        <w:commentReference w:id="13"/>
      </w:r>
      <w:commentRangeStart w:id="14"/>
      <w:r w:rsidR="004A6F2C">
        <w:rPr>
          <w:rFonts w:ascii="Arial" w:hAnsi="Arial" w:cs="Arial"/>
          <w:color w:val="221E1F"/>
          <w:sz w:val="24"/>
          <w:szCs w:val="24"/>
          <w:lang w:val="en-US"/>
        </w:rPr>
        <w:t>This reef</w:t>
      </w:r>
      <w:r w:rsidR="006106C4">
        <w:rPr>
          <w:rFonts w:ascii="Arial" w:hAnsi="Arial" w:cs="Arial"/>
          <w:color w:val="221E1F"/>
          <w:sz w:val="24"/>
          <w:szCs w:val="24"/>
          <w:lang w:val="en-US"/>
        </w:rPr>
        <w:t>, known as Varadero,</w:t>
      </w:r>
      <w:r w:rsidR="004A6F2C" w:rsidRPr="004A6F2C">
        <w:rPr>
          <w:rFonts w:ascii="Arial" w:hAnsi="Arial" w:cs="Arial"/>
          <w:color w:val="221E1F"/>
          <w:sz w:val="24"/>
          <w:szCs w:val="24"/>
          <w:lang w:val="en-US"/>
        </w:rPr>
        <w:t xml:space="preserve"> </w:t>
      </w:r>
      <w:r w:rsidR="00DB6B74">
        <w:rPr>
          <w:rFonts w:ascii="Arial" w:hAnsi="Arial" w:cs="Arial"/>
          <w:color w:val="221E1F"/>
          <w:sz w:val="24"/>
          <w:szCs w:val="24"/>
          <w:lang w:val="en-US"/>
        </w:rPr>
        <w:t>exhibits</w:t>
      </w:r>
      <w:r w:rsidR="00E30CE2">
        <w:rPr>
          <w:rFonts w:ascii="Arial" w:hAnsi="Arial" w:cs="Arial"/>
          <w:color w:val="221E1F"/>
          <w:sz w:val="24"/>
          <w:szCs w:val="24"/>
          <w:lang w:val="en-US"/>
        </w:rPr>
        <w:t xml:space="preserve"> healthy</w:t>
      </w:r>
      <w:r w:rsidR="006106C4">
        <w:rPr>
          <w:rFonts w:ascii="Arial" w:hAnsi="Arial" w:cs="Arial"/>
          <w:color w:val="221E1F"/>
          <w:sz w:val="24"/>
          <w:szCs w:val="24"/>
          <w:lang w:val="en-US"/>
        </w:rPr>
        <w:t xml:space="preserve"> conditions like</w:t>
      </w:r>
      <w:r w:rsidR="00E30CE2">
        <w:rPr>
          <w:rFonts w:ascii="Arial" w:hAnsi="Arial" w:cs="Arial"/>
          <w:color w:val="221E1F"/>
          <w:sz w:val="24"/>
          <w:szCs w:val="24"/>
          <w:lang w:val="en-US"/>
        </w:rPr>
        <w:t xml:space="preserve"> </w:t>
      </w:r>
      <w:r w:rsidR="004A6F2C" w:rsidRPr="004A6F2C">
        <w:rPr>
          <w:rFonts w:ascii="Arial" w:hAnsi="Arial" w:cs="Arial"/>
          <w:color w:val="221E1F"/>
          <w:sz w:val="24"/>
          <w:szCs w:val="24"/>
          <w:lang w:val="en-US"/>
        </w:rPr>
        <w:t xml:space="preserve">high </w:t>
      </w:r>
      <w:r w:rsidR="00E30CE2">
        <w:rPr>
          <w:rFonts w:ascii="Arial" w:hAnsi="Arial" w:cs="Arial"/>
          <w:color w:val="221E1F"/>
          <w:sz w:val="24"/>
          <w:szCs w:val="24"/>
          <w:lang w:val="en-US"/>
        </w:rPr>
        <w:t xml:space="preserve">coral </w:t>
      </w:r>
      <w:r w:rsidR="004A6F2C" w:rsidRPr="004A6F2C">
        <w:rPr>
          <w:rFonts w:ascii="Arial" w:hAnsi="Arial" w:cs="Arial"/>
          <w:color w:val="221E1F"/>
          <w:sz w:val="24"/>
          <w:szCs w:val="24"/>
          <w:lang w:val="en-US"/>
        </w:rPr>
        <w:t xml:space="preserve">diversity, and large colonies of the coral </w:t>
      </w:r>
      <w:proofErr w:type="spellStart"/>
      <w:r w:rsidR="004A6F2C" w:rsidRPr="004A6F2C">
        <w:rPr>
          <w:rFonts w:ascii="Arial" w:hAnsi="Arial" w:cs="Arial"/>
          <w:i/>
          <w:color w:val="221E1F"/>
          <w:sz w:val="24"/>
          <w:szCs w:val="24"/>
          <w:lang w:val="en-US"/>
        </w:rPr>
        <w:t>Orbicella</w:t>
      </w:r>
      <w:proofErr w:type="spellEnd"/>
      <w:r w:rsidR="004A6F2C" w:rsidRPr="004A6F2C">
        <w:rPr>
          <w:rFonts w:ascii="Arial" w:hAnsi="Arial" w:cs="Arial"/>
          <w:i/>
          <w:color w:val="221E1F"/>
          <w:sz w:val="24"/>
          <w:szCs w:val="24"/>
          <w:lang w:val="en-US"/>
        </w:rPr>
        <w:t xml:space="preserve"> </w:t>
      </w:r>
      <w:proofErr w:type="spellStart"/>
      <w:r w:rsidR="004A6F2C" w:rsidRPr="004A6F2C">
        <w:rPr>
          <w:rFonts w:ascii="Arial" w:hAnsi="Arial" w:cs="Arial"/>
          <w:i/>
          <w:color w:val="221E1F"/>
          <w:sz w:val="24"/>
          <w:szCs w:val="24"/>
          <w:lang w:val="en-US"/>
        </w:rPr>
        <w:t>faveolata</w:t>
      </w:r>
      <w:proofErr w:type="spellEnd"/>
      <w:r w:rsidR="004A6F2C">
        <w:rPr>
          <w:rFonts w:ascii="Arial" w:hAnsi="Arial" w:cs="Arial"/>
          <w:i/>
          <w:color w:val="221E1F"/>
          <w:sz w:val="24"/>
          <w:szCs w:val="24"/>
          <w:lang w:val="en-US"/>
        </w:rPr>
        <w:t xml:space="preserve"> </w:t>
      </w:r>
      <w:r w:rsidR="004A6F2C">
        <w:rPr>
          <w:rFonts w:ascii="Arial" w:hAnsi="Arial" w:cs="Arial"/>
          <w:i/>
          <w:color w:val="221E1F"/>
          <w:sz w:val="24"/>
          <w:szCs w:val="24"/>
          <w:lang w:val="en-US"/>
        </w:rPr>
        <w:fldChar w:fldCharType="begin" w:fldLock="1"/>
      </w:r>
      <w:r w:rsidR="00FB7C35">
        <w:rPr>
          <w:rFonts w:ascii="Arial" w:hAnsi="Arial" w:cs="Arial"/>
          <w:i/>
          <w:color w:val="221E1F"/>
          <w:sz w:val="24"/>
          <w:szCs w:val="24"/>
          <w:lang w:val="en-US"/>
        </w:rPr>
        <w:instrText>ADDIN CSL_CITATION {"citationItems":[{"id":"ITEM-1","itemData":{"DOI":"10.1007/s00338-014-1246-y","ISSN":"07224028","author":[{"dropping-particle":"","family":"López-Victoria","given":"Mateo","non-dropping-particle":"","parse-names":false,"suffix":""},{"dropping-particle":"","family":"Rodríguez-Moreno","given":"Melina","non-dropping-particle":"","parse-names":false,"suffix":""},{"dropping-particle":"","family":"Zapata","given":"Fernando A.","non-dropping-particle":"","parse-names":false,"suffix":""}],"container-title":"Coral Reefs","id":"ITEM-1","issue":"1","issued":{"date-parts":[["2015"]]},"page":"231","title":"A paradoxical reef from Varadero, Cartagena Bay, Colombia","type":"article-journal","volume":"34"},"uris":["http://www.mendeley.com/documents/?uuid=4fb8889b-abfe-4e61-95a5-c4c51017c8ca"]},{"id":"ITEM-2","itemData":{"DOI":"10.7717/peerj.4119","ISSN":"2167-8359","abstract":"&lt;p&gt;Coral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-2","issued":{"date-parts":[["2017"]]},"page":"e4119","title":"Unraveling the structure and composition of Varadero Reef, an improbable and imperiled coral reef in the Colombian Caribbean","type":"article-journal","volume":"5"},"uris":["http://www.mendeley.com/documents/?uuid=90e24e7d-16e5-4258-b335-bcafee911305"]}],"mendeley":{"formattedCitation":"(López-Victoria et al. 2015; Pizarro et al. 2017)","plainTextFormattedCitation":"(López-Victoria et al. 2015; Pizarro et al. 2017)","previouslyFormattedCitation":"(López-Victoria et al. 2015; Pizarro et al. 2017)"},"properties":{"noteIndex":0},"schema":"https://github.com/citation-style-language/schema/raw/master/csl-citation.json"}</w:instrText>
      </w:r>
      <w:r w:rsidR="004A6F2C">
        <w:rPr>
          <w:rFonts w:ascii="Arial" w:hAnsi="Arial" w:cs="Arial"/>
          <w:i/>
          <w:color w:val="221E1F"/>
          <w:sz w:val="24"/>
          <w:szCs w:val="24"/>
          <w:lang w:val="en-US"/>
        </w:rPr>
        <w:fldChar w:fldCharType="separate"/>
      </w:r>
      <w:r w:rsidR="004A6F2C" w:rsidRPr="004A6F2C">
        <w:rPr>
          <w:rFonts w:ascii="Arial" w:hAnsi="Arial" w:cs="Arial"/>
          <w:noProof/>
          <w:color w:val="221E1F"/>
          <w:sz w:val="24"/>
          <w:szCs w:val="24"/>
          <w:lang w:val="en-US"/>
        </w:rPr>
        <w:t>(López-Victoria et al. 2015; Pizarro et al. 2017)</w:t>
      </w:r>
      <w:r w:rsidR="004A6F2C">
        <w:rPr>
          <w:rFonts w:ascii="Arial" w:hAnsi="Arial" w:cs="Arial"/>
          <w:i/>
          <w:color w:val="221E1F"/>
          <w:sz w:val="24"/>
          <w:szCs w:val="24"/>
          <w:lang w:val="en-US"/>
        </w:rPr>
        <w:fldChar w:fldCharType="end"/>
      </w:r>
      <w:r w:rsidR="004A6F2C" w:rsidRPr="004A6F2C">
        <w:rPr>
          <w:rFonts w:ascii="Arial" w:hAnsi="Arial" w:cs="Arial"/>
          <w:color w:val="221E1F"/>
          <w:sz w:val="24"/>
          <w:szCs w:val="24"/>
          <w:lang w:val="en-US"/>
        </w:rPr>
        <w:t>,</w:t>
      </w:r>
      <w:ins w:id="15" w:author="Autorizado" w:date="2019-08-14T11:33:00Z">
        <w:r w:rsidR="006106C4">
          <w:rPr>
            <w:rFonts w:ascii="Arial" w:hAnsi="Arial" w:cs="Arial"/>
            <w:color w:val="221E1F"/>
            <w:sz w:val="24"/>
            <w:szCs w:val="24"/>
            <w:lang w:val="en-US"/>
          </w:rPr>
          <w:t xml:space="preserve"> </w:t>
        </w:r>
      </w:ins>
      <w:del w:id="16" w:author="Autorizado" w:date="2019-08-14T11:33:00Z">
        <w:r w:rsidR="004A6F2C" w:rsidRPr="004A6F2C" w:rsidDel="006106C4">
          <w:rPr>
            <w:rFonts w:ascii="Arial" w:hAnsi="Arial" w:cs="Arial"/>
            <w:color w:val="221E1F"/>
            <w:sz w:val="24"/>
            <w:szCs w:val="24"/>
            <w:lang w:val="en-US"/>
          </w:rPr>
          <w:delText xml:space="preserve"> </w:delText>
        </w:r>
      </w:del>
      <w:r w:rsidR="004A6F2C" w:rsidRPr="004A6F2C">
        <w:rPr>
          <w:rFonts w:ascii="Arial" w:hAnsi="Arial" w:cs="Arial"/>
          <w:color w:val="221E1F"/>
          <w:sz w:val="24"/>
          <w:szCs w:val="24"/>
          <w:lang w:val="en-US"/>
        </w:rPr>
        <w:t>an important species that contributes to the reef's accretion</w:t>
      </w:r>
      <w:r w:rsidR="004A6F2C">
        <w:rPr>
          <w:rFonts w:ascii="Arial" w:hAnsi="Arial" w:cs="Arial"/>
          <w:color w:val="221E1F"/>
          <w:sz w:val="24"/>
          <w:szCs w:val="24"/>
          <w:lang w:val="en-US"/>
        </w:rPr>
        <w:t xml:space="preserve"> in the Caribbean</w:t>
      </w:r>
      <w:r w:rsidR="004A6F2C" w:rsidRPr="004A6F2C">
        <w:rPr>
          <w:rFonts w:ascii="Arial" w:hAnsi="Arial" w:cs="Arial"/>
          <w:color w:val="221E1F"/>
          <w:sz w:val="24"/>
          <w:szCs w:val="24"/>
          <w:lang w:val="en-US"/>
        </w:rPr>
        <w:t xml:space="preserve">. </w:t>
      </w:r>
      <w:r w:rsidR="00F04F78">
        <w:rPr>
          <w:rFonts w:ascii="Arial" w:hAnsi="Arial" w:cs="Arial"/>
          <w:color w:val="221E1F"/>
          <w:sz w:val="24"/>
          <w:szCs w:val="24"/>
          <w:lang w:val="en-US"/>
        </w:rPr>
        <w:t>It is surprising that Varadero shows a</w:t>
      </w:r>
      <w:r w:rsidR="00E30CE2">
        <w:rPr>
          <w:rFonts w:ascii="Arial" w:hAnsi="Arial" w:cs="Arial"/>
          <w:color w:val="221E1F"/>
          <w:sz w:val="24"/>
          <w:szCs w:val="24"/>
          <w:lang w:val="en-US"/>
        </w:rPr>
        <w:t>ll of these characteristics</w:t>
      </w:r>
      <w:r w:rsidR="00F04F78">
        <w:rPr>
          <w:rFonts w:ascii="Arial" w:hAnsi="Arial" w:cs="Arial"/>
          <w:color w:val="221E1F"/>
          <w:sz w:val="24"/>
          <w:szCs w:val="24"/>
          <w:lang w:val="en-US"/>
        </w:rPr>
        <w:t xml:space="preserve"> since the reef is situated in an area </w:t>
      </w:r>
      <w:r w:rsidR="00864C6E">
        <w:rPr>
          <w:rFonts w:ascii="Arial" w:hAnsi="Arial" w:cs="Arial"/>
          <w:color w:val="221E1F"/>
          <w:sz w:val="24"/>
          <w:szCs w:val="24"/>
          <w:lang w:val="en-US"/>
        </w:rPr>
        <w:t xml:space="preserve">influence by inland water discharges from the Magdalena River and the Canal del </w:t>
      </w:r>
      <w:proofErr w:type="spellStart"/>
      <w:r w:rsidR="00864C6E">
        <w:rPr>
          <w:rFonts w:ascii="Arial" w:hAnsi="Arial" w:cs="Arial"/>
          <w:color w:val="221E1F"/>
          <w:sz w:val="24"/>
          <w:szCs w:val="24"/>
          <w:lang w:val="en-US"/>
        </w:rPr>
        <w:t>Dique</w:t>
      </w:r>
      <w:proofErr w:type="spellEnd"/>
      <w:r w:rsidR="00864C6E">
        <w:rPr>
          <w:rFonts w:ascii="Arial" w:hAnsi="Arial" w:cs="Arial"/>
          <w:color w:val="221E1F"/>
          <w:sz w:val="24"/>
          <w:szCs w:val="24"/>
          <w:lang w:val="en-US"/>
        </w:rPr>
        <w:t>.</w:t>
      </w:r>
      <w:r w:rsidR="00E30CE2">
        <w:rPr>
          <w:rFonts w:ascii="Arial" w:hAnsi="Arial" w:cs="Arial"/>
          <w:color w:val="221E1F"/>
          <w:sz w:val="24"/>
          <w:szCs w:val="24"/>
          <w:lang w:val="en-US"/>
        </w:rPr>
        <w:t xml:space="preserve"> </w:t>
      </w:r>
      <w:r w:rsidR="00864C6E">
        <w:rPr>
          <w:rFonts w:ascii="Arial" w:hAnsi="Arial" w:cs="Arial"/>
          <w:color w:val="221E1F"/>
          <w:sz w:val="24"/>
          <w:szCs w:val="24"/>
          <w:lang w:val="en-US"/>
        </w:rPr>
        <w:t>T</w:t>
      </w:r>
      <w:r w:rsidR="00E30CE2">
        <w:rPr>
          <w:rFonts w:ascii="Arial" w:hAnsi="Arial" w:cs="Arial"/>
          <w:color w:val="221E1F"/>
          <w:sz w:val="24"/>
          <w:szCs w:val="24"/>
          <w:lang w:val="en-US"/>
        </w:rPr>
        <w:t>he Magdalena River</w:t>
      </w:r>
      <w:r w:rsidR="00864C6E">
        <w:rPr>
          <w:rFonts w:ascii="Arial" w:hAnsi="Arial" w:cs="Arial"/>
          <w:color w:val="221E1F"/>
          <w:sz w:val="24"/>
          <w:szCs w:val="24"/>
          <w:lang w:val="en-US"/>
        </w:rPr>
        <w:t xml:space="preserve"> is</w:t>
      </w:r>
      <w:r w:rsidR="00DB6B74">
        <w:rPr>
          <w:rFonts w:ascii="Arial" w:hAnsi="Arial" w:cs="Arial"/>
          <w:color w:val="221E1F"/>
          <w:sz w:val="24"/>
          <w:szCs w:val="24"/>
          <w:lang w:val="en-US"/>
        </w:rPr>
        <w:t xml:space="preserve"> </w:t>
      </w:r>
      <w:r w:rsidR="00AE39A7">
        <w:rPr>
          <w:rFonts w:ascii="Arial" w:hAnsi="Arial" w:cs="Arial"/>
          <w:color w:val="221E1F"/>
          <w:sz w:val="24"/>
          <w:szCs w:val="24"/>
          <w:lang w:val="en-US"/>
        </w:rPr>
        <w:t xml:space="preserve">one of the most contaminated rivers in Colombia and </w:t>
      </w:r>
      <w:r w:rsidR="00864C6E">
        <w:rPr>
          <w:rFonts w:ascii="Arial" w:hAnsi="Arial" w:cs="Arial"/>
          <w:color w:val="221E1F"/>
          <w:sz w:val="24"/>
          <w:szCs w:val="24"/>
          <w:lang w:val="en-US"/>
        </w:rPr>
        <w:t>presents</w:t>
      </w:r>
      <w:r w:rsidR="00AE39A7">
        <w:rPr>
          <w:rFonts w:ascii="Arial" w:hAnsi="Arial" w:cs="Arial"/>
          <w:color w:val="221E1F"/>
          <w:sz w:val="24"/>
          <w:szCs w:val="24"/>
          <w:lang w:val="en-US"/>
        </w:rPr>
        <w:t xml:space="preserve"> the highest sediment transport per unit area (sediment yield) in Latin America </w:t>
      </w:r>
      <w:r w:rsidR="00F36FD5">
        <w:rPr>
          <w:rFonts w:ascii="Arial" w:hAnsi="Arial" w:cs="Arial"/>
          <w:color w:val="221E1F"/>
          <w:sz w:val="24"/>
          <w:szCs w:val="24"/>
          <w:lang w:val="en-US"/>
        </w:rPr>
        <w:fldChar w:fldCharType="begin" w:fldLock="1"/>
      </w:r>
      <w:r w:rsidR="0006063C">
        <w:rPr>
          <w:rFonts w:ascii="Arial" w:hAnsi="Arial" w:cs="Arial"/>
          <w:color w:val="221E1F"/>
          <w:sz w:val="24"/>
          <w:szCs w:val="24"/>
          <w:lang w:val="en-US"/>
        </w:rPr>
        <w:instrText>ADDIN CSL_CITATION {"citationItems":[{"id":"ITEM-1","itemData":{"DOI":"10.1016/S0022-1694(00)00269-9","ISBN":"0022-1694","ISSN":"00221694","abstract":"Magdalena river discharges 228 km3 of water annually, or on the average 7200 m3 s-1, into the western Caribbean based on 21 years of daily data, 1975-1995. The mean sediment load for the Magdalena is 144 x 106 t yr-1, corresponding to a sediment yield of 560 t km-2 yr-1 for the 257,438 km2 basin. Magdalena is the largest river discharging directly into the Caribbean Sea, and it has the highest sediment yield of any medium-sized or large river along the entire east coast of South America. Magdalena sediment load is well correlated with water discharge (R2 = 0.76). Regression of water discharge on the Southern Oscillation Index (SOI) shows that 69% of the variability of the Magdalena streamflow is explained by the SOI, with high discharge occurring during La Nina phase and low discharge during El Nino phase. Cross-spectral analysis between Magdalena discharge and the SOI indicates an average recurrence interval of 3.0 years with a coherence, Y2 = 0.90, and that the discharge anomaly is in phase with the SOI anomaly. Analysis of time series of sediment load, 1975-1995, indicates that la Nina phase is characterized by a sediment load as high as 1600 x 103 t day-1. Sediment load is also correlated with SOI with a coefficient of variation of R2 = 0.54. Clearly, the Magdalena water discharge and sediment load are strongly coupled to the El Nino-La Nina cycle. (C) 2000 Elsevier Science B.V.","author":[{"dropping-particle":"","family":"Restrepo","given":"J. D.","non-dropping-particle":"","parse-names":false,"suffix":""},{"dropping-particle":"","family":"Kjerfve","given":"B.","non-dropping-particle":"","parse-names":false,"suffix":""}],"container-title":"Journal of Hydrology","id":"ITEM-1","issue":"1-2","issued":{"date-parts":[["2000"]]},"page":"137-149","title":"Magdalena river: Interannual variability (1975-1995) and revised water discharge and sediment load estimates","type":"article-journal","volume":"235"},"uris":["http://www.mendeley.com/documents/?uuid=abb6c576-c78e-4b63-a40a-05f05eeba287"]}],"mendeley":{"formattedCitation":"(Restrepo and Kjerfve 2000)","plainTextFormattedCitation":"(Restrepo and Kjerfve 2000)","previouslyFormattedCitation":"(Restrepo and Kjerfve 2000)"},"properties":{"noteIndex":0},"schema":"https://github.com/citation-style-language/schema/raw/master/csl-citation.json"}</w:instrText>
      </w:r>
      <w:r w:rsidR="00F36FD5">
        <w:rPr>
          <w:rFonts w:ascii="Arial" w:hAnsi="Arial" w:cs="Arial"/>
          <w:color w:val="221E1F"/>
          <w:sz w:val="24"/>
          <w:szCs w:val="24"/>
          <w:lang w:val="en-US"/>
        </w:rPr>
        <w:fldChar w:fldCharType="separate"/>
      </w:r>
      <w:r w:rsidR="00F36FD5" w:rsidRPr="00F36FD5">
        <w:rPr>
          <w:rFonts w:ascii="Arial" w:hAnsi="Arial" w:cs="Arial"/>
          <w:noProof/>
          <w:color w:val="221E1F"/>
          <w:sz w:val="24"/>
          <w:szCs w:val="24"/>
          <w:lang w:val="en-US"/>
        </w:rPr>
        <w:t>(Restrepo and Kjerfve 2000)</w:t>
      </w:r>
      <w:r w:rsidR="00F36FD5">
        <w:rPr>
          <w:rFonts w:ascii="Arial" w:hAnsi="Arial" w:cs="Arial"/>
          <w:color w:val="221E1F"/>
          <w:sz w:val="24"/>
          <w:szCs w:val="24"/>
          <w:lang w:val="en-US"/>
        </w:rPr>
        <w:fldChar w:fldCharType="end"/>
      </w:r>
      <w:r w:rsidR="00E30CE2">
        <w:rPr>
          <w:rFonts w:ascii="Arial" w:hAnsi="Arial" w:cs="Arial"/>
          <w:color w:val="221E1F"/>
          <w:sz w:val="24"/>
          <w:szCs w:val="24"/>
          <w:lang w:val="en-US"/>
        </w:rPr>
        <w:t xml:space="preserve">. </w:t>
      </w:r>
      <w:r w:rsidR="00EC00EF">
        <w:rPr>
          <w:rFonts w:ascii="Arial" w:hAnsi="Arial" w:cs="Arial"/>
          <w:color w:val="221E1F"/>
          <w:sz w:val="24"/>
          <w:szCs w:val="24"/>
          <w:lang w:val="en-US"/>
        </w:rPr>
        <w:t>Furthermore</w:t>
      </w:r>
      <w:r w:rsidR="00864C6E">
        <w:rPr>
          <w:rFonts w:ascii="Arial" w:hAnsi="Arial" w:cs="Arial"/>
          <w:color w:val="221E1F"/>
          <w:sz w:val="24"/>
          <w:szCs w:val="24"/>
          <w:lang w:val="en-US"/>
        </w:rPr>
        <w:t xml:space="preserve">, </w:t>
      </w:r>
      <w:r w:rsidR="00E30CE2">
        <w:rPr>
          <w:rFonts w:ascii="Arial" w:hAnsi="Arial" w:cs="Arial"/>
          <w:color w:val="221E1F"/>
          <w:sz w:val="24"/>
          <w:szCs w:val="24"/>
          <w:lang w:val="en-US"/>
        </w:rPr>
        <w:t xml:space="preserve">the Canal del </w:t>
      </w:r>
      <w:proofErr w:type="spellStart"/>
      <w:r w:rsidR="00E30CE2">
        <w:rPr>
          <w:rFonts w:ascii="Arial" w:hAnsi="Arial" w:cs="Arial"/>
          <w:color w:val="221E1F"/>
          <w:sz w:val="24"/>
          <w:szCs w:val="24"/>
          <w:lang w:val="en-US"/>
        </w:rPr>
        <w:t>Dique</w:t>
      </w:r>
      <w:proofErr w:type="spellEnd"/>
      <w:r w:rsidR="00E30CE2">
        <w:rPr>
          <w:rFonts w:ascii="Arial" w:hAnsi="Arial" w:cs="Arial"/>
          <w:color w:val="221E1F"/>
          <w:sz w:val="24"/>
          <w:szCs w:val="24"/>
          <w:lang w:val="en-US"/>
        </w:rPr>
        <w:t xml:space="preserve"> is </w:t>
      </w:r>
      <w:r w:rsidR="00864C6E">
        <w:rPr>
          <w:rFonts w:ascii="Arial" w:hAnsi="Arial" w:cs="Arial"/>
          <w:color w:val="221E1F"/>
          <w:sz w:val="24"/>
          <w:szCs w:val="24"/>
          <w:lang w:val="en-US"/>
        </w:rPr>
        <w:t xml:space="preserve">currently </w:t>
      </w:r>
      <w:r w:rsidR="00E30CE2">
        <w:rPr>
          <w:rFonts w:ascii="Arial" w:hAnsi="Arial" w:cs="Arial"/>
          <w:color w:val="221E1F"/>
          <w:sz w:val="24"/>
          <w:szCs w:val="24"/>
          <w:lang w:val="en-US"/>
        </w:rPr>
        <w:t xml:space="preserve">considered an arm of the Magdalena River, </w:t>
      </w:r>
      <w:r w:rsidR="00DB6B74">
        <w:rPr>
          <w:rFonts w:ascii="Arial" w:hAnsi="Arial" w:cs="Arial"/>
          <w:color w:val="221E1F"/>
          <w:sz w:val="24"/>
          <w:szCs w:val="24"/>
          <w:lang w:val="en-US"/>
        </w:rPr>
        <w:t>carrying</w:t>
      </w:r>
      <w:r w:rsidR="00EC00EF" w:rsidRPr="001C796C">
        <w:rPr>
          <w:rFonts w:ascii="Arial" w:hAnsi="Arial" w:cs="Arial"/>
          <w:sz w:val="24"/>
          <w:szCs w:val="24"/>
          <w:lang w:val="en-US"/>
        </w:rPr>
        <w:t xml:space="preserve"> about 5.9 million t/year of fine sediments, nutrients and pollutants from land into the watershed</w:t>
      </w:r>
      <w:r w:rsidR="00EC00EF">
        <w:rPr>
          <w:rFonts w:ascii="Arial" w:hAnsi="Arial" w:cs="Arial"/>
          <w:sz w:val="24"/>
          <w:szCs w:val="24"/>
          <w:lang w:val="en-US"/>
        </w:rPr>
        <w:t xml:space="preserve"> of Cartagena Bay</w:t>
      </w:r>
      <w:commentRangeEnd w:id="14"/>
      <w:r w:rsidR="007206F8">
        <w:rPr>
          <w:rStyle w:val="Refdecomentario"/>
        </w:rPr>
        <w:commentReference w:id="14"/>
      </w:r>
      <w:r w:rsidR="00EC00EF">
        <w:rPr>
          <w:rFonts w:ascii="Arial" w:hAnsi="Arial" w:cs="Arial"/>
          <w:sz w:val="24"/>
          <w:szCs w:val="24"/>
          <w:lang w:val="en-US"/>
        </w:rPr>
        <w:t>.</w:t>
      </w:r>
    </w:p>
    <w:p w14:paraId="5E23F86D" w14:textId="16EDC84B" w:rsidR="00E7618B" w:rsidRPr="001C796C" w:rsidRDefault="00EC00EF" w:rsidP="00293772">
      <w:pPr>
        <w:spacing w:line="480" w:lineRule="auto"/>
        <w:rPr>
          <w:rFonts w:ascii="Arial" w:hAnsi="Arial" w:cs="Arial"/>
          <w:color w:val="auto"/>
          <w:sz w:val="24"/>
          <w:szCs w:val="24"/>
          <w:lang w:val="en-US"/>
        </w:rPr>
      </w:pPr>
      <w:ins w:id="17" w:author="Autorizado" w:date="2019-08-14T16:23:00Z">
        <w:r>
          <w:rPr>
            <w:rFonts w:ascii="Arial" w:hAnsi="Arial" w:cs="Arial"/>
            <w:color w:val="221E1F"/>
            <w:sz w:val="24"/>
            <w:szCs w:val="24"/>
            <w:lang w:val="en-US"/>
          </w:rPr>
          <w:t xml:space="preserve">This channel </w:t>
        </w:r>
      </w:ins>
      <w:ins w:id="18" w:author="Autorizado" w:date="2019-08-14T11:45:00Z">
        <w:r w:rsidR="00864C6E">
          <w:rPr>
            <w:rFonts w:ascii="Arial" w:hAnsi="Arial" w:cs="Arial"/>
            <w:color w:val="221E1F"/>
            <w:sz w:val="24"/>
            <w:szCs w:val="24"/>
            <w:lang w:val="en-US"/>
          </w:rPr>
          <w:t>was</w:t>
        </w:r>
      </w:ins>
      <w:r w:rsidR="00E30CE2">
        <w:rPr>
          <w:rFonts w:ascii="Arial" w:hAnsi="Arial" w:cs="Arial"/>
          <w:color w:val="221E1F"/>
          <w:sz w:val="24"/>
          <w:szCs w:val="24"/>
          <w:lang w:val="en-US"/>
        </w:rPr>
        <w:t xml:space="preserve"> first built by the Spaniards in the 16</w:t>
      </w:r>
      <w:r w:rsidR="00E30CE2" w:rsidRPr="00E30CE2">
        <w:rPr>
          <w:rFonts w:ascii="Arial" w:hAnsi="Arial" w:cs="Arial"/>
          <w:color w:val="221E1F"/>
          <w:sz w:val="24"/>
          <w:szCs w:val="24"/>
          <w:vertAlign w:val="superscript"/>
          <w:lang w:val="en-US"/>
        </w:rPr>
        <w:t>th</w:t>
      </w:r>
      <w:r w:rsidR="00E30CE2">
        <w:rPr>
          <w:rFonts w:ascii="Arial" w:hAnsi="Arial" w:cs="Arial"/>
          <w:color w:val="221E1F"/>
          <w:sz w:val="24"/>
          <w:szCs w:val="24"/>
          <w:lang w:val="en-US"/>
        </w:rPr>
        <w:t xml:space="preserve"> century </w:t>
      </w:r>
      <w:r w:rsidR="00AE39A7">
        <w:rPr>
          <w:rFonts w:ascii="Arial" w:hAnsi="Arial" w:cs="Arial"/>
          <w:color w:val="221E1F"/>
          <w:sz w:val="24"/>
          <w:szCs w:val="24"/>
          <w:lang w:val="en-US"/>
        </w:rPr>
        <w:t>and has suffered several d</w:t>
      </w:r>
      <w:r w:rsidR="00E7618B" w:rsidRPr="00DB67CC">
        <w:rPr>
          <w:rFonts w:ascii="Arial" w:hAnsi="Arial" w:cs="Arial"/>
          <w:sz w:val="24"/>
          <w:szCs w:val="24"/>
          <w:lang w:val="en-US"/>
        </w:rPr>
        <w:t>redges an</w:t>
      </w:r>
      <w:r w:rsidR="00AE39A7">
        <w:rPr>
          <w:rFonts w:ascii="Arial" w:hAnsi="Arial" w:cs="Arial"/>
          <w:sz w:val="24"/>
          <w:szCs w:val="24"/>
          <w:lang w:val="en-US"/>
        </w:rPr>
        <w:t>d enlargements</w:t>
      </w:r>
      <w:r w:rsidR="00E7618B" w:rsidRPr="00DB67CC">
        <w:rPr>
          <w:rFonts w:ascii="Arial" w:hAnsi="Arial" w:cs="Arial"/>
          <w:sz w:val="24"/>
          <w:szCs w:val="24"/>
          <w:lang w:val="en-US"/>
        </w:rPr>
        <w:t xml:space="preserve"> during the last century</w:t>
      </w:r>
      <w:r w:rsidR="0021036D" w:rsidRPr="00AE39A7">
        <w:rPr>
          <w:rFonts w:ascii="Arial" w:hAnsi="Arial" w:cs="Arial"/>
          <w:sz w:val="24"/>
          <w:szCs w:val="24"/>
          <w:lang w:val="en-US"/>
        </w:rPr>
        <w:t xml:space="preserve"> </w:t>
      </w:r>
      <w:r w:rsidR="0006063C">
        <w:rPr>
          <w:rFonts w:ascii="Arial" w:hAnsi="Arial" w:cs="Arial"/>
          <w:sz w:val="24"/>
          <w:szCs w:val="24"/>
          <w:lang w:val="en-US"/>
        </w:rPr>
        <w:fldChar w:fldCharType="begin" w:fldLock="1"/>
      </w:r>
      <w:r w:rsidR="0006063C">
        <w:rPr>
          <w:rFonts w:ascii="Arial" w:hAnsi="Arial" w:cs="Arial"/>
          <w:sz w:val="24"/>
          <w:szCs w:val="24"/>
          <w:lang w:val="en-US"/>
        </w:rPr>
        <w:instrText>ADDIN CSL_CITATION {"citationItems":[{"id":"ITEM-1","itemData":{"author":[{"dropping-particle":"","family":"Lemaitre","given":"Eduardo","non-dropping-particle":"","parse-names":false,"suffix":""}],"id":"ITEM-1","issued":{"date-parts":[["1982"]]},"number-of-pages":"64","publisher":"Constructora Sanz &amp; Cia.","publisher-place":"Cartagena, Colombia","title":"Historia del Canal del Dique: Sus Peripecias y Vicisitudes","type":"book"},"uris":["http://www.mendeley.com/documents/?uuid=58841353-41c5-4842-a12e-a0524f04e460"]},{"id":"ITEM-2","itemData":{"author":[{"dropping-particle":"","family":"Aguilera","given":"María M.","non-dropping-particle":"","parse-names":false,"suffix":""}],"id":"ITEM-2","issued":{"date-parts":[["2006"]]},"number-of-pages":"87","publisher":"Banco de la Replública","publisher-place":"Cartagena, Colombia","title":"El Canal del Dique y su subregión: Una economía basada en la riqueza hídrica","type":"book"},"uris":["http://www.mendeley.com/documents/?uuid=9fb28ad9-8b82-4e29-8c13-acee241d9366"]}],"mendeley":{"formattedCitation":"(Lemaitre 1982; Aguilera 2006)","plainTextFormattedCitation":"(Lemaitre 1982; Aguilera 2006)","previouslyFormattedCitation":"(Lemaitre 1982; Aguilera 2006)"},"properties":{"noteIndex":0},"schema":"https://github.com/citation-style-language/schema/raw/master/csl-citation.json"}</w:instrText>
      </w:r>
      <w:r w:rsidR="0006063C">
        <w:rPr>
          <w:rFonts w:ascii="Arial" w:hAnsi="Arial" w:cs="Arial"/>
          <w:sz w:val="24"/>
          <w:szCs w:val="24"/>
          <w:lang w:val="en-US"/>
        </w:rPr>
        <w:fldChar w:fldCharType="separate"/>
      </w:r>
      <w:r w:rsidR="0006063C" w:rsidRPr="0006063C">
        <w:rPr>
          <w:rFonts w:ascii="Arial" w:hAnsi="Arial" w:cs="Arial"/>
          <w:noProof/>
          <w:sz w:val="24"/>
          <w:szCs w:val="24"/>
          <w:lang w:val="en-US"/>
        </w:rPr>
        <w:t>(Lemaitre 1982; Aguilera 2006)</w:t>
      </w:r>
      <w:r w:rsidR="0006063C">
        <w:rPr>
          <w:rFonts w:ascii="Arial" w:hAnsi="Arial" w:cs="Arial"/>
          <w:sz w:val="24"/>
          <w:szCs w:val="24"/>
          <w:lang w:val="en-US"/>
        </w:rPr>
        <w:fldChar w:fldCharType="end"/>
      </w:r>
      <w:r w:rsidR="00E7618B" w:rsidRPr="00DB67CC">
        <w:rPr>
          <w:rFonts w:ascii="Arial" w:hAnsi="Arial" w:cs="Arial"/>
          <w:sz w:val="24"/>
          <w:szCs w:val="24"/>
          <w:lang w:val="en-US"/>
        </w:rPr>
        <w:t xml:space="preserve">. </w:t>
      </w:r>
      <w:del w:id="19" w:author="Autorizado" w:date="2019-08-14T16:23:00Z">
        <w:r w:rsidR="00E20055" w:rsidRPr="001C796C" w:rsidDel="00EC00EF">
          <w:rPr>
            <w:rFonts w:ascii="Arial" w:hAnsi="Arial" w:cs="Arial"/>
            <w:sz w:val="24"/>
            <w:szCs w:val="24"/>
            <w:lang w:val="en-US"/>
          </w:rPr>
          <w:delText>This channel carries about 5.9 million t/year of fine sediments, nutrients and pollutants</w:delText>
        </w:r>
        <w:r w:rsidR="00FD6321" w:rsidRPr="001C796C" w:rsidDel="00EC00EF">
          <w:rPr>
            <w:rFonts w:ascii="Arial" w:hAnsi="Arial" w:cs="Arial"/>
            <w:sz w:val="24"/>
            <w:szCs w:val="24"/>
            <w:lang w:val="en-US"/>
          </w:rPr>
          <w:delText xml:space="preserve"> that are washed from land into the watershed</w:delText>
        </w:r>
        <w:r w:rsidR="00EE04BA" w:rsidRPr="001C796C" w:rsidDel="00EC00EF">
          <w:rPr>
            <w:rFonts w:ascii="Arial" w:hAnsi="Arial" w:cs="Arial"/>
            <w:sz w:val="24"/>
            <w:szCs w:val="24"/>
            <w:lang w:val="en-US"/>
          </w:rPr>
          <w:delText xml:space="preserve">. </w:delText>
        </w:r>
      </w:del>
      <w:r w:rsidR="00EE04BA" w:rsidRPr="001C796C">
        <w:rPr>
          <w:rFonts w:ascii="Arial" w:hAnsi="Arial" w:cs="Arial"/>
          <w:sz w:val="24"/>
          <w:szCs w:val="24"/>
          <w:lang w:val="en-US"/>
        </w:rPr>
        <w:t>Thes</w:t>
      </w:r>
      <w:r w:rsidR="005B7C12" w:rsidRPr="001C796C">
        <w:rPr>
          <w:rFonts w:ascii="Arial" w:hAnsi="Arial" w:cs="Arial"/>
          <w:sz w:val="24"/>
          <w:szCs w:val="24"/>
          <w:lang w:val="en-US"/>
        </w:rPr>
        <w:t xml:space="preserve">e </w:t>
      </w:r>
      <w:ins w:id="20" w:author="Autorizado" w:date="2019-08-14T16:25:00Z">
        <w:r>
          <w:rPr>
            <w:rFonts w:ascii="Arial" w:hAnsi="Arial" w:cs="Arial"/>
            <w:sz w:val="24"/>
            <w:szCs w:val="24"/>
            <w:lang w:val="en-US"/>
          </w:rPr>
          <w:t>runoff</w:t>
        </w:r>
      </w:ins>
      <w:ins w:id="21" w:author="Autorizado" w:date="2019-08-14T16:26:00Z">
        <w:r>
          <w:rPr>
            <w:rFonts w:ascii="Arial" w:hAnsi="Arial" w:cs="Arial"/>
            <w:sz w:val="24"/>
            <w:szCs w:val="24"/>
            <w:lang w:val="en-US"/>
          </w:rPr>
          <w:t>s</w:t>
        </w:r>
      </w:ins>
      <w:ins w:id="22" w:author="Autorizado" w:date="2019-08-14T16:25:00Z">
        <w:r>
          <w:rPr>
            <w:rFonts w:ascii="Arial" w:hAnsi="Arial" w:cs="Arial"/>
            <w:sz w:val="24"/>
            <w:szCs w:val="24"/>
            <w:lang w:val="en-US"/>
          </w:rPr>
          <w:t xml:space="preserve"> </w:t>
        </w:r>
      </w:ins>
      <w:del w:id="23" w:author="Autorizado" w:date="2019-08-14T16:25:00Z">
        <w:r w:rsidR="002E0D9C" w:rsidRPr="001C796C" w:rsidDel="00EC00EF">
          <w:rPr>
            <w:rFonts w:ascii="Arial" w:hAnsi="Arial" w:cs="Arial"/>
            <w:sz w:val="24"/>
            <w:szCs w:val="24"/>
            <w:lang w:val="en-US"/>
          </w:rPr>
          <w:delText>discharges</w:delText>
        </w:r>
      </w:del>
      <w:r w:rsidR="005B7C12" w:rsidRPr="001C796C">
        <w:rPr>
          <w:rFonts w:ascii="Arial" w:hAnsi="Arial" w:cs="Arial"/>
          <w:sz w:val="24"/>
          <w:szCs w:val="24"/>
          <w:lang w:val="en-US"/>
        </w:rPr>
        <w:t xml:space="preserve"> turned</w:t>
      </w:r>
      <w:r w:rsidR="00EE04BA" w:rsidRPr="001C796C">
        <w:rPr>
          <w:rFonts w:ascii="Arial" w:hAnsi="Arial" w:cs="Arial"/>
          <w:sz w:val="24"/>
          <w:szCs w:val="24"/>
          <w:lang w:val="en-US"/>
        </w:rPr>
        <w:t xml:space="preserve"> Varadero </w:t>
      </w:r>
      <w:r w:rsidR="005B7C12" w:rsidRPr="001C796C">
        <w:rPr>
          <w:rFonts w:ascii="Arial" w:hAnsi="Arial" w:cs="Arial"/>
          <w:sz w:val="24"/>
          <w:szCs w:val="24"/>
          <w:lang w:val="en-US"/>
        </w:rPr>
        <w:t>waters in</w:t>
      </w:r>
      <w:r w:rsidR="004454C0" w:rsidRPr="001C796C">
        <w:rPr>
          <w:rFonts w:ascii="Arial" w:hAnsi="Arial" w:cs="Arial"/>
          <w:sz w:val="24"/>
          <w:szCs w:val="24"/>
          <w:lang w:val="en-US"/>
        </w:rPr>
        <w:t xml:space="preserve">to </w:t>
      </w:r>
      <w:r w:rsidR="00EE04BA" w:rsidRPr="001C796C">
        <w:rPr>
          <w:rFonts w:ascii="Arial" w:hAnsi="Arial" w:cs="Arial"/>
          <w:sz w:val="24"/>
          <w:szCs w:val="24"/>
          <w:lang w:val="en-US"/>
        </w:rPr>
        <w:t xml:space="preserve">turbid </w:t>
      </w:r>
      <w:r w:rsidR="004454C0" w:rsidRPr="001C796C">
        <w:rPr>
          <w:rFonts w:ascii="Arial" w:hAnsi="Arial" w:cs="Arial"/>
          <w:sz w:val="24"/>
          <w:szCs w:val="24"/>
          <w:lang w:val="en-US"/>
        </w:rPr>
        <w:t xml:space="preserve">and </w:t>
      </w:r>
      <w:proofErr w:type="spellStart"/>
      <w:r w:rsidR="004454C0" w:rsidRPr="001C796C">
        <w:rPr>
          <w:rFonts w:ascii="Arial" w:hAnsi="Arial" w:cs="Arial"/>
          <w:sz w:val="24"/>
          <w:szCs w:val="24"/>
          <w:lang w:val="en-US"/>
        </w:rPr>
        <w:t>eutrophied</w:t>
      </w:r>
      <w:proofErr w:type="spellEnd"/>
      <w:r w:rsidR="004454C0" w:rsidRPr="001C796C">
        <w:rPr>
          <w:rFonts w:ascii="Arial" w:hAnsi="Arial" w:cs="Arial"/>
          <w:sz w:val="24"/>
          <w:szCs w:val="24"/>
          <w:lang w:val="en-US"/>
        </w:rPr>
        <w:t xml:space="preserve">, </w:t>
      </w:r>
      <w:r w:rsidR="00EE04BA" w:rsidRPr="001C796C">
        <w:rPr>
          <w:rFonts w:ascii="Arial" w:hAnsi="Arial" w:cs="Arial"/>
          <w:sz w:val="24"/>
          <w:szCs w:val="24"/>
          <w:lang w:val="en-US"/>
        </w:rPr>
        <w:t>with heavy metals, hydrocarbons and organochlorines</w:t>
      </w:r>
      <w:r w:rsidR="00EE04BA" w:rsidRPr="001C796C">
        <w:rPr>
          <w:rFonts w:ascii="Arial" w:hAnsi="Arial" w:cs="Arial"/>
          <w:color w:val="auto"/>
          <w:sz w:val="24"/>
          <w:szCs w:val="24"/>
          <w:lang w:val="en-US"/>
        </w:rPr>
        <w:t xml:space="preserve"> </w:t>
      </w:r>
      <w:r w:rsidR="0006063C">
        <w:rPr>
          <w:rFonts w:ascii="Arial" w:hAnsi="Arial" w:cs="Arial"/>
          <w:color w:val="auto"/>
          <w:sz w:val="24"/>
          <w:szCs w:val="24"/>
          <w:lang w:val="en-US"/>
        </w:rPr>
        <w:fldChar w:fldCharType="begin" w:fldLock="1"/>
      </w:r>
      <w:r w:rsidR="007C6025">
        <w:rPr>
          <w:rFonts w:ascii="Arial" w:hAnsi="Arial" w:cs="Arial"/>
          <w:color w:val="auto"/>
          <w:sz w:val="24"/>
          <w:szCs w:val="24"/>
          <w:lang w:val="en-US"/>
        </w:rPr>
        <w:instrText>ADDIN CSL_CITATION {"citationItems":[{"id":"ITEM-1","itemData":{"ISBN":"9789583601491","author":[{"dropping-particle":"V.","family":"Mogollón","given":"José","non-dropping-particle":"","parse-names":false,"suffix":""}],"id":"ITEM-1","issued":{"date-parts":[["2013"]]},"number-of-pages":"199","publisher":"El Áncora Editores","publisher-place":"Bogotá, Colombia","title":"El Canal del Dique: Historia de un Desastre Ambiental","type":"book"},"uris":["http://www.mendeley.com/documents/?uuid=e4a4dc0b-990e-48ca-9177-94499e92b43d"]}],"mendeley":{"formattedCitation":"(Mogollón 2013)","plainTextFormattedCitation":"(Mogollón 2013)","previouslyFormattedCitation":"(Mogollón 2013)"},"properties":{"noteIndex":0},"schema":"https://github.com/citation-style-language/schema/raw/master/csl-citation.json"}</w:instrText>
      </w:r>
      <w:r w:rsidR="0006063C">
        <w:rPr>
          <w:rFonts w:ascii="Arial" w:hAnsi="Arial" w:cs="Arial"/>
          <w:color w:val="auto"/>
          <w:sz w:val="24"/>
          <w:szCs w:val="24"/>
          <w:lang w:val="en-US"/>
        </w:rPr>
        <w:fldChar w:fldCharType="separate"/>
      </w:r>
      <w:r w:rsidR="0006063C" w:rsidRPr="0006063C">
        <w:rPr>
          <w:rFonts w:ascii="Arial" w:hAnsi="Arial" w:cs="Arial"/>
          <w:noProof/>
          <w:color w:val="auto"/>
          <w:sz w:val="24"/>
          <w:szCs w:val="24"/>
          <w:lang w:val="en-US"/>
        </w:rPr>
        <w:t>(Mogollón 2013)</w:t>
      </w:r>
      <w:r w:rsidR="0006063C">
        <w:rPr>
          <w:rFonts w:ascii="Arial" w:hAnsi="Arial" w:cs="Arial"/>
          <w:color w:val="auto"/>
          <w:sz w:val="24"/>
          <w:szCs w:val="24"/>
          <w:lang w:val="en-US"/>
        </w:rPr>
        <w:fldChar w:fldCharType="end"/>
      </w:r>
      <w:r w:rsidR="000D7928">
        <w:rPr>
          <w:rFonts w:ascii="Arial" w:hAnsi="Arial" w:cs="Arial"/>
          <w:sz w:val="24"/>
          <w:szCs w:val="24"/>
          <w:lang w:val="en-US"/>
        </w:rPr>
        <w:t>.</w:t>
      </w:r>
    </w:p>
    <w:p w14:paraId="16CB8A64" w14:textId="5F106EB6" w:rsidR="00222F0D" w:rsidRDefault="00173A74" w:rsidP="00293772">
      <w:pPr>
        <w:spacing w:line="480" w:lineRule="auto"/>
        <w:rPr>
          <w:ins w:id="24" w:author="Autorizado" w:date="2019-08-14T16:50:00Z"/>
          <w:rFonts w:ascii="Arial" w:hAnsi="Arial" w:cs="Arial"/>
          <w:sz w:val="24"/>
          <w:szCs w:val="24"/>
          <w:lang w:val="en-US"/>
        </w:rPr>
      </w:pPr>
      <w:commentRangeStart w:id="25"/>
      <w:ins w:id="26" w:author="Autorizado" w:date="2019-08-14T16:28:00Z">
        <w:r>
          <w:rPr>
            <w:rFonts w:ascii="Arial" w:hAnsi="Arial" w:cs="Arial"/>
            <w:sz w:val="24"/>
            <w:szCs w:val="24"/>
            <w:lang w:val="en-US"/>
          </w:rPr>
          <w:lastRenderedPageBreak/>
          <w:t xml:space="preserve">Even under the adverse conditions </w:t>
        </w:r>
      </w:ins>
      <w:ins w:id="27" w:author="Autorizado" w:date="2019-08-14T16:29:00Z">
        <w:r>
          <w:rPr>
            <w:rFonts w:ascii="Arial" w:hAnsi="Arial" w:cs="Arial"/>
            <w:sz w:val="24"/>
            <w:szCs w:val="24"/>
            <w:lang w:val="en-US"/>
          </w:rPr>
          <w:t>displace</w:t>
        </w:r>
      </w:ins>
      <w:ins w:id="28" w:author="Autorizado" w:date="2019-08-14T16:28:00Z">
        <w:r>
          <w:rPr>
            <w:rFonts w:ascii="Arial" w:hAnsi="Arial" w:cs="Arial"/>
            <w:sz w:val="24"/>
            <w:szCs w:val="24"/>
            <w:lang w:val="en-US"/>
          </w:rPr>
          <w:t xml:space="preserve"> in Varadero, </w:t>
        </w:r>
      </w:ins>
      <w:del w:id="29" w:author="Autorizado" w:date="2019-08-14T16:28:00Z">
        <w:r w:rsidR="00CC4D7E" w:rsidRPr="00CC4D7E" w:rsidDel="00173A74">
          <w:rPr>
            <w:rFonts w:ascii="Arial" w:hAnsi="Arial" w:cs="Arial"/>
            <w:sz w:val="24"/>
            <w:szCs w:val="24"/>
            <w:lang w:val="en-US"/>
          </w:rPr>
          <w:delText>The</w:delText>
        </w:r>
      </w:del>
      <w:r w:rsidR="00CC4D7E" w:rsidRPr="00CC4D7E">
        <w:rPr>
          <w:rFonts w:ascii="Arial" w:hAnsi="Arial" w:cs="Arial"/>
          <w:sz w:val="24"/>
          <w:szCs w:val="24"/>
          <w:lang w:val="en-US"/>
        </w:rPr>
        <w:t xml:space="preserve"> large size of the </w:t>
      </w:r>
      <w:r w:rsidR="00CC4D7E" w:rsidRPr="00CC4D7E">
        <w:rPr>
          <w:rFonts w:ascii="Arial" w:hAnsi="Arial" w:cs="Arial"/>
          <w:i/>
          <w:sz w:val="24"/>
          <w:szCs w:val="24"/>
          <w:lang w:val="en-US"/>
        </w:rPr>
        <w:t xml:space="preserve">O. </w:t>
      </w:r>
      <w:proofErr w:type="spellStart"/>
      <w:r w:rsidR="00CC4D7E" w:rsidRPr="00CC4D7E">
        <w:rPr>
          <w:rFonts w:ascii="Arial" w:hAnsi="Arial" w:cs="Arial"/>
          <w:i/>
          <w:sz w:val="24"/>
          <w:szCs w:val="24"/>
          <w:lang w:val="en-US"/>
        </w:rPr>
        <w:t>faveolata</w:t>
      </w:r>
      <w:proofErr w:type="spellEnd"/>
      <w:r w:rsidR="00CC4D7E" w:rsidRPr="00CC4D7E">
        <w:rPr>
          <w:rFonts w:ascii="Arial" w:hAnsi="Arial" w:cs="Arial"/>
          <w:sz w:val="24"/>
          <w:szCs w:val="24"/>
          <w:lang w:val="en-US"/>
        </w:rPr>
        <w:t xml:space="preserve"> colonies </w:t>
      </w:r>
      <w:ins w:id="30" w:author="Autorizado" w:date="2019-08-14T16:29:00Z">
        <w:r w:rsidR="002E7C65">
          <w:rPr>
            <w:rFonts w:ascii="Arial" w:hAnsi="Arial" w:cs="Arial"/>
            <w:sz w:val="24"/>
            <w:szCs w:val="24"/>
            <w:lang w:val="en-US"/>
          </w:rPr>
          <w:t xml:space="preserve">grow in the reef. </w:t>
        </w:r>
      </w:ins>
      <w:commentRangeEnd w:id="25"/>
      <w:r w:rsidR="007206F8">
        <w:rPr>
          <w:rStyle w:val="Refdecomentario"/>
        </w:rPr>
        <w:commentReference w:id="25"/>
      </w:r>
      <w:ins w:id="31" w:author="Autorizado" w:date="2019-08-14T16:30:00Z">
        <w:r w:rsidR="002E7C65">
          <w:rPr>
            <w:rFonts w:ascii="Arial" w:hAnsi="Arial" w:cs="Arial"/>
            <w:sz w:val="24"/>
            <w:szCs w:val="24"/>
            <w:lang w:val="en-US"/>
          </w:rPr>
          <w:t xml:space="preserve">The presence of these large colonies is surprising and </w:t>
        </w:r>
      </w:ins>
      <w:del w:id="32" w:author="Autorizado" w:date="2019-08-14T16:30:00Z">
        <w:r w:rsidR="00CC4D7E" w:rsidRPr="00CC4D7E" w:rsidDel="002E7C65">
          <w:rPr>
            <w:rFonts w:ascii="Arial" w:hAnsi="Arial" w:cs="Arial"/>
            <w:sz w:val="24"/>
            <w:szCs w:val="24"/>
            <w:lang w:val="en-US"/>
          </w:rPr>
          <w:delText>are</w:delText>
        </w:r>
      </w:del>
      <w:r w:rsidR="00CC4D7E" w:rsidRPr="00CC4D7E">
        <w:rPr>
          <w:rFonts w:ascii="Arial" w:hAnsi="Arial" w:cs="Arial"/>
          <w:sz w:val="24"/>
          <w:szCs w:val="24"/>
          <w:lang w:val="en-US"/>
        </w:rPr>
        <w:t xml:space="preserve"> unusual</w:t>
      </w:r>
      <w:ins w:id="33" w:author="Autorizado" w:date="2019-08-14T16:30:00Z">
        <w:r w:rsidR="002E7C65">
          <w:rPr>
            <w:rFonts w:ascii="Arial" w:hAnsi="Arial" w:cs="Arial"/>
            <w:sz w:val="24"/>
            <w:szCs w:val="24"/>
            <w:lang w:val="en-US"/>
          </w:rPr>
          <w:t xml:space="preserve">, but can also </w:t>
        </w:r>
      </w:ins>
      <w:del w:id="34" w:author="Autorizado" w:date="2019-08-14T16:31:00Z">
        <w:r w:rsidR="00CC4D7E" w:rsidRPr="00CC4D7E" w:rsidDel="002E7C65">
          <w:rPr>
            <w:rFonts w:ascii="Arial" w:hAnsi="Arial" w:cs="Arial"/>
            <w:sz w:val="24"/>
            <w:szCs w:val="24"/>
            <w:lang w:val="en-US"/>
          </w:rPr>
          <w:delText xml:space="preserve"> under conditions as adverse as those </w:delText>
        </w:r>
        <w:r w:rsidR="0006063C" w:rsidDel="002E7C65">
          <w:rPr>
            <w:rFonts w:ascii="Arial" w:hAnsi="Arial" w:cs="Arial"/>
            <w:sz w:val="24"/>
            <w:szCs w:val="24"/>
            <w:lang w:val="en-US"/>
          </w:rPr>
          <w:delText>in</w:delText>
        </w:r>
        <w:r w:rsidR="00CC4D7E" w:rsidRPr="00CC4D7E" w:rsidDel="002E7C65">
          <w:rPr>
            <w:rFonts w:ascii="Arial" w:hAnsi="Arial" w:cs="Arial"/>
            <w:sz w:val="24"/>
            <w:szCs w:val="24"/>
            <w:lang w:val="en-US"/>
          </w:rPr>
          <w:delText xml:space="preserve"> Varadero. </w:delText>
        </w:r>
      </w:del>
      <w:del w:id="35" w:author="Autorizado" w:date="2019-08-14T11:48:00Z">
        <w:r w:rsidR="00CC4D7E" w:rsidRPr="00CC4D7E" w:rsidDel="00FC157D">
          <w:rPr>
            <w:rFonts w:ascii="Arial" w:hAnsi="Arial" w:cs="Arial"/>
            <w:sz w:val="24"/>
            <w:szCs w:val="24"/>
            <w:lang w:val="en-US"/>
          </w:rPr>
          <w:delText>L</w:delText>
        </w:r>
      </w:del>
      <w:del w:id="36" w:author="Autorizado" w:date="2019-08-14T16:31:00Z">
        <w:r w:rsidR="00CC4D7E" w:rsidRPr="00CC4D7E" w:rsidDel="002E7C65">
          <w:rPr>
            <w:rFonts w:ascii="Arial" w:hAnsi="Arial" w:cs="Arial"/>
            <w:sz w:val="24"/>
            <w:szCs w:val="24"/>
            <w:lang w:val="en-US"/>
          </w:rPr>
          <w:delText xml:space="preserve">arge colonies could hold </w:delText>
        </w:r>
      </w:del>
      <w:r w:rsidR="00CC4D7E" w:rsidRPr="00CC4D7E">
        <w:rPr>
          <w:rFonts w:ascii="Arial" w:hAnsi="Arial" w:cs="Arial"/>
          <w:sz w:val="24"/>
          <w:szCs w:val="24"/>
          <w:lang w:val="en-US"/>
        </w:rPr>
        <w:t xml:space="preserve">the key to understanding the </w:t>
      </w:r>
      <w:r w:rsidR="0006063C">
        <w:rPr>
          <w:rFonts w:ascii="Arial" w:hAnsi="Arial" w:cs="Arial"/>
          <w:sz w:val="24"/>
          <w:szCs w:val="24"/>
          <w:lang w:val="en-US"/>
        </w:rPr>
        <w:t xml:space="preserve">impact of climate and </w:t>
      </w:r>
      <w:r w:rsidR="00CC4D7E" w:rsidRPr="00CC4D7E">
        <w:rPr>
          <w:rFonts w:ascii="Arial" w:hAnsi="Arial" w:cs="Arial"/>
          <w:sz w:val="24"/>
          <w:szCs w:val="24"/>
          <w:lang w:val="en-US"/>
        </w:rPr>
        <w:t>man</w:t>
      </w:r>
      <w:r w:rsidR="0006063C">
        <w:rPr>
          <w:rFonts w:ascii="Arial" w:hAnsi="Arial" w:cs="Arial"/>
          <w:sz w:val="24"/>
          <w:szCs w:val="24"/>
          <w:lang w:val="en-US"/>
        </w:rPr>
        <w:t>-made perturbations</w:t>
      </w:r>
      <w:r w:rsidR="00CC4D7E" w:rsidRPr="00CC4D7E">
        <w:rPr>
          <w:rFonts w:ascii="Arial" w:hAnsi="Arial" w:cs="Arial"/>
          <w:sz w:val="24"/>
          <w:szCs w:val="24"/>
          <w:lang w:val="en-US"/>
        </w:rPr>
        <w:t xml:space="preserve"> in the history of Cartagena. In addition, the</w:t>
      </w:r>
      <w:ins w:id="37" w:author="Autorizado" w:date="2019-08-14T16:33:00Z">
        <w:r w:rsidR="00180C15">
          <w:rPr>
            <w:rFonts w:ascii="Arial" w:hAnsi="Arial" w:cs="Arial"/>
            <w:sz w:val="24"/>
            <w:szCs w:val="24"/>
            <w:lang w:val="en-US"/>
          </w:rPr>
          <w:t>se</w:t>
        </w:r>
      </w:ins>
      <w:del w:id="38" w:author="Autorizado" w:date="2019-08-14T16:33:00Z">
        <w:r w:rsidR="00CC4D7E" w:rsidRPr="00CC4D7E" w:rsidDel="00180C15">
          <w:rPr>
            <w:rFonts w:ascii="Arial" w:hAnsi="Arial" w:cs="Arial"/>
            <w:sz w:val="24"/>
            <w:szCs w:val="24"/>
            <w:lang w:val="en-US"/>
          </w:rPr>
          <w:delText>y</w:delText>
        </w:r>
      </w:del>
      <w:r w:rsidR="00CC4D7E" w:rsidRPr="00CC4D7E">
        <w:rPr>
          <w:rFonts w:ascii="Arial" w:hAnsi="Arial" w:cs="Arial"/>
          <w:sz w:val="24"/>
          <w:szCs w:val="24"/>
          <w:lang w:val="en-US"/>
        </w:rPr>
        <w:t xml:space="preserve"> </w:t>
      </w:r>
      <w:ins w:id="39" w:author="Autorizado" w:date="2019-08-14T16:33:00Z">
        <w:r w:rsidR="00180C15" w:rsidRPr="00CC4D7E">
          <w:rPr>
            <w:rFonts w:ascii="Arial" w:hAnsi="Arial" w:cs="Arial"/>
            <w:i/>
            <w:sz w:val="24"/>
            <w:szCs w:val="24"/>
            <w:lang w:val="en-US"/>
          </w:rPr>
          <w:t xml:space="preserve">O. </w:t>
        </w:r>
        <w:proofErr w:type="spellStart"/>
        <w:r w:rsidR="00180C15" w:rsidRPr="00CC4D7E">
          <w:rPr>
            <w:rFonts w:ascii="Arial" w:hAnsi="Arial" w:cs="Arial"/>
            <w:i/>
            <w:sz w:val="24"/>
            <w:szCs w:val="24"/>
            <w:lang w:val="en-US"/>
          </w:rPr>
          <w:t>faveolata</w:t>
        </w:r>
        <w:proofErr w:type="spellEnd"/>
        <w:r w:rsidR="00180C15" w:rsidRPr="00CC4D7E">
          <w:rPr>
            <w:rFonts w:ascii="Arial" w:hAnsi="Arial" w:cs="Arial"/>
            <w:sz w:val="24"/>
            <w:szCs w:val="24"/>
            <w:lang w:val="en-US"/>
          </w:rPr>
          <w:t xml:space="preserve"> colonies </w:t>
        </w:r>
      </w:ins>
      <w:r w:rsidR="00CC4D7E" w:rsidRPr="00CC4D7E">
        <w:rPr>
          <w:rFonts w:ascii="Arial" w:hAnsi="Arial" w:cs="Arial"/>
          <w:sz w:val="24"/>
          <w:szCs w:val="24"/>
          <w:lang w:val="en-US"/>
        </w:rPr>
        <w:t>can provide valuable information about the adaptation</w:t>
      </w:r>
      <w:ins w:id="40" w:author="Autorizado" w:date="2019-08-14T16:36:00Z">
        <w:r w:rsidR="00180C15">
          <w:rPr>
            <w:rFonts w:ascii="Arial" w:hAnsi="Arial" w:cs="Arial"/>
            <w:sz w:val="24"/>
            <w:szCs w:val="24"/>
            <w:lang w:val="en-US"/>
          </w:rPr>
          <w:t>s</w:t>
        </w:r>
      </w:ins>
      <w:r w:rsidR="00CC4D7E" w:rsidRPr="00CC4D7E">
        <w:rPr>
          <w:rFonts w:ascii="Arial" w:hAnsi="Arial" w:cs="Arial"/>
          <w:sz w:val="24"/>
          <w:szCs w:val="24"/>
          <w:lang w:val="en-US"/>
        </w:rPr>
        <w:t xml:space="preserve"> these corals have </w:t>
      </w:r>
      <w:del w:id="41" w:author="Autorizado" w:date="2019-08-14T16:33:00Z">
        <w:r w:rsidR="00CC4D7E" w:rsidRPr="00CC4D7E" w:rsidDel="00180C15">
          <w:rPr>
            <w:rFonts w:ascii="Arial" w:hAnsi="Arial" w:cs="Arial"/>
            <w:sz w:val="24"/>
            <w:szCs w:val="24"/>
            <w:lang w:val="en-US"/>
          </w:rPr>
          <w:delText>had</w:delText>
        </w:r>
      </w:del>
      <w:ins w:id="42" w:author="Autorizado" w:date="2019-08-14T16:33:00Z">
        <w:r w:rsidR="00180C15">
          <w:rPr>
            <w:rFonts w:ascii="Arial" w:hAnsi="Arial" w:cs="Arial"/>
            <w:sz w:val="24"/>
            <w:szCs w:val="24"/>
            <w:lang w:val="en-US"/>
          </w:rPr>
          <w:t>developed</w:t>
        </w:r>
      </w:ins>
      <w:ins w:id="43" w:author="Autorizado" w:date="2019-08-14T16:35:00Z">
        <w:r w:rsidR="00180C15">
          <w:rPr>
            <w:rFonts w:ascii="Arial" w:hAnsi="Arial" w:cs="Arial"/>
            <w:sz w:val="24"/>
            <w:szCs w:val="24"/>
            <w:lang w:val="en-US"/>
          </w:rPr>
          <w:t xml:space="preserve">, </w:t>
        </w:r>
      </w:ins>
      <w:ins w:id="44" w:author="Autorizado" w:date="2019-08-14T16:37:00Z">
        <w:r w:rsidR="00180C15">
          <w:rPr>
            <w:rFonts w:ascii="Arial" w:hAnsi="Arial" w:cs="Arial"/>
            <w:sz w:val="24"/>
            <w:szCs w:val="24"/>
            <w:lang w:val="en-US"/>
          </w:rPr>
          <w:t xml:space="preserve">which </w:t>
        </w:r>
      </w:ins>
      <w:ins w:id="45" w:author="Autorizado" w:date="2019-08-14T16:49:00Z">
        <w:r w:rsidR="00222F0D">
          <w:rPr>
            <w:rFonts w:ascii="Arial" w:hAnsi="Arial" w:cs="Arial"/>
            <w:sz w:val="24"/>
            <w:szCs w:val="24"/>
            <w:lang w:val="en-US"/>
          </w:rPr>
          <w:t xml:space="preserve">may </w:t>
        </w:r>
      </w:ins>
      <w:ins w:id="46" w:author="Autorizado" w:date="2019-08-14T16:37:00Z">
        <w:r w:rsidR="00180C15">
          <w:rPr>
            <w:rFonts w:ascii="Arial" w:hAnsi="Arial" w:cs="Arial"/>
            <w:sz w:val="24"/>
            <w:szCs w:val="24"/>
            <w:lang w:val="en-US"/>
          </w:rPr>
          <w:t>allow</w:t>
        </w:r>
      </w:ins>
      <w:ins w:id="47" w:author="Autorizado" w:date="2019-08-14T16:49:00Z">
        <w:r w:rsidR="00222F0D">
          <w:rPr>
            <w:rFonts w:ascii="Arial" w:hAnsi="Arial" w:cs="Arial"/>
            <w:sz w:val="24"/>
            <w:szCs w:val="24"/>
            <w:lang w:val="en-US"/>
          </w:rPr>
          <w:t xml:space="preserve"> them</w:t>
        </w:r>
      </w:ins>
      <w:ins w:id="48" w:author="Autorizado" w:date="2019-08-14T16:37:00Z">
        <w:r w:rsidR="00180C15">
          <w:rPr>
            <w:rFonts w:ascii="Arial" w:hAnsi="Arial" w:cs="Arial"/>
            <w:sz w:val="24"/>
            <w:szCs w:val="24"/>
            <w:lang w:val="en-US"/>
          </w:rPr>
          <w:t xml:space="preserve"> to</w:t>
        </w:r>
        <w:r w:rsidR="00222F0D">
          <w:rPr>
            <w:rFonts w:ascii="Arial" w:hAnsi="Arial" w:cs="Arial"/>
            <w:sz w:val="24"/>
            <w:szCs w:val="24"/>
            <w:lang w:val="en-US"/>
          </w:rPr>
          <w:t xml:space="preserve"> have</w:t>
        </w:r>
        <w:r w:rsidR="00180C15">
          <w:rPr>
            <w:rFonts w:ascii="Arial" w:hAnsi="Arial" w:cs="Arial"/>
            <w:sz w:val="24"/>
            <w:szCs w:val="24"/>
            <w:lang w:val="en-US"/>
          </w:rPr>
          <w:t xml:space="preserve"> a better fitn</w:t>
        </w:r>
      </w:ins>
      <w:ins w:id="49" w:author="Autorizado" w:date="2019-08-14T16:38:00Z">
        <w:r w:rsidR="00180C15">
          <w:rPr>
            <w:rFonts w:ascii="Arial" w:hAnsi="Arial" w:cs="Arial"/>
            <w:sz w:val="24"/>
            <w:szCs w:val="24"/>
            <w:lang w:val="en-US"/>
          </w:rPr>
          <w:t>ess than corals from other Caribbean reefs.</w:t>
        </w:r>
      </w:ins>
      <w:del w:id="50" w:author="Autorizado" w:date="2019-08-14T16:38:00Z">
        <w:r w:rsidR="00CC4D7E" w:rsidRPr="00CC4D7E" w:rsidDel="00180C15">
          <w:rPr>
            <w:rFonts w:ascii="Arial" w:hAnsi="Arial" w:cs="Arial"/>
            <w:sz w:val="24"/>
            <w:szCs w:val="24"/>
            <w:lang w:val="en-US"/>
          </w:rPr>
          <w:delText xml:space="preserve">, and why they seem to be </w:delText>
        </w:r>
        <w:r w:rsidR="0006063C" w:rsidDel="00180C15">
          <w:rPr>
            <w:rFonts w:ascii="Arial" w:hAnsi="Arial" w:cs="Arial"/>
            <w:sz w:val="24"/>
            <w:szCs w:val="24"/>
            <w:lang w:val="en-US"/>
          </w:rPr>
          <w:delText>in better conditions</w:delText>
        </w:r>
        <w:r w:rsidR="00CC4D7E" w:rsidRPr="00CC4D7E" w:rsidDel="00180C15">
          <w:rPr>
            <w:rFonts w:ascii="Arial" w:hAnsi="Arial" w:cs="Arial"/>
            <w:sz w:val="24"/>
            <w:szCs w:val="24"/>
            <w:lang w:val="en-US"/>
          </w:rPr>
          <w:delText xml:space="preserve"> than other Caribb</w:delText>
        </w:r>
        <w:r w:rsidR="00CC4D7E" w:rsidDel="00180C15">
          <w:rPr>
            <w:rFonts w:ascii="Arial" w:hAnsi="Arial" w:cs="Arial"/>
            <w:sz w:val="24"/>
            <w:szCs w:val="24"/>
            <w:lang w:val="en-US"/>
          </w:rPr>
          <w:delText>ean reefs</w:delText>
        </w:r>
      </w:del>
      <w:r w:rsidR="00573EA7" w:rsidRPr="00CC4D7E">
        <w:rPr>
          <w:rFonts w:ascii="Arial" w:hAnsi="Arial" w:cs="Arial"/>
          <w:sz w:val="24"/>
          <w:szCs w:val="24"/>
          <w:lang w:val="en-US"/>
        </w:rPr>
        <w:t>.</w:t>
      </w:r>
      <w:r w:rsidR="006C74A8" w:rsidRPr="00CC4D7E">
        <w:rPr>
          <w:rFonts w:ascii="Arial" w:hAnsi="Arial" w:cs="Arial"/>
          <w:sz w:val="24"/>
          <w:szCs w:val="24"/>
          <w:lang w:val="en-US"/>
        </w:rPr>
        <w:t xml:space="preserve"> </w:t>
      </w:r>
    </w:p>
    <w:p w14:paraId="4B6448F4" w14:textId="69FD8BC1" w:rsidR="00222F0D" w:rsidRPr="001C796C" w:rsidRDefault="000144D8" w:rsidP="00222F0D">
      <w:pPr>
        <w:spacing w:line="480" w:lineRule="auto"/>
        <w:rPr>
          <w:rFonts w:ascii="Arial" w:hAnsi="Arial" w:cs="Arial"/>
          <w:sz w:val="24"/>
          <w:szCs w:val="24"/>
          <w:lang w:val="en-US"/>
        </w:rPr>
      </w:pPr>
      <w:commentRangeStart w:id="51"/>
      <w:r w:rsidRPr="001C796C">
        <w:rPr>
          <w:rFonts w:ascii="Arial" w:hAnsi="Arial" w:cs="Arial"/>
          <w:sz w:val="24"/>
          <w:szCs w:val="24"/>
          <w:lang w:val="en-US"/>
        </w:rPr>
        <w:t xml:space="preserve">In the present study, we </w:t>
      </w:r>
      <w:r w:rsidR="0006063C">
        <w:rPr>
          <w:rFonts w:ascii="Arial" w:hAnsi="Arial" w:cs="Arial"/>
          <w:sz w:val="24"/>
          <w:szCs w:val="24"/>
          <w:lang w:val="en-US"/>
        </w:rPr>
        <w:t xml:space="preserve">studied skeletons of the coral </w:t>
      </w:r>
      <w:r w:rsidR="0006063C" w:rsidRPr="0006063C">
        <w:rPr>
          <w:rFonts w:ascii="Arial" w:hAnsi="Arial" w:cs="Arial"/>
          <w:i/>
          <w:sz w:val="24"/>
          <w:szCs w:val="24"/>
          <w:lang w:val="en-US"/>
        </w:rPr>
        <w:t xml:space="preserve">O. </w:t>
      </w:r>
      <w:proofErr w:type="spellStart"/>
      <w:r w:rsidR="0006063C" w:rsidRPr="0006063C">
        <w:rPr>
          <w:rFonts w:ascii="Arial" w:hAnsi="Arial" w:cs="Arial"/>
          <w:i/>
          <w:sz w:val="24"/>
          <w:szCs w:val="24"/>
          <w:lang w:val="en-US"/>
        </w:rPr>
        <w:t>faveolata</w:t>
      </w:r>
      <w:proofErr w:type="spellEnd"/>
      <w:r w:rsidR="0006063C">
        <w:rPr>
          <w:rFonts w:ascii="Arial" w:hAnsi="Arial" w:cs="Arial"/>
          <w:sz w:val="24"/>
          <w:szCs w:val="24"/>
          <w:lang w:val="en-US"/>
        </w:rPr>
        <w:t xml:space="preserve"> in order to understand and track historical perturbations in Cartagena Bay and their effects on coral growth</w:t>
      </w:r>
      <w:commentRangeEnd w:id="51"/>
      <w:r w:rsidR="00F73C44">
        <w:rPr>
          <w:rStyle w:val="Refdecomentario"/>
        </w:rPr>
        <w:commentReference w:id="51"/>
      </w:r>
      <w:r w:rsidR="0006063C">
        <w:rPr>
          <w:rFonts w:ascii="Arial" w:hAnsi="Arial" w:cs="Arial"/>
          <w:sz w:val="24"/>
          <w:szCs w:val="24"/>
          <w:lang w:val="en-US"/>
        </w:rPr>
        <w:t>.</w:t>
      </w:r>
      <w:ins w:id="52" w:author="Autorizado" w:date="2019-08-15T10:35:00Z">
        <w:r w:rsidR="00C811DF">
          <w:rPr>
            <w:rFonts w:ascii="Arial" w:hAnsi="Arial" w:cs="Arial"/>
            <w:sz w:val="24"/>
            <w:szCs w:val="24"/>
            <w:lang w:val="en-US"/>
          </w:rPr>
          <w:t xml:space="preserve"> </w:t>
        </w:r>
      </w:ins>
    </w:p>
    <w:p w14:paraId="664EE9B3" w14:textId="77777777" w:rsidR="00C12CB2" w:rsidRPr="001C796C" w:rsidRDefault="00C12CB2" w:rsidP="001C796C">
      <w:pPr>
        <w:spacing w:after="0" w:line="480" w:lineRule="auto"/>
        <w:rPr>
          <w:rFonts w:ascii="Arial" w:hAnsi="Arial" w:cs="Arial"/>
          <w:sz w:val="24"/>
          <w:szCs w:val="24"/>
          <w:lang w:val="en-US"/>
        </w:rPr>
      </w:pPr>
    </w:p>
    <w:p w14:paraId="7C686A11" w14:textId="3045E024" w:rsidR="00C12CB2" w:rsidRPr="001C796C" w:rsidRDefault="0072399F" w:rsidP="001C796C">
      <w:pPr>
        <w:spacing w:line="480" w:lineRule="auto"/>
        <w:rPr>
          <w:rFonts w:ascii="Arial" w:hAnsi="Arial" w:cs="Arial"/>
          <w:sz w:val="24"/>
          <w:szCs w:val="24"/>
          <w:lang w:val="en-US"/>
        </w:rPr>
      </w:pPr>
      <w:r w:rsidRPr="001C796C">
        <w:rPr>
          <w:rFonts w:ascii="Arial" w:hAnsi="Arial" w:cs="Arial"/>
          <w:b/>
          <w:sz w:val="24"/>
          <w:szCs w:val="24"/>
          <w:lang w:val="en-US"/>
        </w:rPr>
        <w:t>Material and m</w:t>
      </w:r>
      <w:r w:rsidR="00DF6EE4" w:rsidRPr="001C796C">
        <w:rPr>
          <w:rFonts w:ascii="Arial" w:hAnsi="Arial" w:cs="Arial"/>
          <w:b/>
          <w:sz w:val="24"/>
          <w:szCs w:val="24"/>
          <w:lang w:val="en-US"/>
        </w:rPr>
        <w:t xml:space="preserve">ethods </w:t>
      </w:r>
    </w:p>
    <w:p w14:paraId="4CB9F98C" w14:textId="77777777" w:rsidR="00C12CB2" w:rsidRPr="001C796C" w:rsidRDefault="00DF6EE4" w:rsidP="001C796C">
      <w:pPr>
        <w:spacing w:line="480" w:lineRule="auto"/>
        <w:rPr>
          <w:rFonts w:ascii="Arial" w:hAnsi="Arial" w:cs="Arial"/>
          <w:sz w:val="24"/>
          <w:szCs w:val="24"/>
          <w:lang w:val="en-US"/>
        </w:rPr>
      </w:pPr>
      <w:r w:rsidRPr="001C796C">
        <w:rPr>
          <w:rFonts w:ascii="Arial" w:hAnsi="Arial" w:cs="Arial"/>
          <w:sz w:val="24"/>
          <w:szCs w:val="24"/>
          <w:u w:val="single"/>
          <w:lang w:val="en-US"/>
        </w:rPr>
        <w:t>Study area</w:t>
      </w:r>
    </w:p>
    <w:p w14:paraId="15A754F1" w14:textId="6C642F21" w:rsidR="00C12CB2" w:rsidRPr="00343106" w:rsidRDefault="00DF6EE4" w:rsidP="00293772">
      <w:pPr>
        <w:spacing w:line="480" w:lineRule="auto"/>
        <w:rPr>
          <w:rFonts w:ascii="Arial" w:hAnsi="Arial" w:cs="Arial"/>
          <w:sz w:val="24"/>
          <w:szCs w:val="24"/>
          <w:lang w:val="en-US"/>
        </w:rPr>
      </w:pPr>
      <w:r w:rsidRPr="001C796C">
        <w:rPr>
          <w:rFonts w:ascii="Arial" w:hAnsi="Arial" w:cs="Arial"/>
          <w:sz w:val="24"/>
          <w:szCs w:val="24"/>
          <w:lang w:val="en-US"/>
        </w:rPr>
        <w:t xml:space="preserve">The coral reef of Varadero is found </w:t>
      </w:r>
      <w:r w:rsidR="00BA6375">
        <w:rPr>
          <w:rFonts w:ascii="Arial" w:hAnsi="Arial" w:cs="Arial"/>
          <w:sz w:val="24"/>
          <w:szCs w:val="24"/>
          <w:lang w:val="en-US"/>
        </w:rPr>
        <w:t xml:space="preserve">at </w:t>
      </w:r>
      <w:r w:rsidRPr="001C796C">
        <w:rPr>
          <w:rFonts w:ascii="Arial" w:hAnsi="Arial" w:cs="Arial"/>
          <w:sz w:val="24"/>
          <w:szCs w:val="24"/>
          <w:lang w:val="en-US"/>
        </w:rPr>
        <w:t>5.5 km</w:t>
      </w:r>
      <w:r w:rsidR="00794489">
        <w:rPr>
          <w:rFonts w:ascii="Arial" w:hAnsi="Arial" w:cs="Arial"/>
          <w:sz w:val="24"/>
          <w:szCs w:val="24"/>
          <w:lang w:val="en-US"/>
        </w:rPr>
        <w:t xml:space="preserve"> off the</w:t>
      </w:r>
      <w:r w:rsidRPr="001C796C">
        <w:rPr>
          <w:rFonts w:ascii="Arial" w:hAnsi="Arial" w:cs="Arial"/>
          <w:sz w:val="24"/>
          <w:szCs w:val="24"/>
          <w:lang w:val="en-US"/>
        </w:rPr>
        <w:t xml:space="preserve"> mouth of</w:t>
      </w:r>
      <w:r w:rsidR="00191AA2">
        <w:rPr>
          <w:rFonts w:ascii="Arial" w:hAnsi="Arial" w:cs="Arial"/>
          <w:sz w:val="24"/>
          <w:szCs w:val="24"/>
          <w:lang w:val="en-US"/>
        </w:rPr>
        <w:t xml:space="preserve"> Canal del </w:t>
      </w:r>
      <w:proofErr w:type="spellStart"/>
      <w:r w:rsidR="00191AA2">
        <w:rPr>
          <w:rFonts w:ascii="Arial" w:hAnsi="Arial" w:cs="Arial"/>
          <w:sz w:val="24"/>
          <w:szCs w:val="24"/>
          <w:lang w:val="en-US"/>
        </w:rPr>
        <w:t>Dique</w:t>
      </w:r>
      <w:proofErr w:type="spellEnd"/>
      <w:r w:rsidR="00191AA2">
        <w:rPr>
          <w:rFonts w:ascii="Arial" w:hAnsi="Arial" w:cs="Arial"/>
          <w:sz w:val="24"/>
          <w:szCs w:val="24"/>
          <w:lang w:val="en-US"/>
        </w:rPr>
        <w:t xml:space="preserve">, </w:t>
      </w:r>
      <w:r w:rsidR="00BA6375">
        <w:rPr>
          <w:rFonts w:ascii="Arial" w:hAnsi="Arial" w:cs="Arial"/>
          <w:sz w:val="24"/>
          <w:szCs w:val="24"/>
          <w:lang w:val="en-US"/>
        </w:rPr>
        <w:t>within</w:t>
      </w:r>
      <w:r w:rsidR="00191AA2">
        <w:rPr>
          <w:rFonts w:ascii="Arial" w:hAnsi="Arial" w:cs="Arial"/>
          <w:sz w:val="24"/>
          <w:szCs w:val="24"/>
          <w:lang w:val="en-US"/>
        </w:rPr>
        <w:t xml:space="preserve"> </w:t>
      </w:r>
      <w:r w:rsidRPr="001C796C">
        <w:rPr>
          <w:rFonts w:ascii="Arial" w:hAnsi="Arial" w:cs="Arial"/>
          <w:sz w:val="24"/>
          <w:szCs w:val="24"/>
          <w:lang w:val="en-US"/>
        </w:rPr>
        <w:t>Cartagena</w:t>
      </w:r>
      <w:r w:rsidR="00191AA2">
        <w:rPr>
          <w:rFonts w:ascii="Arial" w:hAnsi="Arial" w:cs="Arial"/>
          <w:sz w:val="24"/>
          <w:szCs w:val="24"/>
          <w:lang w:val="en-US"/>
        </w:rPr>
        <w:t xml:space="preserve"> Bay</w:t>
      </w:r>
      <w:r w:rsidRPr="001C796C">
        <w:rPr>
          <w:rFonts w:ascii="Arial" w:hAnsi="Arial" w:cs="Arial"/>
          <w:sz w:val="24"/>
          <w:szCs w:val="24"/>
          <w:lang w:val="en-US"/>
        </w:rPr>
        <w:t>, Colombia</w:t>
      </w:r>
      <w:r w:rsidR="00BA6375">
        <w:rPr>
          <w:rFonts w:ascii="Arial" w:hAnsi="Arial" w:cs="Arial"/>
          <w:sz w:val="24"/>
          <w:szCs w:val="24"/>
          <w:lang w:val="en-US"/>
        </w:rPr>
        <w:t>n Caribbean</w:t>
      </w:r>
      <w:r w:rsidRPr="001C796C">
        <w:rPr>
          <w:rFonts w:ascii="Arial" w:hAnsi="Arial" w:cs="Arial"/>
          <w:sz w:val="24"/>
          <w:szCs w:val="24"/>
          <w:lang w:val="en-US"/>
        </w:rPr>
        <w:t xml:space="preserve"> </w:t>
      </w:r>
      <w:r w:rsidR="0004702C">
        <w:rPr>
          <w:rFonts w:ascii="Arial" w:hAnsi="Arial" w:cs="Arial"/>
          <w:sz w:val="24"/>
          <w:szCs w:val="24"/>
          <w:lang w:val="en-US"/>
        </w:rPr>
        <w:t>(Fig. 1</w:t>
      </w:r>
      <w:r w:rsidR="00BE5491">
        <w:rPr>
          <w:rFonts w:ascii="Arial" w:hAnsi="Arial" w:cs="Arial"/>
          <w:sz w:val="24"/>
          <w:szCs w:val="24"/>
          <w:lang w:val="en-US"/>
        </w:rPr>
        <w:t>a-c</w:t>
      </w:r>
      <w:r w:rsidR="0004702C">
        <w:rPr>
          <w:rFonts w:ascii="Arial" w:hAnsi="Arial" w:cs="Arial"/>
          <w:sz w:val="24"/>
          <w:szCs w:val="24"/>
          <w:lang w:val="en-US"/>
        </w:rPr>
        <w:t>)</w:t>
      </w:r>
      <w:r w:rsidRPr="001C796C">
        <w:rPr>
          <w:rFonts w:ascii="Arial" w:hAnsi="Arial" w:cs="Arial"/>
          <w:sz w:val="24"/>
          <w:szCs w:val="24"/>
          <w:lang w:val="en-US"/>
        </w:rPr>
        <w:t xml:space="preserve">. This is a well-developed coral reef influenced by the </w:t>
      </w:r>
      <w:r w:rsidR="00BA6375">
        <w:rPr>
          <w:rFonts w:ascii="Arial" w:hAnsi="Arial" w:cs="Arial"/>
          <w:sz w:val="24"/>
          <w:szCs w:val="24"/>
          <w:lang w:val="en-US"/>
        </w:rPr>
        <w:t xml:space="preserve">turbid and polluted waters </w:t>
      </w:r>
      <w:r w:rsidRPr="001C796C">
        <w:rPr>
          <w:rFonts w:ascii="Arial" w:hAnsi="Arial" w:cs="Arial"/>
          <w:sz w:val="24"/>
          <w:szCs w:val="24"/>
          <w:lang w:val="en-US"/>
        </w:rPr>
        <w:t xml:space="preserve">from </w:t>
      </w:r>
      <w:r w:rsidR="00BE5491">
        <w:rPr>
          <w:rFonts w:ascii="Arial" w:hAnsi="Arial" w:cs="Arial"/>
          <w:sz w:val="24"/>
          <w:szCs w:val="24"/>
          <w:lang w:val="en-US"/>
        </w:rPr>
        <w:t xml:space="preserve">the </w:t>
      </w:r>
      <w:r w:rsidRPr="001C796C">
        <w:rPr>
          <w:rFonts w:ascii="Arial" w:hAnsi="Arial" w:cs="Arial"/>
          <w:sz w:val="24"/>
          <w:szCs w:val="24"/>
          <w:lang w:val="en-US"/>
        </w:rPr>
        <w:t xml:space="preserve">Canal del </w:t>
      </w:r>
      <w:proofErr w:type="spellStart"/>
      <w:r w:rsidRPr="001C796C">
        <w:rPr>
          <w:rFonts w:ascii="Arial" w:hAnsi="Arial" w:cs="Arial"/>
          <w:sz w:val="24"/>
          <w:szCs w:val="24"/>
          <w:lang w:val="en-US"/>
        </w:rPr>
        <w:t>Dique</w:t>
      </w:r>
      <w:proofErr w:type="spellEnd"/>
      <w:r w:rsidR="00CB705F">
        <w:rPr>
          <w:rFonts w:ascii="Arial" w:hAnsi="Arial" w:cs="Arial"/>
          <w:sz w:val="24"/>
          <w:szCs w:val="24"/>
          <w:lang w:val="en-US"/>
        </w:rPr>
        <w:t xml:space="preserve"> (Fig. 1d, </w:t>
      </w:r>
      <w:commentRangeStart w:id="53"/>
      <w:r w:rsidR="00CB705F">
        <w:rPr>
          <w:rFonts w:ascii="Arial" w:hAnsi="Arial" w:cs="Arial"/>
          <w:sz w:val="24"/>
          <w:szCs w:val="24"/>
          <w:lang w:val="en-US"/>
        </w:rPr>
        <w:t>Fig. 2</w:t>
      </w:r>
      <w:commentRangeEnd w:id="53"/>
      <w:r w:rsidR="005F2473">
        <w:rPr>
          <w:rStyle w:val="Refdecomentario"/>
        </w:rPr>
        <w:commentReference w:id="53"/>
      </w:r>
      <w:r w:rsidR="00CB705F">
        <w:rPr>
          <w:rFonts w:ascii="Arial" w:hAnsi="Arial" w:cs="Arial"/>
          <w:sz w:val="24"/>
          <w:szCs w:val="24"/>
          <w:lang w:val="en-US"/>
        </w:rPr>
        <w:t>)</w:t>
      </w:r>
      <w:r w:rsidR="00BA6375">
        <w:rPr>
          <w:rFonts w:ascii="Arial" w:hAnsi="Arial" w:cs="Arial"/>
          <w:sz w:val="24"/>
          <w:szCs w:val="24"/>
          <w:lang w:val="en-US"/>
        </w:rPr>
        <w:t xml:space="preserve">, which is </w:t>
      </w:r>
      <w:r w:rsidR="006A1AF7">
        <w:rPr>
          <w:rFonts w:ascii="Arial" w:hAnsi="Arial" w:cs="Arial"/>
          <w:sz w:val="24"/>
          <w:szCs w:val="24"/>
          <w:lang w:val="en-US"/>
        </w:rPr>
        <w:t xml:space="preserve">considered </w:t>
      </w:r>
      <w:del w:id="54" w:author="Autorizado" w:date="2019-08-14T11:50:00Z">
        <w:r w:rsidR="006A1AF7" w:rsidDel="00FE6435">
          <w:rPr>
            <w:rFonts w:ascii="Arial" w:hAnsi="Arial" w:cs="Arial"/>
            <w:sz w:val="24"/>
            <w:szCs w:val="24"/>
            <w:lang w:val="en-US"/>
          </w:rPr>
          <w:delText xml:space="preserve">as </w:delText>
        </w:r>
      </w:del>
      <w:r w:rsidR="006A1AF7">
        <w:rPr>
          <w:rFonts w:ascii="Arial" w:hAnsi="Arial" w:cs="Arial"/>
          <w:sz w:val="24"/>
          <w:szCs w:val="24"/>
          <w:lang w:val="en-US"/>
        </w:rPr>
        <w:t xml:space="preserve">an arm </w:t>
      </w:r>
      <w:del w:id="55" w:author="Autorizado" w:date="2019-08-14T11:50:00Z">
        <w:r w:rsidR="00BE5491" w:rsidDel="00FE6435">
          <w:rPr>
            <w:rFonts w:ascii="Arial" w:hAnsi="Arial" w:cs="Arial"/>
            <w:sz w:val="24"/>
            <w:szCs w:val="24"/>
            <w:lang w:val="en-US"/>
          </w:rPr>
          <w:delText>f</w:delText>
        </w:r>
        <w:r w:rsidR="006A1AF7" w:rsidDel="00FE6435">
          <w:rPr>
            <w:rFonts w:ascii="Arial" w:hAnsi="Arial" w:cs="Arial"/>
            <w:sz w:val="24"/>
            <w:szCs w:val="24"/>
            <w:lang w:val="en-US"/>
          </w:rPr>
          <w:delText xml:space="preserve">rom </w:delText>
        </w:r>
      </w:del>
      <w:ins w:id="56" w:author="Autorizado" w:date="2019-08-14T11:50:00Z">
        <w:r w:rsidR="00FE6435">
          <w:rPr>
            <w:rFonts w:ascii="Arial" w:hAnsi="Arial" w:cs="Arial"/>
            <w:sz w:val="24"/>
            <w:szCs w:val="24"/>
            <w:lang w:val="en-US"/>
          </w:rPr>
          <w:t xml:space="preserve">of </w:t>
        </w:r>
      </w:ins>
      <w:r w:rsidR="006A1AF7">
        <w:rPr>
          <w:rFonts w:ascii="Arial" w:hAnsi="Arial" w:cs="Arial"/>
          <w:sz w:val="24"/>
          <w:szCs w:val="24"/>
          <w:lang w:val="en-US"/>
        </w:rPr>
        <w:t>the Magdalena river (Fig.1</w:t>
      </w:r>
      <w:r w:rsidR="00BE5491">
        <w:rPr>
          <w:rFonts w:ascii="Arial" w:hAnsi="Arial" w:cs="Arial"/>
          <w:sz w:val="24"/>
          <w:szCs w:val="24"/>
          <w:lang w:val="en-US"/>
        </w:rPr>
        <w:t>b)</w:t>
      </w:r>
      <w:r w:rsidR="006A1AF7">
        <w:rPr>
          <w:rFonts w:ascii="Arial" w:hAnsi="Arial" w:cs="Arial"/>
          <w:sz w:val="24"/>
          <w:szCs w:val="24"/>
          <w:lang w:val="en-US"/>
        </w:rPr>
        <w:t xml:space="preserve">. </w:t>
      </w:r>
      <w:r w:rsidR="004B7E03">
        <w:rPr>
          <w:rFonts w:ascii="Arial" w:hAnsi="Arial" w:cs="Arial"/>
          <w:sz w:val="24"/>
          <w:szCs w:val="24"/>
          <w:lang w:val="en-US"/>
        </w:rPr>
        <w:t>The area present</w:t>
      </w:r>
      <w:ins w:id="57" w:author="Autorizado" w:date="2019-08-14T11:50:00Z">
        <w:r w:rsidR="00FE6435">
          <w:rPr>
            <w:rFonts w:ascii="Arial" w:hAnsi="Arial" w:cs="Arial"/>
            <w:sz w:val="24"/>
            <w:szCs w:val="24"/>
            <w:lang w:val="en-US"/>
          </w:rPr>
          <w:t>s</w:t>
        </w:r>
      </w:ins>
      <w:r w:rsidR="004B7E03">
        <w:rPr>
          <w:rFonts w:ascii="Arial" w:hAnsi="Arial" w:cs="Arial"/>
          <w:sz w:val="24"/>
          <w:szCs w:val="24"/>
          <w:lang w:val="en-US"/>
        </w:rPr>
        <w:t xml:space="preserve"> bimodal climate patterns</w:t>
      </w:r>
      <w:ins w:id="58" w:author="Autorizado" w:date="2019-08-14T11:50:00Z">
        <w:r w:rsidR="00FE6435">
          <w:rPr>
            <w:rFonts w:ascii="Arial" w:hAnsi="Arial" w:cs="Arial"/>
            <w:sz w:val="24"/>
            <w:szCs w:val="24"/>
            <w:lang w:val="en-US"/>
          </w:rPr>
          <w:t>,</w:t>
        </w:r>
      </w:ins>
      <w:r w:rsidR="002D0474">
        <w:rPr>
          <w:rFonts w:ascii="Arial" w:hAnsi="Arial" w:cs="Arial"/>
          <w:sz w:val="24"/>
          <w:szCs w:val="24"/>
          <w:lang w:val="en-US"/>
        </w:rPr>
        <w:t xml:space="preserve"> and climatology </w:t>
      </w:r>
      <w:ins w:id="59" w:author="Autorizado" w:date="2019-08-14T11:50:00Z">
        <w:r w:rsidR="00FE6435">
          <w:rPr>
            <w:rFonts w:ascii="Arial" w:hAnsi="Arial" w:cs="Arial"/>
            <w:sz w:val="24"/>
            <w:szCs w:val="24"/>
            <w:lang w:val="en-US"/>
          </w:rPr>
          <w:t>data from</w:t>
        </w:r>
      </w:ins>
      <w:del w:id="60" w:author="Autorizado" w:date="2019-08-14T11:50:00Z">
        <w:r w:rsidR="002D0474" w:rsidDel="00FE6435">
          <w:rPr>
            <w:rFonts w:ascii="Arial" w:hAnsi="Arial" w:cs="Arial"/>
            <w:sz w:val="24"/>
            <w:szCs w:val="24"/>
            <w:lang w:val="en-US"/>
          </w:rPr>
          <w:delText>during</w:delText>
        </w:r>
      </w:del>
      <w:r w:rsidR="002D0474">
        <w:rPr>
          <w:rFonts w:ascii="Arial" w:hAnsi="Arial" w:cs="Arial"/>
          <w:sz w:val="24"/>
          <w:szCs w:val="24"/>
          <w:lang w:val="en-US"/>
        </w:rPr>
        <w:t xml:space="preserve"> 1950-2015 indicates that the driest and coolest months are from </w:t>
      </w:r>
      <w:commentRangeStart w:id="61"/>
      <w:commentRangeStart w:id="62"/>
      <w:r w:rsidR="002D0474">
        <w:rPr>
          <w:rFonts w:ascii="Arial" w:hAnsi="Arial" w:cs="Arial"/>
          <w:sz w:val="24"/>
          <w:szCs w:val="24"/>
          <w:lang w:val="en-US"/>
        </w:rPr>
        <w:t xml:space="preserve">December to April, and the rainiest and hottest months are from September to </w:t>
      </w:r>
      <w:r w:rsidR="002D0474">
        <w:rPr>
          <w:rFonts w:ascii="Arial" w:hAnsi="Arial" w:cs="Arial"/>
          <w:sz w:val="24"/>
          <w:szCs w:val="24"/>
          <w:lang w:val="en-US"/>
        </w:rPr>
        <w:lastRenderedPageBreak/>
        <w:t>November (</w:t>
      </w:r>
      <w:commentRangeStart w:id="63"/>
      <w:r w:rsidR="002D0474">
        <w:rPr>
          <w:rFonts w:ascii="Arial" w:hAnsi="Arial" w:cs="Arial"/>
          <w:sz w:val="24"/>
          <w:szCs w:val="24"/>
          <w:lang w:val="en-US"/>
        </w:rPr>
        <w:t>Fig. 3)</w:t>
      </w:r>
      <w:commentRangeEnd w:id="61"/>
      <w:r w:rsidR="00D62BF5">
        <w:rPr>
          <w:rStyle w:val="Refdecomentario"/>
        </w:rPr>
        <w:commentReference w:id="61"/>
      </w:r>
      <w:commentRangeEnd w:id="62"/>
      <w:r w:rsidR="008361AA">
        <w:rPr>
          <w:rStyle w:val="Refdecomentario"/>
        </w:rPr>
        <w:commentReference w:id="62"/>
      </w:r>
      <w:r w:rsidR="002D0474">
        <w:rPr>
          <w:rFonts w:ascii="Arial" w:hAnsi="Arial" w:cs="Arial"/>
          <w:sz w:val="24"/>
          <w:szCs w:val="24"/>
          <w:lang w:val="en-US"/>
        </w:rPr>
        <w:t xml:space="preserve">. </w:t>
      </w:r>
      <w:commentRangeEnd w:id="63"/>
      <w:r w:rsidR="005F2473">
        <w:rPr>
          <w:rStyle w:val="Refdecomentario"/>
        </w:rPr>
        <w:commentReference w:id="63"/>
      </w:r>
      <w:r w:rsidR="00D04D84">
        <w:rPr>
          <w:rFonts w:ascii="Arial" w:hAnsi="Arial" w:cs="Arial"/>
          <w:sz w:val="24"/>
          <w:szCs w:val="24"/>
          <w:lang w:val="en-US"/>
        </w:rPr>
        <w:t xml:space="preserve">This seasonality influences the patterns of water flow, water level and sediment load from the Canal del </w:t>
      </w:r>
      <w:proofErr w:type="spellStart"/>
      <w:r w:rsidR="00D04D84">
        <w:rPr>
          <w:rFonts w:ascii="Arial" w:hAnsi="Arial" w:cs="Arial"/>
          <w:sz w:val="24"/>
          <w:szCs w:val="24"/>
          <w:lang w:val="en-US"/>
        </w:rPr>
        <w:t>Dique</w:t>
      </w:r>
      <w:proofErr w:type="spellEnd"/>
      <w:r w:rsidR="00D04D84">
        <w:rPr>
          <w:rFonts w:ascii="Arial" w:hAnsi="Arial" w:cs="Arial"/>
          <w:sz w:val="24"/>
          <w:szCs w:val="24"/>
          <w:lang w:val="en-US"/>
        </w:rPr>
        <w:t xml:space="preserve"> </w:t>
      </w:r>
      <w:r w:rsidR="00864DE2">
        <w:rPr>
          <w:rFonts w:ascii="Arial" w:hAnsi="Arial" w:cs="Arial"/>
          <w:sz w:val="24"/>
          <w:szCs w:val="24"/>
          <w:lang w:val="en-US"/>
        </w:rPr>
        <w:t xml:space="preserve">throughout </w:t>
      </w:r>
      <w:r w:rsidR="00FB44FB">
        <w:rPr>
          <w:rFonts w:ascii="Arial" w:hAnsi="Arial" w:cs="Arial"/>
          <w:sz w:val="24"/>
          <w:szCs w:val="24"/>
          <w:lang w:val="en-US"/>
        </w:rPr>
        <w:t>the</w:t>
      </w:r>
      <w:r w:rsidR="00864DE2">
        <w:rPr>
          <w:rFonts w:ascii="Arial" w:hAnsi="Arial" w:cs="Arial"/>
          <w:sz w:val="24"/>
          <w:szCs w:val="24"/>
          <w:lang w:val="en-US"/>
        </w:rPr>
        <w:t xml:space="preserve"> year </w:t>
      </w:r>
      <w:r w:rsidR="00D04D84">
        <w:rPr>
          <w:rFonts w:ascii="Arial" w:hAnsi="Arial" w:cs="Arial"/>
          <w:sz w:val="24"/>
          <w:szCs w:val="24"/>
          <w:lang w:val="en-US"/>
        </w:rPr>
        <w:t>(Fig. 3).</w:t>
      </w:r>
      <w:r w:rsidR="004B7E03">
        <w:rPr>
          <w:rFonts w:ascii="Arial" w:hAnsi="Arial" w:cs="Arial"/>
          <w:sz w:val="24"/>
          <w:szCs w:val="24"/>
          <w:lang w:val="en-US"/>
        </w:rPr>
        <w:t xml:space="preserve"> </w:t>
      </w:r>
      <w:r w:rsidR="00D04D84">
        <w:rPr>
          <w:rFonts w:ascii="Arial" w:hAnsi="Arial" w:cs="Arial"/>
          <w:sz w:val="24"/>
          <w:szCs w:val="24"/>
          <w:lang w:val="en-US"/>
        </w:rPr>
        <w:t>Therefore, t</w:t>
      </w:r>
      <w:r w:rsidR="007373A1">
        <w:rPr>
          <w:rFonts w:ascii="Arial" w:hAnsi="Arial" w:cs="Arial"/>
          <w:sz w:val="24"/>
          <w:szCs w:val="24"/>
          <w:lang w:val="en-US"/>
        </w:rPr>
        <w:t>he</w:t>
      </w:r>
      <w:r w:rsidR="00D04D84">
        <w:rPr>
          <w:rFonts w:ascii="Arial" w:hAnsi="Arial" w:cs="Arial"/>
          <w:sz w:val="24"/>
          <w:szCs w:val="24"/>
          <w:lang w:val="en-US"/>
        </w:rPr>
        <w:t xml:space="preserve"> extension of</w:t>
      </w:r>
      <w:r w:rsidR="007373A1">
        <w:rPr>
          <w:rFonts w:ascii="Arial" w:hAnsi="Arial" w:cs="Arial"/>
          <w:sz w:val="24"/>
          <w:szCs w:val="24"/>
          <w:lang w:val="en-US"/>
        </w:rPr>
        <w:t xml:space="preserve"> </w:t>
      </w:r>
      <w:r w:rsidR="00D04D84">
        <w:rPr>
          <w:rFonts w:ascii="Arial" w:hAnsi="Arial" w:cs="Arial"/>
          <w:sz w:val="24"/>
          <w:szCs w:val="24"/>
          <w:lang w:val="en-US"/>
        </w:rPr>
        <w:t xml:space="preserve">the </w:t>
      </w:r>
      <w:r w:rsidR="007373A1">
        <w:rPr>
          <w:rFonts w:ascii="Arial" w:hAnsi="Arial" w:cs="Arial"/>
          <w:sz w:val="24"/>
          <w:szCs w:val="24"/>
          <w:lang w:val="en-US"/>
        </w:rPr>
        <w:t>sediment plume</w:t>
      </w:r>
      <w:r w:rsidR="00D050E0">
        <w:rPr>
          <w:rFonts w:ascii="Arial" w:hAnsi="Arial" w:cs="Arial"/>
          <w:sz w:val="24"/>
          <w:szCs w:val="24"/>
          <w:lang w:val="en-US"/>
        </w:rPr>
        <w:t xml:space="preserve"> </w:t>
      </w:r>
      <w:r w:rsidR="00D04D84">
        <w:rPr>
          <w:rFonts w:ascii="Arial" w:hAnsi="Arial" w:cs="Arial"/>
          <w:sz w:val="24"/>
          <w:szCs w:val="24"/>
          <w:lang w:val="en-US"/>
        </w:rPr>
        <w:t xml:space="preserve">produced by the Canal del </w:t>
      </w:r>
      <w:proofErr w:type="spellStart"/>
      <w:r w:rsidR="00D04D84">
        <w:rPr>
          <w:rFonts w:ascii="Arial" w:hAnsi="Arial" w:cs="Arial"/>
          <w:sz w:val="24"/>
          <w:szCs w:val="24"/>
          <w:lang w:val="en-US"/>
        </w:rPr>
        <w:t>Dique</w:t>
      </w:r>
      <w:proofErr w:type="spellEnd"/>
      <w:r w:rsidR="00D04D84">
        <w:rPr>
          <w:rFonts w:ascii="Arial" w:hAnsi="Arial" w:cs="Arial"/>
          <w:sz w:val="24"/>
          <w:szCs w:val="24"/>
          <w:lang w:val="en-US"/>
        </w:rPr>
        <w:t xml:space="preserve"> is </w:t>
      </w:r>
      <w:del w:id="64" w:author="Alberto Rodriguez-Ramirez" w:date="2019-09-26T15:08:00Z">
        <w:r w:rsidR="00D04D84" w:rsidDel="00C1341B">
          <w:rPr>
            <w:rFonts w:ascii="Arial" w:hAnsi="Arial" w:cs="Arial"/>
            <w:sz w:val="24"/>
            <w:szCs w:val="24"/>
            <w:lang w:val="en-US"/>
          </w:rPr>
          <w:delText xml:space="preserve">highly </w:delText>
        </w:r>
      </w:del>
      <w:r w:rsidR="00D04D84">
        <w:rPr>
          <w:rFonts w:ascii="Arial" w:hAnsi="Arial" w:cs="Arial"/>
          <w:sz w:val="24"/>
          <w:szCs w:val="24"/>
          <w:lang w:val="en-US"/>
        </w:rPr>
        <w:t xml:space="preserve">variable, </w:t>
      </w:r>
      <w:ins w:id="65" w:author="Alberto Rodriguez-Ramirez" w:date="2019-09-26T15:09:00Z">
        <w:r w:rsidR="00C1341B">
          <w:rPr>
            <w:rFonts w:ascii="Arial" w:hAnsi="Arial" w:cs="Arial"/>
            <w:sz w:val="24"/>
            <w:szCs w:val="24"/>
            <w:lang w:val="en-US"/>
          </w:rPr>
          <w:t xml:space="preserve">affecting the reef mainly during the  </w:t>
        </w:r>
      </w:ins>
      <w:ins w:id="66" w:author="Alberto Rodriguez-Ramirez" w:date="2019-09-26T15:10:00Z">
        <w:r w:rsidR="00C1341B">
          <w:rPr>
            <w:rFonts w:ascii="Arial" w:hAnsi="Arial" w:cs="Arial"/>
            <w:sz w:val="24"/>
            <w:szCs w:val="24"/>
            <w:lang w:val="en-US"/>
          </w:rPr>
          <w:t xml:space="preserve">wet </w:t>
        </w:r>
      </w:ins>
      <w:proofErr w:type="spellStart"/>
      <w:ins w:id="67" w:author="Alberto Rodriguez-Ramirez" w:date="2019-09-26T15:12:00Z">
        <w:r w:rsidR="004B12B4">
          <w:rPr>
            <w:rFonts w:ascii="Arial" w:hAnsi="Arial" w:cs="Arial"/>
            <w:sz w:val="24"/>
            <w:szCs w:val="24"/>
            <w:lang w:val="en-US"/>
          </w:rPr>
          <w:t>season</w:t>
        </w:r>
      </w:ins>
      <w:del w:id="68" w:author="Alberto Rodriguez-Ramirez" w:date="2019-09-26T15:10:00Z">
        <w:r w:rsidR="00D04D84" w:rsidDel="00C1341B">
          <w:rPr>
            <w:rFonts w:ascii="Arial" w:hAnsi="Arial" w:cs="Arial"/>
            <w:sz w:val="24"/>
            <w:szCs w:val="24"/>
            <w:lang w:val="en-US"/>
          </w:rPr>
          <w:delText xml:space="preserve">and most of the time can </w:delText>
        </w:r>
        <w:r w:rsidR="007373A1" w:rsidDel="00C1341B">
          <w:rPr>
            <w:rFonts w:ascii="Arial" w:hAnsi="Arial" w:cs="Arial"/>
            <w:sz w:val="24"/>
            <w:szCs w:val="24"/>
            <w:lang w:val="en-US"/>
          </w:rPr>
          <w:delText xml:space="preserve">completely cover the </w:delText>
        </w:r>
      </w:del>
      <w:commentRangeStart w:id="69"/>
      <w:r w:rsidR="007373A1">
        <w:rPr>
          <w:rFonts w:ascii="Arial" w:hAnsi="Arial" w:cs="Arial"/>
          <w:sz w:val="24"/>
          <w:szCs w:val="24"/>
          <w:lang w:val="en-US"/>
        </w:rPr>
        <w:t>reef</w:t>
      </w:r>
      <w:proofErr w:type="spellEnd"/>
      <w:r w:rsidR="007373A1">
        <w:rPr>
          <w:rFonts w:ascii="Arial" w:hAnsi="Arial" w:cs="Arial"/>
          <w:sz w:val="24"/>
          <w:szCs w:val="24"/>
          <w:lang w:val="en-US"/>
        </w:rPr>
        <w:t xml:space="preserve"> (Fig. 2)</w:t>
      </w:r>
      <w:r w:rsidR="00CB705F">
        <w:rPr>
          <w:rFonts w:ascii="Arial" w:hAnsi="Arial" w:cs="Arial"/>
          <w:sz w:val="24"/>
          <w:szCs w:val="24"/>
          <w:lang w:val="en-US"/>
        </w:rPr>
        <w:t xml:space="preserve">. </w:t>
      </w:r>
      <w:commentRangeEnd w:id="69"/>
      <w:r w:rsidR="00C1341B">
        <w:rPr>
          <w:rStyle w:val="Refdecomentario"/>
        </w:rPr>
        <w:commentReference w:id="69"/>
      </w:r>
      <w:r w:rsidR="006A1AF7">
        <w:rPr>
          <w:rFonts w:ascii="Arial" w:hAnsi="Arial" w:cs="Arial"/>
          <w:sz w:val="24"/>
          <w:szCs w:val="24"/>
          <w:lang w:val="en-US"/>
        </w:rPr>
        <w:t>The reef covers an area</w:t>
      </w:r>
      <w:r w:rsidRPr="001C796C">
        <w:rPr>
          <w:rFonts w:ascii="Arial" w:hAnsi="Arial" w:cs="Arial"/>
          <w:sz w:val="24"/>
          <w:szCs w:val="24"/>
          <w:lang w:val="en-US"/>
        </w:rPr>
        <w:t xml:space="preserve"> of about 1 km</w:t>
      </w:r>
      <w:r w:rsidRPr="001C796C">
        <w:rPr>
          <w:rFonts w:ascii="Arial" w:hAnsi="Arial" w:cs="Arial"/>
          <w:sz w:val="24"/>
          <w:szCs w:val="24"/>
          <w:vertAlign w:val="superscript"/>
          <w:lang w:val="en-US"/>
        </w:rPr>
        <w:t>2</w:t>
      </w:r>
      <w:r w:rsidR="006A1AF7">
        <w:rPr>
          <w:rFonts w:ascii="Arial" w:hAnsi="Arial" w:cs="Arial"/>
          <w:sz w:val="24"/>
          <w:szCs w:val="24"/>
          <w:lang w:val="en-US"/>
        </w:rPr>
        <w:t xml:space="preserve"> and presents </w:t>
      </w:r>
      <w:r w:rsidRPr="001C796C">
        <w:rPr>
          <w:rFonts w:ascii="Arial" w:hAnsi="Arial" w:cs="Arial"/>
          <w:sz w:val="24"/>
          <w:szCs w:val="24"/>
          <w:lang w:val="en-US"/>
        </w:rPr>
        <w:t>up to 80%</w:t>
      </w:r>
      <w:r w:rsidR="006A1AF7">
        <w:rPr>
          <w:rFonts w:ascii="Arial" w:hAnsi="Arial" w:cs="Arial"/>
          <w:sz w:val="24"/>
          <w:szCs w:val="24"/>
          <w:lang w:val="en-US"/>
        </w:rPr>
        <w:t xml:space="preserve"> of live coral cover,</w:t>
      </w:r>
      <w:r w:rsidR="00B87426">
        <w:rPr>
          <w:rFonts w:ascii="Arial" w:hAnsi="Arial" w:cs="Arial"/>
          <w:sz w:val="24"/>
          <w:szCs w:val="24"/>
          <w:lang w:val="en-US"/>
        </w:rPr>
        <w:t xml:space="preserve"> dominated by massive </w:t>
      </w:r>
      <w:r w:rsidRPr="001C796C">
        <w:rPr>
          <w:rFonts w:ascii="Arial" w:hAnsi="Arial" w:cs="Arial"/>
          <w:sz w:val="24"/>
          <w:szCs w:val="24"/>
          <w:lang w:val="en-US"/>
        </w:rPr>
        <w:t xml:space="preserve">colonies of the </w:t>
      </w:r>
      <w:r w:rsidR="00B87426">
        <w:rPr>
          <w:rFonts w:ascii="Arial" w:hAnsi="Arial" w:cs="Arial"/>
          <w:sz w:val="24"/>
          <w:szCs w:val="24"/>
          <w:lang w:val="en-US"/>
        </w:rPr>
        <w:t xml:space="preserve">coral </w:t>
      </w:r>
      <w:proofErr w:type="spellStart"/>
      <w:r w:rsidRPr="001C796C">
        <w:rPr>
          <w:rFonts w:ascii="Arial" w:hAnsi="Arial" w:cs="Arial"/>
          <w:i/>
          <w:sz w:val="24"/>
          <w:szCs w:val="24"/>
          <w:lang w:val="en-US"/>
        </w:rPr>
        <w:t>Orbicella</w:t>
      </w:r>
      <w:proofErr w:type="spellEnd"/>
      <w:r w:rsidR="00B87426">
        <w:rPr>
          <w:rFonts w:ascii="Arial" w:hAnsi="Arial" w:cs="Arial"/>
          <w:i/>
          <w:sz w:val="24"/>
          <w:szCs w:val="24"/>
          <w:lang w:val="en-US"/>
        </w:rPr>
        <w:t xml:space="preserve"> </w:t>
      </w:r>
      <w:proofErr w:type="spellStart"/>
      <w:r w:rsidR="00B87426">
        <w:rPr>
          <w:rFonts w:ascii="Arial" w:hAnsi="Arial" w:cs="Arial"/>
          <w:i/>
          <w:sz w:val="24"/>
          <w:szCs w:val="24"/>
          <w:lang w:val="en-US"/>
        </w:rPr>
        <w:t>faveolata</w:t>
      </w:r>
      <w:proofErr w:type="spellEnd"/>
      <w:r w:rsidRPr="001C796C">
        <w:rPr>
          <w:rFonts w:ascii="Arial" w:hAnsi="Arial" w:cs="Arial"/>
          <w:sz w:val="24"/>
          <w:szCs w:val="24"/>
          <w:lang w:val="en-US"/>
        </w:rPr>
        <w:t xml:space="preserve"> &gt;3 m in diameter </w:t>
      </w:r>
      <w:r w:rsidR="0004702C">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10.1007/s00338-014-1246-y","ISSN":"07224028","author":[{"dropping-particle":"","family":"López-Victoria","given":"Mateo","non-dropping-particle":"","parse-names":false,"suffix":""},{"dropping-particle":"","family":"Rodríguez-Moreno","given":"Melina","non-dropping-particle":"","parse-names":false,"suffix":""},{"dropping-particle":"","family":"Zapata","given":"Fernando A.","non-dropping-particle":"","parse-names":false,"suffix":""}],"container-title":"Coral Reefs","id":"ITEM-1","issue":"1","issued":{"date-parts":[["2015"]]},"page":"231","title":"A paradoxical reef from Varadero, Cartagena Bay, Colombia","type":"article-journal","volume":"34"},"uris":["http://www.mendeley.com/documents/?uuid=4fb8889b-abfe-4e61-95a5-c4c51017c8ca"]},{"id":"ITEM-2","itemData":{"DOI":"10.7717/peerj.4119","ISSN":"2167-8359","abstract":"&lt;p&gt;Coral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-2","issued":{"date-parts":[["2017"]]},"page":"e4119","title":"Unraveling the structure and composition of Varadero Reef, an improbable and imperiled coral reef in the Colombian Caribbean","type":"article-journal","volume":"5"},"uris":["http://www.mendeley.com/documents/?uuid=90e24e7d-16e5-4258-b335-bcafee911305"]}],"mendeley":{"formattedCitation":"(López-Victoria et al. 2015; Pizarro et al. 2017)","manualFormatting":"(López-Victoria et al. 2015; Pizarro et al. 2017; Fig. 1d)","plainTextFormattedCitation":"(López-Victoria et al. 2015; Pizarro et al. 2017)","previouslyFormattedCitation":"(López-Victoria et al. 2015; Pizarro et al. 2017)"},"properties":{"noteIndex":0},"schema":"https://github.com/citation-style-language/schema/raw/master/csl-citation.json"}</w:instrText>
      </w:r>
      <w:r w:rsidR="0004702C">
        <w:rPr>
          <w:rFonts w:ascii="Arial" w:hAnsi="Arial" w:cs="Arial"/>
          <w:sz w:val="24"/>
          <w:szCs w:val="24"/>
          <w:lang w:val="en-US"/>
        </w:rPr>
        <w:fldChar w:fldCharType="separate"/>
      </w:r>
      <w:r w:rsidR="0004702C" w:rsidRPr="00343106">
        <w:rPr>
          <w:rFonts w:ascii="Arial" w:hAnsi="Arial" w:cs="Arial"/>
          <w:noProof/>
          <w:sz w:val="24"/>
          <w:szCs w:val="24"/>
          <w:lang w:val="en-US"/>
        </w:rPr>
        <w:t>(López-Victoria et al. 2015; Pizarro et al. 2017</w:t>
      </w:r>
      <w:r w:rsidR="00343106">
        <w:rPr>
          <w:rFonts w:ascii="Arial" w:hAnsi="Arial" w:cs="Arial"/>
          <w:noProof/>
          <w:sz w:val="24"/>
          <w:szCs w:val="24"/>
          <w:lang w:val="en-US"/>
        </w:rPr>
        <w:t>; Fig. 1d</w:t>
      </w:r>
      <w:r w:rsidR="0004702C" w:rsidRPr="00343106">
        <w:rPr>
          <w:rFonts w:ascii="Arial" w:hAnsi="Arial" w:cs="Arial"/>
          <w:noProof/>
          <w:sz w:val="24"/>
          <w:szCs w:val="24"/>
          <w:lang w:val="en-US"/>
        </w:rPr>
        <w:t>)</w:t>
      </w:r>
      <w:r w:rsidR="0004702C">
        <w:rPr>
          <w:rFonts w:ascii="Arial" w:hAnsi="Arial" w:cs="Arial"/>
          <w:sz w:val="24"/>
          <w:szCs w:val="24"/>
          <w:lang w:val="en-US"/>
        </w:rPr>
        <w:fldChar w:fldCharType="end"/>
      </w:r>
      <w:r w:rsidR="0004702C">
        <w:rPr>
          <w:rFonts w:ascii="Arial" w:hAnsi="Arial" w:cs="Arial"/>
          <w:sz w:val="24"/>
          <w:szCs w:val="24"/>
          <w:lang w:val="en-US"/>
        </w:rPr>
        <w:t>.</w:t>
      </w:r>
      <w:r w:rsidR="00343106">
        <w:rPr>
          <w:rFonts w:ascii="Arial" w:hAnsi="Arial" w:cs="Arial"/>
          <w:sz w:val="24"/>
          <w:szCs w:val="24"/>
          <w:lang w:val="en-US"/>
        </w:rPr>
        <w:t xml:space="preserve"> Different coral species can be seen growing in </w:t>
      </w:r>
      <w:r w:rsidR="006A1AF7">
        <w:rPr>
          <w:rFonts w:ascii="Arial" w:hAnsi="Arial" w:cs="Arial"/>
          <w:sz w:val="24"/>
          <w:szCs w:val="24"/>
          <w:lang w:val="en-US"/>
        </w:rPr>
        <w:t xml:space="preserve">apparent </w:t>
      </w:r>
      <w:r w:rsidR="00343106">
        <w:rPr>
          <w:rFonts w:ascii="Arial" w:hAnsi="Arial" w:cs="Arial"/>
          <w:sz w:val="24"/>
          <w:szCs w:val="24"/>
          <w:lang w:val="en-US"/>
        </w:rPr>
        <w:t>good conditions and competing each other</w:t>
      </w:r>
      <w:r w:rsidR="00191AA2">
        <w:rPr>
          <w:rFonts w:ascii="Arial" w:hAnsi="Arial" w:cs="Arial"/>
          <w:sz w:val="24"/>
          <w:szCs w:val="24"/>
          <w:lang w:val="en-US"/>
        </w:rPr>
        <w:t xml:space="preserve"> for space</w:t>
      </w:r>
      <w:r w:rsidR="00343106">
        <w:rPr>
          <w:rFonts w:ascii="Arial" w:hAnsi="Arial" w:cs="Arial"/>
          <w:sz w:val="24"/>
          <w:szCs w:val="24"/>
          <w:lang w:val="en-US"/>
        </w:rPr>
        <w:t xml:space="preserve"> (Fig. 1e).</w:t>
      </w:r>
      <w:r w:rsidR="00CB705F">
        <w:rPr>
          <w:rFonts w:ascii="Arial" w:hAnsi="Arial" w:cs="Arial"/>
          <w:sz w:val="24"/>
          <w:szCs w:val="24"/>
          <w:lang w:val="en-US"/>
        </w:rPr>
        <w:t xml:space="preserve"> </w:t>
      </w:r>
    </w:p>
    <w:p w14:paraId="39F5976D" w14:textId="6D2989D7" w:rsidR="00C12CB2" w:rsidRPr="00CB2BF0" w:rsidRDefault="00DF6EE4" w:rsidP="001C796C">
      <w:pPr>
        <w:spacing w:line="480" w:lineRule="auto"/>
        <w:jc w:val="both"/>
        <w:rPr>
          <w:rFonts w:ascii="Arial" w:hAnsi="Arial" w:cs="Arial"/>
          <w:sz w:val="24"/>
          <w:szCs w:val="24"/>
          <w:lang w:val="en-US"/>
        </w:rPr>
      </w:pPr>
      <w:r w:rsidRPr="00CB2BF0">
        <w:rPr>
          <w:rFonts w:ascii="Arial" w:hAnsi="Arial" w:cs="Arial"/>
          <w:sz w:val="24"/>
          <w:szCs w:val="24"/>
          <w:u w:val="single"/>
          <w:lang w:val="en-US"/>
        </w:rPr>
        <w:t xml:space="preserve">Sampling and </w:t>
      </w:r>
      <w:ins w:id="70" w:author="Alberto Rodriguez-Ramirez" w:date="2019-10-01T19:39:00Z">
        <w:r w:rsidR="0026004E">
          <w:rPr>
            <w:rFonts w:ascii="Arial" w:hAnsi="Arial" w:cs="Arial"/>
            <w:sz w:val="24"/>
            <w:szCs w:val="24"/>
            <w:u w:val="single"/>
            <w:lang w:val="en-US"/>
          </w:rPr>
          <w:t xml:space="preserve">coral </w:t>
        </w:r>
      </w:ins>
      <w:r w:rsidR="00696137">
        <w:rPr>
          <w:rFonts w:ascii="Arial" w:hAnsi="Arial" w:cs="Arial"/>
          <w:sz w:val="24"/>
          <w:szCs w:val="24"/>
          <w:u w:val="single"/>
          <w:lang w:val="en-US"/>
        </w:rPr>
        <w:t xml:space="preserve">growth </w:t>
      </w:r>
      <w:r w:rsidRPr="00CB2BF0">
        <w:rPr>
          <w:rFonts w:ascii="Arial" w:hAnsi="Arial" w:cs="Arial"/>
          <w:sz w:val="24"/>
          <w:szCs w:val="24"/>
          <w:u w:val="single"/>
          <w:lang w:val="en-US"/>
        </w:rPr>
        <w:t xml:space="preserve">analysis </w:t>
      </w:r>
    </w:p>
    <w:p w14:paraId="779557F0" w14:textId="08EB14DA" w:rsidR="006765C6" w:rsidRDefault="000C624D" w:rsidP="00293772">
      <w:pPr>
        <w:spacing w:line="480" w:lineRule="auto"/>
        <w:rPr>
          <w:rFonts w:ascii="Arial" w:hAnsi="Arial" w:cs="Arial"/>
          <w:sz w:val="24"/>
          <w:szCs w:val="24"/>
          <w:lang w:val="en-US"/>
        </w:rPr>
      </w:pPr>
      <w:commentRangeStart w:id="71"/>
      <w:ins w:id="72" w:author="Alberto Rodriguez-Ramirez" w:date="2019-09-26T15:22:00Z">
        <w:r>
          <w:rPr>
            <w:rFonts w:ascii="Arial" w:hAnsi="Arial" w:cs="Arial"/>
            <w:sz w:val="24"/>
            <w:szCs w:val="24"/>
            <w:lang w:val="en-US"/>
          </w:rPr>
          <w:t xml:space="preserve">Four </w:t>
        </w:r>
      </w:ins>
      <w:del w:id="73" w:author="Alberto Rodriguez-Ramirez" w:date="2019-09-26T15:22:00Z">
        <w:r w:rsidR="00DF6EE4" w:rsidRPr="001C796C" w:rsidDel="000C624D">
          <w:rPr>
            <w:rFonts w:ascii="Arial" w:hAnsi="Arial" w:cs="Arial"/>
            <w:sz w:val="24"/>
            <w:szCs w:val="24"/>
            <w:lang w:val="en-US"/>
          </w:rPr>
          <w:delText>C</w:delText>
        </w:r>
      </w:del>
      <w:ins w:id="74" w:author="Alberto Rodriguez-Ramirez" w:date="2019-09-26T15:22:00Z">
        <w:r>
          <w:rPr>
            <w:rFonts w:ascii="Arial" w:hAnsi="Arial" w:cs="Arial"/>
            <w:sz w:val="24"/>
            <w:szCs w:val="24"/>
            <w:lang w:val="en-US"/>
          </w:rPr>
          <w:t>c</w:t>
        </w:r>
      </w:ins>
      <w:r w:rsidR="00DF6EE4" w:rsidRPr="001C796C">
        <w:rPr>
          <w:rFonts w:ascii="Arial" w:hAnsi="Arial" w:cs="Arial"/>
          <w:sz w:val="24"/>
          <w:szCs w:val="24"/>
          <w:lang w:val="en-US"/>
        </w:rPr>
        <w:t>oral cores of 6 cm in diameter were collected with a p</w:t>
      </w:r>
      <w:r w:rsidR="00CB2BF0">
        <w:rPr>
          <w:rFonts w:ascii="Arial" w:hAnsi="Arial" w:cs="Arial"/>
          <w:sz w:val="24"/>
          <w:szCs w:val="24"/>
          <w:lang w:val="en-US"/>
        </w:rPr>
        <w:t>neumatic drill along the growth axis</w:t>
      </w:r>
      <w:ins w:id="75" w:author="Autorizado" w:date="2019-08-14T11:56:00Z">
        <w:r w:rsidR="00FE6435">
          <w:rPr>
            <w:rFonts w:ascii="Arial" w:hAnsi="Arial" w:cs="Arial"/>
            <w:sz w:val="24"/>
            <w:szCs w:val="24"/>
            <w:lang w:val="en-US"/>
          </w:rPr>
          <w:t xml:space="preserve"> (</w:t>
        </w:r>
        <w:r w:rsidR="00FE6435" w:rsidRPr="00FE6435">
          <w:rPr>
            <w:rFonts w:ascii="Arial" w:hAnsi="Arial" w:cs="Arial"/>
            <w:sz w:val="24"/>
            <w:szCs w:val="24"/>
            <w:lang w:val="en-US"/>
            <w:rPrChange w:id="76" w:author="Autorizado" w:date="2019-08-14T11:56:00Z">
              <w:rPr>
                <w:lang w:val="en-US"/>
              </w:rPr>
            </w:rPrChange>
          </w:rPr>
          <w:t xml:space="preserve">as described by </w:t>
        </w:r>
        <w:r w:rsidR="00FE6435" w:rsidRPr="00FE6435">
          <w:rPr>
            <w:rFonts w:ascii="Arial" w:hAnsi="Arial" w:cs="Arial"/>
            <w:sz w:val="24"/>
            <w:szCs w:val="24"/>
            <w:lang w:val="en-US"/>
            <w:rPrChange w:id="77" w:author="Autorizado" w:date="2019-08-14T11:56:00Z">
              <w:rPr>
                <w:highlight w:val="lightGray"/>
                <w:lang w:val="en-US"/>
              </w:rPr>
            </w:rPrChange>
          </w:rPr>
          <w:t>Marion 2006</w:t>
        </w:r>
        <w:r w:rsidR="00FE6435" w:rsidRPr="00FE6435">
          <w:rPr>
            <w:rFonts w:ascii="Arial" w:hAnsi="Arial" w:cs="Arial"/>
            <w:sz w:val="24"/>
            <w:szCs w:val="24"/>
            <w:lang w:val="en-US"/>
            <w:rPrChange w:id="78" w:author="Autorizado" w:date="2019-08-14T11:56:00Z">
              <w:rPr>
                <w:lang w:val="en-US"/>
              </w:rPr>
            </w:rPrChange>
          </w:rPr>
          <w:t>)</w:t>
        </w:r>
      </w:ins>
      <w:r w:rsidR="00CB2BF0">
        <w:rPr>
          <w:rFonts w:ascii="Arial" w:hAnsi="Arial" w:cs="Arial"/>
          <w:sz w:val="24"/>
          <w:szCs w:val="24"/>
          <w:lang w:val="en-US"/>
        </w:rPr>
        <w:t xml:space="preserve"> from </w:t>
      </w:r>
      <w:del w:id="79" w:author="Alberto Rodriguez-Ramirez" w:date="2019-09-26T15:22:00Z">
        <w:r w:rsidR="00CB2BF0" w:rsidDel="000C624D">
          <w:rPr>
            <w:rFonts w:ascii="Arial" w:hAnsi="Arial" w:cs="Arial"/>
            <w:sz w:val="24"/>
            <w:szCs w:val="24"/>
            <w:lang w:val="en-US"/>
          </w:rPr>
          <w:delText>4</w:delText>
        </w:r>
        <w:r w:rsidR="00DF6EE4" w:rsidRPr="001C796C" w:rsidDel="000C624D">
          <w:rPr>
            <w:rFonts w:ascii="Arial" w:hAnsi="Arial" w:cs="Arial"/>
            <w:sz w:val="24"/>
            <w:szCs w:val="24"/>
            <w:lang w:val="en-US"/>
          </w:rPr>
          <w:delText xml:space="preserve"> </w:delText>
        </w:r>
      </w:del>
      <w:ins w:id="80" w:author="Alberto Rodriguez-Ramirez" w:date="2019-09-26T15:22:00Z">
        <w:r>
          <w:rPr>
            <w:rFonts w:ascii="Arial" w:hAnsi="Arial" w:cs="Arial"/>
            <w:sz w:val="24"/>
            <w:szCs w:val="24"/>
            <w:lang w:val="en-US"/>
          </w:rPr>
          <w:t>four</w:t>
        </w:r>
        <w:r w:rsidRPr="001C796C">
          <w:rPr>
            <w:rFonts w:ascii="Arial" w:hAnsi="Arial" w:cs="Arial"/>
            <w:sz w:val="24"/>
            <w:szCs w:val="24"/>
            <w:lang w:val="en-US"/>
          </w:rPr>
          <w:t xml:space="preserve"> </w:t>
        </w:r>
        <w:commentRangeEnd w:id="71"/>
        <w:r>
          <w:rPr>
            <w:rStyle w:val="Refdecomentario"/>
          </w:rPr>
          <w:commentReference w:id="71"/>
        </w:r>
      </w:ins>
      <w:r w:rsidR="00DF6EE4" w:rsidRPr="001C796C">
        <w:rPr>
          <w:rFonts w:ascii="Arial" w:hAnsi="Arial" w:cs="Arial"/>
          <w:sz w:val="24"/>
          <w:szCs w:val="24"/>
          <w:lang w:val="en-US"/>
        </w:rPr>
        <w:t xml:space="preserve">massive colonies of </w:t>
      </w:r>
      <w:proofErr w:type="spellStart"/>
      <w:r w:rsidR="00DF6EE4" w:rsidRPr="001C796C">
        <w:rPr>
          <w:rFonts w:ascii="Arial" w:hAnsi="Arial" w:cs="Arial"/>
          <w:i/>
          <w:sz w:val="24"/>
          <w:szCs w:val="24"/>
          <w:lang w:val="en-US"/>
        </w:rPr>
        <w:t>Orbicella</w:t>
      </w:r>
      <w:proofErr w:type="spellEnd"/>
      <w:r w:rsidR="00DF6EE4" w:rsidRPr="001C796C">
        <w:rPr>
          <w:rFonts w:ascii="Arial" w:hAnsi="Arial" w:cs="Arial"/>
          <w:sz w:val="24"/>
          <w:szCs w:val="24"/>
          <w:lang w:val="en-US"/>
        </w:rPr>
        <w:t xml:space="preserve"> </w:t>
      </w:r>
      <w:proofErr w:type="spellStart"/>
      <w:r w:rsidR="00DF6EE4" w:rsidRPr="001C796C">
        <w:rPr>
          <w:rFonts w:ascii="Arial" w:hAnsi="Arial" w:cs="Arial"/>
          <w:i/>
          <w:sz w:val="24"/>
          <w:szCs w:val="24"/>
          <w:lang w:val="en-US"/>
        </w:rPr>
        <w:t>faveolata</w:t>
      </w:r>
      <w:proofErr w:type="spellEnd"/>
      <w:r w:rsidR="00DF6EE4" w:rsidRPr="001C796C">
        <w:rPr>
          <w:rFonts w:ascii="Arial" w:hAnsi="Arial" w:cs="Arial"/>
          <w:sz w:val="24"/>
          <w:szCs w:val="24"/>
          <w:lang w:val="en-US"/>
        </w:rPr>
        <w:t xml:space="preserve"> </w:t>
      </w:r>
      <w:r w:rsidR="00CB2BF0">
        <w:rPr>
          <w:rFonts w:ascii="Arial" w:hAnsi="Arial" w:cs="Arial"/>
          <w:sz w:val="24"/>
          <w:szCs w:val="24"/>
          <w:lang w:val="en-US"/>
        </w:rPr>
        <w:t>at 3-4</w:t>
      </w:r>
      <w:r w:rsidR="00DF6EE4" w:rsidRPr="001C796C">
        <w:rPr>
          <w:rFonts w:ascii="Arial" w:hAnsi="Arial" w:cs="Arial"/>
          <w:sz w:val="24"/>
          <w:szCs w:val="24"/>
          <w:lang w:val="en-US"/>
        </w:rPr>
        <w:t xml:space="preserve"> m</w:t>
      </w:r>
      <w:r w:rsidR="00CB2BF0">
        <w:rPr>
          <w:rFonts w:ascii="Arial" w:hAnsi="Arial" w:cs="Arial"/>
          <w:sz w:val="24"/>
          <w:szCs w:val="24"/>
          <w:lang w:val="en-US"/>
        </w:rPr>
        <w:t xml:space="preserve"> depth</w:t>
      </w:r>
      <w:r w:rsidR="00DF6EE4" w:rsidRPr="001C796C">
        <w:rPr>
          <w:rFonts w:ascii="Arial" w:hAnsi="Arial" w:cs="Arial"/>
          <w:sz w:val="24"/>
          <w:szCs w:val="24"/>
          <w:lang w:val="en-US"/>
        </w:rPr>
        <w:t xml:space="preserve">. The affected live coral tissue </w:t>
      </w:r>
      <w:r w:rsidR="009C405C">
        <w:rPr>
          <w:rFonts w:ascii="Arial" w:hAnsi="Arial" w:cs="Arial"/>
          <w:sz w:val="24"/>
          <w:szCs w:val="24"/>
          <w:lang w:val="en-US"/>
        </w:rPr>
        <w:t>(</w:t>
      </w:r>
      <w:r w:rsidR="009C405C" w:rsidRPr="001C796C">
        <w:rPr>
          <w:rFonts w:ascii="Arial" w:hAnsi="Arial" w:cs="Arial"/>
          <w:sz w:val="24"/>
          <w:szCs w:val="24"/>
          <w:lang w:val="en-US"/>
        </w:rPr>
        <w:t>25-30 cm</w:t>
      </w:r>
      <w:r w:rsidR="009C405C" w:rsidRPr="001C796C">
        <w:rPr>
          <w:rFonts w:ascii="Arial" w:hAnsi="Arial" w:cs="Arial"/>
          <w:sz w:val="24"/>
          <w:szCs w:val="24"/>
          <w:vertAlign w:val="superscript"/>
          <w:lang w:val="en-US"/>
        </w:rPr>
        <w:t>2</w:t>
      </w:r>
      <w:r w:rsidR="009C405C">
        <w:rPr>
          <w:rFonts w:ascii="Arial" w:hAnsi="Arial" w:cs="Arial"/>
          <w:sz w:val="24"/>
          <w:szCs w:val="24"/>
          <w:lang w:val="en-US"/>
        </w:rPr>
        <w:t xml:space="preserve">) </w:t>
      </w:r>
      <w:r w:rsidR="00DF6EE4" w:rsidRPr="001C796C">
        <w:rPr>
          <w:rFonts w:ascii="Arial" w:hAnsi="Arial" w:cs="Arial"/>
          <w:sz w:val="24"/>
          <w:szCs w:val="24"/>
          <w:lang w:val="en-US"/>
        </w:rPr>
        <w:t xml:space="preserve">was covered with a </w:t>
      </w:r>
      <w:r w:rsidR="00920469">
        <w:rPr>
          <w:rFonts w:ascii="Arial" w:hAnsi="Arial" w:cs="Arial"/>
          <w:sz w:val="24"/>
          <w:szCs w:val="24"/>
          <w:lang w:val="en-US"/>
        </w:rPr>
        <w:t>polystyrene</w:t>
      </w:r>
      <w:r w:rsidR="00DF6EE4" w:rsidRPr="001C796C">
        <w:rPr>
          <w:rFonts w:ascii="Arial" w:hAnsi="Arial" w:cs="Arial"/>
          <w:sz w:val="24"/>
          <w:szCs w:val="24"/>
          <w:lang w:val="en-US"/>
        </w:rPr>
        <w:t xml:space="preserve"> ball and epoxy putty to avoid the </w:t>
      </w:r>
      <w:r w:rsidR="00B87426">
        <w:rPr>
          <w:rFonts w:ascii="Arial" w:hAnsi="Arial" w:cs="Arial"/>
          <w:sz w:val="24"/>
          <w:szCs w:val="24"/>
          <w:lang w:val="en-US"/>
        </w:rPr>
        <w:t>intrusion of bioeroder organisms</w:t>
      </w:r>
      <w:r w:rsidR="00DF6EE4" w:rsidRPr="001C796C">
        <w:rPr>
          <w:rFonts w:ascii="Arial" w:hAnsi="Arial" w:cs="Arial"/>
          <w:sz w:val="24"/>
          <w:szCs w:val="24"/>
          <w:lang w:val="en-US"/>
        </w:rPr>
        <w:t>. The cores were rinsed with fresh-water several times to</w:t>
      </w:r>
      <w:r w:rsidR="005A1C06" w:rsidRPr="001C796C">
        <w:rPr>
          <w:rFonts w:ascii="Arial" w:hAnsi="Arial" w:cs="Arial"/>
          <w:sz w:val="24"/>
          <w:szCs w:val="24"/>
          <w:lang w:val="en-US"/>
        </w:rPr>
        <w:t xml:space="preserve"> remove sediment particles and </w:t>
      </w:r>
      <w:r w:rsidR="00DF6EE4" w:rsidRPr="001C796C">
        <w:rPr>
          <w:rFonts w:ascii="Arial" w:hAnsi="Arial" w:cs="Arial"/>
          <w:sz w:val="24"/>
          <w:szCs w:val="24"/>
          <w:lang w:val="en-US"/>
        </w:rPr>
        <w:t xml:space="preserve">then oven-dried for 24-48h at 50-60°C. </w:t>
      </w:r>
    </w:p>
    <w:p w14:paraId="6CC36966" w14:textId="77777777" w:rsidR="00E12697" w:rsidRPr="00E12697" w:rsidRDefault="00167813" w:rsidP="00E12697">
      <w:pPr>
        <w:spacing w:line="480" w:lineRule="auto"/>
        <w:rPr>
          <w:ins w:id="81" w:author="Alberto Rodriguez-Ramirez" w:date="2019-09-26T15:55:00Z"/>
          <w:rFonts w:ascii="Arial" w:hAnsi="Arial" w:cs="Arial"/>
          <w:sz w:val="24"/>
          <w:szCs w:val="24"/>
          <w:lang w:val="en-US"/>
        </w:rPr>
      </w:pPr>
      <w:r>
        <w:rPr>
          <w:rFonts w:ascii="Arial" w:hAnsi="Arial" w:cs="Arial"/>
          <w:sz w:val="24"/>
          <w:szCs w:val="24"/>
          <w:lang w:val="en-US"/>
        </w:rPr>
        <w:t>Three c</w:t>
      </w:r>
      <w:r w:rsidR="0049368E">
        <w:rPr>
          <w:rFonts w:ascii="Arial" w:hAnsi="Arial" w:cs="Arial"/>
          <w:sz w:val="24"/>
          <w:szCs w:val="24"/>
          <w:lang w:val="en-US"/>
        </w:rPr>
        <w:t>oral cores</w:t>
      </w:r>
      <w:r w:rsidR="00430682">
        <w:rPr>
          <w:rFonts w:ascii="Arial" w:hAnsi="Arial" w:cs="Arial"/>
          <w:sz w:val="24"/>
          <w:szCs w:val="24"/>
          <w:lang w:val="en-US"/>
        </w:rPr>
        <w:t xml:space="preserve"> (VAR2, VAR3, VAR4)</w:t>
      </w:r>
      <w:r w:rsidR="006765C6">
        <w:rPr>
          <w:rFonts w:ascii="Arial" w:hAnsi="Arial" w:cs="Arial"/>
          <w:sz w:val="24"/>
          <w:szCs w:val="24"/>
          <w:lang w:val="en-US"/>
        </w:rPr>
        <w:t xml:space="preserve"> along with an aragonite step-wedge standard </w:t>
      </w:r>
      <w:r w:rsidR="0049368E">
        <w:rPr>
          <w:rFonts w:ascii="Arial" w:hAnsi="Arial" w:cs="Arial"/>
          <w:sz w:val="24"/>
          <w:szCs w:val="24"/>
          <w:lang w:val="en-US"/>
        </w:rPr>
        <w:t xml:space="preserve">were </w:t>
      </w:r>
      <w:r w:rsidR="006765C6">
        <w:rPr>
          <w:rFonts w:ascii="Arial" w:hAnsi="Arial" w:cs="Arial"/>
          <w:sz w:val="24"/>
          <w:szCs w:val="24"/>
          <w:lang w:val="en-US"/>
        </w:rPr>
        <w:t>imaged</w:t>
      </w:r>
      <w:r w:rsidR="0049368E">
        <w:rPr>
          <w:rFonts w:ascii="Arial" w:hAnsi="Arial" w:cs="Arial"/>
          <w:sz w:val="24"/>
          <w:szCs w:val="24"/>
          <w:lang w:val="en-US"/>
        </w:rPr>
        <w:t xml:space="preserve"> </w:t>
      </w:r>
      <w:r w:rsidR="006765C6">
        <w:rPr>
          <w:rFonts w:ascii="Arial" w:hAnsi="Arial" w:cs="Arial"/>
          <w:sz w:val="24"/>
          <w:szCs w:val="24"/>
          <w:lang w:val="en-US"/>
        </w:rPr>
        <w:t xml:space="preserve">using </w:t>
      </w:r>
      <w:r w:rsidR="0049368E">
        <w:rPr>
          <w:rFonts w:ascii="Arial" w:hAnsi="Arial" w:cs="Arial"/>
          <w:sz w:val="24"/>
          <w:szCs w:val="24"/>
          <w:lang w:val="en-US"/>
        </w:rPr>
        <w:t xml:space="preserve">a </w:t>
      </w:r>
      <w:r w:rsidR="0049368E" w:rsidRPr="001C796C">
        <w:rPr>
          <w:rFonts w:ascii="Arial" w:hAnsi="Arial" w:cs="Arial"/>
          <w:sz w:val="24"/>
          <w:szCs w:val="24"/>
          <w:lang w:val="en-US"/>
        </w:rPr>
        <w:t xml:space="preserve">General Electric LightSpeed VCT 64 </w:t>
      </w:r>
      <w:r w:rsidR="0049368E">
        <w:rPr>
          <w:rFonts w:ascii="Arial" w:hAnsi="Arial" w:cs="Arial"/>
          <w:sz w:val="24"/>
          <w:szCs w:val="24"/>
          <w:lang w:val="en-US"/>
        </w:rPr>
        <w:t>CT-scan</w:t>
      </w:r>
      <w:r w:rsidR="00794489">
        <w:rPr>
          <w:rFonts w:ascii="Arial" w:hAnsi="Arial" w:cs="Arial"/>
          <w:sz w:val="24"/>
          <w:szCs w:val="24"/>
          <w:lang w:val="en-US"/>
        </w:rPr>
        <w:t xml:space="preserve"> </w:t>
      </w:r>
      <w:r w:rsidR="00794489">
        <w:rPr>
          <w:rFonts w:ascii="Arial" w:hAnsi="Arial" w:cs="Arial"/>
          <w:sz w:val="24"/>
          <w:szCs w:val="24"/>
          <w:lang w:val="en-US"/>
        </w:rPr>
        <w:fldChar w:fldCharType="begin" w:fldLock="1"/>
      </w:r>
      <w:r w:rsidR="002C6E2C">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794489">
        <w:rPr>
          <w:rFonts w:ascii="Arial" w:hAnsi="Arial" w:cs="Arial"/>
          <w:sz w:val="24"/>
          <w:szCs w:val="24"/>
          <w:lang w:val="en-US"/>
        </w:rPr>
        <w:fldChar w:fldCharType="separate"/>
      </w:r>
      <w:r w:rsidR="006765C6" w:rsidRPr="006765C6">
        <w:rPr>
          <w:rFonts w:ascii="Arial" w:hAnsi="Arial" w:cs="Arial"/>
          <w:noProof/>
          <w:sz w:val="24"/>
          <w:szCs w:val="24"/>
          <w:lang w:val="en-US"/>
        </w:rPr>
        <w:t>(Lizcano-Sandoval et al. 2019)</w:t>
      </w:r>
      <w:r w:rsidR="00794489">
        <w:rPr>
          <w:rFonts w:ascii="Arial" w:hAnsi="Arial" w:cs="Arial"/>
          <w:sz w:val="24"/>
          <w:szCs w:val="24"/>
          <w:lang w:val="en-US"/>
        </w:rPr>
        <w:fldChar w:fldCharType="end"/>
      </w:r>
      <w:r w:rsidR="00794489">
        <w:rPr>
          <w:rFonts w:ascii="Arial" w:hAnsi="Arial" w:cs="Arial"/>
          <w:sz w:val="24"/>
          <w:szCs w:val="24"/>
          <w:lang w:val="en-US"/>
        </w:rPr>
        <w:t xml:space="preserve">. </w:t>
      </w:r>
      <w:r w:rsidR="006765C6">
        <w:rPr>
          <w:rFonts w:ascii="Arial" w:hAnsi="Arial" w:cs="Arial"/>
          <w:sz w:val="24"/>
          <w:szCs w:val="24"/>
          <w:lang w:val="en-US"/>
        </w:rPr>
        <w:t xml:space="preserve">The aragonite standard was obtained from the shell of the giant clam </w:t>
      </w:r>
      <w:r w:rsidR="006765C6" w:rsidRPr="006765C6">
        <w:rPr>
          <w:rFonts w:ascii="Arial" w:hAnsi="Arial" w:cs="Arial"/>
          <w:i/>
          <w:sz w:val="24"/>
          <w:szCs w:val="24"/>
          <w:lang w:val="en-US"/>
        </w:rPr>
        <w:t>Tridacna maxima</w:t>
      </w:r>
      <w:r w:rsidR="006765C6">
        <w:rPr>
          <w:rFonts w:ascii="Arial" w:hAnsi="Arial" w:cs="Arial"/>
          <w:i/>
          <w:sz w:val="24"/>
          <w:szCs w:val="24"/>
          <w:lang w:val="en-US"/>
        </w:rPr>
        <w:t xml:space="preserve"> </w:t>
      </w:r>
      <w:r w:rsidR="006765C6">
        <w:rPr>
          <w:rFonts w:ascii="Arial" w:hAnsi="Arial" w:cs="Arial"/>
          <w:sz w:val="24"/>
          <w:szCs w:val="24"/>
          <w:lang w:val="en-US"/>
        </w:rPr>
        <w:t>and was used to estimate coral density</w:t>
      </w:r>
      <w:r w:rsidR="002C6E2C">
        <w:rPr>
          <w:rFonts w:ascii="Arial" w:hAnsi="Arial" w:cs="Arial"/>
          <w:sz w:val="24"/>
          <w:szCs w:val="24"/>
          <w:lang w:val="en-US"/>
        </w:rPr>
        <w:t xml:space="preserve"> </w:t>
      </w:r>
      <w:r w:rsidR="002C6E2C">
        <w:rPr>
          <w:rFonts w:ascii="Arial" w:hAnsi="Arial" w:cs="Arial"/>
          <w:sz w:val="24"/>
          <w:szCs w:val="24"/>
          <w:lang w:val="en-US"/>
        </w:rPr>
        <w:fldChar w:fldCharType="begin" w:fldLock="1"/>
      </w:r>
      <w:r w:rsidR="007F0657">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2C6E2C">
        <w:rPr>
          <w:rFonts w:ascii="Arial" w:hAnsi="Arial" w:cs="Arial"/>
          <w:sz w:val="24"/>
          <w:szCs w:val="24"/>
          <w:lang w:val="en-US"/>
        </w:rPr>
        <w:fldChar w:fldCharType="separate"/>
      </w:r>
      <w:r w:rsidR="002C6E2C" w:rsidRPr="002C6E2C">
        <w:rPr>
          <w:rFonts w:ascii="Arial" w:hAnsi="Arial" w:cs="Arial"/>
          <w:noProof/>
          <w:sz w:val="24"/>
          <w:szCs w:val="24"/>
          <w:lang w:val="en-US"/>
        </w:rPr>
        <w:t>(Lizcano-Sandoval et al. 2019)</w:t>
      </w:r>
      <w:r w:rsidR="002C6E2C">
        <w:rPr>
          <w:rFonts w:ascii="Arial" w:hAnsi="Arial" w:cs="Arial"/>
          <w:sz w:val="24"/>
          <w:szCs w:val="24"/>
          <w:lang w:val="en-US"/>
        </w:rPr>
        <w:fldChar w:fldCharType="end"/>
      </w:r>
      <w:r w:rsidR="006765C6">
        <w:rPr>
          <w:rFonts w:ascii="Arial" w:hAnsi="Arial" w:cs="Arial"/>
          <w:sz w:val="24"/>
          <w:szCs w:val="24"/>
          <w:lang w:val="en-US"/>
        </w:rPr>
        <w:t xml:space="preserve">. </w:t>
      </w:r>
      <w:r>
        <w:rPr>
          <w:rFonts w:ascii="Arial" w:hAnsi="Arial" w:cs="Arial"/>
          <w:sz w:val="24"/>
          <w:szCs w:val="24"/>
          <w:lang w:val="en-US"/>
        </w:rPr>
        <w:t xml:space="preserve">All images were analyzed </w:t>
      </w:r>
      <w:r w:rsidR="00191AA2">
        <w:rPr>
          <w:rFonts w:ascii="Arial" w:hAnsi="Arial" w:cs="Arial"/>
          <w:sz w:val="24"/>
          <w:szCs w:val="24"/>
          <w:lang w:val="en-US"/>
        </w:rPr>
        <w:t xml:space="preserve">using </w:t>
      </w:r>
      <w:r>
        <w:rPr>
          <w:rFonts w:ascii="Arial" w:hAnsi="Arial" w:cs="Arial"/>
          <w:sz w:val="24"/>
          <w:szCs w:val="24"/>
          <w:lang w:val="en-US"/>
        </w:rPr>
        <w:t xml:space="preserve">the software </w:t>
      </w:r>
      <w:proofErr w:type="spellStart"/>
      <w:r w:rsidRPr="00167813">
        <w:rPr>
          <w:rFonts w:ascii="Arial" w:hAnsi="Arial" w:cs="Arial"/>
          <w:sz w:val="24"/>
          <w:szCs w:val="24"/>
          <w:lang w:val="en-US"/>
        </w:rPr>
        <w:t>RadiAnt</w:t>
      </w:r>
      <w:proofErr w:type="spellEnd"/>
      <w:r w:rsidRPr="00167813">
        <w:rPr>
          <w:rFonts w:ascii="Arial" w:hAnsi="Arial" w:cs="Arial"/>
          <w:sz w:val="24"/>
          <w:szCs w:val="24"/>
          <w:lang w:val="en-US"/>
        </w:rPr>
        <w:t xml:space="preserve"> DICOM Viewer 4.0</w:t>
      </w:r>
      <w:r>
        <w:rPr>
          <w:rFonts w:ascii="Arial" w:hAnsi="Arial" w:cs="Arial"/>
          <w:sz w:val="24"/>
          <w:szCs w:val="24"/>
          <w:lang w:val="en-US"/>
        </w:rPr>
        <w:t xml:space="preserve">. </w:t>
      </w:r>
      <w:r w:rsidR="006765C6">
        <w:rPr>
          <w:rFonts w:ascii="Arial" w:hAnsi="Arial" w:cs="Arial"/>
          <w:sz w:val="24"/>
          <w:szCs w:val="24"/>
          <w:lang w:val="en-US"/>
        </w:rPr>
        <w:t>The multi</w:t>
      </w:r>
      <w:r w:rsidR="002C6E2C">
        <w:rPr>
          <w:rFonts w:ascii="Arial" w:hAnsi="Arial" w:cs="Arial"/>
          <w:sz w:val="24"/>
          <w:szCs w:val="24"/>
          <w:lang w:val="en-US"/>
        </w:rPr>
        <w:t>-</w:t>
      </w:r>
      <w:r w:rsidR="006765C6">
        <w:rPr>
          <w:rFonts w:ascii="Arial" w:hAnsi="Arial" w:cs="Arial"/>
          <w:sz w:val="24"/>
          <w:szCs w:val="24"/>
          <w:lang w:val="en-US"/>
        </w:rPr>
        <w:t xml:space="preserve">planar reconstruction of coral cores allowed to select the best </w:t>
      </w:r>
      <w:r w:rsidR="002C6E2C">
        <w:rPr>
          <w:rFonts w:ascii="Arial" w:hAnsi="Arial" w:cs="Arial"/>
          <w:sz w:val="24"/>
          <w:szCs w:val="24"/>
          <w:lang w:val="en-US"/>
        </w:rPr>
        <w:t>planes for observing the densit</w:t>
      </w:r>
      <w:r w:rsidR="00130573">
        <w:rPr>
          <w:rFonts w:ascii="Arial" w:hAnsi="Arial" w:cs="Arial"/>
          <w:sz w:val="24"/>
          <w:szCs w:val="24"/>
          <w:lang w:val="en-US"/>
        </w:rPr>
        <w:t>y banding pattern</w:t>
      </w:r>
      <w:r w:rsidR="002C6E2C">
        <w:rPr>
          <w:rFonts w:ascii="Arial" w:hAnsi="Arial" w:cs="Arial"/>
          <w:sz w:val="24"/>
          <w:szCs w:val="24"/>
          <w:lang w:val="en-US"/>
        </w:rPr>
        <w:t xml:space="preserve">. </w:t>
      </w:r>
    </w:p>
    <w:p w14:paraId="03015CCD" w14:textId="26D6BFBA" w:rsidR="006765C6" w:rsidRDefault="002242D1" w:rsidP="00E12697">
      <w:pPr>
        <w:spacing w:line="480" w:lineRule="auto"/>
        <w:rPr>
          <w:rFonts w:ascii="Arial" w:hAnsi="Arial" w:cs="Arial"/>
          <w:sz w:val="24"/>
          <w:szCs w:val="24"/>
          <w:lang w:val="en-US"/>
        </w:rPr>
      </w:pPr>
      <w:ins w:id="82" w:author="Alberto Rodriguez-Ramirez" w:date="2019-10-01T19:11:00Z">
        <w:r>
          <w:rPr>
            <w:rFonts w:ascii="Arial" w:hAnsi="Arial" w:cs="Arial"/>
            <w:sz w:val="24"/>
            <w:szCs w:val="24"/>
            <w:lang w:val="en-US"/>
          </w:rPr>
          <w:lastRenderedPageBreak/>
          <w:t>For each core, one</w:t>
        </w:r>
      </w:ins>
      <w:ins w:id="83" w:author="Alberto Rodriguez-Ramirez" w:date="2019-09-26T15:55:00Z">
        <w:r>
          <w:rPr>
            <w:rFonts w:ascii="Arial" w:hAnsi="Arial" w:cs="Arial"/>
            <w:sz w:val="24"/>
            <w:szCs w:val="24"/>
            <w:lang w:val="en-US"/>
          </w:rPr>
          <w:t xml:space="preserve"> </w:t>
        </w:r>
        <w:r w:rsidR="00E12697" w:rsidRPr="00E12697">
          <w:rPr>
            <w:rFonts w:ascii="Arial" w:hAnsi="Arial" w:cs="Arial"/>
            <w:sz w:val="24"/>
            <w:szCs w:val="24"/>
            <w:lang w:val="en-US"/>
          </w:rPr>
          <w:t xml:space="preserve">sagittal and </w:t>
        </w:r>
      </w:ins>
      <w:ins w:id="84" w:author="Alberto Rodriguez-Ramirez" w:date="2019-10-01T19:17:00Z">
        <w:r>
          <w:rPr>
            <w:rFonts w:ascii="Arial" w:hAnsi="Arial" w:cs="Arial"/>
            <w:sz w:val="24"/>
            <w:szCs w:val="24"/>
            <w:lang w:val="en-US"/>
          </w:rPr>
          <w:t xml:space="preserve">one </w:t>
        </w:r>
      </w:ins>
      <w:ins w:id="85" w:author="Alberto Rodriguez-Ramirez" w:date="2019-10-01T19:16:00Z">
        <w:r>
          <w:rPr>
            <w:rFonts w:ascii="Arial" w:hAnsi="Arial" w:cs="Arial"/>
            <w:sz w:val="24"/>
            <w:szCs w:val="24"/>
            <w:lang w:val="en-US"/>
          </w:rPr>
          <w:t>coronal</w:t>
        </w:r>
      </w:ins>
      <w:ins w:id="86" w:author="Alberto Rodriguez-Ramirez" w:date="2019-10-01T19:11:00Z">
        <w:r>
          <w:rPr>
            <w:rFonts w:ascii="Arial" w:hAnsi="Arial" w:cs="Arial"/>
            <w:sz w:val="24"/>
            <w:szCs w:val="24"/>
            <w:lang w:val="en-US"/>
          </w:rPr>
          <w:t xml:space="preserve"> </w:t>
        </w:r>
      </w:ins>
      <w:ins w:id="87" w:author="Alberto Rodriguez-Ramirez" w:date="2019-10-01T19:17:00Z">
        <w:r>
          <w:rPr>
            <w:rFonts w:ascii="Arial" w:hAnsi="Arial" w:cs="Arial"/>
            <w:sz w:val="24"/>
            <w:szCs w:val="24"/>
            <w:lang w:val="en-US"/>
          </w:rPr>
          <w:t xml:space="preserve">images were </w:t>
        </w:r>
      </w:ins>
      <w:ins w:id="88" w:author="Alberto Rodriguez-Ramirez" w:date="2019-10-01T19:18:00Z">
        <w:r>
          <w:rPr>
            <w:rFonts w:ascii="Arial" w:hAnsi="Arial" w:cs="Arial"/>
            <w:sz w:val="24"/>
            <w:szCs w:val="24"/>
            <w:lang w:val="en-US"/>
          </w:rPr>
          <w:t>selected and</w:t>
        </w:r>
      </w:ins>
      <w:ins w:id="89" w:author="Alberto Rodriguez-Ramirez" w:date="2019-09-26T15:55:00Z">
        <w:r w:rsidR="00E12697" w:rsidRPr="00E12697">
          <w:rPr>
            <w:rFonts w:ascii="Arial" w:hAnsi="Arial" w:cs="Arial"/>
            <w:sz w:val="24"/>
            <w:szCs w:val="24"/>
            <w:lang w:val="en-US"/>
          </w:rPr>
          <w:t>.</w:t>
        </w:r>
        <w:r w:rsidR="00E12697" w:rsidRPr="00E12697" w:rsidDel="00E12697">
          <w:rPr>
            <w:rFonts w:ascii="Arial" w:hAnsi="Arial" w:cs="Arial"/>
            <w:sz w:val="24"/>
            <w:szCs w:val="24"/>
            <w:lang w:val="en-US"/>
          </w:rPr>
          <w:t xml:space="preserve"> </w:t>
        </w:r>
      </w:ins>
      <w:commentRangeStart w:id="90"/>
      <w:del w:id="91" w:author="Alberto Rodriguez-Ramirez" w:date="2019-09-26T15:55:00Z">
        <w:r w:rsidR="007F0657" w:rsidDel="00E12697">
          <w:rPr>
            <w:rFonts w:ascii="Arial" w:hAnsi="Arial" w:cs="Arial"/>
            <w:sz w:val="24"/>
            <w:szCs w:val="24"/>
            <w:lang w:val="en-US"/>
          </w:rPr>
          <w:delText>One image from sagittal and coronal planes each per core was us</w:delText>
        </w:r>
        <w:r w:rsidR="00DB1D89" w:rsidDel="00E12697">
          <w:rPr>
            <w:rFonts w:ascii="Arial" w:hAnsi="Arial" w:cs="Arial"/>
            <w:sz w:val="24"/>
            <w:szCs w:val="24"/>
            <w:lang w:val="en-US"/>
          </w:rPr>
          <w:delText>ed</w:delText>
        </w:r>
        <w:commentRangeEnd w:id="90"/>
        <w:r w:rsidR="00DB1D89" w:rsidDel="00E12697">
          <w:rPr>
            <w:rStyle w:val="Refdecomentario"/>
          </w:rPr>
          <w:commentReference w:id="90"/>
        </w:r>
        <w:r w:rsidR="00DB1D89" w:rsidDel="00E12697">
          <w:rPr>
            <w:rFonts w:ascii="Arial" w:hAnsi="Arial" w:cs="Arial"/>
            <w:sz w:val="24"/>
            <w:szCs w:val="24"/>
            <w:lang w:val="en-US"/>
          </w:rPr>
          <w:delText>.</w:delText>
        </w:r>
        <w:r w:rsidR="007F0657" w:rsidDel="00E12697">
          <w:rPr>
            <w:rFonts w:ascii="Arial" w:hAnsi="Arial" w:cs="Arial"/>
            <w:sz w:val="24"/>
            <w:szCs w:val="24"/>
            <w:lang w:val="en-US"/>
          </w:rPr>
          <w:delText xml:space="preserve"> </w:delText>
        </w:r>
      </w:del>
      <w:r w:rsidR="007F0657">
        <w:rPr>
          <w:rFonts w:ascii="Arial" w:hAnsi="Arial" w:cs="Arial"/>
          <w:sz w:val="24"/>
          <w:szCs w:val="24"/>
          <w:lang w:val="en-US"/>
        </w:rPr>
        <w:t>One transect per image along the coral growth axis was made to extract optical density values in Hounsfield units (HU)</w:t>
      </w:r>
      <w:ins w:id="92" w:author="Alberto Rodriguez-Ramirez" w:date="2019-10-01T19:24:00Z">
        <w:r w:rsidR="004A49F8">
          <w:rPr>
            <w:rFonts w:ascii="Arial" w:hAnsi="Arial" w:cs="Arial"/>
            <w:sz w:val="24"/>
            <w:szCs w:val="24"/>
            <w:lang w:val="en-US"/>
          </w:rPr>
          <w:t xml:space="preserve">, and both transects per core were </w:t>
        </w:r>
        <w:proofErr w:type="spellStart"/>
        <w:r w:rsidR="004A49F8">
          <w:rPr>
            <w:rFonts w:ascii="Arial" w:hAnsi="Arial" w:cs="Arial"/>
            <w:sz w:val="24"/>
            <w:szCs w:val="24"/>
            <w:lang w:val="en-US"/>
          </w:rPr>
          <w:t>averaged.</w:t>
        </w:r>
      </w:ins>
      <w:del w:id="93" w:author="Alberto Rodriguez-Ramirez" w:date="2019-10-01T19:24:00Z">
        <w:r w:rsidR="007F0657" w:rsidDel="004A49F8">
          <w:rPr>
            <w:rFonts w:ascii="Arial" w:hAnsi="Arial" w:cs="Arial"/>
            <w:sz w:val="24"/>
            <w:szCs w:val="24"/>
            <w:lang w:val="en-US"/>
          </w:rPr>
          <w:delText xml:space="preserve">. </w:delText>
        </w:r>
      </w:del>
      <w:r w:rsidR="007F0657">
        <w:rPr>
          <w:rFonts w:ascii="Arial" w:hAnsi="Arial" w:cs="Arial"/>
          <w:sz w:val="24"/>
          <w:szCs w:val="24"/>
          <w:lang w:val="en-US"/>
        </w:rPr>
        <w:t>The</w:t>
      </w:r>
      <w:proofErr w:type="spellEnd"/>
      <w:r w:rsidR="007F0657">
        <w:rPr>
          <w:rFonts w:ascii="Arial" w:hAnsi="Arial" w:cs="Arial"/>
          <w:sz w:val="24"/>
          <w:szCs w:val="24"/>
          <w:lang w:val="en-US"/>
        </w:rPr>
        <w:t xml:space="preserve"> HU values were then converted to skeletal density in g cm</w:t>
      </w:r>
      <w:r w:rsidR="007F0657" w:rsidRPr="007F0657">
        <w:rPr>
          <w:rFonts w:ascii="Arial" w:hAnsi="Arial" w:cs="Arial"/>
          <w:sz w:val="24"/>
          <w:szCs w:val="24"/>
          <w:vertAlign w:val="superscript"/>
          <w:lang w:val="en-US"/>
        </w:rPr>
        <w:t>-3</w:t>
      </w:r>
      <w:r w:rsidR="007F0657">
        <w:rPr>
          <w:rFonts w:ascii="Arial" w:hAnsi="Arial" w:cs="Arial"/>
          <w:sz w:val="24"/>
          <w:szCs w:val="24"/>
          <w:lang w:val="en-US"/>
        </w:rPr>
        <w:t xml:space="preserve"> </w:t>
      </w:r>
      <w:r w:rsidR="001F63C0">
        <w:rPr>
          <w:rFonts w:ascii="Arial" w:hAnsi="Arial" w:cs="Arial"/>
          <w:sz w:val="24"/>
          <w:szCs w:val="24"/>
          <w:lang w:val="en-US"/>
        </w:rPr>
        <w:t xml:space="preserve">by using a calibration curve </w:t>
      </w:r>
      <w:r w:rsidR="007F0657">
        <w:rPr>
          <w:rFonts w:ascii="Arial" w:hAnsi="Arial" w:cs="Arial"/>
          <w:sz w:val="24"/>
          <w:szCs w:val="24"/>
          <w:lang w:val="en-US"/>
        </w:rPr>
        <w:fldChar w:fldCharType="begin" w:fldLock="1"/>
      </w:r>
      <w:r w:rsidR="004E66A9">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7F0657">
        <w:rPr>
          <w:rFonts w:ascii="Arial" w:hAnsi="Arial" w:cs="Arial"/>
          <w:sz w:val="24"/>
          <w:szCs w:val="24"/>
          <w:lang w:val="en-US"/>
        </w:rPr>
        <w:fldChar w:fldCharType="separate"/>
      </w:r>
      <w:r w:rsidR="007F0657" w:rsidRPr="007F0657">
        <w:rPr>
          <w:rFonts w:ascii="Arial" w:hAnsi="Arial" w:cs="Arial"/>
          <w:noProof/>
          <w:sz w:val="24"/>
          <w:szCs w:val="24"/>
          <w:lang w:val="en-US"/>
        </w:rPr>
        <w:t>(Lizcano-Sandoval et al. 2019)</w:t>
      </w:r>
      <w:r w:rsidR="007F0657">
        <w:rPr>
          <w:rFonts w:ascii="Arial" w:hAnsi="Arial" w:cs="Arial"/>
          <w:sz w:val="24"/>
          <w:szCs w:val="24"/>
          <w:lang w:val="en-US"/>
        </w:rPr>
        <w:fldChar w:fldCharType="end"/>
      </w:r>
      <w:ins w:id="94" w:author="Alberto Rodriguez-Ramirez" w:date="2019-10-01T19:20:00Z">
        <w:r w:rsidR="004A49F8">
          <w:rPr>
            <w:rFonts w:ascii="Arial" w:hAnsi="Arial" w:cs="Arial"/>
            <w:sz w:val="24"/>
            <w:szCs w:val="24"/>
            <w:lang w:val="en-US"/>
          </w:rPr>
          <w:t>.</w:t>
        </w:r>
      </w:ins>
      <w:del w:id="95" w:author="Alberto Rodriguez-Ramirez" w:date="2019-10-01T19:25:00Z">
        <w:r w:rsidR="007F0657" w:rsidDel="004A49F8">
          <w:rPr>
            <w:rFonts w:ascii="Arial" w:hAnsi="Arial" w:cs="Arial"/>
            <w:sz w:val="24"/>
            <w:szCs w:val="24"/>
            <w:lang w:val="en-US"/>
          </w:rPr>
          <w:delText>.</w:delText>
        </w:r>
      </w:del>
    </w:p>
    <w:p w14:paraId="24BB4A94" w14:textId="42AA3223" w:rsidR="00E149B9" w:rsidRDefault="00631E83" w:rsidP="006765C6">
      <w:pPr>
        <w:spacing w:line="480" w:lineRule="auto"/>
        <w:rPr>
          <w:rFonts w:ascii="Arial" w:hAnsi="Arial" w:cs="Arial"/>
          <w:sz w:val="24"/>
          <w:szCs w:val="24"/>
          <w:lang w:val="en-US"/>
        </w:rPr>
      </w:pPr>
      <w:commentRangeStart w:id="96"/>
      <w:commentRangeStart w:id="97"/>
      <w:r>
        <w:rPr>
          <w:rFonts w:ascii="Arial" w:hAnsi="Arial" w:cs="Arial"/>
          <w:sz w:val="24"/>
          <w:szCs w:val="24"/>
          <w:lang w:val="en-US"/>
        </w:rPr>
        <w:t>The fourth coral core</w:t>
      </w:r>
      <w:r w:rsidR="00167813">
        <w:rPr>
          <w:rFonts w:ascii="Arial" w:hAnsi="Arial" w:cs="Arial"/>
          <w:sz w:val="24"/>
          <w:szCs w:val="24"/>
          <w:lang w:val="en-US"/>
        </w:rPr>
        <w:t xml:space="preserve"> </w:t>
      </w:r>
      <w:r w:rsidR="00430682">
        <w:rPr>
          <w:rFonts w:ascii="Arial" w:hAnsi="Arial" w:cs="Arial"/>
          <w:sz w:val="24"/>
          <w:szCs w:val="24"/>
          <w:lang w:val="en-US"/>
        </w:rPr>
        <w:t xml:space="preserve">(VAR1) </w:t>
      </w:r>
      <w:r w:rsidR="00167813">
        <w:rPr>
          <w:rFonts w:ascii="Arial" w:hAnsi="Arial" w:cs="Arial"/>
          <w:sz w:val="24"/>
          <w:szCs w:val="24"/>
          <w:lang w:val="en-US"/>
        </w:rPr>
        <w:t xml:space="preserve">was cut into slabs </w:t>
      </w:r>
      <w:r w:rsidR="00A1430F">
        <w:rPr>
          <w:rFonts w:ascii="Arial" w:hAnsi="Arial" w:cs="Arial"/>
          <w:sz w:val="24"/>
          <w:szCs w:val="24"/>
          <w:lang w:val="en-US"/>
        </w:rPr>
        <w:t xml:space="preserve">of 0.6 mm thick, </w:t>
      </w:r>
      <w:r w:rsidR="00167813">
        <w:rPr>
          <w:rFonts w:ascii="Arial" w:hAnsi="Arial" w:cs="Arial"/>
          <w:sz w:val="24"/>
          <w:szCs w:val="24"/>
          <w:lang w:val="en-US"/>
        </w:rPr>
        <w:t xml:space="preserve">radiographed using a conventional X-ray machine and analyzed following </w:t>
      </w:r>
      <w:proofErr w:type="spellStart"/>
      <w:r w:rsidR="00920469">
        <w:rPr>
          <w:rFonts w:ascii="Arial" w:hAnsi="Arial" w:cs="Arial"/>
          <w:sz w:val="24"/>
          <w:szCs w:val="24"/>
          <w:lang w:val="en-US"/>
        </w:rPr>
        <w:t>Carricart-Ganivet</w:t>
      </w:r>
      <w:proofErr w:type="spellEnd"/>
      <w:r w:rsidR="00920469">
        <w:rPr>
          <w:rFonts w:ascii="Arial" w:hAnsi="Arial" w:cs="Arial"/>
          <w:sz w:val="24"/>
          <w:szCs w:val="24"/>
          <w:lang w:val="en-US"/>
        </w:rPr>
        <w:t xml:space="preserve"> &amp; Barnes </w:t>
      </w:r>
      <w:r w:rsidR="00920469">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{"citationItems":[{"id":"ITEM-1","itemData":{"DOI":"10.1016/j.jembe.2006.12.018","ISBN":"0022-0981","ISSN":"00220981","PMID":"653","abstract":"Skeletons of massive coral colonies contain annual density bands that are revealed by X-radiography of slices cut along growth axes. These bands allow measurement of skeletal growth parameters such as annual extension rate and annual calcification rate. Such measurements have been important in understanding coral growth, in assessing environmental impacts and in recovering proxy environmental information. Measurements of coral calcification rate from annual density banding require measurements of skeletal density along tracks across skeletal slices and, until now, such density measurements have depended upon specialized and expensive equipment. Here, we describe a straightforward, inexpensive and accurate technique for measuring skeletal density from digitized images of X-radiographs of coral skeletal slices. An aragonitic step-wedge was included in each X-radiograph of a coral slice together with two aluminium bars positioned along the anode-cathode axis. Optical density was measured along tracks across the X-ray images of these different objects. The aragonite step-wedge provided a standard for converting optical density to skeletal density. The aluminium bars were used to correct for the heel effect-a variation in the intensity of the X-ray beam along the anode-cathode axis that would, otherwise, introduce large errors into measurements of skeletal density. Exposure was found to vary from X-radiographs to X-radiograph, necessitating the inclusion of the calibration standards in each X-radiograph of a coral slice. Results obtained using this technique compared well with results obtained by direct gamma densitometry of skeletal slices. ?? 2007 Elsevier B.V. All rights reserved.","author":[{"dropping-particle":"","family":"Carricart-Ganivet","given":"Juan P.","non-dropping-particle":"","parse-names":false,"suffix":""},{"dropping-particle":"","family":"Barnes","given":"David J.","non-dropping-particle":"","parse-names":false,"suffix":""}],"container-title":"Journal of Experimental Marine Biology and Ecology","id":"ITEM-1","issued":{"date-parts":[["2007"]]},"page":"67-72","title":"Densitometry from digitized images of X-radiographs: Methodology for measurement of coral skeletal density","type":"article-journal","volume":"344"},"suppress-author":1,"uris":["http://www.mendeley.com/documents/?uuid=94101b91-b7bc-47d3-9862-74a9440d18f0"]}],"mendeley":{"formattedCitation":"(2007)","plainTextFormattedCitation":"(2007)","previouslyFormattedCitation":"(2007)"},"properties":{"noteIndex":0},"schema":"https://github.com/citation-style-language/schema/raw/master/csl-citation.json"}</w:instrText>
      </w:r>
      <w:r w:rsidR="00920469">
        <w:rPr>
          <w:rFonts w:ascii="Arial" w:hAnsi="Arial" w:cs="Arial"/>
          <w:sz w:val="24"/>
          <w:szCs w:val="24"/>
          <w:lang w:val="en-US"/>
        </w:rPr>
        <w:fldChar w:fldCharType="separate"/>
      </w:r>
      <w:r w:rsidR="00920469" w:rsidRPr="00920469">
        <w:rPr>
          <w:rFonts w:ascii="Arial" w:hAnsi="Arial" w:cs="Arial"/>
          <w:noProof/>
          <w:sz w:val="24"/>
          <w:szCs w:val="24"/>
          <w:lang w:val="en-US"/>
        </w:rPr>
        <w:t>(2007)</w:t>
      </w:r>
      <w:r w:rsidR="00920469">
        <w:rPr>
          <w:rFonts w:ascii="Arial" w:hAnsi="Arial" w:cs="Arial"/>
          <w:sz w:val="24"/>
          <w:szCs w:val="24"/>
          <w:lang w:val="en-US"/>
        </w:rPr>
        <w:fldChar w:fldCharType="end"/>
      </w:r>
      <w:commentRangeEnd w:id="96"/>
      <w:r w:rsidR="00A1430F">
        <w:rPr>
          <w:rStyle w:val="Refdecomentario"/>
        </w:rPr>
        <w:commentReference w:id="96"/>
      </w:r>
      <w:commentRangeEnd w:id="97"/>
      <w:r w:rsidR="00FE0AB8">
        <w:rPr>
          <w:rStyle w:val="Refdecomentario"/>
        </w:rPr>
        <w:commentReference w:id="97"/>
      </w:r>
      <w:r w:rsidR="00920469">
        <w:rPr>
          <w:rFonts w:ascii="Arial" w:hAnsi="Arial" w:cs="Arial"/>
          <w:sz w:val="24"/>
          <w:szCs w:val="24"/>
          <w:lang w:val="en-US"/>
        </w:rPr>
        <w:t xml:space="preserve">. </w:t>
      </w:r>
      <w:r>
        <w:rPr>
          <w:rFonts w:ascii="Arial" w:hAnsi="Arial" w:cs="Arial"/>
          <w:sz w:val="24"/>
          <w:szCs w:val="24"/>
          <w:lang w:val="en-US"/>
        </w:rPr>
        <w:t xml:space="preserve">As this is a method that estimates coral skeleton density based not only on the aragonite standard but on pixel </w:t>
      </w:r>
      <w:r w:rsidR="00244B48">
        <w:rPr>
          <w:rFonts w:ascii="Arial" w:hAnsi="Arial" w:cs="Arial"/>
          <w:sz w:val="24"/>
          <w:szCs w:val="24"/>
          <w:lang w:val="en-US"/>
        </w:rPr>
        <w:t>intensity</w:t>
      </w:r>
      <w:r>
        <w:rPr>
          <w:rFonts w:ascii="Arial" w:hAnsi="Arial" w:cs="Arial"/>
          <w:sz w:val="24"/>
          <w:szCs w:val="24"/>
          <w:lang w:val="en-US"/>
        </w:rPr>
        <w:t xml:space="preserve"> as well, it is important</w:t>
      </w:r>
      <w:r w:rsidR="00920469">
        <w:rPr>
          <w:rFonts w:ascii="Arial" w:hAnsi="Arial" w:cs="Arial"/>
          <w:sz w:val="24"/>
          <w:szCs w:val="24"/>
          <w:lang w:val="en-US"/>
        </w:rPr>
        <w:t xml:space="preserve"> </w:t>
      </w:r>
      <w:r>
        <w:rPr>
          <w:rFonts w:ascii="Arial" w:hAnsi="Arial" w:cs="Arial"/>
          <w:sz w:val="24"/>
          <w:szCs w:val="24"/>
          <w:lang w:val="en-US"/>
        </w:rPr>
        <w:t>to correct the</w:t>
      </w:r>
      <w:r w:rsidR="00920469">
        <w:rPr>
          <w:rFonts w:ascii="Arial" w:hAnsi="Arial" w:cs="Arial"/>
          <w:sz w:val="24"/>
          <w:szCs w:val="24"/>
          <w:lang w:val="en-US"/>
        </w:rPr>
        <w:t xml:space="preserve"> radiation effects over the radiograph</w:t>
      </w:r>
      <w:r w:rsidR="00525EFB">
        <w:rPr>
          <w:rFonts w:ascii="Arial" w:hAnsi="Arial" w:cs="Arial"/>
          <w:sz w:val="24"/>
          <w:szCs w:val="24"/>
          <w:lang w:val="en-US"/>
        </w:rPr>
        <w:t xml:space="preserve">. This is not </w:t>
      </w:r>
      <w:r w:rsidR="00F33AB6">
        <w:rPr>
          <w:rFonts w:ascii="Arial" w:hAnsi="Arial" w:cs="Arial"/>
          <w:sz w:val="24"/>
          <w:szCs w:val="24"/>
          <w:lang w:val="en-US"/>
        </w:rPr>
        <w:t>required</w:t>
      </w:r>
      <w:r w:rsidR="00525EFB">
        <w:rPr>
          <w:rFonts w:ascii="Arial" w:hAnsi="Arial" w:cs="Arial"/>
          <w:sz w:val="24"/>
          <w:szCs w:val="24"/>
          <w:lang w:val="en-US"/>
        </w:rPr>
        <w:t xml:space="preserve"> for CT images. The</w:t>
      </w:r>
      <w:r>
        <w:rPr>
          <w:rFonts w:ascii="Arial" w:hAnsi="Arial" w:cs="Arial"/>
          <w:sz w:val="24"/>
          <w:szCs w:val="24"/>
          <w:lang w:val="en-US"/>
        </w:rPr>
        <w:t xml:space="preserve"> radiation effects were corrected</w:t>
      </w:r>
      <w:r w:rsidR="00920469">
        <w:rPr>
          <w:rFonts w:ascii="Arial" w:hAnsi="Arial" w:cs="Arial"/>
          <w:sz w:val="24"/>
          <w:szCs w:val="24"/>
          <w:lang w:val="en-US"/>
        </w:rPr>
        <w:t xml:space="preserve"> </w:t>
      </w:r>
      <w:r w:rsidR="00B30F1A">
        <w:rPr>
          <w:rFonts w:ascii="Arial" w:hAnsi="Arial" w:cs="Arial"/>
          <w:sz w:val="24"/>
          <w:szCs w:val="24"/>
          <w:lang w:val="en-US"/>
        </w:rPr>
        <w:t xml:space="preserve">following </w:t>
      </w:r>
      <w:r w:rsidR="007A409B">
        <w:rPr>
          <w:rFonts w:ascii="Arial" w:hAnsi="Arial" w:cs="Arial"/>
          <w:sz w:val="24"/>
          <w:szCs w:val="24"/>
          <w:lang w:val="en-US"/>
        </w:rPr>
        <w:t xml:space="preserve">Duprey </w:t>
      </w:r>
      <w:r w:rsidR="007A409B">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{"citationItems":[{"id":"ITEM-1","itemData":{"DOI":"10.1016/j.jembe.2012.09.007","ISSN":"00220981","abstract":"The recent increase in sea surface temperature and ocean acidification raises major concerns about the evolution of the coral calcification rate. Digitized X-radiographs have been used for coral skeleton density measurements since the 1980s. The main limitation of coral densitometry from digitized X-radiographs is the X-ray intensity heterogeneity due to spherical spreading (inverse square law) and heel effect. Until now, extra X-ray images or aluminum standards have been used to correct X-radiographs. However, such corrective methods may be constraining when working with a high number of coral samples. Here, we present an inexpensive, straightforward, and accurate digital detrending (DD) method to correct the heterogeneities of the X-ray irradiation that affect X-radiographs. The X-radiograph is corrected against the irradiation imprint recorded by its own background using a kriging interpolation method, thus allowing reliable optical density measurements directly on the corrected X-ray image. This digital detrending (DD) method was validated using skeletal bulk density measurements and computerized tomography (CT). Coral densitometry using DD corrected X-radiographs does not require the destruction of the coral sample and provides high-resolution measurements. Since DD does not require extra aluminum standards to correct X-radiographs, this method optimizes the working space available on the X-ray image. Moreover, it corrects the entire X-radiograph, thus larger samples or numerous samples can be X-rayed at the same time. © 2012 Elsevier B.V.","author":[{"dropping-particle":"","family":"Duprey","given":"Nicolas","non-dropping-particle":"","parse-names":false,"suffix":""},{"dropping-particle":"","family":"Boucher","given":"Hugues","non-dropping-particle":"","parse-names":false,"suffix":""},{"dropping-particle":"","family":"Jiménez","given":"Carlos","non-dropping-particle":"","parse-names":false,"suffix":""}],"container-title":"Journal of Experimental Marine Biology and Ecology","id":"ITEM-1","issued":{"date-parts":[["2012"]]},"page":"84-92","publisher":"Elsevier B.V.","title":"Digital correction of computed X-radiographs for coral densitometry","type":"article-journal","volume":"438"},"suppress-author":1,"uris":["http://www.mendeley.com/documents/?uuid=e1c3976f-dd94-46e7-9776-e8dd0c25f336"]}],"mendeley":{"formattedCitation":"(2012)","plainTextFormattedCitation":"(2012)","previouslyFormattedCitation":"(2012)"},"properties":{"noteIndex":0},"schema":"https://github.com/citation-style-language/schema/raw/master/csl-citation.json"}</w:instrText>
      </w:r>
      <w:r w:rsidR="007A409B">
        <w:rPr>
          <w:rFonts w:ascii="Arial" w:hAnsi="Arial" w:cs="Arial"/>
          <w:sz w:val="24"/>
          <w:szCs w:val="24"/>
          <w:lang w:val="en-US"/>
        </w:rPr>
        <w:fldChar w:fldCharType="separate"/>
      </w:r>
      <w:r w:rsidR="007A409B" w:rsidRPr="007A409B">
        <w:rPr>
          <w:rFonts w:ascii="Arial" w:hAnsi="Arial" w:cs="Arial"/>
          <w:noProof/>
          <w:sz w:val="24"/>
          <w:szCs w:val="24"/>
          <w:lang w:val="en-US"/>
        </w:rPr>
        <w:t>(2012)</w:t>
      </w:r>
      <w:r w:rsidR="007A409B">
        <w:rPr>
          <w:rFonts w:ascii="Arial" w:hAnsi="Arial" w:cs="Arial"/>
          <w:sz w:val="24"/>
          <w:szCs w:val="24"/>
          <w:lang w:val="en-US"/>
        </w:rPr>
        <w:fldChar w:fldCharType="end"/>
      </w:r>
      <w:r w:rsidR="007A409B">
        <w:rPr>
          <w:rFonts w:ascii="Arial" w:hAnsi="Arial" w:cs="Arial"/>
          <w:sz w:val="24"/>
          <w:szCs w:val="24"/>
          <w:lang w:val="en-US"/>
        </w:rPr>
        <w:t>.</w:t>
      </w:r>
    </w:p>
    <w:p w14:paraId="5CDC78B3" w14:textId="7D658D83" w:rsidR="00920469" w:rsidRDefault="0082687C" w:rsidP="006765C6">
      <w:pPr>
        <w:spacing w:line="480" w:lineRule="auto"/>
        <w:rPr>
          <w:rFonts w:ascii="Arial" w:hAnsi="Arial" w:cs="Arial"/>
          <w:sz w:val="24"/>
          <w:szCs w:val="24"/>
          <w:lang w:val="en-US"/>
        </w:rPr>
      </w:pPr>
      <w:commentRangeStart w:id="98"/>
      <w:r>
        <w:rPr>
          <w:rFonts w:ascii="Arial" w:hAnsi="Arial" w:cs="Arial"/>
          <w:sz w:val="24"/>
          <w:szCs w:val="24"/>
          <w:lang w:val="en-US"/>
        </w:rPr>
        <w:t>The annual</w:t>
      </w:r>
      <w:r w:rsidR="005A70D6">
        <w:rPr>
          <w:rFonts w:ascii="Arial" w:hAnsi="Arial" w:cs="Arial"/>
          <w:sz w:val="24"/>
          <w:szCs w:val="24"/>
          <w:lang w:val="en-US"/>
        </w:rPr>
        <w:t xml:space="preserve"> skeletal density pattern</w:t>
      </w:r>
      <w:r w:rsidR="00E914C1">
        <w:rPr>
          <w:rFonts w:ascii="Arial" w:hAnsi="Arial" w:cs="Arial"/>
          <w:sz w:val="24"/>
          <w:szCs w:val="24"/>
          <w:lang w:val="en-US"/>
        </w:rPr>
        <w:t xml:space="preserve"> (See Fig. 4 as an example)</w:t>
      </w:r>
      <w:r w:rsidR="005A70D6">
        <w:rPr>
          <w:rFonts w:ascii="Arial" w:hAnsi="Arial" w:cs="Arial"/>
          <w:sz w:val="24"/>
          <w:szCs w:val="24"/>
          <w:lang w:val="en-US"/>
        </w:rPr>
        <w:t xml:space="preserve"> for </w:t>
      </w:r>
      <w:proofErr w:type="spellStart"/>
      <w:r w:rsidR="005A70D6">
        <w:rPr>
          <w:rFonts w:ascii="Arial" w:hAnsi="Arial" w:cs="Arial"/>
          <w:sz w:val="24"/>
          <w:szCs w:val="24"/>
          <w:lang w:val="en-US"/>
        </w:rPr>
        <w:t>orbicellid</w:t>
      </w:r>
      <w:proofErr w:type="spellEnd"/>
      <w:r w:rsidR="00D70337">
        <w:rPr>
          <w:rFonts w:ascii="Arial" w:hAnsi="Arial" w:cs="Arial"/>
          <w:sz w:val="24"/>
          <w:szCs w:val="24"/>
          <w:lang w:val="en-US"/>
        </w:rPr>
        <w:t xml:space="preserve"> </w:t>
      </w:r>
      <w:r w:rsidR="005A70D6">
        <w:rPr>
          <w:rFonts w:ascii="Arial" w:hAnsi="Arial" w:cs="Arial"/>
          <w:sz w:val="24"/>
          <w:szCs w:val="24"/>
          <w:lang w:val="en-US"/>
        </w:rPr>
        <w:t>corals</w:t>
      </w:r>
      <w:r w:rsidR="004634DE">
        <w:rPr>
          <w:rFonts w:ascii="Arial" w:hAnsi="Arial" w:cs="Arial"/>
          <w:sz w:val="24"/>
          <w:szCs w:val="24"/>
          <w:lang w:val="en-US"/>
        </w:rPr>
        <w:t xml:space="preserve"> </w:t>
      </w:r>
      <w:r w:rsidR="005A70D6">
        <w:rPr>
          <w:rFonts w:ascii="Arial" w:hAnsi="Arial" w:cs="Arial"/>
          <w:sz w:val="24"/>
          <w:szCs w:val="24"/>
          <w:lang w:val="en-US"/>
        </w:rPr>
        <w:t xml:space="preserve">is </w:t>
      </w:r>
      <w:r>
        <w:rPr>
          <w:rFonts w:ascii="Arial" w:hAnsi="Arial" w:cs="Arial"/>
          <w:sz w:val="24"/>
          <w:szCs w:val="24"/>
          <w:lang w:val="en-US"/>
        </w:rPr>
        <w:t>the result</w:t>
      </w:r>
      <w:r w:rsidR="005A70D6">
        <w:rPr>
          <w:rFonts w:ascii="Arial" w:hAnsi="Arial" w:cs="Arial"/>
          <w:sz w:val="24"/>
          <w:szCs w:val="24"/>
          <w:lang w:val="en-US"/>
        </w:rPr>
        <w:t xml:space="preserve"> </w:t>
      </w:r>
      <w:r>
        <w:rPr>
          <w:rFonts w:ascii="Arial" w:hAnsi="Arial" w:cs="Arial"/>
          <w:sz w:val="24"/>
          <w:szCs w:val="24"/>
          <w:lang w:val="en-US"/>
        </w:rPr>
        <w:t>of a</w:t>
      </w:r>
      <w:r w:rsidR="005A70D6">
        <w:rPr>
          <w:rFonts w:ascii="Arial" w:hAnsi="Arial" w:cs="Arial"/>
          <w:sz w:val="24"/>
          <w:szCs w:val="24"/>
          <w:lang w:val="en-US"/>
        </w:rPr>
        <w:t xml:space="preserve"> high density</w:t>
      </w:r>
      <w:r w:rsidR="00DA2EA1">
        <w:rPr>
          <w:rFonts w:ascii="Arial" w:hAnsi="Arial" w:cs="Arial"/>
          <w:sz w:val="24"/>
          <w:szCs w:val="24"/>
          <w:lang w:val="en-US"/>
        </w:rPr>
        <w:t xml:space="preserve"> band formed during the warm season</w:t>
      </w:r>
      <w:r w:rsidR="005A70D6">
        <w:rPr>
          <w:rFonts w:ascii="Arial" w:hAnsi="Arial" w:cs="Arial"/>
          <w:sz w:val="24"/>
          <w:szCs w:val="24"/>
          <w:lang w:val="en-US"/>
        </w:rPr>
        <w:t xml:space="preserve"> (last months of the year) and a low de</w:t>
      </w:r>
      <w:r w:rsidR="00DA2EA1">
        <w:rPr>
          <w:rFonts w:ascii="Arial" w:hAnsi="Arial" w:cs="Arial"/>
          <w:sz w:val="24"/>
          <w:szCs w:val="24"/>
          <w:lang w:val="en-US"/>
        </w:rPr>
        <w:t>nsity band formed during the co</w:t>
      </w:r>
      <w:r w:rsidR="005A70D6">
        <w:rPr>
          <w:rFonts w:ascii="Arial" w:hAnsi="Arial" w:cs="Arial"/>
          <w:sz w:val="24"/>
          <w:szCs w:val="24"/>
          <w:lang w:val="en-US"/>
        </w:rPr>
        <w:t>l</w:t>
      </w:r>
      <w:r w:rsidR="00DA2EA1">
        <w:rPr>
          <w:rFonts w:ascii="Arial" w:hAnsi="Arial" w:cs="Arial"/>
          <w:sz w:val="24"/>
          <w:szCs w:val="24"/>
          <w:lang w:val="en-US"/>
        </w:rPr>
        <w:t>d</w:t>
      </w:r>
      <w:r w:rsidR="005A70D6">
        <w:rPr>
          <w:rFonts w:ascii="Arial" w:hAnsi="Arial" w:cs="Arial"/>
          <w:sz w:val="24"/>
          <w:szCs w:val="24"/>
          <w:lang w:val="en-US"/>
        </w:rPr>
        <w:t xml:space="preserve"> season (first months of the year)</w:t>
      </w:r>
      <w:r w:rsidR="00D70337">
        <w:rPr>
          <w:rFonts w:ascii="Arial" w:hAnsi="Arial" w:cs="Arial"/>
          <w:sz w:val="24"/>
          <w:szCs w:val="24"/>
          <w:lang w:val="en-US"/>
        </w:rPr>
        <w:t xml:space="preserve"> </w:t>
      </w:r>
      <w:r w:rsidR="00D70337">
        <w:rPr>
          <w:rFonts w:ascii="Arial" w:hAnsi="Arial" w:cs="Arial"/>
          <w:sz w:val="24"/>
          <w:szCs w:val="24"/>
          <w:lang w:val="en-US"/>
        </w:rPr>
        <w:fldChar w:fldCharType="begin" w:fldLock="1"/>
      </w:r>
      <w:r w:rsidR="00620921">
        <w:rPr>
          <w:rFonts w:ascii="Arial" w:hAnsi="Arial" w:cs="Arial"/>
          <w:sz w:val="24"/>
          <w:szCs w:val="24"/>
          <w:lang w:val="en-US"/>
        </w:rPr>
        <w:instrText>ADDIN CSL_CITATION {"citationItems":[{"id":"ITEM-1","itemData":{"abstract":"Growth parameters (skeletal extension, density, and calcification rate) were determined using annual growth bands along 12 slabs of skeletons of the reef building coral Montastraea annularis, collected at 1.5 m depth in Puerto Morelos and at 10 m depth in Xahuayxol, in the Mexican Caribbean. X-radiography contact prints revealed that the high-density annual growth band is formed during summer, possibly between July and September, when the sea water temperatures are highest in the Mexican Caribbean. Skel- etal extension, density and calcification rates obtained were within the range of values presented by other authors for M. annularis in different reefs distributed throughout the Atlantic Ocean. Only slight trends could be identified for the time span represented by the slabs (1980–1995) for the three parameters, suggesting that the environmental condi- tions have been quite similar for the past 1.5 decades. Using the available environmental data, it seems that, at least, water temperatures have been similar for the period of time studied in the two reef zones. In addition, the observed relationships among the growth parameters were similar to those previously described by other authors. An alternative to the more expensive density measurement procedures is described and discussed.","author":[{"dropping-particle":"","family":"Carricart-Ganivet","given":"Juan P.","non-dropping-particle":"","parse-names":false,"suffix":""},{"dropping-particle":"","family":"Beltrán-Torres","given":"Aurora U.","non-dropping-particle":"","parse-names":false,"suffix":""},{"dropping-particle":"","family":"Merino","given":"Martín","non-dropping-particle":"","parse-names":false,"suffix":""},{"dropping-particle":"","family":"Ruiz-Zárate","given":"Miguel A.","non-dropping-particle":"","parse-names":false,"suffix":""}],"container-title":"Bulletin of Marine Science","id":"ITEM-1","issue":"1","issued":{"date-parts":[["2000"]]},"page":"215-224","title":"Skeletal extension, density and calcification rate of the reef building coral &lt;i&gt;Montastraea annularis&lt;/i&gt; (Ellis and Solander) in the Mexican Caribbean","type":"article-journal","volume":"66"},"uris":["http://www.mendeley.com/documents/?uuid=6e5a030c-5e45-4205-a6f2-8df6b602818d"]},{"id":"ITEM-2","itemData":{"DOI":"10.1016/j.jembe.2003.10.015","ISBN":"0022-0981","ISSN":"00220981","PMID":"2120","abstract":"Relationships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reserved.","author":[{"dropping-particle":"","family":"Carricart-Ganivet","given":"Juan P.","non-dropping-particle":"","parse-names":false,"suffix":""}],"container-title":"Journal of Experimental Marine Biology and Ecology","id":"ITEM-2","issue":"2","issued":{"date-parts":[["2004"]]},"page":"249-260","title":"Sea surface temperature and the growth of the West Atlantic reef-building coral &lt;i&gt;Montastraea annularis&lt;/i&gt;","type":"article-journal","volume":"302"},"uris":["http://www.mendeley.com/documents/?uuid=9ba8d366-2d3c-4390-ace1-f806a5211d81"]}],"mendeley":{"formattedCitation":"(Carricart-Ganivet et al. 2000; Carricart-Ganivet 2004)","plainTextFormattedCitation":"(Carricart-Ganivet et al. 2000; Carricart-Ganivet 2004)","previouslyFormattedCitation":"(Carricart-Ganivet et al. 2000; Carricart-Ganivet 2004)"},"properties":{"noteIndex":0},"schema":"https://github.com/citation-style-language/schema/raw/master/csl-citation.json"}</w:instrText>
      </w:r>
      <w:r w:rsidR="00D70337">
        <w:rPr>
          <w:rFonts w:ascii="Arial" w:hAnsi="Arial" w:cs="Arial"/>
          <w:sz w:val="24"/>
          <w:szCs w:val="24"/>
          <w:lang w:val="en-US"/>
        </w:rPr>
        <w:fldChar w:fldCharType="separate"/>
      </w:r>
      <w:r w:rsidR="00D70337" w:rsidRPr="00D70337">
        <w:rPr>
          <w:rFonts w:ascii="Arial" w:hAnsi="Arial" w:cs="Arial"/>
          <w:noProof/>
          <w:sz w:val="24"/>
          <w:szCs w:val="24"/>
          <w:lang w:val="en-US"/>
        </w:rPr>
        <w:t>(Carricart-Ganivet et al. 2000; Carricart-Ganivet 2004)</w:t>
      </w:r>
      <w:r w:rsidR="00D70337">
        <w:rPr>
          <w:rFonts w:ascii="Arial" w:hAnsi="Arial" w:cs="Arial"/>
          <w:sz w:val="24"/>
          <w:szCs w:val="24"/>
          <w:lang w:val="en-US"/>
        </w:rPr>
        <w:fldChar w:fldCharType="end"/>
      </w:r>
      <w:r w:rsidR="005A70D6">
        <w:rPr>
          <w:rFonts w:ascii="Arial" w:hAnsi="Arial" w:cs="Arial"/>
          <w:sz w:val="24"/>
          <w:szCs w:val="24"/>
          <w:lang w:val="en-US"/>
        </w:rPr>
        <w:t xml:space="preserve">. </w:t>
      </w:r>
      <w:r>
        <w:rPr>
          <w:rFonts w:ascii="Arial" w:hAnsi="Arial" w:cs="Arial"/>
          <w:sz w:val="24"/>
          <w:szCs w:val="24"/>
          <w:lang w:val="en-US"/>
        </w:rPr>
        <w:t>A</w:t>
      </w:r>
      <w:r w:rsidR="00BD28C3">
        <w:rPr>
          <w:rFonts w:ascii="Arial" w:hAnsi="Arial" w:cs="Arial"/>
          <w:sz w:val="24"/>
          <w:szCs w:val="24"/>
          <w:lang w:val="en-US"/>
        </w:rPr>
        <w:t xml:space="preserve">ccording to the climatology for Cartagena Bay (Fig. 3), the highest and lowest density peaks were matched </w:t>
      </w:r>
      <w:r w:rsidR="00E149B9">
        <w:rPr>
          <w:rFonts w:ascii="Arial" w:hAnsi="Arial" w:cs="Arial"/>
          <w:sz w:val="24"/>
          <w:szCs w:val="24"/>
          <w:lang w:val="en-US"/>
        </w:rPr>
        <w:t>for</w:t>
      </w:r>
      <w:r w:rsidR="00BD28C3">
        <w:rPr>
          <w:rFonts w:ascii="Arial" w:hAnsi="Arial" w:cs="Arial"/>
          <w:sz w:val="24"/>
          <w:szCs w:val="24"/>
          <w:lang w:val="en-US"/>
        </w:rPr>
        <w:t xml:space="preserve"> October and February, respectively. </w:t>
      </w:r>
      <w:r w:rsidR="001F63C0">
        <w:rPr>
          <w:rFonts w:ascii="Arial" w:hAnsi="Arial" w:cs="Arial"/>
          <w:sz w:val="24"/>
          <w:szCs w:val="24"/>
          <w:lang w:val="en-US"/>
        </w:rPr>
        <w:t>For both CT-scan and X-ray images, c</w:t>
      </w:r>
      <w:r w:rsidR="00525EFB">
        <w:rPr>
          <w:rFonts w:ascii="Arial" w:hAnsi="Arial" w:cs="Arial"/>
          <w:sz w:val="24"/>
          <w:szCs w:val="24"/>
          <w:lang w:val="en-US"/>
        </w:rPr>
        <w:t>oral years were then counted retrospectively.</w:t>
      </w:r>
      <w:commentRangeEnd w:id="98"/>
      <w:r w:rsidR="0026004E">
        <w:rPr>
          <w:rStyle w:val="Refdecomentario"/>
        </w:rPr>
        <w:commentReference w:id="98"/>
      </w:r>
      <w:r w:rsidR="00525EFB">
        <w:rPr>
          <w:rFonts w:ascii="Arial" w:hAnsi="Arial" w:cs="Arial"/>
          <w:sz w:val="24"/>
          <w:szCs w:val="24"/>
          <w:lang w:val="en-US"/>
        </w:rPr>
        <w:t xml:space="preserve"> </w:t>
      </w:r>
      <w:r w:rsidR="005D46B4">
        <w:rPr>
          <w:rFonts w:ascii="Arial" w:hAnsi="Arial" w:cs="Arial"/>
          <w:sz w:val="24"/>
          <w:szCs w:val="24"/>
          <w:lang w:val="en-US"/>
        </w:rPr>
        <w:t>Finally, t</w:t>
      </w:r>
      <w:r w:rsidR="00430682">
        <w:rPr>
          <w:rFonts w:ascii="Arial" w:hAnsi="Arial" w:cs="Arial"/>
          <w:sz w:val="24"/>
          <w:szCs w:val="24"/>
          <w:lang w:val="en-US"/>
        </w:rPr>
        <w:t>he skeletal density (g cm</w:t>
      </w:r>
      <w:r w:rsidR="00430682" w:rsidRPr="00430682">
        <w:rPr>
          <w:rFonts w:ascii="Arial" w:hAnsi="Arial" w:cs="Arial"/>
          <w:sz w:val="24"/>
          <w:szCs w:val="24"/>
          <w:vertAlign w:val="superscript"/>
          <w:lang w:val="en-US"/>
        </w:rPr>
        <w:t>-3</w:t>
      </w:r>
      <w:r w:rsidR="00430682">
        <w:rPr>
          <w:rFonts w:ascii="Arial" w:hAnsi="Arial" w:cs="Arial"/>
          <w:sz w:val="24"/>
          <w:szCs w:val="24"/>
          <w:lang w:val="en-US"/>
        </w:rPr>
        <w:t>), linear extension (cm yr</w:t>
      </w:r>
      <w:r w:rsidR="00430682" w:rsidRPr="00430682">
        <w:rPr>
          <w:rFonts w:ascii="Arial" w:hAnsi="Arial" w:cs="Arial"/>
          <w:sz w:val="24"/>
          <w:szCs w:val="24"/>
          <w:vertAlign w:val="superscript"/>
          <w:lang w:val="en-US"/>
        </w:rPr>
        <w:t>-1</w:t>
      </w:r>
      <w:r w:rsidR="00430682">
        <w:rPr>
          <w:rFonts w:ascii="Arial" w:hAnsi="Arial" w:cs="Arial"/>
          <w:sz w:val="24"/>
          <w:szCs w:val="24"/>
          <w:lang w:val="en-US"/>
        </w:rPr>
        <w:t>) and calcification rates (g cm</w:t>
      </w:r>
      <w:r w:rsidR="00430682" w:rsidRPr="00430682">
        <w:rPr>
          <w:rFonts w:ascii="Arial" w:hAnsi="Arial" w:cs="Arial"/>
          <w:sz w:val="24"/>
          <w:szCs w:val="24"/>
          <w:vertAlign w:val="superscript"/>
          <w:lang w:val="en-US"/>
        </w:rPr>
        <w:t>-2</w:t>
      </w:r>
      <w:r w:rsidR="00430682">
        <w:rPr>
          <w:rFonts w:ascii="Arial" w:hAnsi="Arial" w:cs="Arial"/>
          <w:sz w:val="24"/>
          <w:szCs w:val="24"/>
          <w:lang w:val="en-US"/>
        </w:rPr>
        <w:t xml:space="preserve"> yr</w:t>
      </w:r>
      <w:r w:rsidR="00430682" w:rsidRPr="00430682">
        <w:rPr>
          <w:rFonts w:ascii="Arial" w:hAnsi="Arial" w:cs="Arial"/>
          <w:sz w:val="24"/>
          <w:szCs w:val="24"/>
          <w:vertAlign w:val="superscript"/>
          <w:lang w:val="en-US"/>
        </w:rPr>
        <w:t>-1</w:t>
      </w:r>
      <w:r w:rsidR="00191AA2">
        <w:rPr>
          <w:rFonts w:ascii="Arial" w:hAnsi="Arial" w:cs="Arial"/>
          <w:sz w:val="24"/>
          <w:szCs w:val="24"/>
          <w:lang w:val="en-US"/>
        </w:rPr>
        <w:t>) were estimated by year, in both growth analysis methods.</w:t>
      </w:r>
      <w:r w:rsidR="00732F17">
        <w:rPr>
          <w:rFonts w:ascii="Arial" w:hAnsi="Arial" w:cs="Arial"/>
          <w:sz w:val="24"/>
          <w:szCs w:val="24"/>
          <w:lang w:val="en-US"/>
        </w:rPr>
        <w:t xml:space="preserve"> </w:t>
      </w:r>
      <w:r>
        <w:rPr>
          <w:rFonts w:ascii="Arial" w:hAnsi="Arial" w:cs="Arial"/>
          <w:sz w:val="24"/>
          <w:szCs w:val="24"/>
          <w:lang w:val="en-US"/>
        </w:rPr>
        <w:t xml:space="preserve">Calcification is calculated as the product of skeletal and linear extension values. </w:t>
      </w:r>
      <w:r w:rsidR="002E7342">
        <w:rPr>
          <w:rFonts w:ascii="Arial" w:hAnsi="Arial" w:cs="Arial"/>
          <w:sz w:val="24"/>
          <w:szCs w:val="24"/>
          <w:lang w:val="en-US"/>
        </w:rPr>
        <w:t>G</w:t>
      </w:r>
      <w:r w:rsidR="00732F17">
        <w:rPr>
          <w:rFonts w:ascii="Arial" w:hAnsi="Arial" w:cs="Arial"/>
          <w:sz w:val="24"/>
          <w:szCs w:val="24"/>
          <w:lang w:val="en-US"/>
        </w:rPr>
        <w:t xml:space="preserve">rowth parameters for every coral core were calculated and </w:t>
      </w:r>
      <w:r w:rsidR="002E7342">
        <w:rPr>
          <w:rFonts w:ascii="Arial" w:hAnsi="Arial" w:cs="Arial"/>
          <w:sz w:val="24"/>
          <w:szCs w:val="24"/>
          <w:lang w:val="en-US"/>
        </w:rPr>
        <w:t xml:space="preserve">standardized anomalies (STDA) built. </w:t>
      </w:r>
      <w:r w:rsidR="00D93EA3">
        <w:rPr>
          <w:rFonts w:ascii="Arial" w:hAnsi="Arial" w:cs="Arial"/>
          <w:sz w:val="24"/>
          <w:szCs w:val="24"/>
          <w:lang w:val="en-US"/>
        </w:rPr>
        <w:t xml:space="preserve">STDA is </w:t>
      </w:r>
      <w:r w:rsidR="00D93EA3">
        <w:rPr>
          <w:rFonts w:ascii="Arial" w:hAnsi="Arial" w:cs="Arial"/>
          <w:sz w:val="24"/>
          <w:szCs w:val="24"/>
          <w:lang w:val="en-US"/>
        </w:rPr>
        <w:lastRenderedPageBreak/>
        <w:t>calculated from each</w:t>
      </w:r>
      <w:r w:rsidR="002E7342">
        <w:rPr>
          <w:rFonts w:ascii="Arial" w:hAnsi="Arial" w:cs="Arial"/>
          <w:sz w:val="24"/>
          <w:szCs w:val="24"/>
          <w:lang w:val="en-US"/>
        </w:rPr>
        <w:t xml:space="preserve"> value</w:t>
      </w:r>
      <w:r w:rsidR="00D93EA3">
        <w:rPr>
          <w:rFonts w:ascii="Arial" w:hAnsi="Arial" w:cs="Arial"/>
          <w:sz w:val="24"/>
          <w:szCs w:val="24"/>
          <w:lang w:val="en-US"/>
        </w:rPr>
        <w:t xml:space="preserve"> (annual)</w:t>
      </w:r>
      <w:r w:rsidR="002E7342">
        <w:rPr>
          <w:rFonts w:ascii="Arial" w:hAnsi="Arial" w:cs="Arial"/>
          <w:sz w:val="24"/>
          <w:szCs w:val="24"/>
          <w:lang w:val="en-US"/>
        </w:rPr>
        <w:t xml:space="preserve"> minus the mean (over the respective base period), divided by the standard deviation</w:t>
      </w:r>
      <w:r w:rsidR="00D93EA3">
        <w:rPr>
          <w:rFonts w:ascii="Arial" w:hAnsi="Arial" w:cs="Arial"/>
          <w:sz w:val="24"/>
          <w:szCs w:val="24"/>
          <w:lang w:val="en-US"/>
        </w:rPr>
        <w:t>.</w:t>
      </w:r>
    </w:p>
    <w:p w14:paraId="6ABF6101" w14:textId="525FA1B6" w:rsidR="00696137" w:rsidRPr="00191AA2" w:rsidRDefault="007073DE" w:rsidP="001C796C">
      <w:pPr>
        <w:spacing w:line="480" w:lineRule="auto"/>
        <w:jc w:val="both"/>
        <w:rPr>
          <w:rFonts w:ascii="Arial" w:hAnsi="Arial" w:cs="Arial"/>
          <w:sz w:val="24"/>
          <w:szCs w:val="24"/>
          <w:u w:val="single"/>
          <w:lang w:val="en-US"/>
        </w:rPr>
      </w:pPr>
      <w:commentRangeStart w:id="99"/>
      <w:r>
        <w:rPr>
          <w:rFonts w:ascii="Arial" w:hAnsi="Arial" w:cs="Arial"/>
          <w:sz w:val="24"/>
          <w:szCs w:val="24"/>
          <w:u w:val="single"/>
          <w:lang w:val="en-US"/>
        </w:rPr>
        <w:t>Coral l</w:t>
      </w:r>
      <w:r w:rsidR="00696137" w:rsidRPr="00191AA2">
        <w:rPr>
          <w:rFonts w:ascii="Arial" w:hAnsi="Arial" w:cs="Arial"/>
          <w:sz w:val="24"/>
          <w:szCs w:val="24"/>
          <w:u w:val="single"/>
          <w:lang w:val="en-US"/>
        </w:rPr>
        <w:t>uminescence</w:t>
      </w:r>
      <w:ins w:id="100" w:author="Alberto Rodriguez-Ramirez" w:date="2019-10-01T19:39:00Z">
        <w:r w:rsidR="0026004E">
          <w:rPr>
            <w:rFonts w:ascii="Arial" w:hAnsi="Arial" w:cs="Arial"/>
            <w:sz w:val="24"/>
            <w:szCs w:val="24"/>
            <w:u w:val="single"/>
            <w:lang w:val="en-US"/>
          </w:rPr>
          <w:t xml:space="preserve"> analysis</w:t>
        </w:r>
      </w:ins>
      <w:commentRangeEnd w:id="99"/>
      <w:ins w:id="101" w:author="Alberto Rodriguez-Ramirez" w:date="2019-10-02T08:26:00Z">
        <w:r w:rsidR="00CA5C78">
          <w:rPr>
            <w:rStyle w:val="Refdecomentario"/>
          </w:rPr>
          <w:commentReference w:id="99"/>
        </w:r>
      </w:ins>
    </w:p>
    <w:p w14:paraId="193F9AE3" w14:textId="5139EF36" w:rsidR="00B65777" w:rsidRDefault="00191AA2" w:rsidP="00293772">
      <w:pPr>
        <w:spacing w:before="240" w:line="480" w:lineRule="auto"/>
        <w:rPr>
          <w:rFonts w:ascii="Arial" w:hAnsi="Arial" w:cs="Arial"/>
          <w:sz w:val="24"/>
          <w:szCs w:val="24"/>
          <w:lang w:val="en-US"/>
        </w:rPr>
      </w:pPr>
      <w:r>
        <w:rPr>
          <w:rFonts w:ascii="Arial" w:hAnsi="Arial" w:cs="Arial"/>
          <w:sz w:val="24"/>
          <w:szCs w:val="24"/>
          <w:lang w:val="en-US"/>
        </w:rPr>
        <w:t>After CT</w:t>
      </w:r>
      <w:r w:rsidR="00C10A63">
        <w:rPr>
          <w:rFonts w:ascii="Arial" w:hAnsi="Arial" w:cs="Arial"/>
          <w:sz w:val="24"/>
          <w:szCs w:val="24"/>
          <w:lang w:val="en-US"/>
        </w:rPr>
        <w:t xml:space="preserve">-scanning, coral cores were cut into slabs </w:t>
      </w:r>
      <w:r w:rsidR="00DA45FD">
        <w:rPr>
          <w:rFonts w:ascii="Arial" w:hAnsi="Arial" w:cs="Arial"/>
          <w:sz w:val="24"/>
          <w:szCs w:val="24"/>
          <w:lang w:val="en-US"/>
        </w:rPr>
        <w:t xml:space="preserve">and treated with reagent grade </w:t>
      </w:r>
      <w:proofErr w:type="spellStart"/>
      <w:r w:rsidR="00DA45FD">
        <w:rPr>
          <w:rFonts w:ascii="Arial" w:hAnsi="Arial" w:cs="Arial"/>
          <w:sz w:val="24"/>
          <w:szCs w:val="24"/>
          <w:lang w:val="en-US"/>
        </w:rPr>
        <w:t>NaOCl</w:t>
      </w:r>
      <w:proofErr w:type="spellEnd"/>
      <w:r w:rsidR="00DA45FD">
        <w:rPr>
          <w:rFonts w:ascii="Arial" w:hAnsi="Arial" w:cs="Arial"/>
          <w:sz w:val="24"/>
          <w:szCs w:val="24"/>
          <w:lang w:val="en-US"/>
        </w:rPr>
        <w:t xml:space="preserve"> </w:t>
      </w:r>
      <w:r w:rsidR="007610AD">
        <w:rPr>
          <w:rFonts w:ascii="Arial" w:hAnsi="Arial" w:cs="Arial"/>
          <w:sz w:val="24"/>
          <w:szCs w:val="24"/>
          <w:lang w:val="en-US"/>
        </w:rPr>
        <w:t xml:space="preserve">13% for 24 h </w:t>
      </w:r>
      <w:r w:rsidR="007610AD">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{"citationItems":[{"id":"ITEM-1","itemData":{"DOI":"10.1016/j.chemgeo.2012.05.006","ISSN":"00092541","abstract":"Luminescent and geochemical properties of coral skeletons are increasingly used for time-series analysis to resolve past and ongoing changes in environmental and climatic conditions. Corals also contain non-skeletal matter which not only quenches luminescence but is also reported to compromise stable isotope and trace element composition. In order to understand the origin and magnitude of these potential sources of error we tested whether three commonly used cleaning treatments (NaOCl, H 2O 2 and HNO 3) improved measurement accuracy of 1) luminescence intensities and spectral ratios, 2) stable isotope composition (?? 18O, ?? 13C), and 3) trace element ratios (Sr/Ca, Mg/Ca, U/Ca, Y/Ca and Ba/Ca). Whole core treatment with concentrated reagent grade NaOCl at pH=9 significantly increased luminescence intensities, reduced the scatter in spectral ratios, revealed clear seasonality in the obscured tissue layer and removed (in)organic patchy contaminants throughout coral cores. Acidic agents (H 2O 2 and HNO 3) caused severe dissolution of the aragonite skeleton and strongly affected the luminescence signature. Meanwhile, NaOCl did not affect absolute values and seasonal amplitudes in ?? 18O, ?? 13C and some trace element ratios. Treatment with reagent grade NaOCl revealed seasonal amplitudes for Sr/Ca and Mg/Ca in the tissue layer, and strongly improved Ba/Ca results. We show that a non-skeletal barium phase can be present in coral segments and suggest that the associated Ba/Ca-spikes may have resulted from anoxia, sulfate reduction, dissolution and re-precipitation of extra crystalline barite (BaSO 4) in a redox front. Based on our findings we conclude that the use of an appropriate standardized cleaning protocol prior to analysis is recommended to reduce potential sources of errors and allow for accurate cross-comparison of coral records analyzed at different laboratories. ?? 2012 Elsevier B.V.","author":[{"dropping-particle":"","family":"Nagtegaal","given":"Roel","non-dropping-particle":"","parse-names":false,"suffix":""},{"dropping-particle":"","family":"Grove","given":"Craig A.","non-dropping-particle":"","parse-names":false,"suffix":""},{"dropping-particle":"","family":"Kasper","given":"Sebastian","non-dropping-particle":"","parse-names":false,"suffix":""},{"dropping-particle":"","family":"Zinke","given":"Jens","non-dropping-particle":"","parse-names":false,"suffix":""},{"dropping-particle":"","family":"Boer","given":"Wim","non-dropping-particle":"","parse-names":false,"suffix":""},{"dropping-particle":"","family":"Brummer","given":"Geert Jan A","non-dropping-particle":"","parse-names":false,"suffix":""}],"container-title":"Chemical Geology","id":"ITEM-1","issued":{"date-parts":[["2012"]]},"page":"6-15","publisher":"Elsevier B.V.","title":"Spectral luminescence and geochemistry of coral aragonite: Effects of whole-core treatment","type":"article-journal","volume":"318-319"},"uris":["http://www.mendeley.com/documents/?uuid=84f41e5d-cba2-408f-99d9-589d49ab56b9"]}],"mendeley":{"formattedCitation":"(Nagtegaal et al. 2012)","plainTextFormattedCitation":"(Nagtegaal et al. 2012)","previouslyFormattedCitation":"(Nagtegaal et al. 2012)"},"properties":{"noteIndex":0},"schema":"https://github.com/citation-style-language/schema/raw/master/csl-citation.json"}</w:instrText>
      </w:r>
      <w:r w:rsidR="007610AD">
        <w:rPr>
          <w:rFonts w:ascii="Arial" w:hAnsi="Arial" w:cs="Arial"/>
          <w:sz w:val="24"/>
          <w:szCs w:val="24"/>
          <w:lang w:val="en-US"/>
        </w:rPr>
        <w:fldChar w:fldCharType="separate"/>
      </w:r>
      <w:r w:rsidR="007610AD" w:rsidRPr="007610AD">
        <w:rPr>
          <w:rFonts w:ascii="Arial" w:hAnsi="Arial" w:cs="Arial"/>
          <w:noProof/>
          <w:sz w:val="24"/>
          <w:szCs w:val="24"/>
          <w:lang w:val="en-US"/>
        </w:rPr>
        <w:t>(Nagtegaal et al. 2012)</w:t>
      </w:r>
      <w:r w:rsidR="007610AD">
        <w:rPr>
          <w:rFonts w:ascii="Arial" w:hAnsi="Arial" w:cs="Arial"/>
          <w:sz w:val="24"/>
          <w:szCs w:val="24"/>
          <w:lang w:val="en-US"/>
        </w:rPr>
        <w:fldChar w:fldCharType="end"/>
      </w:r>
      <w:r w:rsidR="005F14CC">
        <w:rPr>
          <w:rFonts w:ascii="Arial" w:hAnsi="Arial" w:cs="Arial"/>
          <w:sz w:val="24"/>
          <w:szCs w:val="24"/>
          <w:lang w:val="en-US"/>
        </w:rPr>
        <w:t>, rinsed several times with distilled water</w:t>
      </w:r>
      <w:r w:rsidR="007610AD">
        <w:rPr>
          <w:rFonts w:ascii="Arial" w:hAnsi="Arial" w:cs="Arial"/>
          <w:sz w:val="24"/>
          <w:szCs w:val="24"/>
          <w:lang w:val="en-US"/>
        </w:rPr>
        <w:t xml:space="preserve"> and then oven-dried for 24 h at 60°C.</w:t>
      </w:r>
      <w:r w:rsidR="00586020">
        <w:rPr>
          <w:rFonts w:ascii="Arial" w:hAnsi="Arial" w:cs="Arial"/>
          <w:sz w:val="24"/>
          <w:szCs w:val="24"/>
          <w:lang w:val="en-US"/>
        </w:rPr>
        <w:t xml:space="preserve"> The annual luminescence patterns</w:t>
      </w:r>
      <w:r w:rsidR="00C24AB3">
        <w:rPr>
          <w:rFonts w:ascii="Arial" w:hAnsi="Arial" w:cs="Arial"/>
          <w:sz w:val="24"/>
          <w:szCs w:val="24"/>
          <w:lang w:val="en-US"/>
        </w:rPr>
        <w:t xml:space="preserve"> on coral cores</w:t>
      </w:r>
      <w:r w:rsidR="007602A5">
        <w:rPr>
          <w:rFonts w:ascii="Arial" w:hAnsi="Arial" w:cs="Arial"/>
          <w:sz w:val="24"/>
          <w:szCs w:val="24"/>
          <w:lang w:val="en-US"/>
        </w:rPr>
        <w:t xml:space="preserve"> (Fig. 4)</w:t>
      </w:r>
      <w:r w:rsidR="00586020">
        <w:rPr>
          <w:rFonts w:ascii="Arial" w:hAnsi="Arial" w:cs="Arial"/>
          <w:sz w:val="24"/>
          <w:szCs w:val="24"/>
          <w:lang w:val="en-US"/>
        </w:rPr>
        <w:t xml:space="preserve"> were </w:t>
      </w:r>
      <w:r w:rsidR="00DB67CC">
        <w:rPr>
          <w:rFonts w:ascii="Arial" w:hAnsi="Arial" w:cs="Arial"/>
          <w:sz w:val="24"/>
          <w:szCs w:val="24"/>
          <w:lang w:val="en-US"/>
        </w:rPr>
        <w:t>visualized</w:t>
      </w:r>
      <w:r w:rsidR="00586020">
        <w:rPr>
          <w:rFonts w:ascii="Arial" w:hAnsi="Arial" w:cs="Arial"/>
          <w:sz w:val="24"/>
          <w:szCs w:val="24"/>
          <w:lang w:val="en-US"/>
        </w:rPr>
        <w:t xml:space="preserve"> </w:t>
      </w:r>
      <w:ins w:id="102" w:author="Alberto Rodriguez-Ramirez" w:date="2019-10-01T19:35:00Z">
        <w:r w:rsidR="0026004E">
          <w:rPr>
            <w:rFonts w:ascii="Arial" w:hAnsi="Arial" w:cs="Arial"/>
            <w:sz w:val="24"/>
            <w:szCs w:val="24"/>
            <w:lang w:val="en-US"/>
          </w:rPr>
          <w:t>under UV-A light (</w:t>
        </w:r>
        <w:proofErr w:type="spellStart"/>
        <w:r w:rsidR="0026004E">
          <w:rPr>
            <w:rFonts w:ascii="Arial" w:hAnsi="Arial" w:cs="Arial"/>
            <w:sz w:val="24"/>
            <w:szCs w:val="24"/>
            <w:lang w:val="en-US"/>
          </w:rPr>
          <w:t>Opalux</w:t>
        </w:r>
        <w:proofErr w:type="spellEnd"/>
        <w:r w:rsidR="0026004E">
          <w:rPr>
            <w:rFonts w:ascii="Arial" w:hAnsi="Arial" w:cs="Arial"/>
            <w:sz w:val="24"/>
            <w:szCs w:val="24"/>
            <w:lang w:val="en-US"/>
          </w:rPr>
          <w:t xml:space="preserve"> blacklight bulb T8 20W) in a black </w:t>
        </w:r>
        <w:proofErr w:type="spellStart"/>
        <w:r w:rsidR="0026004E">
          <w:rPr>
            <w:rFonts w:ascii="Arial" w:hAnsi="Arial" w:cs="Arial"/>
            <w:sz w:val="24"/>
            <w:szCs w:val="24"/>
            <w:lang w:val="en-US"/>
          </w:rPr>
          <w:t>box.</w:t>
        </w:r>
      </w:ins>
      <w:r w:rsidR="007602A5">
        <w:rPr>
          <w:rFonts w:ascii="Arial" w:hAnsi="Arial" w:cs="Arial"/>
          <w:sz w:val="24"/>
          <w:szCs w:val="24"/>
          <w:lang w:val="en-US"/>
        </w:rPr>
        <w:t>and</w:t>
      </w:r>
      <w:proofErr w:type="spellEnd"/>
      <w:r w:rsidR="007602A5">
        <w:rPr>
          <w:rFonts w:ascii="Arial" w:hAnsi="Arial" w:cs="Arial"/>
          <w:sz w:val="24"/>
          <w:szCs w:val="24"/>
          <w:lang w:val="en-US"/>
        </w:rPr>
        <w:t xml:space="preserve"> photographed</w:t>
      </w:r>
      <w:r w:rsidR="00586020">
        <w:rPr>
          <w:rFonts w:ascii="Arial" w:hAnsi="Arial" w:cs="Arial"/>
          <w:sz w:val="24"/>
          <w:szCs w:val="24"/>
          <w:lang w:val="en-US"/>
        </w:rPr>
        <w:t xml:space="preserve"> </w:t>
      </w:r>
      <w:r w:rsidR="000D5C57">
        <w:rPr>
          <w:rFonts w:ascii="Arial" w:hAnsi="Arial" w:cs="Arial"/>
          <w:sz w:val="24"/>
          <w:szCs w:val="24"/>
          <w:lang w:val="en-US"/>
        </w:rPr>
        <w:t xml:space="preserve">with a </w:t>
      </w:r>
      <w:commentRangeStart w:id="103"/>
      <w:r w:rsidR="000D5C57" w:rsidRPr="000D5C57">
        <w:rPr>
          <w:rFonts w:ascii="Arial" w:hAnsi="Arial" w:cs="Arial"/>
          <w:sz w:val="24"/>
          <w:szCs w:val="24"/>
          <w:highlight w:val="yellow"/>
          <w:lang w:val="en-US"/>
        </w:rPr>
        <w:t>Canon XXX</w:t>
      </w:r>
      <w:commentRangeEnd w:id="103"/>
      <w:r w:rsidR="00847604">
        <w:rPr>
          <w:rStyle w:val="Refdecomentario"/>
        </w:rPr>
        <w:commentReference w:id="103"/>
      </w:r>
      <w:r w:rsidR="000D5C57">
        <w:rPr>
          <w:rFonts w:ascii="Arial" w:hAnsi="Arial" w:cs="Arial"/>
          <w:sz w:val="24"/>
          <w:szCs w:val="24"/>
          <w:lang w:val="en-US"/>
        </w:rPr>
        <w:t xml:space="preserve"> </w:t>
      </w:r>
      <w:del w:id="104" w:author="Alberto Rodriguez-Ramirez" w:date="2019-10-01T19:35:00Z">
        <w:r w:rsidR="00586020" w:rsidDel="0026004E">
          <w:rPr>
            <w:rFonts w:ascii="Arial" w:hAnsi="Arial" w:cs="Arial"/>
            <w:sz w:val="24"/>
            <w:szCs w:val="24"/>
            <w:lang w:val="en-US"/>
          </w:rPr>
          <w:delText xml:space="preserve">under </w:delText>
        </w:r>
        <w:r w:rsidR="00C24AB3" w:rsidDel="0026004E">
          <w:rPr>
            <w:rFonts w:ascii="Arial" w:hAnsi="Arial" w:cs="Arial"/>
            <w:sz w:val="24"/>
            <w:szCs w:val="24"/>
            <w:lang w:val="en-US"/>
          </w:rPr>
          <w:delText>UV-A light (Opalux blacklight bulb T8 20</w:delText>
        </w:r>
        <w:r w:rsidR="00DB67CC" w:rsidDel="0026004E">
          <w:rPr>
            <w:rFonts w:ascii="Arial" w:hAnsi="Arial" w:cs="Arial"/>
            <w:sz w:val="24"/>
            <w:szCs w:val="24"/>
            <w:lang w:val="en-US"/>
          </w:rPr>
          <w:delText>W</w:delText>
        </w:r>
        <w:r w:rsidR="00C24AB3" w:rsidDel="0026004E">
          <w:rPr>
            <w:rFonts w:ascii="Arial" w:hAnsi="Arial" w:cs="Arial"/>
            <w:sz w:val="24"/>
            <w:szCs w:val="24"/>
            <w:lang w:val="en-US"/>
          </w:rPr>
          <w:delText>)</w:delText>
        </w:r>
        <w:r w:rsidR="00B65777" w:rsidDel="0026004E">
          <w:rPr>
            <w:rFonts w:ascii="Arial" w:hAnsi="Arial" w:cs="Arial"/>
            <w:sz w:val="24"/>
            <w:szCs w:val="24"/>
            <w:lang w:val="en-US"/>
          </w:rPr>
          <w:delText xml:space="preserve"> </w:delText>
        </w:r>
        <w:r w:rsidR="000D5C57" w:rsidDel="0026004E">
          <w:rPr>
            <w:rFonts w:ascii="Arial" w:hAnsi="Arial" w:cs="Arial"/>
            <w:sz w:val="24"/>
            <w:szCs w:val="24"/>
            <w:lang w:val="en-US"/>
          </w:rPr>
          <w:delText>in a black box</w:delText>
        </w:r>
        <w:r w:rsidR="00C24AB3" w:rsidDel="0026004E">
          <w:rPr>
            <w:rFonts w:ascii="Arial" w:hAnsi="Arial" w:cs="Arial"/>
            <w:sz w:val="24"/>
            <w:szCs w:val="24"/>
            <w:lang w:val="en-US"/>
          </w:rPr>
          <w:delText>.</w:delText>
        </w:r>
        <w:r w:rsidR="00747FBB" w:rsidDel="0026004E">
          <w:rPr>
            <w:rFonts w:ascii="Arial" w:hAnsi="Arial" w:cs="Arial"/>
            <w:sz w:val="24"/>
            <w:szCs w:val="24"/>
            <w:lang w:val="en-US"/>
          </w:rPr>
          <w:delText xml:space="preserve"> </w:delText>
        </w:r>
      </w:del>
      <w:r w:rsidR="00316EF9">
        <w:rPr>
          <w:rFonts w:ascii="Arial" w:hAnsi="Arial" w:cs="Arial"/>
          <w:sz w:val="24"/>
          <w:szCs w:val="24"/>
          <w:lang w:val="en-US"/>
        </w:rPr>
        <w:t>The red, green and blue (RGB) values were extracted from tracks (5 mm or 62 pixels width) made along the coral growth axis for every photograph using the software ImageJ 1.51.</w:t>
      </w:r>
      <w:r w:rsidR="007602A5">
        <w:rPr>
          <w:rFonts w:ascii="Arial" w:hAnsi="Arial" w:cs="Arial"/>
          <w:sz w:val="24"/>
          <w:szCs w:val="24"/>
          <w:lang w:val="en-US"/>
        </w:rPr>
        <w:t xml:space="preserve"> Then, the green/blue (G/B</w:t>
      </w:r>
      <w:r w:rsidR="000D5C57">
        <w:rPr>
          <w:rFonts w:ascii="Arial" w:hAnsi="Arial" w:cs="Arial"/>
          <w:sz w:val="24"/>
          <w:szCs w:val="24"/>
          <w:lang w:val="en-US"/>
        </w:rPr>
        <w:t xml:space="preserve">) </w:t>
      </w:r>
      <w:r w:rsidR="00221AE7">
        <w:rPr>
          <w:rFonts w:ascii="Arial" w:hAnsi="Arial" w:cs="Arial"/>
          <w:sz w:val="24"/>
          <w:szCs w:val="24"/>
          <w:lang w:val="en-US"/>
        </w:rPr>
        <w:t xml:space="preserve">spectral </w:t>
      </w:r>
      <w:r w:rsidR="000D5C57">
        <w:rPr>
          <w:rFonts w:ascii="Arial" w:hAnsi="Arial" w:cs="Arial"/>
          <w:sz w:val="24"/>
          <w:szCs w:val="24"/>
          <w:lang w:val="en-US"/>
        </w:rPr>
        <w:t xml:space="preserve">ratio was used as a measurement for luminescence intensity. </w:t>
      </w:r>
      <w:r w:rsidR="007602A5">
        <w:rPr>
          <w:rFonts w:ascii="Arial" w:hAnsi="Arial" w:cs="Arial"/>
          <w:sz w:val="24"/>
          <w:szCs w:val="24"/>
          <w:lang w:val="en-US"/>
        </w:rPr>
        <w:t xml:space="preserve">Spectral G/B ratios reflect the influence of humic acid/aragonite ratios within the coral skeleton </w:t>
      </w:r>
      <w:r w:rsidR="007602A5">
        <w:rPr>
          <w:rFonts w:ascii="Arial" w:hAnsi="Arial" w:cs="Arial"/>
          <w:sz w:val="24"/>
          <w:szCs w:val="24"/>
          <w:lang w:val="en-US"/>
        </w:rPr>
        <w:fldChar w:fldCharType="begin" w:fldLock="1"/>
      </w:r>
      <w:r w:rsidR="007602A5">
        <w:rPr>
          <w:rFonts w:ascii="Arial" w:hAnsi="Arial" w:cs="Arial"/>
          <w:sz w:val="24"/>
          <w:szCs w:val="24"/>
          <w:lang w:val="en-US"/>
        </w:rPr>
        <w:instrText>ADDIN CSL_CITATION {"citationItems":[{"id":"ITEM-1","itemData":{"DOI":"10.1007/s00338-010-0629-y","ISBN":"0722-4028","ISSN":"07224028","abstract":"Abstract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runoff.","author":[{"dropping-particle":"","family":"Grove","given":"C. A.","non-dropping-particle":"","parse-names":false,"suffix":""},{"dropping-particle":"","family":"Nagtegaal","given":"R.","non-dropping-particle":"","parse-names":false,"suffix":""},{"dropping-particle":"","family":"Zinke","given":"J.","non-dropping-particle":"","parse-names":false,"suffix":""},{"dropping-particle":"","family":"Scheufen","given":"T.","non-dropping-particle":"","parse-names":false,"suffix":""},{"dropping-particle":"","family":"Koster","given":"B.","non-dropping-particle":"","parse-names":false,"suffix":""},{"dropping-particle":"","family":"Kasper","given":"S.","non-dropping-particle":"","parse-names":false,"suffix":""},{"dropping-particle":"","family":"McCulloch","given":"M. T.","non-dropping-particle":"","parse-names":false,"suffix":""},{"dropping-particle":"","family":"Bergh","given":"G.","non-dropping-particle":"van den","parse-names":false,"suffix":""},{"dropping-particle":"","family":"Brummer","given":"G. Jan A","non-dropping-particle":"","parse-names":false,"suffix":""}],"container-title":"Coral Reefs","id":"ITEM-1","issue":"3","issued":{"date-parts":[["2010"]]},"page":"579-591","title":"River runoff reconstructions from novel spectral luminescence scanning of massive coral skeletons","type":"article-journal","volume":"29"},"uris":["http://www.mendeley.com/documents/?uuid=7b478a30-56e3-46cd-863d-abbf14f7cfef"]}],"mendeley":{"formattedCitation":"(Grove et al. 2010)","plainTextFormattedCitation":"(Grove et al. 2010)","previouslyFormattedCitation":"(Grove et al. 2010)"},"properties":{"noteIndex":0},"schema":"https://github.com/citation-style-language/schema/raw/master/csl-citation.json"}</w:instrText>
      </w:r>
      <w:r w:rsidR="007602A5">
        <w:rPr>
          <w:rFonts w:ascii="Arial" w:hAnsi="Arial" w:cs="Arial"/>
          <w:sz w:val="24"/>
          <w:szCs w:val="24"/>
          <w:lang w:val="en-US"/>
        </w:rPr>
        <w:fldChar w:fldCharType="separate"/>
      </w:r>
      <w:r w:rsidR="007602A5" w:rsidRPr="000D5C57">
        <w:rPr>
          <w:rFonts w:ascii="Arial" w:hAnsi="Arial" w:cs="Arial"/>
          <w:noProof/>
          <w:sz w:val="24"/>
          <w:szCs w:val="24"/>
          <w:lang w:val="en-US"/>
        </w:rPr>
        <w:t>(Grove et al. 2010)</w:t>
      </w:r>
      <w:r w:rsidR="007602A5">
        <w:rPr>
          <w:rFonts w:ascii="Arial" w:hAnsi="Arial" w:cs="Arial"/>
          <w:sz w:val="24"/>
          <w:szCs w:val="24"/>
          <w:lang w:val="en-US"/>
        </w:rPr>
        <w:fldChar w:fldCharType="end"/>
      </w:r>
      <w:r w:rsidR="00F33AB6">
        <w:rPr>
          <w:rFonts w:ascii="Arial" w:hAnsi="Arial" w:cs="Arial"/>
          <w:sz w:val="24"/>
          <w:szCs w:val="24"/>
          <w:lang w:val="en-US"/>
        </w:rPr>
        <w:t xml:space="preserve">, in which </w:t>
      </w:r>
      <w:del w:id="105" w:author="Autorizado" w:date="2019-08-14T12:06:00Z">
        <w:r w:rsidR="00F33AB6" w:rsidDel="00D57121">
          <w:rPr>
            <w:rFonts w:ascii="Arial" w:hAnsi="Arial" w:cs="Arial"/>
            <w:sz w:val="24"/>
            <w:szCs w:val="24"/>
            <w:lang w:val="en-US"/>
          </w:rPr>
          <w:delText xml:space="preserve">the </w:delText>
        </w:r>
      </w:del>
      <w:r w:rsidR="00F33AB6">
        <w:rPr>
          <w:rFonts w:ascii="Arial" w:hAnsi="Arial" w:cs="Arial"/>
          <w:sz w:val="24"/>
          <w:szCs w:val="24"/>
          <w:lang w:val="en-US"/>
        </w:rPr>
        <w:t>higher G/B intensit</w:t>
      </w:r>
      <w:ins w:id="106" w:author="Autorizado" w:date="2019-08-14T12:07:00Z">
        <w:r w:rsidR="00D57121">
          <w:rPr>
            <w:rFonts w:ascii="Arial" w:hAnsi="Arial" w:cs="Arial"/>
            <w:sz w:val="24"/>
            <w:szCs w:val="24"/>
            <w:lang w:val="en-US"/>
          </w:rPr>
          <w:t>ies</w:t>
        </w:r>
      </w:ins>
      <w:del w:id="107" w:author="Autorizado" w:date="2019-08-14T12:07:00Z">
        <w:r w:rsidR="00F33AB6" w:rsidDel="00D57121">
          <w:rPr>
            <w:rFonts w:ascii="Arial" w:hAnsi="Arial" w:cs="Arial"/>
            <w:sz w:val="24"/>
            <w:szCs w:val="24"/>
            <w:lang w:val="en-US"/>
          </w:rPr>
          <w:delText>y</w:delText>
        </w:r>
      </w:del>
      <w:r w:rsidR="00F33AB6">
        <w:rPr>
          <w:rFonts w:ascii="Arial" w:hAnsi="Arial" w:cs="Arial"/>
          <w:sz w:val="24"/>
          <w:szCs w:val="24"/>
          <w:lang w:val="en-US"/>
        </w:rPr>
        <w:t xml:space="preserve"> </w:t>
      </w:r>
      <w:ins w:id="108" w:author="Autorizado" w:date="2019-08-14T12:06:00Z">
        <w:r w:rsidR="00D57121">
          <w:rPr>
            <w:rFonts w:ascii="Arial" w:hAnsi="Arial" w:cs="Arial"/>
            <w:sz w:val="24"/>
            <w:szCs w:val="24"/>
            <w:lang w:val="en-US"/>
          </w:rPr>
          <w:t xml:space="preserve">correspond to </w:t>
        </w:r>
      </w:ins>
      <w:del w:id="109" w:author="Autorizado" w:date="2019-08-14T12:06:00Z">
        <w:r w:rsidR="00F33AB6" w:rsidDel="00D57121">
          <w:rPr>
            <w:rFonts w:ascii="Arial" w:hAnsi="Arial" w:cs="Arial"/>
            <w:sz w:val="24"/>
            <w:szCs w:val="24"/>
            <w:lang w:val="en-US"/>
          </w:rPr>
          <w:delText>th</w:delText>
        </w:r>
      </w:del>
      <w:del w:id="110" w:author="Autorizado" w:date="2019-08-14T12:07:00Z">
        <w:r w:rsidR="00F33AB6" w:rsidDel="00D57121">
          <w:rPr>
            <w:rFonts w:ascii="Arial" w:hAnsi="Arial" w:cs="Arial"/>
            <w:sz w:val="24"/>
            <w:szCs w:val="24"/>
            <w:lang w:val="en-US"/>
          </w:rPr>
          <w:delText>e</w:delText>
        </w:r>
      </w:del>
      <w:r w:rsidR="00F33AB6">
        <w:rPr>
          <w:rFonts w:ascii="Arial" w:hAnsi="Arial" w:cs="Arial"/>
          <w:sz w:val="24"/>
          <w:szCs w:val="24"/>
          <w:lang w:val="en-US"/>
        </w:rPr>
        <w:t xml:space="preserve"> higher </w:t>
      </w:r>
      <w:r w:rsidR="00B45E25">
        <w:rPr>
          <w:rFonts w:ascii="Arial" w:hAnsi="Arial" w:cs="Arial"/>
          <w:sz w:val="24"/>
          <w:szCs w:val="24"/>
          <w:lang w:val="en-US"/>
        </w:rPr>
        <w:t>freshwater and sediments discharge.</w:t>
      </w:r>
      <w:r w:rsidR="007602A5">
        <w:rPr>
          <w:rFonts w:ascii="Arial" w:hAnsi="Arial" w:cs="Arial"/>
          <w:sz w:val="24"/>
          <w:szCs w:val="24"/>
          <w:lang w:val="en-US"/>
        </w:rPr>
        <w:t xml:space="preserve"> </w:t>
      </w:r>
      <w:del w:id="111" w:author="Alberto Rodriguez-Ramirez" w:date="2019-10-02T08:24:00Z">
        <w:r w:rsidR="00B2030C" w:rsidDel="00CA5C78">
          <w:rPr>
            <w:rFonts w:ascii="Arial" w:hAnsi="Arial" w:cs="Arial"/>
            <w:sz w:val="24"/>
            <w:szCs w:val="24"/>
            <w:lang w:val="en-US"/>
          </w:rPr>
          <w:delText>For instance</w:delText>
        </w:r>
      </w:del>
      <w:ins w:id="112" w:author="Alberto Rodriguez-Ramirez" w:date="2019-10-02T08:24:00Z">
        <w:r w:rsidR="00CA5C78">
          <w:rPr>
            <w:rFonts w:ascii="Arial" w:hAnsi="Arial" w:cs="Arial"/>
            <w:sz w:val="24"/>
            <w:szCs w:val="24"/>
            <w:lang w:val="en-US"/>
          </w:rPr>
          <w:t>Thus</w:t>
        </w:r>
      </w:ins>
      <w:r w:rsidR="00B2030C">
        <w:rPr>
          <w:rFonts w:ascii="Arial" w:hAnsi="Arial" w:cs="Arial"/>
          <w:sz w:val="24"/>
          <w:szCs w:val="24"/>
          <w:lang w:val="en-US"/>
        </w:rPr>
        <w:t>, t</w:t>
      </w:r>
      <w:r w:rsidR="00A6443D">
        <w:rPr>
          <w:rFonts w:ascii="Arial" w:hAnsi="Arial" w:cs="Arial"/>
          <w:sz w:val="24"/>
          <w:szCs w:val="24"/>
          <w:lang w:val="en-US"/>
        </w:rPr>
        <w:t>he highest</w:t>
      </w:r>
      <w:r w:rsidR="007602A5">
        <w:rPr>
          <w:rFonts w:ascii="Arial" w:hAnsi="Arial" w:cs="Arial"/>
          <w:sz w:val="24"/>
          <w:szCs w:val="24"/>
          <w:lang w:val="en-US"/>
        </w:rPr>
        <w:t xml:space="preserve"> </w:t>
      </w:r>
      <w:r w:rsidR="00A6443D">
        <w:rPr>
          <w:rFonts w:ascii="Arial" w:hAnsi="Arial" w:cs="Arial"/>
          <w:sz w:val="24"/>
          <w:szCs w:val="24"/>
          <w:lang w:val="en-US"/>
        </w:rPr>
        <w:t xml:space="preserve">and lowest annual </w:t>
      </w:r>
      <w:r w:rsidR="007602A5">
        <w:rPr>
          <w:rFonts w:ascii="Arial" w:hAnsi="Arial" w:cs="Arial"/>
          <w:sz w:val="24"/>
          <w:szCs w:val="24"/>
          <w:lang w:val="en-US"/>
        </w:rPr>
        <w:t xml:space="preserve">luminescence peaks were </w:t>
      </w:r>
      <w:r w:rsidR="00B2030C">
        <w:rPr>
          <w:rFonts w:ascii="Arial" w:hAnsi="Arial" w:cs="Arial"/>
          <w:sz w:val="24"/>
          <w:szCs w:val="24"/>
          <w:lang w:val="en-US"/>
        </w:rPr>
        <w:t xml:space="preserve">matched </w:t>
      </w:r>
      <w:r w:rsidR="00223582">
        <w:rPr>
          <w:rFonts w:ascii="Arial" w:hAnsi="Arial" w:cs="Arial"/>
          <w:sz w:val="24"/>
          <w:szCs w:val="24"/>
          <w:lang w:val="en-US"/>
        </w:rPr>
        <w:t>for</w:t>
      </w:r>
      <w:r w:rsidR="00B2030C">
        <w:rPr>
          <w:rFonts w:ascii="Arial" w:hAnsi="Arial" w:cs="Arial"/>
          <w:sz w:val="24"/>
          <w:szCs w:val="24"/>
          <w:lang w:val="en-US"/>
        </w:rPr>
        <w:t xml:space="preserve"> the </w:t>
      </w:r>
      <w:r w:rsidR="00743C03">
        <w:rPr>
          <w:rFonts w:ascii="Arial" w:hAnsi="Arial" w:cs="Arial"/>
          <w:sz w:val="24"/>
          <w:szCs w:val="24"/>
          <w:lang w:val="en-US"/>
        </w:rPr>
        <w:t xml:space="preserve">months of </w:t>
      </w:r>
      <w:r w:rsidR="00B2030C" w:rsidRPr="00766226">
        <w:rPr>
          <w:rFonts w:ascii="Arial" w:hAnsi="Arial" w:cs="Arial"/>
          <w:sz w:val="24"/>
          <w:szCs w:val="24"/>
          <w:highlight w:val="yellow"/>
          <w:lang w:val="en-US"/>
        </w:rPr>
        <w:t>high</w:t>
      </w:r>
      <w:r w:rsidR="00A6443D" w:rsidRPr="00766226">
        <w:rPr>
          <w:rFonts w:ascii="Arial" w:hAnsi="Arial" w:cs="Arial"/>
          <w:sz w:val="24"/>
          <w:szCs w:val="24"/>
          <w:highlight w:val="yellow"/>
          <w:lang w:val="en-US"/>
        </w:rPr>
        <w:t>est</w:t>
      </w:r>
      <w:r w:rsidR="00223582" w:rsidRPr="00766226">
        <w:rPr>
          <w:rFonts w:ascii="Arial" w:hAnsi="Arial" w:cs="Arial"/>
          <w:sz w:val="24"/>
          <w:szCs w:val="24"/>
          <w:highlight w:val="yellow"/>
          <w:lang w:val="en-US"/>
        </w:rPr>
        <w:t xml:space="preserve"> (</w:t>
      </w:r>
      <w:r w:rsidR="00766226">
        <w:rPr>
          <w:rFonts w:ascii="Arial" w:hAnsi="Arial" w:cs="Arial"/>
          <w:sz w:val="24"/>
          <w:szCs w:val="24"/>
          <w:highlight w:val="yellow"/>
          <w:lang w:val="en-US"/>
        </w:rPr>
        <w:t>December</w:t>
      </w:r>
      <w:r w:rsidR="00223582" w:rsidRPr="00766226">
        <w:rPr>
          <w:rFonts w:ascii="Arial" w:hAnsi="Arial" w:cs="Arial"/>
          <w:sz w:val="24"/>
          <w:szCs w:val="24"/>
          <w:highlight w:val="yellow"/>
          <w:lang w:val="en-US"/>
        </w:rPr>
        <w:t>)</w:t>
      </w:r>
      <w:r w:rsidR="00A6443D" w:rsidRPr="00766226">
        <w:rPr>
          <w:rFonts w:ascii="Arial" w:hAnsi="Arial" w:cs="Arial"/>
          <w:sz w:val="24"/>
          <w:szCs w:val="24"/>
          <w:highlight w:val="yellow"/>
          <w:lang w:val="en-US"/>
        </w:rPr>
        <w:t xml:space="preserve"> and lowest</w:t>
      </w:r>
      <w:r w:rsidR="00223582" w:rsidRPr="00766226">
        <w:rPr>
          <w:rFonts w:ascii="Arial" w:hAnsi="Arial" w:cs="Arial"/>
          <w:sz w:val="24"/>
          <w:szCs w:val="24"/>
          <w:highlight w:val="yellow"/>
          <w:lang w:val="en-US"/>
        </w:rPr>
        <w:t xml:space="preserve"> (</w:t>
      </w:r>
      <w:r w:rsidR="00766226">
        <w:rPr>
          <w:rFonts w:ascii="Arial" w:hAnsi="Arial" w:cs="Arial"/>
          <w:sz w:val="24"/>
          <w:szCs w:val="24"/>
          <w:highlight w:val="yellow"/>
          <w:lang w:val="en-US"/>
        </w:rPr>
        <w:t>March</w:t>
      </w:r>
      <w:r w:rsidR="00223582" w:rsidRPr="00766226">
        <w:rPr>
          <w:rFonts w:ascii="Arial" w:hAnsi="Arial" w:cs="Arial"/>
          <w:sz w:val="24"/>
          <w:szCs w:val="24"/>
          <w:highlight w:val="yellow"/>
          <w:lang w:val="en-US"/>
        </w:rPr>
        <w:t>)</w:t>
      </w:r>
      <w:r w:rsidR="00A6443D">
        <w:rPr>
          <w:rFonts w:ascii="Arial" w:hAnsi="Arial" w:cs="Arial"/>
          <w:sz w:val="24"/>
          <w:szCs w:val="24"/>
          <w:lang w:val="en-US"/>
        </w:rPr>
        <w:t xml:space="preserve"> water</w:t>
      </w:r>
      <w:r w:rsidR="00223582">
        <w:rPr>
          <w:rFonts w:ascii="Arial" w:hAnsi="Arial" w:cs="Arial"/>
          <w:sz w:val="24"/>
          <w:szCs w:val="24"/>
          <w:lang w:val="en-US"/>
        </w:rPr>
        <w:t xml:space="preserve"> flow and sediment load records</w:t>
      </w:r>
      <w:r w:rsidR="00A6443D">
        <w:rPr>
          <w:rFonts w:ascii="Arial" w:hAnsi="Arial" w:cs="Arial"/>
          <w:sz w:val="24"/>
          <w:szCs w:val="24"/>
          <w:lang w:val="en-US"/>
        </w:rPr>
        <w:t>, respectively (Fig. 3).</w:t>
      </w:r>
      <w:r w:rsidR="007602A5">
        <w:rPr>
          <w:rFonts w:ascii="Arial" w:hAnsi="Arial" w:cs="Arial"/>
          <w:sz w:val="24"/>
          <w:szCs w:val="24"/>
          <w:lang w:val="en-US"/>
        </w:rPr>
        <w:t xml:space="preserve"> </w:t>
      </w:r>
      <w:r w:rsidR="000D5C57">
        <w:rPr>
          <w:rFonts w:ascii="Arial" w:hAnsi="Arial" w:cs="Arial"/>
          <w:sz w:val="24"/>
          <w:szCs w:val="24"/>
          <w:lang w:val="en-US"/>
        </w:rPr>
        <w:t xml:space="preserve">Estimations of luminescence intensities </w:t>
      </w:r>
      <w:del w:id="113" w:author="Autorizado" w:date="2019-08-14T12:09:00Z">
        <w:r w:rsidR="000D5C57" w:rsidDel="0067693A">
          <w:rPr>
            <w:rFonts w:ascii="Arial" w:hAnsi="Arial" w:cs="Arial"/>
            <w:sz w:val="24"/>
            <w:szCs w:val="24"/>
            <w:lang w:val="en-US"/>
          </w:rPr>
          <w:delText xml:space="preserve">through </w:delText>
        </w:r>
        <w:r w:rsidR="007073DE" w:rsidDel="0067693A">
          <w:rPr>
            <w:rFonts w:ascii="Arial" w:hAnsi="Arial" w:cs="Arial"/>
            <w:sz w:val="24"/>
            <w:szCs w:val="24"/>
            <w:lang w:val="en-US"/>
          </w:rPr>
          <w:delText>this m</w:delText>
        </w:r>
        <w:r w:rsidR="00DF4A13" w:rsidDel="0067693A">
          <w:rPr>
            <w:rFonts w:ascii="Arial" w:hAnsi="Arial" w:cs="Arial"/>
            <w:sz w:val="24"/>
            <w:szCs w:val="24"/>
            <w:lang w:val="en-US"/>
          </w:rPr>
          <w:delText xml:space="preserve">ethod </w:delText>
        </w:r>
        <w:r w:rsidR="00A6443D" w:rsidDel="0067693A">
          <w:rPr>
            <w:rFonts w:ascii="Arial" w:hAnsi="Arial" w:cs="Arial"/>
            <w:sz w:val="24"/>
            <w:szCs w:val="24"/>
            <w:lang w:val="en-US"/>
          </w:rPr>
          <w:delText>using photographs</w:delText>
        </w:r>
      </w:del>
      <w:ins w:id="114" w:author="Autorizado" w:date="2019-08-14T12:09:00Z">
        <w:r w:rsidR="0067693A">
          <w:rPr>
            <w:rFonts w:ascii="Arial" w:hAnsi="Arial" w:cs="Arial"/>
            <w:sz w:val="24"/>
            <w:szCs w:val="24"/>
            <w:lang w:val="en-US"/>
          </w:rPr>
          <w:t>using the aforementioned method</w:t>
        </w:r>
      </w:ins>
      <w:r w:rsidR="00A6443D">
        <w:rPr>
          <w:rFonts w:ascii="Arial" w:hAnsi="Arial" w:cs="Arial"/>
          <w:sz w:val="24"/>
          <w:szCs w:val="24"/>
          <w:lang w:val="en-US"/>
        </w:rPr>
        <w:t xml:space="preserve"> </w:t>
      </w:r>
      <w:r w:rsidR="00DF4A13">
        <w:rPr>
          <w:rFonts w:ascii="Arial" w:hAnsi="Arial" w:cs="Arial"/>
          <w:sz w:val="24"/>
          <w:szCs w:val="24"/>
          <w:lang w:val="en-US"/>
        </w:rPr>
        <w:t xml:space="preserve">are reliable as demonstrated </w:t>
      </w:r>
      <w:commentRangeStart w:id="115"/>
      <w:r w:rsidR="00DF4A13">
        <w:rPr>
          <w:rFonts w:ascii="Arial" w:hAnsi="Arial" w:cs="Arial"/>
          <w:sz w:val="24"/>
          <w:szCs w:val="24"/>
          <w:lang w:val="en-US"/>
        </w:rPr>
        <w:t xml:space="preserve">by </w:t>
      </w:r>
      <w:proofErr w:type="spellStart"/>
      <w:r w:rsidR="00DF4A13">
        <w:rPr>
          <w:rFonts w:ascii="Arial" w:hAnsi="Arial" w:cs="Arial"/>
          <w:sz w:val="24"/>
          <w:szCs w:val="24"/>
          <w:lang w:val="en-US"/>
        </w:rPr>
        <w:t>Tanzil</w:t>
      </w:r>
      <w:proofErr w:type="spellEnd"/>
      <w:r w:rsidR="00DF4A13">
        <w:rPr>
          <w:rFonts w:ascii="Arial" w:hAnsi="Arial" w:cs="Arial"/>
          <w:sz w:val="24"/>
          <w:szCs w:val="24"/>
          <w:lang w:val="en-US"/>
        </w:rPr>
        <w:t xml:space="preserve"> et al. </w:t>
      </w:r>
      <w:r w:rsidR="00DF4A13">
        <w:rPr>
          <w:rFonts w:ascii="Arial" w:hAnsi="Arial" w:cs="Arial"/>
          <w:sz w:val="24"/>
          <w:szCs w:val="24"/>
          <w:lang w:val="en-US"/>
        </w:rPr>
        <w:fldChar w:fldCharType="begin" w:fldLock="1"/>
      </w:r>
      <w:r w:rsidR="005A70D6">
        <w:rPr>
          <w:rFonts w:ascii="Arial" w:hAnsi="Arial" w:cs="Arial"/>
          <w:sz w:val="24"/>
          <w:szCs w:val="24"/>
          <w:lang w:val="en-US"/>
        </w:rPr>
        <w:instrText>ADDIN CSL_CITATION {"citationItems":[{"id":"ITEM-1","itemData":{"DOI":"10.1002/lno.10350","ISSN":"00243590","author":[{"dropping-particle":"","family":"Tanzil","given":"J.T.I.","non-dropping-particle":"","parse-names":false,"suffix":""},{"dropping-particle":"","family":"Lee","given":"J.N.","non-dropping-particle":"","parse-names":false,"suffix":""},{"dropping-particle":"","family":"Brown","given":"B.E.","non-dropping-particle":"","parse-names":false,"suffix":""},{"dropping-particle":"","family":"Quax","given":"Rick","non-dropping-particle":"","parse-names":false,"suffix":""},{"dropping-particle":"","family":"Kaandorp","given":"J.A.","non-dropping-particle":"","parse-names":false,"suffix":""},{"dropping-particle":"","family":"Lough","given":"J.M.","non-dropping-particle":"","parse-names":false,"suffix":""},{"dropping-particle":"","family":"Todd","given":"P.A.","non-dropping-particle":"","parse-names":false,"suffix":""}],"container-title":"Limnology and Oceanography","id":"ITEM-1","issue":"6","issued":{"date-parts":[["2016"]]},"page":"2003-2025","title":"Luminescence and density banding patterns in massive Porites corals around the Thai-Malay Peninsula, Southeast Asia","type":"article-journal","volume":"61"},"suppress-author":1,"uris":["http://www.mendeley.com/documents/?uuid=54414a9d-fcc6-4ea2-a1e6-1bef789c8473"]}],"mendeley":{"formattedCitation":"(2016)","plainTextFormattedCitation":"(2016)","previouslyFormattedCitation":"(2016)"},"properties":{"noteIndex":0},"schema":"https://github.com/citation-style-language/schema/raw/master/csl-citation.json"}</w:instrText>
      </w:r>
      <w:r w:rsidR="00DF4A13">
        <w:rPr>
          <w:rFonts w:ascii="Arial" w:hAnsi="Arial" w:cs="Arial"/>
          <w:sz w:val="24"/>
          <w:szCs w:val="24"/>
          <w:lang w:val="en-US"/>
        </w:rPr>
        <w:fldChar w:fldCharType="separate"/>
      </w:r>
      <w:r w:rsidR="00DF4A13" w:rsidRPr="00DF4A13">
        <w:rPr>
          <w:rFonts w:ascii="Arial" w:hAnsi="Arial" w:cs="Arial"/>
          <w:noProof/>
          <w:sz w:val="24"/>
          <w:szCs w:val="24"/>
          <w:lang w:val="en-US"/>
        </w:rPr>
        <w:t>(2016)</w:t>
      </w:r>
      <w:r w:rsidR="00DF4A13">
        <w:rPr>
          <w:rFonts w:ascii="Arial" w:hAnsi="Arial" w:cs="Arial"/>
          <w:sz w:val="24"/>
          <w:szCs w:val="24"/>
          <w:lang w:val="en-US"/>
        </w:rPr>
        <w:fldChar w:fldCharType="end"/>
      </w:r>
      <w:r w:rsidR="00DF4A13">
        <w:rPr>
          <w:rFonts w:ascii="Arial" w:hAnsi="Arial" w:cs="Arial"/>
          <w:sz w:val="24"/>
          <w:szCs w:val="24"/>
          <w:lang w:val="en-US"/>
        </w:rPr>
        <w:t>.</w:t>
      </w:r>
      <w:commentRangeEnd w:id="115"/>
      <w:r w:rsidR="000C624D">
        <w:rPr>
          <w:rStyle w:val="Refdecomentario"/>
        </w:rPr>
        <w:commentReference w:id="115"/>
      </w:r>
    </w:p>
    <w:p w14:paraId="0658872D" w14:textId="504F34F3" w:rsidR="00696137" w:rsidRPr="00B65777" w:rsidRDefault="00422FA3" w:rsidP="00B65777">
      <w:pPr>
        <w:spacing w:before="240" w:line="480" w:lineRule="auto"/>
        <w:jc w:val="both"/>
        <w:rPr>
          <w:rFonts w:ascii="Arial" w:hAnsi="Arial" w:cs="Arial"/>
          <w:sz w:val="24"/>
          <w:szCs w:val="24"/>
          <w:u w:val="single"/>
          <w:lang w:val="en-US"/>
        </w:rPr>
      </w:pPr>
      <w:r>
        <w:rPr>
          <w:rFonts w:ascii="Arial" w:hAnsi="Arial" w:cs="Arial"/>
          <w:sz w:val="24"/>
          <w:szCs w:val="24"/>
          <w:u w:val="single"/>
          <w:lang w:val="en-US"/>
        </w:rPr>
        <w:t>Hydrological and e</w:t>
      </w:r>
      <w:r w:rsidR="00DB67CC" w:rsidRPr="00B65777">
        <w:rPr>
          <w:rFonts w:ascii="Arial" w:hAnsi="Arial" w:cs="Arial"/>
          <w:sz w:val="24"/>
          <w:szCs w:val="24"/>
          <w:u w:val="single"/>
          <w:lang w:val="en-US"/>
        </w:rPr>
        <w:t>nvironmental data</w:t>
      </w:r>
    </w:p>
    <w:p w14:paraId="2B9F2CAD" w14:textId="6189170E" w:rsidR="00DB67CC" w:rsidRDefault="00096880" w:rsidP="00293772">
      <w:pPr>
        <w:spacing w:line="480" w:lineRule="auto"/>
        <w:rPr>
          <w:rFonts w:ascii="Arial" w:hAnsi="Arial" w:cs="Arial"/>
          <w:sz w:val="24"/>
          <w:szCs w:val="24"/>
          <w:lang w:val="en-US"/>
        </w:rPr>
      </w:pPr>
      <w:r>
        <w:rPr>
          <w:rFonts w:ascii="Arial" w:hAnsi="Arial" w:cs="Arial"/>
          <w:sz w:val="24"/>
          <w:szCs w:val="24"/>
          <w:lang w:val="en-US"/>
        </w:rPr>
        <w:lastRenderedPageBreak/>
        <w:t>Monthly data of water flow</w:t>
      </w:r>
      <w:r w:rsidR="00C17A7A">
        <w:rPr>
          <w:rFonts w:ascii="Arial" w:hAnsi="Arial" w:cs="Arial"/>
          <w:sz w:val="24"/>
          <w:szCs w:val="24"/>
          <w:lang w:val="en-US"/>
        </w:rPr>
        <w:t xml:space="preserve"> (1981</w:t>
      </w:r>
      <w:r w:rsidR="001C0925">
        <w:rPr>
          <w:rFonts w:ascii="Arial" w:hAnsi="Arial" w:cs="Arial"/>
          <w:sz w:val="24"/>
          <w:szCs w:val="24"/>
          <w:lang w:val="en-US"/>
        </w:rPr>
        <w:t>‒</w:t>
      </w:r>
      <w:r w:rsidR="00C17A7A">
        <w:rPr>
          <w:rFonts w:ascii="Arial" w:hAnsi="Arial" w:cs="Arial"/>
          <w:sz w:val="24"/>
          <w:szCs w:val="24"/>
          <w:lang w:val="en-US"/>
        </w:rPr>
        <w:t>2015)</w:t>
      </w:r>
      <w:r>
        <w:rPr>
          <w:rFonts w:ascii="Arial" w:hAnsi="Arial" w:cs="Arial"/>
          <w:sz w:val="24"/>
          <w:szCs w:val="24"/>
          <w:lang w:val="en-US"/>
        </w:rPr>
        <w:t xml:space="preserve">, sediment load </w:t>
      </w:r>
      <w:r w:rsidR="00C17A7A">
        <w:rPr>
          <w:rFonts w:ascii="Arial" w:hAnsi="Arial" w:cs="Arial"/>
          <w:sz w:val="24"/>
          <w:szCs w:val="24"/>
          <w:lang w:val="en-US"/>
        </w:rPr>
        <w:t>(1984</w:t>
      </w:r>
      <w:r w:rsidR="001C0925">
        <w:rPr>
          <w:rFonts w:ascii="Arial" w:hAnsi="Arial" w:cs="Arial"/>
          <w:sz w:val="24"/>
          <w:szCs w:val="24"/>
          <w:lang w:val="en-US"/>
        </w:rPr>
        <w:t>‒</w:t>
      </w:r>
      <w:r w:rsidR="00C17A7A">
        <w:rPr>
          <w:rFonts w:ascii="Arial" w:hAnsi="Arial" w:cs="Arial"/>
          <w:sz w:val="24"/>
          <w:szCs w:val="24"/>
          <w:lang w:val="en-US"/>
        </w:rPr>
        <w:t xml:space="preserve">2015) </w:t>
      </w:r>
      <w:r>
        <w:rPr>
          <w:rFonts w:ascii="Arial" w:hAnsi="Arial" w:cs="Arial"/>
          <w:sz w:val="24"/>
          <w:szCs w:val="24"/>
          <w:lang w:val="en-US"/>
        </w:rPr>
        <w:t>and water level</w:t>
      </w:r>
      <w:r w:rsidR="00657506">
        <w:rPr>
          <w:rFonts w:ascii="Arial" w:hAnsi="Arial" w:cs="Arial"/>
          <w:sz w:val="24"/>
          <w:szCs w:val="24"/>
          <w:lang w:val="en-US"/>
        </w:rPr>
        <w:t xml:space="preserve"> (1984</w:t>
      </w:r>
      <w:r w:rsidR="001C0925">
        <w:rPr>
          <w:rFonts w:ascii="Arial" w:hAnsi="Arial" w:cs="Arial"/>
          <w:sz w:val="24"/>
          <w:szCs w:val="24"/>
          <w:lang w:val="en-US"/>
        </w:rPr>
        <w:t>‒</w:t>
      </w:r>
      <w:r w:rsidR="00C17A7A">
        <w:rPr>
          <w:rFonts w:ascii="Arial" w:hAnsi="Arial" w:cs="Arial"/>
          <w:sz w:val="24"/>
          <w:szCs w:val="24"/>
          <w:lang w:val="en-US"/>
        </w:rPr>
        <w:t>2015)</w:t>
      </w:r>
      <w:r>
        <w:rPr>
          <w:rFonts w:ascii="Arial" w:hAnsi="Arial" w:cs="Arial"/>
          <w:sz w:val="24"/>
          <w:szCs w:val="24"/>
          <w:lang w:val="en-US"/>
        </w:rPr>
        <w:t xml:space="preserve"> from the Canal del </w:t>
      </w:r>
      <w:proofErr w:type="spellStart"/>
      <w:r>
        <w:rPr>
          <w:rFonts w:ascii="Arial" w:hAnsi="Arial" w:cs="Arial"/>
          <w:sz w:val="24"/>
          <w:szCs w:val="24"/>
          <w:lang w:val="en-US"/>
        </w:rPr>
        <w:t>Dique</w:t>
      </w:r>
      <w:proofErr w:type="spellEnd"/>
      <w:r>
        <w:rPr>
          <w:rFonts w:ascii="Arial" w:hAnsi="Arial" w:cs="Arial"/>
          <w:sz w:val="24"/>
          <w:szCs w:val="24"/>
          <w:lang w:val="en-US"/>
        </w:rPr>
        <w:t xml:space="preserve"> at Santa Helena station</w:t>
      </w:r>
      <w:r w:rsidR="00C17A7A">
        <w:rPr>
          <w:rFonts w:ascii="Arial" w:hAnsi="Arial" w:cs="Arial"/>
          <w:sz w:val="24"/>
          <w:szCs w:val="24"/>
          <w:lang w:val="en-US"/>
        </w:rPr>
        <w:t xml:space="preserve"> (id 29037450)</w:t>
      </w:r>
      <w:r>
        <w:rPr>
          <w:rFonts w:ascii="Arial" w:hAnsi="Arial" w:cs="Arial"/>
          <w:sz w:val="24"/>
          <w:szCs w:val="24"/>
          <w:lang w:val="en-US"/>
        </w:rPr>
        <w:t xml:space="preserve"> (Fig. 1b) were obtained from the Instituto de </w:t>
      </w:r>
      <w:proofErr w:type="spellStart"/>
      <w:r>
        <w:rPr>
          <w:rFonts w:ascii="Arial" w:hAnsi="Arial" w:cs="Arial"/>
          <w:sz w:val="24"/>
          <w:szCs w:val="24"/>
          <w:lang w:val="en-US"/>
        </w:rPr>
        <w:t>Hidrologia</w:t>
      </w:r>
      <w:ins w:id="116" w:author="Autorizado" w:date="2019-08-14T12:11:00Z">
        <w:r w:rsidR="009F0603">
          <w:rPr>
            <w:rFonts w:ascii="Arial" w:hAnsi="Arial" w:cs="Arial"/>
            <w:sz w:val="24"/>
            <w:szCs w:val="24"/>
            <w:lang w:val="en-US"/>
          </w:rPr>
          <w:t>,</w:t>
        </w:r>
      </w:ins>
      <w:del w:id="117" w:author="Autorizado" w:date="2019-08-14T12:11:00Z">
        <w:r w:rsidDel="009F0603">
          <w:rPr>
            <w:rFonts w:ascii="Arial" w:hAnsi="Arial" w:cs="Arial"/>
            <w:sz w:val="24"/>
            <w:szCs w:val="24"/>
            <w:lang w:val="en-US"/>
          </w:rPr>
          <w:delText xml:space="preserve"> and </w:delText>
        </w:r>
      </w:del>
      <w:r>
        <w:rPr>
          <w:rFonts w:ascii="Arial" w:hAnsi="Arial" w:cs="Arial"/>
          <w:sz w:val="24"/>
          <w:szCs w:val="24"/>
          <w:lang w:val="en-US"/>
        </w:rPr>
        <w:t>Metereologia</w:t>
      </w:r>
      <w:proofErr w:type="spellEnd"/>
      <w:r>
        <w:rPr>
          <w:rFonts w:ascii="Arial" w:hAnsi="Arial" w:cs="Arial"/>
          <w:sz w:val="24"/>
          <w:szCs w:val="24"/>
          <w:lang w:val="en-US"/>
        </w:rPr>
        <w:t xml:space="preserve"> y </w:t>
      </w:r>
      <w:proofErr w:type="spellStart"/>
      <w:r>
        <w:rPr>
          <w:rFonts w:ascii="Arial" w:hAnsi="Arial" w:cs="Arial"/>
          <w:sz w:val="24"/>
          <w:szCs w:val="24"/>
          <w:lang w:val="en-US"/>
        </w:rPr>
        <w:t>Estudios</w:t>
      </w:r>
      <w:proofErr w:type="spellEnd"/>
      <w:r>
        <w:rPr>
          <w:rFonts w:ascii="Arial" w:hAnsi="Arial" w:cs="Arial"/>
          <w:sz w:val="24"/>
          <w:szCs w:val="24"/>
          <w:lang w:val="en-US"/>
        </w:rPr>
        <w:t xml:space="preserve"> </w:t>
      </w:r>
      <w:proofErr w:type="spellStart"/>
      <w:r>
        <w:rPr>
          <w:rFonts w:ascii="Arial" w:hAnsi="Arial" w:cs="Arial"/>
          <w:sz w:val="24"/>
          <w:szCs w:val="24"/>
          <w:lang w:val="en-US"/>
        </w:rPr>
        <w:t>Ambientales</w:t>
      </w:r>
      <w:proofErr w:type="spellEnd"/>
      <w:r>
        <w:rPr>
          <w:rFonts w:ascii="Arial" w:hAnsi="Arial" w:cs="Arial"/>
          <w:sz w:val="24"/>
          <w:szCs w:val="24"/>
          <w:lang w:val="en-US"/>
        </w:rPr>
        <w:t xml:space="preserve"> (IDEAM)</w:t>
      </w:r>
      <w:r w:rsidR="00C17A7A">
        <w:rPr>
          <w:rFonts w:ascii="Arial" w:hAnsi="Arial" w:cs="Arial"/>
          <w:sz w:val="24"/>
          <w:szCs w:val="24"/>
          <w:lang w:val="en-US"/>
        </w:rPr>
        <w:t>. Monthly precipitation data (1954</w:t>
      </w:r>
      <w:r w:rsidR="001C0925">
        <w:rPr>
          <w:rFonts w:ascii="Arial" w:hAnsi="Arial" w:cs="Arial"/>
          <w:sz w:val="24"/>
          <w:szCs w:val="24"/>
          <w:lang w:val="en-US"/>
        </w:rPr>
        <w:t>‒</w:t>
      </w:r>
      <w:r w:rsidR="00C17A7A">
        <w:rPr>
          <w:rFonts w:ascii="Arial" w:hAnsi="Arial" w:cs="Arial"/>
          <w:sz w:val="24"/>
          <w:szCs w:val="24"/>
          <w:lang w:val="en-US"/>
        </w:rPr>
        <w:t xml:space="preserve">2013) was </w:t>
      </w:r>
      <w:r w:rsidR="00626F74">
        <w:rPr>
          <w:rFonts w:ascii="Arial" w:hAnsi="Arial" w:cs="Arial"/>
          <w:sz w:val="24"/>
          <w:szCs w:val="24"/>
          <w:lang w:val="en-US"/>
        </w:rPr>
        <w:t xml:space="preserve">obtained from the </w:t>
      </w:r>
      <w:r w:rsidR="00C17A7A">
        <w:rPr>
          <w:rFonts w:ascii="Arial" w:hAnsi="Arial" w:cs="Arial"/>
          <w:sz w:val="24"/>
          <w:szCs w:val="24"/>
          <w:lang w:val="en-US"/>
        </w:rPr>
        <w:t>IDEAM</w:t>
      </w:r>
      <w:r w:rsidR="00626F74">
        <w:rPr>
          <w:rFonts w:ascii="Arial" w:hAnsi="Arial" w:cs="Arial"/>
          <w:sz w:val="24"/>
          <w:szCs w:val="24"/>
          <w:lang w:val="en-US"/>
        </w:rPr>
        <w:t>’s</w:t>
      </w:r>
      <w:r w:rsidR="00C17A7A">
        <w:rPr>
          <w:rFonts w:ascii="Arial" w:hAnsi="Arial" w:cs="Arial"/>
          <w:sz w:val="24"/>
          <w:szCs w:val="24"/>
          <w:lang w:val="en-US"/>
        </w:rPr>
        <w:t xml:space="preserve"> </w:t>
      </w:r>
      <w:r w:rsidR="00D662C3">
        <w:rPr>
          <w:rFonts w:ascii="Arial" w:hAnsi="Arial" w:cs="Arial"/>
          <w:sz w:val="24"/>
          <w:szCs w:val="24"/>
          <w:lang w:val="en-US"/>
        </w:rPr>
        <w:t xml:space="preserve">Escuela </w:t>
      </w:r>
      <w:r w:rsidR="00C17A7A">
        <w:rPr>
          <w:rFonts w:ascii="Arial" w:hAnsi="Arial" w:cs="Arial"/>
          <w:sz w:val="24"/>
          <w:szCs w:val="24"/>
          <w:lang w:val="en-US"/>
        </w:rPr>
        <w:t>Naval</w:t>
      </w:r>
      <w:r w:rsidR="00D662C3">
        <w:rPr>
          <w:rFonts w:ascii="Arial" w:hAnsi="Arial" w:cs="Arial"/>
          <w:sz w:val="24"/>
          <w:szCs w:val="24"/>
          <w:lang w:val="en-US"/>
        </w:rPr>
        <w:t xml:space="preserve"> </w:t>
      </w:r>
      <w:r w:rsidR="00626F74">
        <w:rPr>
          <w:rFonts w:ascii="Arial" w:hAnsi="Arial" w:cs="Arial"/>
          <w:sz w:val="24"/>
          <w:szCs w:val="24"/>
          <w:lang w:val="en-US"/>
        </w:rPr>
        <w:t xml:space="preserve">station </w:t>
      </w:r>
      <w:r w:rsidR="00C17A7A">
        <w:rPr>
          <w:rFonts w:ascii="Arial" w:hAnsi="Arial" w:cs="Arial"/>
          <w:sz w:val="24"/>
          <w:szCs w:val="24"/>
          <w:lang w:val="en-US"/>
        </w:rPr>
        <w:t>(id 14015030) (Fig. 1b).</w:t>
      </w:r>
    </w:p>
    <w:p w14:paraId="485BF295" w14:textId="6E2F20DE" w:rsidR="007073DE" w:rsidRDefault="007073DE" w:rsidP="00293772">
      <w:pPr>
        <w:spacing w:line="480" w:lineRule="auto"/>
        <w:rPr>
          <w:rFonts w:ascii="Arial" w:hAnsi="Arial" w:cs="Arial"/>
          <w:sz w:val="24"/>
          <w:szCs w:val="24"/>
          <w:lang w:val="en-US"/>
        </w:rPr>
      </w:pPr>
      <w:commentRangeStart w:id="118"/>
      <w:r>
        <w:rPr>
          <w:rFonts w:ascii="Arial" w:hAnsi="Arial" w:cs="Arial"/>
          <w:sz w:val="24"/>
          <w:szCs w:val="24"/>
          <w:lang w:val="en-US"/>
        </w:rPr>
        <w:t>Monthly sea surface temperature (SST</w:t>
      </w:r>
      <w:r w:rsidR="00E46E55">
        <w:rPr>
          <w:rFonts w:ascii="Arial" w:hAnsi="Arial" w:cs="Arial"/>
          <w:sz w:val="24"/>
          <w:szCs w:val="24"/>
          <w:lang w:val="en-US"/>
        </w:rPr>
        <w:t xml:space="preserve">; </w:t>
      </w:r>
      <w:r w:rsidR="00B45E25">
        <w:rPr>
          <w:rFonts w:ascii="Arial" w:hAnsi="Arial" w:cs="Arial"/>
          <w:sz w:val="24"/>
          <w:szCs w:val="24"/>
          <w:lang w:val="en-US"/>
        </w:rPr>
        <w:t>1951</w:t>
      </w:r>
      <w:r w:rsidR="001C0925">
        <w:rPr>
          <w:rFonts w:ascii="Arial" w:hAnsi="Arial" w:cs="Arial"/>
          <w:sz w:val="24"/>
          <w:szCs w:val="24"/>
          <w:lang w:val="en-US"/>
        </w:rPr>
        <w:t>‒</w:t>
      </w:r>
      <w:r w:rsidR="009C43F0">
        <w:rPr>
          <w:rFonts w:ascii="Arial" w:hAnsi="Arial" w:cs="Arial"/>
          <w:sz w:val="24"/>
          <w:szCs w:val="24"/>
          <w:lang w:val="en-US"/>
        </w:rPr>
        <w:t>2015</w:t>
      </w:r>
      <w:r>
        <w:rPr>
          <w:rFonts w:ascii="Arial" w:hAnsi="Arial" w:cs="Arial"/>
          <w:sz w:val="24"/>
          <w:szCs w:val="24"/>
          <w:lang w:val="en-US"/>
        </w:rPr>
        <w:t>) was obtained from the 1</w:t>
      </w:r>
      <w:r w:rsidR="00E46E55">
        <w:rPr>
          <w:rFonts w:ascii="Arial" w:hAnsi="Arial" w:cs="Arial"/>
          <w:sz w:val="24"/>
          <w:szCs w:val="24"/>
          <w:lang w:val="en-US"/>
        </w:rPr>
        <w:t>°</w:t>
      </w:r>
      <w:r>
        <w:rPr>
          <w:rFonts w:ascii="Arial" w:hAnsi="Arial" w:cs="Arial"/>
          <w:sz w:val="24"/>
          <w:szCs w:val="24"/>
          <w:lang w:val="en-US"/>
        </w:rPr>
        <w:t xml:space="preserve"> x 1</w:t>
      </w:r>
      <w:r w:rsidR="00E46E55">
        <w:rPr>
          <w:rFonts w:ascii="Arial" w:hAnsi="Arial" w:cs="Arial"/>
          <w:sz w:val="24"/>
          <w:szCs w:val="24"/>
          <w:lang w:val="en-US"/>
        </w:rPr>
        <w:t>°</w:t>
      </w:r>
      <w:r>
        <w:rPr>
          <w:rFonts w:ascii="Arial" w:hAnsi="Arial" w:cs="Arial"/>
          <w:sz w:val="24"/>
          <w:szCs w:val="24"/>
          <w:lang w:val="en-US"/>
        </w:rPr>
        <w:t xml:space="preserve"> gridded </w:t>
      </w:r>
      <w:proofErr w:type="spellStart"/>
      <w:r>
        <w:rPr>
          <w:rFonts w:ascii="Arial" w:hAnsi="Arial" w:cs="Arial"/>
          <w:sz w:val="24"/>
          <w:szCs w:val="24"/>
          <w:lang w:val="en-US"/>
        </w:rPr>
        <w:t>HadISST</w:t>
      </w:r>
      <w:proofErr w:type="spellEnd"/>
      <w:r>
        <w:rPr>
          <w:rFonts w:ascii="Arial" w:hAnsi="Arial" w:cs="Arial"/>
          <w:sz w:val="24"/>
          <w:szCs w:val="24"/>
          <w:lang w:val="en-US"/>
        </w:rPr>
        <w:t xml:space="preserve"> dataset </w:t>
      </w:r>
      <w:r>
        <w:rPr>
          <w:rFonts w:ascii="Arial" w:hAnsi="Arial" w:cs="Arial"/>
          <w:sz w:val="24"/>
          <w:szCs w:val="24"/>
          <w:lang w:val="en-US"/>
        </w:rPr>
        <w:fldChar w:fldCharType="begin" w:fldLock="1"/>
      </w:r>
      <w:r w:rsidR="00447078">
        <w:rPr>
          <w:rFonts w:ascii="Arial" w:hAnsi="Arial" w:cs="Arial"/>
          <w:sz w:val="24"/>
          <w:szCs w:val="24"/>
          <w:lang w:val="en-US"/>
        </w:rPr>
        <w:instrText>ADDIN CSL_CITATION {"citationItems":[{"id":"ITEM-1","itemData":{"DOI":"10.1029/2002JD002670","ISBN":"0148-0227","ISSN":"0148-0227","PMID":"509","abstract":"Supported gold nanoparticles rare earth (europium, dysprosium, samarium oxide, neodymium, gadolinium oxide and lanthanum oxide) materials were prepared using precipitation-deposition/co-precipitation methods. The techniques employed for the characterization of these materials were ICP-MS, TEM, XRD, BET, and XAS. Au L3-edge X-ray absorption spectroscopic measurements were carried out over a series of rare earth materials containing gold nanoparticles. The size of gold nanoparticles varied in the range of ???2 to 6 nm in the Eu/Dy/Sm/Nd/Gd/La materials. These materials possess surface areas ranging from 29 to 41 m2/g with the high phase purity and crystallinity of the support (Eu/Dy/Sm/Nd/Gd/La) materials. An X-ray absorption fine structure (XANES, EXAFS) technique was used in obtaining critical information about the atomic distances, bonding and neighbouring environment for gold atoms in the rare earth Eu/Dy/Sm/Nd/Gd/La oxide materials for understanding the typical characteristics and structure of gold nanoparticles in these materials. ?? 2006 Elsevier B.V. All rights reserved.","author":[{"dropping-particle":"","family":"Rayner","given":"N.A.","non-dropping-particle":"","parse-names":false,"suffix":""},{"dropping-particle":"","family":"Parker","given":"D.E.","non-dropping-particle":"","parse-names":false,"suffix":""},{"dropping-particle":"","family":"Horton","given":"E.B.","non-dropping-particle":"","parse-names":false,"suffix":""},{"dropping-particle":"","family":"Folland","given":"C.K.","non-dropping-particle":"","parse-names":false,"suffix":""},{"dropping-particle":"","family":"Alexander","given":"L.V.","non-dropping-particle":"","parse-names":false,"suffix":""},{"dropping-particle":"","family":"Rowell","given":"D.P.","non-dropping-particle":"","parse-names":false,"suffix":""}],"container-title":"Journal of Geophysical Research","id":"ITEM-1","issue":"D14","issued":{"date-parts":[["2003"]]},"page":"4407","title":"Global analyses of sea surface temperature, sea ice, and night marine air temperature since the late nineteenth century","type":"article-journal","volume":"108"},"uris":["http://www.mendeley.com/documents/?uuid=935a7d5a-4b58-49e0-bf0c-b695b139bfb7"]}],"mendeley":{"formattedCitation":"(Rayner et al. 2003)","plainTextFormattedCitation":"(Rayner et al. 2003)","previouslyFormattedCitation":"(Rayner et al. 2003)"},"properties":{"noteIndex":0},"schema":"https://github.com/citation-style-language/schema/raw/master/csl-citation.json"}</w:instrText>
      </w:r>
      <w:r>
        <w:rPr>
          <w:rFonts w:ascii="Arial" w:hAnsi="Arial" w:cs="Arial"/>
          <w:sz w:val="24"/>
          <w:szCs w:val="24"/>
          <w:lang w:val="en-US"/>
        </w:rPr>
        <w:fldChar w:fldCharType="separate"/>
      </w:r>
      <w:r w:rsidRPr="007073DE">
        <w:rPr>
          <w:rFonts w:ascii="Arial" w:hAnsi="Arial" w:cs="Arial"/>
          <w:noProof/>
          <w:sz w:val="24"/>
          <w:szCs w:val="24"/>
          <w:lang w:val="en-US"/>
        </w:rPr>
        <w:t>(Rayner et al. 2003)</w:t>
      </w:r>
      <w:r>
        <w:rPr>
          <w:rFonts w:ascii="Arial" w:hAnsi="Arial" w:cs="Arial"/>
          <w:sz w:val="24"/>
          <w:szCs w:val="24"/>
          <w:lang w:val="en-US"/>
        </w:rPr>
        <w:fldChar w:fldCharType="end"/>
      </w:r>
      <w:r w:rsidR="00E46E55">
        <w:rPr>
          <w:rFonts w:ascii="Arial" w:hAnsi="Arial" w:cs="Arial"/>
          <w:sz w:val="24"/>
          <w:szCs w:val="24"/>
          <w:lang w:val="en-US"/>
        </w:rPr>
        <w:t xml:space="preserve"> centered on 9°30’‒10°</w:t>
      </w:r>
      <w:r>
        <w:rPr>
          <w:rFonts w:ascii="Arial" w:hAnsi="Arial" w:cs="Arial"/>
          <w:sz w:val="24"/>
          <w:szCs w:val="24"/>
          <w:lang w:val="en-US"/>
        </w:rPr>
        <w:t>30’ N</w:t>
      </w:r>
      <w:r w:rsidR="00E46E55">
        <w:rPr>
          <w:rFonts w:ascii="Arial" w:hAnsi="Arial" w:cs="Arial"/>
          <w:sz w:val="24"/>
          <w:szCs w:val="24"/>
          <w:lang w:val="en-US"/>
        </w:rPr>
        <w:t xml:space="preserve"> and 75°30’‒76°30’ W.</w:t>
      </w:r>
      <w:commentRangeEnd w:id="118"/>
      <w:r w:rsidR="00087A55">
        <w:rPr>
          <w:rStyle w:val="Refdecomentario"/>
        </w:rPr>
        <w:commentReference w:id="118"/>
      </w:r>
      <w:r w:rsidR="00E46E55">
        <w:rPr>
          <w:rFonts w:ascii="Arial" w:hAnsi="Arial" w:cs="Arial"/>
          <w:sz w:val="24"/>
          <w:szCs w:val="24"/>
          <w:lang w:val="en-US"/>
        </w:rPr>
        <w:t xml:space="preserve"> The Southern Oscillation Index (SOI) data</w:t>
      </w:r>
      <w:r w:rsidR="00B45E25">
        <w:rPr>
          <w:rFonts w:ascii="Arial" w:hAnsi="Arial" w:cs="Arial"/>
          <w:sz w:val="24"/>
          <w:szCs w:val="24"/>
          <w:lang w:val="en-US"/>
        </w:rPr>
        <w:t xml:space="preserve"> (1951</w:t>
      </w:r>
      <w:r w:rsidR="001C0925">
        <w:rPr>
          <w:rFonts w:ascii="Arial" w:hAnsi="Arial" w:cs="Arial"/>
          <w:sz w:val="24"/>
          <w:szCs w:val="24"/>
          <w:lang w:val="en-US"/>
        </w:rPr>
        <w:t>‒</w:t>
      </w:r>
      <w:r w:rsidR="00B45E25">
        <w:rPr>
          <w:rFonts w:ascii="Arial" w:hAnsi="Arial" w:cs="Arial"/>
          <w:sz w:val="24"/>
          <w:szCs w:val="24"/>
          <w:lang w:val="en-US"/>
        </w:rPr>
        <w:t>2015)</w:t>
      </w:r>
      <w:r w:rsidR="00E46E55">
        <w:rPr>
          <w:rFonts w:ascii="Arial" w:hAnsi="Arial" w:cs="Arial"/>
          <w:sz w:val="24"/>
          <w:szCs w:val="24"/>
          <w:lang w:val="en-US"/>
        </w:rPr>
        <w:t xml:space="preserve"> </w:t>
      </w:r>
      <w:r w:rsidR="00142D43">
        <w:rPr>
          <w:rFonts w:ascii="Arial" w:hAnsi="Arial" w:cs="Arial"/>
          <w:sz w:val="24"/>
          <w:szCs w:val="24"/>
          <w:lang w:val="en-US"/>
        </w:rPr>
        <w:t xml:space="preserve">was obtained from </w:t>
      </w:r>
      <w:r w:rsidR="00C7661E">
        <w:rPr>
          <w:rFonts w:ascii="Arial" w:hAnsi="Arial" w:cs="Arial"/>
          <w:sz w:val="24"/>
          <w:szCs w:val="24"/>
          <w:lang w:val="en-US"/>
        </w:rPr>
        <w:t>the National Oceanic and Atmospheric Administration (NOAA) (</w:t>
      </w:r>
      <w:r w:rsidR="00BC1E5E">
        <w:fldChar w:fldCharType="begin"/>
      </w:r>
      <w:r w:rsidR="00BC1E5E" w:rsidRPr="00BC1E5E">
        <w:rPr>
          <w:lang w:val="en-AU"/>
          <w:rPrChange w:id="119" w:author="Alberto Rodriguez-Ramirez" w:date="2019-09-26T10:00:00Z">
            <w:rPr/>
          </w:rPrChange>
        </w:rPr>
        <w:instrText xml:space="preserve"> HYPERLINK "https://www.ncdc.noaa.gov/teleconnections/enso/indicators/soi/" </w:instrText>
      </w:r>
      <w:r w:rsidR="00BC1E5E">
        <w:fldChar w:fldCharType="separate"/>
      </w:r>
      <w:r w:rsidR="00C7661E" w:rsidRPr="007D0698">
        <w:rPr>
          <w:rStyle w:val="Hipervnculo"/>
          <w:rFonts w:ascii="Arial" w:hAnsi="Arial" w:cs="Arial"/>
          <w:sz w:val="24"/>
          <w:szCs w:val="24"/>
          <w:lang w:val="en-US"/>
        </w:rPr>
        <w:t>https://www.ncdc.noaa.gov/teleconnections/enso/indicators/soi/</w:t>
      </w:r>
      <w:r w:rsidR="00BC1E5E">
        <w:rPr>
          <w:rStyle w:val="Hipervnculo"/>
          <w:rFonts w:ascii="Arial" w:hAnsi="Arial" w:cs="Arial"/>
          <w:sz w:val="24"/>
          <w:szCs w:val="24"/>
          <w:lang w:val="en-US"/>
        </w:rPr>
        <w:fldChar w:fldCharType="end"/>
      </w:r>
      <w:r w:rsidR="00C7661E">
        <w:rPr>
          <w:rFonts w:ascii="Arial" w:hAnsi="Arial" w:cs="Arial"/>
          <w:sz w:val="24"/>
          <w:szCs w:val="24"/>
          <w:lang w:val="en-US"/>
        </w:rPr>
        <w:t xml:space="preserve">). Negative and positive values of this index </w:t>
      </w:r>
      <w:r w:rsidR="00C949FC">
        <w:rPr>
          <w:rFonts w:ascii="Arial" w:hAnsi="Arial" w:cs="Arial"/>
          <w:sz w:val="24"/>
          <w:szCs w:val="24"/>
          <w:lang w:val="en-US"/>
        </w:rPr>
        <w:t>are useful to identify El Niño and</w:t>
      </w:r>
      <w:r w:rsidR="00382932">
        <w:rPr>
          <w:rFonts w:ascii="Arial" w:hAnsi="Arial" w:cs="Arial"/>
          <w:sz w:val="24"/>
          <w:szCs w:val="24"/>
          <w:lang w:val="en-US"/>
        </w:rPr>
        <w:t xml:space="preserve"> La Niñ</w:t>
      </w:r>
      <w:r w:rsidR="00C7661E">
        <w:rPr>
          <w:rFonts w:ascii="Arial" w:hAnsi="Arial" w:cs="Arial"/>
          <w:sz w:val="24"/>
          <w:szCs w:val="24"/>
          <w:lang w:val="en-US"/>
        </w:rPr>
        <w:t>a events, respectively.</w:t>
      </w:r>
      <w:r w:rsidR="008A48F0">
        <w:rPr>
          <w:rFonts w:ascii="Arial" w:hAnsi="Arial" w:cs="Arial"/>
          <w:sz w:val="24"/>
          <w:szCs w:val="24"/>
          <w:lang w:val="en-US"/>
        </w:rPr>
        <w:t xml:space="preserve"> The Atlantic Multidecadal Oscillation (AMO)</w:t>
      </w:r>
      <w:r w:rsidR="00B45E25">
        <w:rPr>
          <w:rFonts w:ascii="Arial" w:hAnsi="Arial" w:cs="Arial"/>
          <w:sz w:val="24"/>
          <w:szCs w:val="24"/>
          <w:lang w:val="en-US"/>
        </w:rPr>
        <w:t xml:space="preserve"> data (1951</w:t>
      </w:r>
      <w:r w:rsidR="001C0925">
        <w:rPr>
          <w:rFonts w:ascii="Arial" w:hAnsi="Arial" w:cs="Arial"/>
          <w:sz w:val="24"/>
          <w:szCs w:val="24"/>
          <w:lang w:val="en-US"/>
        </w:rPr>
        <w:t>‒</w:t>
      </w:r>
      <w:r w:rsidR="00B45E25">
        <w:rPr>
          <w:rFonts w:ascii="Arial" w:hAnsi="Arial" w:cs="Arial"/>
          <w:sz w:val="24"/>
          <w:szCs w:val="24"/>
          <w:lang w:val="en-US"/>
        </w:rPr>
        <w:t>2015)</w:t>
      </w:r>
      <w:r w:rsidR="008A48F0">
        <w:rPr>
          <w:rFonts w:ascii="Arial" w:hAnsi="Arial" w:cs="Arial"/>
          <w:sz w:val="24"/>
          <w:szCs w:val="24"/>
          <w:lang w:val="en-US"/>
        </w:rPr>
        <w:t xml:space="preserve"> is calculated from the Kaplan SST dataset </w:t>
      </w:r>
      <w:r w:rsidR="008A48F0">
        <w:rPr>
          <w:rFonts w:ascii="Arial" w:hAnsi="Arial" w:cs="Arial"/>
          <w:sz w:val="24"/>
          <w:szCs w:val="24"/>
          <w:lang w:val="en-US"/>
        </w:rPr>
        <w:fldChar w:fldCharType="begin" w:fldLock="1"/>
      </w:r>
      <w:r w:rsidR="008A48F0">
        <w:rPr>
          <w:rFonts w:ascii="Arial" w:hAnsi="Arial" w:cs="Arial"/>
          <w:sz w:val="24"/>
          <w:szCs w:val="24"/>
          <w:lang w:val="en-US"/>
        </w:rPr>
        <w:instrText>ADDIN CSL_CITATION {"citationItems":[{"id":"ITEM-1","itemData":{"DOI":"10.1029/2000GL012745","author":[{"dropping-particle":"","family":"Enfield","given":"David B.","non-dropping-particle":"","parse-names":false,"suffix":""},{"dropping-particle":"","family":"Mestas-Nuñez","given":"Alberto M.","non-dropping-particle":"","parse-names":false,"suffix":""},{"dropping-particle":"","family":"Trimble","given":"Paul J.","non-dropping-particle":"","parse-names":false,"suffix":""}],"container-title":"Geophysical Research Letters","id":"ITEM-1","issue":"10","issued":{"date-parts":[["2001"]]},"page":"2077-2080","title":"The Atlantic multidecadal oscillation and its relationship to rainfall and river flows in the continental U.S.A.","type":"article-journal","volume":"28"},"uris":["http://www.mendeley.com/documents/?uuid=62b24b2b-15ea-4e6a-bb11-c7faaf02803f"]}],"mendeley":{"formattedCitation":"(Enfield et al. 2001)","plainTextFormattedCitation":"(Enfield et al. 2001)","previouslyFormattedCitation":"(Enfield et al. 2001)"},"properties":{"noteIndex":0},"schema":"https://github.com/citation-style-language/schema/raw/master/csl-citation.json"}</w:instrText>
      </w:r>
      <w:r w:rsidR="008A48F0">
        <w:rPr>
          <w:rFonts w:ascii="Arial" w:hAnsi="Arial" w:cs="Arial"/>
          <w:sz w:val="24"/>
          <w:szCs w:val="24"/>
          <w:lang w:val="en-US"/>
        </w:rPr>
        <w:fldChar w:fldCharType="separate"/>
      </w:r>
      <w:r w:rsidR="008A48F0" w:rsidRPr="008A48F0">
        <w:rPr>
          <w:rFonts w:ascii="Arial" w:hAnsi="Arial" w:cs="Arial"/>
          <w:noProof/>
          <w:sz w:val="24"/>
          <w:szCs w:val="24"/>
          <w:lang w:val="en-US"/>
        </w:rPr>
        <w:t>(Enfield et al. 2001)</w:t>
      </w:r>
      <w:r w:rsidR="008A48F0">
        <w:rPr>
          <w:rFonts w:ascii="Arial" w:hAnsi="Arial" w:cs="Arial"/>
          <w:sz w:val="24"/>
          <w:szCs w:val="24"/>
          <w:lang w:val="en-US"/>
        </w:rPr>
        <w:fldChar w:fldCharType="end"/>
      </w:r>
      <w:r w:rsidR="008A48F0">
        <w:rPr>
          <w:rFonts w:ascii="Arial" w:hAnsi="Arial" w:cs="Arial"/>
          <w:sz w:val="24"/>
          <w:szCs w:val="24"/>
          <w:lang w:val="en-US"/>
        </w:rPr>
        <w:t>, which is an index of North Atlantic temperatures and ha</w:t>
      </w:r>
      <w:ins w:id="120" w:author="Autorizado" w:date="2019-08-14T12:13:00Z">
        <w:r w:rsidR="009F0603">
          <w:rPr>
            <w:rFonts w:ascii="Arial" w:hAnsi="Arial" w:cs="Arial"/>
            <w:sz w:val="24"/>
            <w:szCs w:val="24"/>
            <w:lang w:val="en-US"/>
          </w:rPr>
          <w:t>s</w:t>
        </w:r>
      </w:ins>
      <w:del w:id="121" w:author="Autorizado" w:date="2019-08-14T12:13:00Z">
        <w:r w:rsidR="008A48F0" w:rsidDel="009F0603">
          <w:rPr>
            <w:rFonts w:ascii="Arial" w:hAnsi="Arial" w:cs="Arial"/>
            <w:sz w:val="24"/>
            <w:szCs w:val="24"/>
            <w:lang w:val="en-US"/>
          </w:rPr>
          <w:delText>ve</w:delText>
        </w:r>
      </w:del>
      <w:r w:rsidR="008A48F0">
        <w:rPr>
          <w:rFonts w:ascii="Arial" w:hAnsi="Arial" w:cs="Arial"/>
          <w:sz w:val="24"/>
          <w:szCs w:val="24"/>
          <w:lang w:val="en-US"/>
        </w:rPr>
        <w:t xml:space="preserve"> shown long-term influences on the growth of </w:t>
      </w:r>
      <w:r w:rsidR="008A48F0" w:rsidRPr="008A48F0">
        <w:rPr>
          <w:rFonts w:ascii="Arial" w:hAnsi="Arial" w:cs="Arial"/>
          <w:i/>
          <w:sz w:val="24"/>
          <w:szCs w:val="24"/>
          <w:lang w:val="en-US"/>
        </w:rPr>
        <w:t xml:space="preserve">O. </w:t>
      </w:r>
      <w:proofErr w:type="spellStart"/>
      <w:r w:rsidR="008A48F0" w:rsidRPr="008A48F0">
        <w:rPr>
          <w:rFonts w:ascii="Arial" w:hAnsi="Arial" w:cs="Arial"/>
          <w:i/>
          <w:sz w:val="24"/>
          <w:szCs w:val="24"/>
          <w:lang w:val="en-US"/>
        </w:rPr>
        <w:t>faveolata</w:t>
      </w:r>
      <w:proofErr w:type="spellEnd"/>
      <w:r w:rsidR="008A48F0">
        <w:rPr>
          <w:rFonts w:ascii="Arial" w:hAnsi="Arial" w:cs="Arial"/>
          <w:sz w:val="24"/>
          <w:szCs w:val="24"/>
          <w:lang w:val="en-US"/>
        </w:rPr>
        <w:t xml:space="preserve"> </w:t>
      </w:r>
      <w:r w:rsidR="008A48F0">
        <w:rPr>
          <w:rFonts w:ascii="Arial" w:hAnsi="Arial" w:cs="Arial"/>
          <w:sz w:val="24"/>
          <w:szCs w:val="24"/>
          <w:lang w:val="en-US"/>
        </w:rPr>
        <w:fldChar w:fldCharType="begin" w:fldLock="1"/>
      </w:r>
      <w:r w:rsidR="006765C6">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8A48F0">
        <w:rPr>
          <w:rFonts w:ascii="Arial" w:hAnsi="Arial" w:cs="Arial"/>
          <w:sz w:val="24"/>
          <w:szCs w:val="24"/>
          <w:lang w:val="en-US"/>
        </w:rPr>
        <w:fldChar w:fldCharType="separate"/>
      </w:r>
      <w:r w:rsidR="008A48F0" w:rsidRPr="008A48F0">
        <w:rPr>
          <w:rFonts w:ascii="Arial" w:hAnsi="Arial" w:cs="Arial"/>
          <w:noProof/>
          <w:sz w:val="24"/>
          <w:szCs w:val="24"/>
          <w:lang w:val="en-US"/>
        </w:rPr>
        <w:t>(Lizcano-Sandoval et al. 2019)</w:t>
      </w:r>
      <w:r w:rsidR="008A48F0">
        <w:rPr>
          <w:rFonts w:ascii="Arial" w:hAnsi="Arial" w:cs="Arial"/>
          <w:sz w:val="24"/>
          <w:szCs w:val="24"/>
          <w:lang w:val="en-US"/>
        </w:rPr>
        <w:fldChar w:fldCharType="end"/>
      </w:r>
      <w:r w:rsidR="008A48F0">
        <w:rPr>
          <w:rFonts w:ascii="Arial" w:hAnsi="Arial" w:cs="Arial"/>
          <w:sz w:val="24"/>
          <w:szCs w:val="24"/>
          <w:lang w:val="en-US"/>
        </w:rPr>
        <w:t>.</w:t>
      </w:r>
    </w:p>
    <w:p w14:paraId="3288724E" w14:textId="7B315278" w:rsidR="00290FE0" w:rsidRPr="007F0C63" w:rsidRDefault="00290FE0" w:rsidP="001C796C">
      <w:pPr>
        <w:spacing w:line="480" w:lineRule="auto"/>
        <w:jc w:val="both"/>
        <w:rPr>
          <w:rFonts w:ascii="Arial" w:hAnsi="Arial" w:cs="Arial"/>
          <w:sz w:val="24"/>
          <w:szCs w:val="24"/>
          <w:u w:val="single"/>
          <w:lang w:val="en-US"/>
        </w:rPr>
      </w:pPr>
      <w:r w:rsidRPr="007F0C63">
        <w:rPr>
          <w:rFonts w:ascii="Arial" w:hAnsi="Arial" w:cs="Arial"/>
          <w:sz w:val="24"/>
          <w:szCs w:val="24"/>
          <w:u w:val="single"/>
          <w:lang w:val="en-US"/>
        </w:rPr>
        <w:t xml:space="preserve">Analysis </w:t>
      </w:r>
    </w:p>
    <w:p w14:paraId="765C20B2" w14:textId="117E3855" w:rsidR="00C7661E" w:rsidRPr="00B65777" w:rsidRDefault="00B7428C" w:rsidP="00293772">
      <w:pPr>
        <w:spacing w:line="480" w:lineRule="auto"/>
        <w:rPr>
          <w:rFonts w:ascii="Arial" w:hAnsi="Arial" w:cs="Arial"/>
          <w:sz w:val="24"/>
          <w:szCs w:val="24"/>
          <w:lang w:val="en-US"/>
        </w:rPr>
      </w:pPr>
      <w:commentRangeStart w:id="122"/>
      <w:ins w:id="123" w:author="Alberto Rodriguez-Ramirez" w:date="2019-10-02T08:42:00Z">
        <w:r>
          <w:rPr>
            <w:rFonts w:ascii="Arial" w:hAnsi="Arial" w:cs="Arial"/>
            <w:sz w:val="24"/>
            <w:szCs w:val="24"/>
            <w:lang w:val="en-US"/>
          </w:rPr>
          <w:t>Annual coral growth parameters</w:t>
        </w:r>
      </w:ins>
      <w:ins w:id="124" w:author="Alberto Rodriguez-Ramirez" w:date="2019-10-02T08:49:00Z">
        <w:r>
          <w:rPr>
            <w:rFonts w:ascii="Arial" w:hAnsi="Arial" w:cs="Arial"/>
            <w:sz w:val="24"/>
            <w:szCs w:val="24"/>
            <w:lang w:val="en-US"/>
          </w:rPr>
          <w:t xml:space="preserve"> values</w:t>
        </w:r>
      </w:ins>
      <w:ins w:id="125" w:author="Alberto Rodriguez-Ramirez" w:date="2019-10-02T08:42:00Z">
        <w:r>
          <w:rPr>
            <w:rFonts w:ascii="Arial" w:hAnsi="Arial" w:cs="Arial"/>
            <w:sz w:val="24"/>
            <w:szCs w:val="24"/>
            <w:lang w:val="en-US"/>
          </w:rPr>
          <w:t xml:space="preserve">  and monthly G/B</w:t>
        </w:r>
      </w:ins>
      <w:ins w:id="126" w:author="Alberto Rodriguez-Ramirez" w:date="2019-10-02T08:48:00Z">
        <w:r>
          <w:rPr>
            <w:rFonts w:ascii="Arial" w:hAnsi="Arial" w:cs="Arial"/>
            <w:sz w:val="24"/>
            <w:szCs w:val="24"/>
            <w:lang w:val="en-US"/>
          </w:rPr>
          <w:t xml:space="preserve"> values </w:t>
        </w:r>
      </w:ins>
      <w:ins w:id="127" w:author="Alberto Rodriguez-Ramirez" w:date="2019-10-02T08:42:00Z">
        <w:r>
          <w:rPr>
            <w:rFonts w:ascii="Arial" w:hAnsi="Arial" w:cs="Arial"/>
            <w:sz w:val="24"/>
            <w:szCs w:val="24"/>
            <w:lang w:val="en-US"/>
          </w:rPr>
          <w:t xml:space="preserve"> </w:t>
        </w:r>
      </w:ins>
      <w:ins w:id="128" w:author="Alberto Rodriguez-Ramirez" w:date="2019-10-02T08:49:00Z">
        <w:r>
          <w:rPr>
            <w:rFonts w:ascii="Arial" w:hAnsi="Arial" w:cs="Arial"/>
            <w:sz w:val="24"/>
            <w:szCs w:val="24"/>
            <w:lang w:val="en-US"/>
          </w:rPr>
          <w:t>from each</w:t>
        </w:r>
      </w:ins>
      <w:ins w:id="129" w:author="Alberto Rodriguez-Ramirez" w:date="2019-10-02T08:42:00Z">
        <w:r>
          <w:rPr>
            <w:rFonts w:ascii="Arial" w:hAnsi="Arial" w:cs="Arial"/>
            <w:sz w:val="24"/>
            <w:szCs w:val="24"/>
            <w:lang w:val="en-US"/>
          </w:rPr>
          <w:t xml:space="preserve"> coral were </w:t>
        </w:r>
      </w:ins>
      <w:ins w:id="130" w:author="Alberto Rodriguez-Ramirez" w:date="2019-10-02T08:43:00Z">
        <w:r>
          <w:rPr>
            <w:rFonts w:ascii="Arial" w:hAnsi="Arial" w:cs="Arial"/>
            <w:sz w:val="24"/>
            <w:szCs w:val="24"/>
            <w:lang w:val="en-US"/>
          </w:rPr>
          <w:t xml:space="preserve">correlated (Pearson correlation, α = 0.05) with </w:t>
        </w:r>
      </w:ins>
      <w:del w:id="131" w:author="Alberto Rodriguez-Ramirez" w:date="2019-10-02T08:43:00Z">
        <w:r w:rsidR="00C7661E" w:rsidDel="00B7428C">
          <w:rPr>
            <w:rFonts w:ascii="Arial" w:hAnsi="Arial" w:cs="Arial"/>
            <w:sz w:val="24"/>
            <w:szCs w:val="24"/>
            <w:lang w:val="en-US"/>
          </w:rPr>
          <w:delText>T</w:delText>
        </w:r>
      </w:del>
      <w:ins w:id="132" w:author="Alberto Rodriguez-Ramirez" w:date="2019-10-02T08:43:00Z">
        <w:r>
          <w:rPr>
            <w:rFonts w:ascii="Arial" w:hAnsi="Arial" w:cs="Arial"/>
            <w:sz w:val="24"/>
            <w:szCs w:val="24"/>
            <w:lang w:val="en-US"/>
          </w:rPr>
          <w:t>t</w:t>
        </w:r>
      </w:ins>
      <w:r w:rsidR="00C7661E">
        <w:rPr>
          <w:rFonts w:ascii="Arial" w:hAnsi="Arial" w:cs="Arial"/>
          <w:sz w:val="24"/>
          <w:szCs w:val="24"/>
          <w:lang w:val="en-US"/>
        </w:rPr>
        <w:t>he hydrological and environmental</w:t>
      </w:r>
      <w:del w:id="133" w:author="Alberto Rodriguez-Ramirez" w:date="2019-10-02T08:43:00Z">
        <w:r w:rsidR="00C7661E" w:rsidDel="00B7428C">
          <w:rPr>
            <w:rFonts w:ascii="Arial" w:hAnsi="Arial" w:cs="Arial"/>
            <w:sz w:val="24"/>
            <w:szCs w:val="24"/>
            <w:lang w:val="en-US"/>
          </w:rPr>
          <w:delText xml:space="preserve"> data was correlated</w:delText>
        </w:r>
        <w:r w:rsidR="00290FE0" w:rsidDel="00B7428C">
          <w:rPr>
            <w:rFonts w:ascii="Arial" w:hAnsi="Arial" w:cs="Arial"/>
            <w:sz w:val="24"/>
            <w:szCs w:val="24"/>
            <w:lang w:val="en-US"/>
          </w:rPr>
          <w:delText xml:space="preserve"> (Pearson correlation, α = 0.05)</w:delText>
        </w:r>
        <w:r w:rsidR="00C7661E" w:rsidDel="00B7428C">
          <w:rPr>
            <w:rFonts w:ascii="Arial" w:hAnsi="Arial" w:cs="Arial"/>
            <w:sz w:val="24"/>
            <w:szCs w:val="24"/>
            <w:lang w:val="en-US"/>
          </w:rPr>
          <w:delText xml:space="preserve"> with annual</w:delText>
        </w:r>
      </w:del>
      <w:del w:id="134" w:author="Alberto Rodriguez-Ramirez" w:date="2019-10-02T08:42:00Z">
        <w:r w:rsidR="00C7661E" w:rsidDel="00B7428C">
          <w:rPr>
            <w:rFonts w:ascii="Arial" w:hAnsi="Arial" w:cs="Arial"/>
            <w:sz w:val="24"/>
            <w:szCs w:val="24"/>
            <w:lang w:val="en-US"/>
          </w:rPr>
          <w:delText xml:space="preserve"> values of coral growth, and </w:delText>
        </w:r>
        <w:r w:rsidR="00732F17" w:rsidDel="00B7428C">
          <w:rPr>
            <w:rFonts w:ascii="Arial" w:hAnsi="Arial" w:cs="Arial"/>
            <w:sz w:val="24"/>
            <w:szCs w:val="24"/>
            <w:lang w:val="en-US"/>
          </w:rPr>
          <w:delText>monthly G/B values for every</w:delText>
        </w:r>
        <w:r w:rsidR="00D93EA3" w:rsidDel="00B7428C">
          <w:rPr>
            <w:rFonts w:ascii="Arial" w:hAnsi="Arial" w:cs="Arial"/>
            <w:sz w:val="24"/>
            <w:szCs w:val="24"/>
            <w:lang w:val="en-US"/>
          </w:rPr>
          <w:delText xml:space="preserve"> coral</w:delText>
        </w:r>
      </w:del>
      <w:r w:rsidR="00D93EA3">
        <w:rPr>
          <w:rFonts w:ascii="Arial" w:hAnsi="Arial" w:cs="Arial"/>
          <w:sz w:val="24"/>
          <w:szCs w:val="24"/>
          <w:lang w:val="en-US"/>
        </w:rPr>
        <w:t xml:space="preserve">. </w:t>
      </w:r>
      <w:commentRangeStart w:id="135"/>
      <w:r w:rsidR="00732F17">
        <w:rPr>
          <w:rFonts w:ascii="Arial" w:hAnsi="Arial" w:cs="Arial"/>
          <w:sz w:val="24"/>
          <w:szCs w:val="24"/>
          <w:lang w:val="en-US"/>
        </w:rPr>
        <w:t xml:space="preserve">STDA for sediment load, water level, water flow and precipitation </w:t>
      </w:r>
      <w:commentRangeEnd w:id="135"/>
      <w:r w:rsidR="00E81B58">
        <w:rPr>
          <w:rStyle w:val="Refdecomentario"/>
        </w:rPr>
        <w:commentReference w:id="135"/>
      </w:r>
      <w:r w:rsidR="00732F17">
        <w:rPr>
          <w:rFonts w:ascii="Arial" w:hAnsi="Arial" w:cs="Arial"/>
          <w:sz w:val="24"/>
          <w:szCs w:val="24"/>
          <w:lang w:val="en-US"/>
        </w:rPr>
        <w:t>were compared against the STDA for G/B values, in order to obser</w:t>
      </w:r>
      <w:r w:rsidR="00290FE0">
        <w:rPr>
          <w:rFonts w:ascii="Arial" w:hAnsi="Arial" w:cs="Arial"/>
          <w:sz w:val="24"/>
          <w:szCs w:val="24"/>
          <w:lang w:val="en-US"/>
        </w:rPr>
        <w:t xml:space="preserve">ve long-term patterns </w:t>
      </w:r>
      <w:r w:rsidR="004F3B6A">
        <w:rPr>
          <w:rFonts w:ascii="Arial" w:hAnsi="Arial" w:cs="Arial"/>
          <w:sz w:val="24"/>
          <w:szCs w:val="24"/>
          <w:lang w:val="en-US"/>
        </w:rPr>
        <w:t>for</w:t>
      </w:r>
      <w:r w:rsidR="00290FE0">
        <w:rPr>
          <w:rFonts w:ascii="Arial" w:hAnsi="Arial" w:cs="Arial"/>
          <w:sz w:val="24"/>
          <w:szCs w:val="24"/>
          <w:lang w:val="en-US"/>
        </w:rPr>
        <w:t xml:space="preserve"> </w:t>
      </w:r>
      <w:r w:rsidR="004F3B6A">
        <w:rPr>
          <w:rFonts w:ascii="Arial" w:hAnsi="Arial" w:cs="Arial"/>
          <w:sz w:val="24"/>
          <w:szCs w:val="24"/>
          <w:lang w:val="en-US"/>
        </w:rPr>
        <w:t xml:space="preserve">cycles of </w:t>
      </w:r>
      <w:r w:rsidR="00290FE0">
        <w:rPr>
          <w:rFonts w:ascii="Arial" w:hAnsi="Arial" w:cs="Arial"/>
          <w:sz w:val="24"/>
          <w:szCs w:val="24"/>
          <w:lang w:val="en-US"/>
        </w:rPr>
        <w:t xml:space="preserve">coral </w:t>
      </w:r>
      <w:r w:rsidR="004F3B6A">
        <w:rPr>
          <w:rFonts w:ascii="Arial" w:hAnsi="Arial" w:cs="Arial"/>
          <w:sz w:val="24"/>
          <w:szCs w:val="24"/>
          <w:lang w:val="en-US"/>
        </w:rPr>
        <w:t>luminescence</w:t>
      </w:r>
      <w:r w:rsidR="00290FE0">
        <w:rPr>
          <w:rFonts w:ascii="Arial" w:hAnsi="Arial" w:cs="Arial"/>
          <w:sz w:val="24"/>
          <w:szCs w:val="24"/>
          <w:lang w:val="en-US"/>
        </w:rPr>
        <w:t xml:space="preserve">. </w:t>
      </w:r>
      <w:r w:rsidR="00D93EA3">
        <w:rPr>
          <w:rFonts w:ascii="Arial" w:hAnsi="Arial" w:cs="Arial"/>
          <w:sz w:val="24"/>
          <w:szCs w:val="24"/>
          <w:lang w:val="en-US"/>
        </w:rPr>
        <w:t>For this data, STDA is calculated using</w:t>
      </w:r>
      <w:r w:rsidR="004F3B6A">
        <w:rPr>
          <w:rFonts w:ascii="Arial" w:hAnsi="Arial" w:cs="Arial"/>
          <w:sz w:val="24"/>
          <w:szCs w:val="24"/>
          <w:lang w:val="en-US"/>
        </w:rPr>
        <w:t xml:space="preserve"> monthly</w:t>
      </w:r>
      <w:r w:rsidR="00D93EA3">
        <w:rPr>
          <w:rFonts w:ascii="Arial" w:hAnsi="Arial" w:cs="Arial"/>
          <w:sz w:val="24"/>
          <w:szCs w:val="24"/>
          <w:lang w:val="en-US"/>
        </w:rPr>
        <w:t xml:space="preserve"> values</w:t>
      </w:r>
      <w:r w:rsidR="004F3B6A">
        <w:rPr>
          <w:rFonts w:ascii="Arial" w:hAnsi="Arial" w:cs="Arial"/>
          <w:sz w:val="24"/>
          <w:szCs w:val="24"/>
          <w:lang w:val="en-US"/>
        </w:rPr>
        <w:t xml:space="preserve">. The SOI </w:t>
      </w:r>
      <w:r w:rsidR="004F3B6A">
        <w:rPr>
          <w:rFonts w:ascii="Arial" w:hAnsi="Arial" w:cs="Arial"/>
          <w:sz w:val="24"/>
          <w:szCs w:val="24"/>
          <w:lang w:val="en-US"/>
        </w:rPr>
        <w:lastRenderedPageBreak/>
        <w:t xml:space="preserve">was also included in this comparison as a potential climate driver for coral luminescence. </w:t>
      </w:r>
      <w:commentRangeStart w:id="136"/>
      <w:r w:rsidR="007F0C63" w:rsidRPr="007F0C63">
        <w:rPr>
          <w:rFonts w:ascii="Arial" w:hAnsi="Arial" w:cs="Arial"/>
          <w:sz w:val="24"/>
          <w:szCs w:val="24"/>
          <w:highlight w:val="yellow"/>
          <w:lang w:val="en-US"/>
        </w:rPr>
        <w:t>Any other analyses?</w:t>
      </w:r>
      <w:commentRangeEnd w:id="136"/>
      <w:r w:rsidR="00BC02A0">
        <w:rPr>
          <w:rStyle w:val="Refdecomentario"/>
        </w:rPr>
        <w:commentReference w:id="136"/>
      </w:r>
      <w:commentRangeEnd w:id="122"/>
      <w:r>
        <w:rPr>
          <w:rStyle w:val="Refdecomentario"/>
        </w:rPr>
        <w:commentReference w:id="122"/>
      </w:r>
    </w:p>
    <w:p w14:paraId="1B6EFBC0" w14:textId="7CD28FBA" w:rsidR="004E2181" w:rsidRPr="00C451E0" w:rsidRDefault="004E2181" w:rsidP="001C796C">
      <w:pPr>
        <w:spacing w:line="480" w:lineRule="auto"/>
        <w:jc w:val="both"/>
        <w:rPr>
          <w:rFonts w:ascii="Arial" w:hAnsi="Arial" w:cs="Arial"/>
          <w:b/>
          <w:sz w:val="24"/>
          <w:szCs w:val="24"/>
          <w:lang w:val="en-US"/>
        </w:rPr>
      </w:pPr>
      <w:r w:rsidRPr="00C451E0">
        <w:rPr>
          <w:rFonts w:ascii="Arial" w:hAnsi="Arial" w:cs="Arial"/>
          <w:b/>
          <w:sz w:val="24"/>
          <w:szCs w:val="24"/>
          <w:lang w:val="en-US"/>
        </w:rPr>
        <w:t>Results</w:t>
      </w:r>
    </w:p>
    <w:p w14:paraId="7ADA521E" w14:textId="13C177D9" w:rsidR="00586020" w:rsidRPr="00586020" w:rsidRDefault="00586020" w:rsidP="009D15AB">
      <w:pPr>
        <w:spacing w:line="480" w:lineRule="auto"/>
        <w:jc w:val="both"/>
        <w:rPr>
          <w:rFonts w:ascii="Arial" w:hAnsi="Arial" w:cs="Arial"/>
          <w:sz w:val="24"/>
          <w:szCs w:val="24"/>
          <w:u w:val="single"/>
          <w:lang w:val="en-US"/>
        </w:rPr>
      </w:pPr>
      <w:r w:rsidRPr="00586020">
        <w:rPr>
          <w:rFonts w:ascii="Arial" w:hAnsi="Arial" w:cs="Arial"/>
          <w:sz w:val="24"/>
          <w:szCs w:val="24"/>
          <w:u w:val="single"/>
          <w:lang w:val="en-US"/>
        </w:rPr>
        <w:t xml:space="preserve">Coral growth </w:t>
      </w:r>
      <w:ins w:id="137" w:author="Alberto Rodriguez-Ramirez" w:date="2019-10-02T10:16:00Z">
        <w:r w:rsidR="00485DD7">
          <w:rPr>
            <w:rFonts w:ascii="Arial" w:hAnsi="Arial" w:cs="Arial"/>
            <w:sz w:val="24"/>
            <w:szCs w:val="24"/>
            <w:u w:val="single"/>
            <w:lang w:val="en-US"/>
          </w:rPr>
          <w:t>parameters</w:t>
        </w:r>
      </w:ins>
      <w:del w:id="138" w:author="Alberto Rodriguez-Ramirez" w:date="2019-10-02T10:16:00Z">
        <w:r w:rsidRPr="00586020" w:rsidDel="00485DD7">
          <w:rPr>
            <w:rFonts w:ascii="Arial" w:hAnsi="Arial" w:cs="Arial"/>
            <w:sz w:val="24"/>
            <w:szCs w:val="24"/>
            <w:u w:val="single"/>
            <w:lang w:val="en-US"/>
          </w:rPr>
          <w:delText>results</w:delText>
        </w:r>
      </w:del>
    </w:p>
    <w:p w14:paraId="4EA9CABD" w14:textId="4E946B71" w:rsidR="00C12CB2" w:rsidRDefault="00034F3F" w:rsidP="00293772">
      <w:pPr>
        <w:spacing w:line="480" w:lineRule="auto"/>
        <w:rPr>
          <w:rFonts w:ascii="Arial" w:hAnsi="Arial" w:cs="Arial"/>
          <w:sz w:val="24"/>
          <w:szCs w:val="24"/>
          <w:lang w:val="en-US"/>
        </w:rPr>
      </w:pPr>
      <w:r>
        <w:rPr>
          <w:rFonts w:ascii="Arial" w:hAnsi="Arial" w:cs="Arial"/>
          <w:sz w:val="24"/>
          <w:szCs w:val="24"/>
          <w:lang w:val="en-US"/>
        </w:rPr>
        <w:t xml:space="preserve">The </w:t>
      </w:r>
      <w:r w:rsidR="00F43C8F">
        <w:rPr>
          <w:rFonts w:ascii="Arial" w:hAnsi="Arial" w:cs="Arial"/>
          <w:sz w:val="24"/>
          <w:szCs w:val="24"/>
          <w:lang w:val="en-US"/>
        </w:rPr>
        <w:t xml:space="preserve">period of coral growth was standardized </w:t>
      </w:r>
      <w:r w:rsidR="001E4B29">
        <w:rPr>
          <w:rFonts w:ascii="Arial" w:hAnsi="Arial" w:cs="Arial"/>
          <w:sz w:val="24"/>
          <w:szCs w:val="24"/>
          <w:lang w:val="en-US"/>
        </w:rPr>
        <w:t>to 1951</w:t>
      </w:r>
      <w:r w:rsidR="00847604">
        <w:rPr>
          <w:rFonts w:ascii="Arial" w:hAnsi="Arial" w:cs="Arial"/>
          <w:sz w:val="24"/>
          <w:szCs w:val="24"/>
          <w:lang w:val="en-US"/>
        </w:rPr>
        <w:t>‒</w:t>
      </w:r>
      <w:r w:rsidR="001E4B29">
        <w:rPr>
          <w:rFonts w:ascii="Arial" w:hAnsi="Arial" w:cs="Arial"/>
          <w:sz w:val="24"/>
          <w:szCs w:val="24"/>
          <w:lang w:val="en-US"/>
        </w:rPr>
        <w:t xml:space="preserve">2015 for three of the coral cores (Table 1), in order to </w:t>
      </w:r>
      <w:r w:rsidR="00657506">
        <w:rPr>
          <w:rFonts w:ascii="Arial" w:hAnsi="Arial" w:cs="Arial"/>
          <w:sz w:val="24"/>
          <w:szCs w:val="24"/>
          <w:lang w:val="en-US"/>
        </w:rPr>
        <w:t>reduce any bias</w:t>
      </w:r>
      <w:r w:rsidR="00280160">
        <w:rPr>
          <w:rFonts w:ascii="Arial" w:hAnsi="Arial" w:cs="Arial"/>
          <w:sz w:val="24"/>
          <w:szCs w:val="24"/>
          <w:lang w:val="en-US"/>
        </w:rPr>
        <w:t xml:space="preserve"> by the low number of coral cores</w:t>
      </w:r>
      <w:r w:rsidR="001E4B29">
        <w:rPr>
          <w:rFonts w:ascii="Arial" w:hAnsi="Arial" w:cs="Arial"/>
          <w:sz w:val="24"/>
          <w:szCs w:val="24"/>
          <w:lang w:val="en-US"/>
        </w:rPr>
        <w:t xml:space="preserve">. </w:t>
      </w:r>
      <w:r w:rsidR="00847604">
        <w:rPr>
          <w:rFonts w:ascii="Arial" w:hAnsi="Arial" w:cs="Arial"/>
          <w:sz w:val="24"/>
          <w:szCs w:val="24"/>
          <w:lang w:val="en-US"/>
        </w:rPr>
        <w:t xml:space="preserve">The time span recorded by the fourth coral core (VAR1) was 1982‒2015. </w:t>
      </w:r>
      <w:r w:rsidR="00F326B3">
        <w:rPr>
          <w:rFonts w:ascii="Arial" w:hAnsi="Arial" w:cs="Arial"/>
          <w:sz w:val="24"/>
          <w:szCs w:val="24"/>
          <w:lang w:val="en-US"/>
        </w:rPr>
        <w:t xml:space="preserve">None of the coral cores showed signs of temporal mortality or hiatuses during their growth. </w:t>
      </w:r>
      <w:commentRangeStart w:id="139"/>
      <w:r w:rsidR="00F326B3">
        <w:rPr>
          <w:rFonts w:ascii="Arial" w:hAnsi="Arial" w:cs="Arial"/>
          <w:sz w:val="24"/>
          <w:szCs w:val="24"/>
          <w:lang w:val="en-US"/>
        </w:rPr>
        <w:t>Although, every coral skeleton presented brownish bands at different ages</w:t>
      </w:r>
      <w:commentRangeEnd w:id="139"/>
      <w:r w:rsidR="00485DD7">
        <w:rPr>
          <w:rStyle w:val="Refdecomentario"/>
        </w:rPr>
        <w:commentReference w:id="139"/>
      </w:r>
      <w:r w:rsidR="00F326B3">
        <w:rPr>
          <w:rFonts w:ascii="Arial" w:hAnsi="Arial" w:cs="Arial"/>
          <w:sz w:val="24"/>
          <w:szCs w:val="24"/>
          <w:lang w:val="en-US"/>
        </w:rPr>
        <w:t xml:space="preserve">. </w:t>
      </w:r>
      <w:r>
        <w:rPr>
          <w:rFonts w:ascii="Arial" w:hAnsi="Arial" w:cs="Arial"/>
          <w:sz w:val="24"/>
          <w:szCs w:val="24"/>
          <w:lang w:val="en-US"/>
        </w:rPr>
        <w:t>The</w:t>
      </w:r>
      <w:r w:rsidR="00D541E5" w:rsidRPr="001C796C">
        <w:rPr>
          <w:rFonts w:ascii="Arial" w:hAnsi="Arial" w:cs="Arial"/>
          <w:sz w:val="24"/>
          <w:szCs w:val="24"/>
          <w:lang w:val="en-US"/>
        </w:rPr>
        <w:t xml:space="preserve"> skeletal density, linear extension and calcification </w:t>
      </w:r>
      <w:r w:rsidR="00303E41">
        <w:rPr>
          <w:rFonts w:ascii="Arial" w:hAnsi="Arial" w:cs="Arial"/>
          <w:sz w:val="24"/>
          <w:szCs w:val="24"/>
          <w:lang w:val="en-US"/>
        </w:rPr>
        <w:t>varied between 0.67‒0.79 g cm</w:t>
      </w:r>
      <w:r w:rsidR="00303E41" w:rsidRPr="00303E41">
        <w:rPr>
          <w:rFonts w:ascii="Arial" w:hAnsi="Arial" w:cs="Arial"/>
          <w:sz w:val="24"/>
          <w:szCs w:val="24"/>
          <w:vertAlign w:val="superscript"/>
          <w:lang w:val="en-US"/>
        </w:rPr>
        <w:t>-3</w:t>
      </w:r>
      <w:r w:rsidR="00303E41">
        <w:rPr>
          <w:rFonts w:ascii="Arial" w:hAnsi="Arial" w:cs="Arial"/>
          <w:sz w:val="24"/>
          <w:szCs w:val="24"/>
          <w:lang w:val="en-US"/>
        </w:rPr>
        <w:t>, 0.95‒1.35 cm yr</w:t>
      </w:r>
      <w:r w:rsidR="00303E41" w:rsidRPr="00303E41">
        <w:rPr>
          <w:rFonts w:ascii="Arial" w:hAnsi="Arial" w:cs="Arial"/>
          <w:sz w:val="24"/>
          <w:szCs w:val="24"/>
          <w:vertAlign w:val="superscript"/>
          <w:lang w:val="en-US"/>
        </w:rPr>
        <w:t>-1</w:t>
      </w:r>
      <w:r w:rsidR="00303E41">
        <w:rPr>
          <w:rFonts w:ascii="Arial" w:hAnsi="Arial" w:cs="Arial"/>
          <w:sz w:val="24"/>
          <w:szCs w:val="24"/>
          <w:lang w:val="en-US"/>
        </w:rPr>
        <w:t xml:space="preserve"> and 0.68‒0.92 g cm</w:t>
      </w:r>
      <w:r w:rsidR="00303E41" w:rsidRPr="00303E41">
        <w:rPr>
          <w:rFonts w:ascii="Arial" w:hAnsi="Arial" w:cs="Arial"/>
          <w:sz w:val="24"/>
          <w:szCs w:val="24"/>
          <w:vertAlign w:val="superscript"/>
          <w:lang w:val="en-US"/>
        </w:rPr>
        <w:t>-2</w:t>
      </w:r>
      <w:r w:rsidR="00303E41">
        <w:rPr>
          <w:rFonts w:ascii="Arial" w:hAnsi="Arial" w:cs="Arial"/>
          <w:sz w:val="24"/>
          <w:szCs w:val="24"/>
          <w:lang w:val="en-US"/>
        </w:rPr>
        <w:t xml:space="preserve"> yr</w:t>
      </w:r>
      <w:r w:rsidR="00303E41" w:rsidRPr="00303E41">
        <w:rPr>
          <w:rFonts w:ascii="Arial" w:hAnsi="Arial" w:cs="Arial"/>
          <w:sz w:val="24"/>
          <w:szCs w:val="24"/>
          <w:vertAlign w:val="superscript"/>
          <w:lang w:val="en-US"/>
        </w:rPr>
        <w:t>-1</w:t>
      </w:r>
      <w:r w:rsidR="00303E41">
        <w:rPr>
          <w:rFonts w:ascii="Arial" w:hAnsi="Arial" w:cs="Arial"/>
          <w:sz w:val="24"/>
          <w:szCs w:val="24"/>
          <w:lang w:val="en-US"/>
        </w:rPr>
        <w:t>, respectively</w:t>
      </w:r>
      <w:r w:rsidR="00386546">
        <w:rPr>
          <w:rFonts w:ascii="Arial" w:hAnsi="Arial" w:cs="Arial"/>
          <w:sz w:val="24"/>
          <w:szCs w:val="24"/>
          <w:lang w:val="en-US"/>
        </w:rPr>
        <w:t xml:space="preserve"> (Table 1)</w:t>
      </w:r>
      <w:r w:rsidR="00D541E5" w:rsidRPr="001C796C">
        <w:rPr>
          <w:rFonts w:ascii="Arial" w:hAnsi="Arial" w:cs="Arial"/>
          <w:sz w:val="24"/>
          <w:szCs w:val="24"/>
          <w:lang w:val="en-US"/>
        </w:rPr>
        <w:t xml:space="preserve">. </w:t>
      </w:r>
      <w:r w:rsidR="006F6DC7" w:rsidRPr="008C2B0C">
        <w:rPr>
          <w:rFonts w:ascii="Arial" w:hAnsi="Arial" w:cs="Arial"/>
          <w:sz w:val="24"/>
          <w:szCs w:val="24"/>
          <w:lang w:val="en-US"/>
        </w:rPr>
        <w:t>The growth tre</w:t>
      </w:r>
      <w:r w:rsidR="0031068B" w:rsidRPr="008C2B0C">
        <w:rPr>
          <w:rFonts w:ascii="Arial" w:hAnsi="Arial" w:cs="Arial"/>
          <w:sz w:val="24"/>
          <w:szCs w:val="24"/>
          <w:lang w:val="en-US"/>
        </w:rPr>
        <w:t>nd based on the overall mean STDA data for the</w:t>
      </w:r>
      <w:r w:rsidR="004E2181" w:rsidRPr="008C2B0C">
        <w:rPr>
          <w:rFonts w:ascii="Arial" w:hAnsi="Arial" w:cs="Arial"/>
          <w:sz w:val="24"/>
          <w:szCs w:val="24"/>
          <w:lang w:val="en-US"/>
        </w:rPr>
        <w:t xml:space="preserve"> period</w:t>
      </w:r>
      <w:r w:rsidR="0031068B" w:rsidRPr="008C2B0C">
        <w:rPr>
          <w:rFonts w:ascii="Arial" w:hAnsi="Arial" w:cs="Arial"/>
          <w:sz w:val="24"/>
          <w:szCs w:val="24"/>
          <w:lang w:val="en-US"/>
        </w:rPr>
        <w:t xml:space="preserve"> 1951</w:t>
      </w:r>
      <w:r w:rsidR="00847604">
        <w:rPr>
          <w:rFonts w:ascii="Arial" w:hAnsi="Arial" w:cs="Arial"/>
          <w:sz w:val="24"/>
          <w:szCs w:val="24"/>
          <w:lang w:val="en-US"/>
        </w:rPr>
        <w:t>‒</w:t>
      </w:r>
      <w:r w:rsidR="0031068B" w:rsidRPr="008C2B0C">
        <w:rPr>
          <w:rFonts w:ascii="Arial" w:hAnsi="Arial" w:cs="Arial"/>
          <w:sz w:val="24"/>
          <w:szCs w:val="24"/>
          <w:lang w:val="en-US"/>
        </w:rPr>
        <w:t>2015</w:t>
      </w:r>
      <w:r w:rsidR="004E2181" w:rsidRPr="008C2B0C">
        <w:rPr>
          <w:rFonts w:ascii="Arial" w:hAnsi="Arial" w:cs="Arial"/>
          <w:sz w:val="24"/>
          <w:szCs w:val="24"/>
          <w:lang w:val="en-US"/>
        </w:rPr>
        <w:t xml:space="preserve"> </w:t>
      </w:r>
      <w:r w:rsidR="0031068B" w:rsidRPr="008C2B0C">
        <w:rPr>
          <w:rFonts w:ascii="Arial" w:hAnsi="Arial" w:cs="Arial"/>
          <w:sz w:val="24"/>
          <w:szCs w:val="24"/>
          <w:lang w:val="en-US"/>
        </w:rPr>
        <w:t>(Fig. 5</w:t>
      </w:r>
      <w:r w:rsidR="00146443" w:rsidRPr="008C2B0C">
        <w:rPr>
          <w:rFonts w:ascii="Arial" w:hAnsi="Arial" w:cs="Arial"/>
          <w:sz w:val="24"/>
          <w:szCs w:val="24"/>
          <w:lang w:val="en-US"/>
        </w:rPr>
        <w:t xml:space="preserve">) </w:t>
      </w:r>
      <w:r w:rsidR="004E2181" w:rsidRPr="008C2B0C">
        <w:rPr>
          <w:rFonts w:ascii="Arial" w:hAnsi="Arial" w:cs="Arial"/>
          <w:sz w:val="24"/>
          <w:szCs w:val="24"/>
          <w:lang w:val="en-US"/>
        </w:rPr>
        <w:t>indicated a significan</w:t>
      </w:r>
      <w:r w:rsidR="009D6287" w:rsidRPr="008C2B0C">
        <w:rPr>
          <w:rFonts w:ascii="Arial" w:hAnsi="Arial" w:cs="Arial"/>
          <w:sz w:val="24"/>
          <w:szCs w:val="24"/>
          <w:lang w:val="en-US"/>
        </w:rPr>
        <w:t xml:space="preserve">t decrease on density </w:t>
      </w:r>
      <w:commentRangeStart w:id="140"/>
      <w:r w:rsidR="009D6287" w:rsidRPr="008C2B0C">
        <w:rPr>
          <w:rFonts w:ascii="Arial" w:hAnsi="Arial" w:cs="Arial"/>
          <w:sz w:val="24"/>
          <w:szCs w:val="24"/>
          <w:lang w:val="en-US"/>
        </w:rPr>
        <w:t>(r = -0.47</w:t>
      </w:r>
      <w:commentRangeEnd w:id="140"/>
      <w:r w:rsidR="00485DD7">
        <w:rPr>
          <w:rStyle w:val="Refdecomentario"/>
        </w:rPr>
        <w:commentReference w:id="140"/>
      </w:r>
      <w:r w:rsidR="004E2181" w:rsidRPr="008C2B0C">
        <w:rPr>
          <w:rFonts w:ascii="Arial" w:hAnsi="Arial" w:cs="Arial"/>
          <w:sz w:val="24"/>
          <w:szCs w:val="24"/>
          <w:lang w:val="en-US"/>
        </w:rPr>
        <w:t>, p &lt; 0.001) and calcification (r =</w:t>
      </w:r>
      <w:r w:rsidR="009D6287" w:rsidRPr="008C2B0C">
        <w:rPr>
          <w:rFonts w:ascii="Arial" w:hAnsi="Arial" w:cs="Arial"/>
          <w:sz w:val="24"/>
          <w:szCs w:val="24"/>
          <w:lang w:val="en-US"/>
        </w:rPr>
        <w:t xml:space="preserve"> -0.42, p &lt;</w:t>
      </w:r>
      <w:r w:rsidR="004E2181" w:rsidRPr="008C2B0C">
        <w:rPr>
          <w:rFonts w:ascii="Arial" w:hAnsi="Arial" w:cs="Arial"/>
          <w:sz w:val="24"/>
          <w:szCs w:val="24"/>
          <w:lang w:val="en-US"/>
        </w:rPr>
        <w:t xml:space="preserve"> 0.0</w:t>
      </w:r>
      <w:r w:rsidR="009D6287" w:rsidRPr="008C2B0C">
        <w:rPr>
          <w:rFonts w:ascii="Arial" w:hAnsi="Arial" w:cs="Arial"/>
          <w:sz w:val="24"/>
          <w:szCs w:val="24"/>
          <w:lang w:val="en-US"/>
        </w:rPr>
        <w:t>01</w:t>
      </w:r>
      <w:r w:rsidR="004E2181" w:rsidRPr="008C2B0C">
        <w:rPr>
          <w:rFonts w:ascii="Arial" w:hAnsi="Arial" w:cs="Arial"/>
          <w:sz w:val="24"/>
          <w:szCs w:val="24"/>
          <w:lang w:val="en-US"/>
        </w:rPr>
        <w:t>) over time</w:t>
      </w:r>
      <w:r w:rsidR="001C796C" w:rsidRPr="008C2B0C">
        <w:rPr>
          <w:rFonts w:ascii="Arial" w:hAnsi="Arial" w:cs="Arial"/>
          <w:sz w:val="24"/>
          <w:szCs w:val="24"/>
          <w:lang w:val="en-US"/>
        </w:rPr>
        <w:t>,</w:t>
      </w:r>
      <w:r w:rsidR="004E2181" w:rsidRPr="008C2B0C">
        <w:rPr>
          <w:rFonts w:ascii="Arial" w:hAnsi="Arial" w:cs="Arial"/>
          <w:sz w:val="24"/>
          <w:szCs w:val="24"/>
          <w:lang w:val="en-US"/>
        </w:rPr>
        <w:t xml:space="preserve"> unlike the extension, which</w:t>
      </w:r>
      <w:r w:rsidR="001D27AE" w:rsidRPr="008C2B0C">
        <w:rPr>
          <w:rFonts w:ascii="Arial" w:hAnsi="Arial" w:cs="Arial"/>
          <w:sz w:val="24"/>
          <w:szCs w:val="24"/>
          <w:lang w:val="en-US"/>
        </w:rPr>
        <w:t xml:space="preserve"> did not</w:t>
      </w:r>
      <w:r w:rsidR="00F43C8F" w:rsidRPr="008C2B0C">
        <w:rPr>
          <w:rFonts w:ascii="Arial" w:hAnsi="Arial" w:cs="Arial"/>
          <w:sz w:val="24"/>
          <w:szCs w:val="24"/>
          <w:lang w:val="en-US"/>
        </w:rPr>
        <w:t xml:space="preserve"> show</w:t>
      </w:r>
      <w:r w:rsidR="004E2181" w:rsidRPr="008C2B0C">
        <w:rPr>
          <w:rFonts w:ascii="Arial" w:hAnsi="Arial" w:cs="Arial"/>
          <w:sz w:val="24"/>
          <w:szCs w:val="24"/>
          <w:lang w:val="en-US"/>
        </w:rPr>
        <w:t xml:space="preserve"> signific</w:t>
      </w:r>
      <w:r w:rsidR="009D6287" w:rsidRPr="008C2B0C">
        <w:rPr>
          <w:rFonts w:ascii="Arial" w:hAnsi="Arial" w:cs="Arial"/>
          <w:sz w:val="24"/>
          <w:szCs w:val="24"/>
          <w:lang w:val="en-US"/>
        </w:rPr>
        <w:t>a</w:t>
      </w:r>
      <w:ins w:id="141" w:author="Autorizado" w:date="2019-08-14T12:20:00Z">
        <w:r w:rsidR="00B9769D">
          <w:rPr>
            <w:rFonts w:ascii="Arial" w:hAnsi="Arial" w:cs="Arial"/>
            <w:sz w:val="24"/>
            <w:szCs w:val="24"/>
            <w:lang w:val="en-US"/>
          </w:rPr>
          <w:t>nt</w:t>
        </w:r>
      </w:ins>
      <w:del w:id="142" w:author="Autorizado" w:date="2019-08-14T12:20:00Z">
        <w:r w:rsidR="009D6287" w:rsidRPr="008C2B0C" w:rsidDel="00B9769D">
          <w:rPr>
            <w:rFonts w:ascii="Arial" w:hAnsi="Arial" w:cs="Arial"/>
            <w:sz w:val="24"/>
            <w:szCs w:val="24"/>
            <w:lang w:val="en-US"/>
          </w:rPr>
          <w:delText>tive</w:delText>
        </w:r>
      </w:del>
      <w:r w:rsidR="009D6287" w:rsidRPr="008C2B0C">
        <w:rPr>
          <w:rFonts w:ascii="Arial" w:hAnsi="Arial" w:cs="Arial"/>
          <w:sz w:val="24"/>
          <w:szCs w:val="24"/>
          <w:lang w:val="en-US"/>
        </w:rPr>
        <w:t xml:space="preserve"> change (r = 0.16, p = 0.194</w:t>
      </w:r>
      <w:r w:rsidR="004E2181" w:rsidRPr="008C2B0C">
        <w:rPr>
          <w:rFonts w:ascii="Arial" w:hAnsi="Arial" w:cs="Arial"/>
          <w:sz w:val="24"/>
          <w:szCs w:val="24"/>
          <w:lang w:val="en-US"/>
        </w:rPr>
        <w:t>).</w:t>
      </w:r>
      <w:r w:rsidR="00F43C8F">
        <w:rPr>
          <w:rFonts w:ascii="Arial" w:hAnsi="Arial" w:cs="Arial"/>
          <w:sz w:val="24"/>
          <w:szCs w:val="24"/>
          <w:lang w:val="en-US"/>
        </w:rPr>
        <w:t xml:space="preserve"> </w:t>
      </w:r>
      <w:r w:rsidR="000B7D3B">
        <w:rPr>
          <w:rFonts w:ascii="Arial" w:hAnsi="Arial" w:cs="Arial"/>
          <w:sz w:val="24"/>
          <w:szCs w:val="24"/>
          <w:lang w:val="en-US"/>
        </w:rPr>
        <w:t>The c</w:t>
      </w:r>
      <w:r w:rsidR="00DD445D">
        <w:rPr>
          <w:rFonts w:ascii="Arial" w:hAnsi="Arial" w:cs="Arial"/>
          <w:sz w:val="24"/>
          <w:szCs w:val="24"/>
          <w:lang w:val="en-US"/>
        </w:rPr>
        <w:t xml:space="preserve">orrelations </w:t>
      </w:r>
      <w:r w:rsidR="000B7D3B">
        <w:rPr>
          <w:rFonts w:ascii="Arial" w:hAnsi="Arial" w:cs="Arial"/>
          <w:sz w:val="24"/>
          <w:szCs w:val="24"/>
          <w:lang w:val="en-US"/>
        </w:rPr>
        <w:t>of coral growth parameters with environmental records were variable but, significa</w:t>
      </w:r>
      <w:ins w:id="143" w:author="Autorizado" w:date="2019-08-14T12:20:00Z">
        <w:r w:rsidR="00B9769D">
          <w:rPr>
            <w:rFonts w:ascii="Arial" w:hAnsi="Arial" w:cs="Arial"/>
            <w:sz w:val="24"/>
            <w:szCs w:val="24"/>
            <w:lang w:val="en-US"/>
          </w:rPr>
          <w:t>n</w:t>
        </w:r>
      </w:ins>
      <w:r w:rsidR="000B7D3B">
        <w:rPr>
          <w:rFonts w:ascii="Arial" w:hAnsi="Arial" w:cs="Arial"/>
          <w:sz w:val="24"/>
          <w:szCs w:val="24"/>
          <w:lang w:val="en-US"/>
        </w:rPr>
        <w:t>t</w:t>
      </w:r>
      <w:del w:id="144" w:author="Autorizado" w:date="2019-08-14T12:20:00Z">
        <w:r w:rsidR="000B7D3B" w:rsidDel="00B9769D">
          <w:rPr>
            <w:rFonts w:ascii="Arial" w:hAnsi="Arial" w:cs="Arial"/>
            <w:sz w:val="24"/>
            <w:szCs w:val="24"/>
            <w:lang w:val="en-US"/>
          </w:rPr>
          <w:delText>ive</w:delText>
        </w:r>
      </w:del>
      <w:r w:rsidR="000B7D3B">
        <w:rPr>
          <w:rFonts w:ascii="Arial" w:hAnsi="Arial" w:cs="Arial"/>
          <w:sz w:val="24"/>
          <w:szCs w:val="24"/>
          <w:lang w:val="en-US"/>
        </w:rPr>
        <w:t xml:space="preserve"> correlations with SST and AMO</w:t>
      </w:r>
      <w:r w:rsidR="00386546">
        <w:rPr>
          <w:rFonts w:ascii="Arial" w:hAnsi="Arial" w:cs="Arial"/>
          <w:sz w:val="24"/>
          <w:szCs w:val="24"/>
          <w:lang w:val="en-US"/>
        </w:rPr>
        <w:t xml:space="preserve"> </w:t>
      </w:r>
      <w:r w:rsidR="00FF7D0D">
        <w:rPr>
          <w:rFonts w:ascii="Arial" w:hAnsi="Arial" w:cs="Arial"/>
          <w:sz w:val="24"/>
          <w:szCs w:val="24"/>
          <w:lang w:val="en-US"/>
        </w:rPr>
        <w:t>were</w:t>
      </w:r>
      <w:r w:rsidR="000B7D3B">
        <w:rPr>
          <w:rFonts w:ascii="Arial" w:hAnsi="Arial" w:cs="Arial"/>
          <w:sz w:val="24"/>
          <w:szCs w:val="24"/>
          <w:lang w:val="en-US"/>
        </w:rPr>
        <w:t xml:space="preserve"> common in every coral </w:t>
      </w:r>
      <w:r w:rsidR="00386546">
        <w:rPr>
          <w:rFonts w:ascii="Arial" w:hAnsi="Arial" w:cs="Arial"/>
          <w:sz w:val="24"/>
          <w:szCs w:val="24"/>
          <w:lang w:val="en-US"/>
        </w:rPr>
        <w:t>(Table 2</w:t>
      </w:r>
      <w:r w:rsidR="000B7D3B">
        <w:rPr>
          <w:rFonts w:ascii="Arial" w:hAnsi="Arial" w:cs="Arial"/>
          <w:sz w:val="24"/>
          <w:szCs w:val="24"/>
          <w:lang w:val="en-US"/>
        </w:rPr>
        <w:t>)</w:t>
      </w:r>
      <w:r w:rsidR="00DD445D">
        <w:rPr>
          <w:rFonts w:ascii="Arial" w:hAnsi="Arial" w:cs="Arial"/>
          <w:sz w:val="24"/>
          <w:szCs w:val="24"/>
          <w:lang w:val="en-US"/>
        </w:rPr>
        <w:t>.</w:t>
      </w:r>
    </w:p>
    <w:p w14:paraId="33C90C61" w14:textId="35598A1F" w:rsidR="009D15AB" w:rsidRPr="00586020" w:rsidRDefault="00586020" w:rsidP="009D15AB">
      <w:pPr>
        <w:spacing w:line="480" w:lineRule="auto"/>
        <w:jc w:val="both"/>
        <w:rPr>
          <w:rFonts w:ascii="Arial" w:hAnsi="Arial" w:cs="Arial"/>
          <w:sz w:val="24"/>
          <w:szCs w:val="24"/>
          <w:u w:val="single"/>
          <w:lang w:val="en-US"/>
        </w:rPr>
      </w:pPr>
      <w:r w:rsidRPr="00586020">
        <w:rPr>
          <w:rFonts w:ascii="Arial" w:hAnsi="Arial" w:cs="Arial"/>
          <w:sz w:val="24"/>
          <w:szCs w:val="24"/>
          <w:u w:val="single"/>
          <w:lang w:val="en-US"/>
        </w:rPr>
        <w:t>Cora</w:t>
      </w:r>
      <w:r w:rsidR="003C0674" w:rsidRPr="00586020">
        <w:rPr>
          <w:rFonts w:ascii="Arial" w:hAnsi="Arial" w:cs="Arial"/>
          <w:sz w:val="24"/>
          <w:szCs w:val="24"/>
          <w:u w:val="single"/>
          <w:lang w:val="en-US"/>
        </w:rPr>
        <w:t>l skeleton luminescence</w:t>
      </w:r>
    </w:p>
    <w:p w14:paraId="69E34C99" w14:textId="5F2F4C33" w:rsidR="00C12CB2" w:rsidRPr="001C796C" w:rsidRDefault="003C0674" w:rsidP="001C796C">
      <w:pPr>
        <w:spacing w:line="480" w:lineRule="auto"/>
        <w:rPr>
          <w:rFonts w:ascii="Arial" w:hAnsi="Arial" w:cs="Arial"/>
          <w:sz w:val="24"/>
          <w:szCs w:val="24"/>
          <w:lang w:val="en-US"/>
        </w:rPr>
      </w:pPr>
      <w:r>
        <w:rPr>
          <w:rFonts w:ascii="Arial" w:hAnsi="Arial" w:cs="Arial"/>
          <w:sz w:val="24"/>
          <w:szCs w:val="24"/>
          <w:lang w:val="en-US"/>
        </w:rPr>
        <w:t>Luminescence bands</w:t>
      </w:r>
      <w:r w:rsidR="00AB13A2">
        <w:rPr>
          <w:rFonts w:ascii="Arial" w:hAnsi="Arial" w:cs="Arial"/>
          <w:sz w:val="24"/>
          <w:szCs w:val="24"/>
          <w:lang w:val="en-US"/>
        </w:rPr>
        <w:t xml:space="preserve"> were</w:t>
      </w:r>
      <w:r>
        <w:rPr>
          <w:rFonts w:ascii="Arial" w:hAnsi="Arial" w:cs="Arial"/>
          <w:sz w:val="24"/>
          <w:szCs w:val="24"/>
          <w:lang w:val="en-US"/>
        </w:rPr>
        <w:t xml:space="preserve"> </w:t>
      </w:r>
      <w:r w:rsidR="00AB13A2">
        <w:rPr>
          <w:rFonts w:ascii="Arial" w:hAnsi="Arial" w:cs="Arial"/>
          <w:sz w:val="24"/>
          <w:szCs w:val="24"/>
          <w:lang w:val="en-US"/>
        </w:rPr>
        <w:t xml:space="preserve">present and </w:t>
      </w:r>
      <w:r w:rsidR="00C24D04">
        <w:rPr>
          <w:rFonts w:ascii="Arial" w:hAnsi="Arial" w:cs="Arial"/>
          <w:sz w:val="24"/>
          <w:szCs w:val="24"/>
          <w:lang w:val="en-US"/>
        </w:rPr>
        <w:t xml:space="preserve">visibly </w:t>
      </w:r>
      <w:r w:rsidR="00BA2670">
        <w:rPr>
          <w:rFonts w:ascii="Arial" w:hAnsi="Arial" w:cs="Arial"/>
          <w:sz w:val="24"/>
          <w:szCs w:val="24"/>
          <w:lang w:val="en-US"/>
        </w:rPr>
        <w:t>well-defined</w:t>
      </w:r>
      <w:r>
        <w:rPr>
          <w:rFonts w:ascii="Arial" w:hAnsi="Arial" w:cs="Arial"/>
          <w:sz w:val="24"/>
          <w:szCs w:val="24"/>
          <w:lang w:val="en-US"/>
        </w:rPr>
        <w:t xml:space="preserve"> along the coral </w:t>
      </w:r>
      <w:r w:rsidR="00331BBB">
        <w:rPr>
          <w:rFonts w:ascii="Arial" w:hAnsi="Arial" w:cs="Arial"/>
          <w:sz w:val="24"/>
          <w:szCs w:val="24"/>
          <w:lang w:val="en-US"/>
        </w:rPr>
        <w:t xml:space="preserve">cores </w:t>
      </w:r>
      <w:r w:rsidR="00FF7D0D">
        <w:rPr>
          <w:rFonts w:ascii="Arial" w:hAnsi="Arial" w:cs="Arial"/>
          <w:sz w:val="24"/>
          <w:szCs w:val="24"/>
          <w:lang w:val="en-US"/>
        </w:rPr>
        <w:t>(Fig. 4</w:t>
      </w:r>
      <w:r w:rsidR="00D60CEE">
        <w:rPr>
          <w:rFonts w:ascii="Arial" w:hAnsi="Arial" w:cs="Arial"/>
          <w:sz w:val="24"/>
          <w:szCs w:val="24"/>
          <w:lang w:val="en-US"/>
        </w:rPr>
        <w:t xml:space="preserve">). </w:t>
      </w:r>
      <w:r w:rsidR="00747ABA">
        <w:rPr>
          <w:rFonts w:ascii="Arial" w:hAnsi="Arial" w:cs="Arial"/>
          <w:sz w:val="24"/>
          <w:szCs w:val="24"/>
          <w:lang w:val="en-US"/>
        </w:rPr>
        <w:t>The hydrological records (water flow, water level, sediment load, precipitation) were significa</w:t>
      </w:r>
      <w:ins w:id="145" w:author="Autorizado" w:date="2019-08-14T12:21:00Z">
        <w:r w:rsidR="00CF08AB">
          <w:rPr>
            <w:rFonts w:ascii="Arial" w:hAnsi="Arial" w:cs="Arial"/>
            <w:sz w:val="24"/>
            <w:szCs w:val="24"/>
            <w:lang w:val="en-US"/>
          </w:rPr>
          <w:t>n</w:t>
        </w:r>
      </w:ins>
      <w:r w:rsidR="00747ABA">
        <w:rPr>
          <w:rFonts w:ascii="Arial" w:hAnsi="Arial" w:cs="Arial"/>
          <w:sz w:val="24"/>
          <w:szCs w:val="24"/>
          <w:lang w:val="en-US"/>
        </w:rPr>
        <w:t>t</w:t>
      </w:r>
      <w:del w:id="146" w:author="Autorizado" w:date="2019-08-14T12:21:00Z">
        <w:r w:rsidR="00747ABA" w:rsidDel="00CF08AB">
          <w:rPr>
            <w:rFonts w:ascii="Arial" w:hAnsi="Arial" w:cs="Arial"/>
            <w:sz w:val="24"/>
            <w:szCs w:val="24"/>
            <w:lang w:val="en-US"/>
          </w:rPr>
          <w:delText>ive</w:delText>
        </w:r>
      </w:del>
      <w:r w:rsidR="00747ABA">
        <w:rPr>
          <w:rFonts w:ascii="Arial" w:hAnsi="Arial" w:cs="Arial"/>
          <w:sz w:val="24"/>
          <w:szCs w:val="24"/>
          <w:lang w:val="en-US"/>
        </w:rPr>
        <w:t xml:space="preserve">ly correlated with luminescence in each coral core (Table 3). SST, SOI and AMO showed correlations with the G/B values as well, but </w:t>
      </w:r>
      <w:r w:rsidR="00747ABA">
        <w:rPr>
          <w:rFonts w:ascii="Arial" w:hAnsi="Arial" w:cs="Arial"/>
          <w:sz w:val="24"/>
          <w:szCs w:val="24"/>
          <w:lang w:val="en-US"/>
        </w:rPr>
        <w:lastRenderedPageBreak/>
        <w:t xml:space="preserve">not in all coral cores (Table 3). </w:t>
      </w:r>
      <w:r w:rsidR="00D60CEE">
        <w:rPr>
          <w:rFonts w:ascii="Arial" w:hAnsi="Arial" w:cs="Arial"/>
          <w:sz w:val="24"/>
          <w:szCs w:val="24"/>
          <w:lang w:val="en-US"/>
        </w:rPr>
        <w:t>The</w:t>
      </w:r>
      <w:r w:rsidR="00E26714">
        <w:rPr>
          <w:rFonts w:ascii="Arial" w:hAnsi="Arial" w:cs="Arial"/>
          <w:sz w:val="24"/>
          <w:szCs w:val="24"/>
          <w:lang w:val="en-US"/>
        </w:rPr>
        <w:t xml:space="preserve"> </w:t>
      </w:r>
      <w:r w:rsidR="00FF7D0D">
        <w:rPr>
          <w:rFonts w:ascii="Arial" w:hAnsi="Arial" w:cs="Arial"/>
          <w:sz w:val="24"/>
          <w:szCs w:val="24"/>
          <w:lang w:val="en-US"/>
        </w:rPr>
        <w:t>STDA</w:t>
      </w:r>
      <w:r w:rsidR="00D60CEE">
        <w:rPr>
          <w:rFonts w:ascii="Arial" w:hAnsi="Arial" w:cs="Arial"/>
          <w:sz w:val="24"/>
          <w:szCs w:val="24"/>
          <w:lang w:val="en-US"/>
        </w:rPr>
        <w:t xml:space="preserve"> of </w:t>
      </w:r>
      <w:r w:rsidR="00E26714">
        <w:rPr>
          <w:rFonts w:ascii="Arial" w:hAnsi="Arial" w:cs="Arial"/>
          <w:sz w:val="24"/>
          <w:szCs w:val="24"/>
          <w:lang w:val="en-US"/>
        </w:rPr>
        <w:t xml:space="preserve">environmental records </w:t>
      </w:r>
      <w:r w:rsidR="00402A87">
        <w:rPr>
          <w:rFonts w:ascii="Arial" w:hAnsi="Arial" w:cs="Arial"/>
          <w:sz w:val="24"/>
          <w:szCs w:val="24"/>
          <w:lang w:val="en-US"/>
        </w:rPr>
        <w:t>revealed</w:t>
      </w:r>
      <w:r w:rsidR="00E26714">
        <w:rPr>
          <w:rFonts w:ascii="Arial" w:hAnsi="Arial" w:cs="Arial"/>
          <w:sz w:val="24"/>
          <w:szCs w:val="24"/>
          <w:lang w:val="en-US"/>
        </w:rPr>
        <w:t xml:space="preserve"> </w:t>
      </w:r>
      <w:r w:rsidR="00747962">
        <w:rPr>
          <w:rFonts w:ascii="Arial" w:hAnsi="Arial" w:cs="Arial"/>
          <w:sz w:val="24"/>
          <w:szCs w:val="24"/>
          <w:lang w:val="en-US"/>
        </w:rPr>
        <w:t>more frequent positive anomalies after 1998 (Fig. 6).</w:t>
      </w:r>
      <w:r w:rsidR="00C24D04">
        <w:rPr>
          <w:rFonts w:ascii="Arial" w:hAnsi="Arial" w:cs="Arial"/>
          <w:sz w:val="24"/>
          <w:szCs w:val="24"/>
          <w:lang w:val="en-US"/>
        </w:rPr>
        <w:t xml:space="preserve"> </w:t>
      </w:r>
      <w:commentRangeStart w:id="147"/>
      <w:r w:rsidR="00747962">
        <w:rPr>
          <w:rFonts w:ascii="Arial" w:hAnsi="Arial" w:cs="Arial"/>
          <w:sz w:val="24"/>
          <w:szCs w:val="24"/>
          <w:lang w:val="en-US"/>
        </w:rPr>
        <w:t>In contrast</w:t>
      </w:r>
      <w:r w:rsidR="00D60CEE">
        <w:rPr>
          <w:rFonts w:ascii="Arial" w:hAnsi="Arial" w:cs="Arial"/>
          <w:sz w:val="24"/>
          <w:szCs w:val="24"/>
          <w:lang w:val="en-US"/>
        </w:rPr>
        <w:t xml:space="preserve">, </w:t>
      </w:r>
      <w:r w:rsidR="00331BBB">
        <w:rPr>
          <w:rFonts w:ascii="Arial" w:hAnsi="Arial" w:cs="Arial"/>
          <w:sz w:val="24"/>
          <w:szCs w:val="24"/>
          <w:lang w:val="en-US"/>
        </w:rPr>
        <w:t>the</w:t>
      </w:r>
      <w:r w:rsidR="00D60CEE">
        <w:rPr>
          <w:rFonts w:ascii="Arial" w:hAnsi="Arial" w:cs="Arial"/>
          <w:sz w:val="24"/>
          <w:szCs w:val="24"/>
          <w:lang w:val="en-US"/>
        </w:rPr>
        <w:t xml:space="preserve"> G/B </w:t>
      </w:r>
      <w:r w:rsidR="00331BBB">
        <w:rPr>
          <w:rFonts w:ascii="Arial" w:hAnsi="Arial" w:cs="Arial"/>
          <w:sz w:val="24"/>
          <w:szCs w:val="24"/>
          <w:lang w:val="en-US"/>
        </w:rPr>
        <w:t>values</w:t>
      </w:r>
      <w:r w:rsidR="00D60CEE">
        <w:rPr>
          <w:rFonts w:ascii="Arial" w:hAnsi="Arial" w:cs="Arial"/>
          <w:sz w:val="24"/>
          <w:szCs w:val="24"/>
          <w:lang w:val="en-US"/>
        </w:rPr>
        <w:t xml:space="preserve"> </w:t>
      </w:r>
      <w:r w:rsidR="00747962">
        <w:rPr>
          <w:rFonts w:ascii="Arial" w:hAnsi="Arial" w:cs="Arial"/>
          <w:sz w:val="24"/>
          <w:szCs w:val="24"/>
          <w:lang w:val="en-US"/>
        </w:rPr>
        <w:t xml:space="preserve">for each coral were more frequently negative anomalies </w:t>
      </w:r>
      <w:r w:rsidR="00C24D04">
        <w:rPr>
          <w:rFonts w:ascii="Arial" w:hAnsi="Arial" w:cs="Arial"/>
          <w:sz w:val="24"/>
          <w:szCs w:val="24"/>
          <w:lang w:val="en-US"/>
        </w:rPr>
        <w:t xml:space="preserve">after the same year </w:t>
      </w:r>
      <w:r w:rsidR="00747962">
        <w:rPr>
          <w:rFonts w:ascii="Arial" w:hAnsi="Arial" w:cs="Arial"/>
          <w:sz w:val="24"/>
          <w:szCs w:val="24"/>
          <w:lang w:val="en-US"/>
        </w:rPr>
        <w:t>(Fig. 6).</w:t>
      </w:r>
      <w:r w:rsidR="00BB0DFE">
        <w:rPr>
          <w:rFonts w:ascii="Arial" w:hAnsi="Arial" w:cs="Arial"/>
          <w:sz w:val="24"/>
          <w:szCs w:val="24"/>
          <w:lang w:val="en-US"/>
        </w:rPr>
        <w:t xml:space="preserve"> </w:t>
      </w:r>
      <w:commentRangeEnd w:id="147"/>
      <w:r w:rsidR="00EB0D70">
        <w:rPr>
          <w:rStyle w:val="Refdecomentario"/>
        </w:rPr>
        <w:commentReference w:id="147"/>
      </w:r>
      <w:r w:rsidR="00C24D04">
        <w:rPr>
          <w:rFonts w:ascii="Arial" w:hAnsi="Arial" w:cs="Arial"/>
          <w:sz w:val="24"/>
          <w:szCs w:val="24"/>
          <w:lang w:val="en-US"/>
        </w:rPr>
        <w:t>However, the oscillation patterns of G/B values are similar to the SOI</w:t>
      </w:r>
      <w:r w:rsidR="00747ABA">
        <w:rPr>
          <w:rFonts w:ascii="Arial" w:hAnsi="Arial" w:cs="Arial"/>
          <w:sz w:val="24"/>
          <w:szCs w:val="24"/>
          <w:lang w:val="en-US"/>
        </w:rPr>
        <w:t>. The</w:t>
      </w:r>
      <w:r w:rsidR="00C24D04">
        <w:rPr>
          <w:rFonts w:ascii="Arial" w:hAnsi="Arial" w:cs="Arial"/>
          <w:sz w:val="24"/>
          <w:szCs w:val="24"/>
          <w:lang w:val="en-US"/>
        </w:rPr>
        <w:t xml:space="preserve"> 1997-98</w:t>
      </w:r>
      <w:r w:rsidR="00747ABA">
        <w:rPr>
          <w:rFonts w:ascii="Arial" w:hAnsi="Arial" w:cs="Arial"/>
          <w:sz w:val="24"/>
          <w:szCs w:val="24"/>
          <w:lang w:val="en-US"/>
        </w:rPr>
        <w:t xml:space="preserve"> El Niño event</w:t>
      </w:r>
      <w:r w:rsidR="00C24D04">
        <w:rPr>
          <w:rFonts w:ascii="Arial" w:hAnsi="Arial" w:cs="Arial"/>
          <w:sz w:val="24"/>
          <w:szCs w:val="24"/>
          <w:lang w:val="en-US"/>
        </w:rPr>
        <w:t xml:space="preserve"> represented a common decline in hydrological data and G/B values for every single coral (Fig. 6). </w:t>
      </w:r>
      <w:r w:rsidR="00747ABA">
        <w:rPr>
          <w:rFonts w:ascii="Arial" w:hAnsi="Arial" w:cs="Arial"/>
          <w:sz w:val="24"/>
          <w:szCs w:val="24"/>
          <w:lang w:val="en-US"/>
        </w:rPr>
        <w:t xml:space="preserve">This suggest </w:t>
      </w:r>
      <w:r w:rsidR="00BB0DFE">
        <w:rPr>
          <w:rFonts w:ascii="Arial" w:hAnsi="Arial" w:cs="Arial"/>
          <w:sz w:val="24"/>
          <w:szCs w:val="24"/>
          <w:lang w:val="en-US"/>
        </w:rPr>
        <w:t>t</w:t>
      </w:r>
      <w:r w:rsidR="00747ABA">
        <w:rPr>
          <w:rFonts w:ascii="Arial" w:hAnsi="Arial" w:cs="Arial"/>
          <w:sz w:val="24"/>
          <w:szCs w:val="24"/>
          <w:lang w:val="en-US"/>
        </w:rPr>
        <w:t>he SOI have a notable</w:t>
      </w:r>
      <w:r w:rsidR="00BB0DFE">
        <w:rPr>
          <w:rFonts w:ascii="Arial" w:hAnsi="Arial" w:cs="Arial"/>
          <w:sz w:val="24"/>
          <w:szCs w:val="24"/>
          <w:lang w:val="en-US"/>
        </w:rPr>
        <w:t xml:space="preserve"> influence on the water and sediments discharged by the Canal del </w:t>
      </w:r>
      <w:proofErr w:type="spellStart"/>
      <w:r w:rsidR="00F913C1">
        <w:rPr>
          <w:rFonts w:ascii="Arial" w:hAnsi="Arial" w:cs="Arial"/>
          <w:sz w:val="24"/>
          <w:szCs w:val="24"/>
          <w:lang w:val="en-US"/>
        </w:rPr>
        <w:t>Dique</w:t>
      </w:r>
      <w:proofErr w:type="spellEnd"/>
      <w:r w:rsidR="00F913C1">
        <w:rPr>
          <w:rFonts w:ascii="Arial" w:hAnsi="Arial" w:cs="Arial"/>
          <w:sz w:val="24"/>
          <w:szCs w:val="24"/>
          <w:lang w:val="en-US"/>
        </w:rPr>
        <w:t>, reflected in the skeletal</w:t>
      </w:r>
      <w:r w:rsidR="00BB0DFE">
        <w:rPr>
          <w:rFonts w:ascii="Arial" w:hAnsi="Arial" w:cs="Arial"/>
          <w:sz w:val="24"/>
          <w:szCs w:val="24"/>
          <w:lang w:val="en-US"/>
        </w:rPr>
        <w:t xml:space="preserve"> luminescence </w:t>
      </w:r>
      <w:r w:rsidR="00747ABA">
        <w:rPr>
          <w:rFonts w:ascii="Arial" w:hAnsi="Arial" w:cs="Arial"/>
          <w:sz w:val="24"/>
          <w:szCs w:val="24"/>
          <w:lang w:val="en-US"/>
        </w:rPr>
        <w:t>of some corals</w:t>
      </w:r>
      <w:r w:rsidR="00BB0DFE">
        <w:rPr>
          <w:rFonts w:ascii="Arial" w:hAnsi="Arial" w:cs="Arial"/>
          <w:sz w:val="24"/>
          <w:szCs w:val="24"/>
          <w:lang w:val="en-US"/>
        </w:rPr>
        <w:t>.</w:t>
      </w:r>
    </w:p>
    <w:p w14:paraId="1DD9F69D" w14:textId="111DF84C" w:rsidR="0038085E" w:rsidRPr="00263F15" w:rsidRDefault="001B0CCE" w:rsidP="001C796C">
      <w:pPr>
        <w:spacing w:line="480" w:lineRule="auto"/>
        <w:rPr>
          <w:rFonts w:ascii="Arial" w:hAnsi="Arial" w:cs="Arial"/>
          <w:b/>
          <w:sz w:val="24"/>
          <w:szCs w:val="24"/>
          <w:lang w:val="en-US"/>
        </w:rPr>
      </w:pPr>
      <w:r w:rsidRPr="00263F15">
        <w:rPr>
          <w:rFonts w:ascii="Arial" w:hAnsi="Arial" w:cs="Arial"/>
          <w:b/>
          <w:sz w:val="24"/>
          <w:szCs w:val="24"/>
          <w:lang w:val="en-US"/>
        </w:rPr>
        <w:t>Discussion</w:t>
      </w:r>
    </w:p>
    <w:p w14:paraId="7E1E6199" w14:textId="4F709EC4" w:rsidR="0061529D" w:rsidRDefault="00421CD3" w:rsidP="001C796C">
      <w:pPr>
        <w:spacing w:line="480" w:lineRule="auto"/>
        <w:rPr>
          <w:rFonts w:ascii="Arial" w:hAnsi="Arial" w:cs="Arial"/>
          <w:sz w:val="24"/>
          <w:szCs w:val="24"/>
        </w:rPr>
      </w:pPr>
      <w:r>
        <w:rPr>
          <w:rFonts w:ascii="Arial" w:hAnsi="Arial" w:cs="Arial"/>
          <w:sz w:val="24"/>
          <w:szCs w:val="24"/>
          <w:lang w:val="en-US"/>
        </w:rPr>
        <w:t xml:space="preserve">The </w:t>
      </w:r>
      <w:r w:rsidRPr="00421CD3">
        <w:rPr>
          <w:rFonts w:ascii="Arial" w:hAnsi="Arial" w:cs="Arial"/>
          <w:i/>
          <w:sz w:val="24"/>
          <w:szCs w:val="24"/>
          <w:lang w:val="en-US"/>
        </w:rPr>
        <w:t xml:space="preserve">O. </w:t>
      </w:r>
      <w:proofErr w:type="spellStart"/>
      <w:r w:rsidRPr="00421CD3">
        <w:rPr>
          <w:rFonts w:ascii="Arial" w:hAnsi="Arial" w:cs="Arial"/>
          <w:i/>
          <w:sz w:val="24"/>
          <w:szCs w:val="24"/>
          <w:lang w:val="en-US"/>
        </w:rPr>
        <w:t>faveolata</w:t>
      </w:r>
      <w:proofErr w:type="spellEnd"/>
      <w:r>
        <w:rPr>
          <w:rFonts w:ascii="Arial" w:hAnsi="Arial" w:cs="Arial"/>
          <w:sz w:val="24"/>
          <w:szCs w:val="24"/>
          <w:lang w:val="en-US"/>
        </w:rPr>
        <w:t xml:space="preserve"> corals </w:t>
      </w:r>
      <w:r w:rsidRPr="00421CD3">
        <w:rPr>
          <w:rFonts w:ascii="Arial" w:hAnsi="Arial" w:cs="Arial"/>
          <w:sz w:val="24"/>
          <w:szCs w:val="24"/>
          <w:lang w:val="en-US"/>
        </w:rPr>
        <w:t xml:space="preserve">in </w:t>
      </w:r>
      <w:r>
        <w:rPr>
          <w:rFonts w:ascii="Arial" w:hAnsi="Arial" w:cs="Arial"/>
          <w:sz w:val="24"/>
          <w:szCs w:val="24"/>
          <w:lang w:val="en-US"/>
        </w:rPr>
        <w:t>Varadero Reef are growing under marginal conditions. These corals presented less dense skeletons</w:t>
      </w:r>
      <w:r w:rsidR="00251B26">
        <w:rPr>
          <w:rFonts w:ascii="Arial" w:hAnsi="Arial" w:cs="Arial"/>
          <w:sz w:val="24"/>
          <w:szCs w:val="24"/>
          <w:lang w:val="en-US"/>
        </w:rPr>
        <w:t xml:space="preserve"> (0.73</w:t>
      </w:r>
      <w:r w:rsidR="00A1526F">
        <w:rPr>
          <w:rFonts w:ascii="Arial" w:hAnsi="Arial" w:cs="Arial"/>
          <w:sz w:val="24"/>
          <w:szCs w:val="24"/>
          <w:lang w:val="en-US"/>
        </w:rPr>
        <w:t xml:space="preserve"> ±0.07 g cm</w:t>
      </w:r>
      <w:r w:rsidR="00A1526F" w:rsidRPr="00A1526F">
        <w:rPr>
          <w:rFonts w:ascii="Arial" w:hAnsi="Arial" w:cs="Arial"/>
          <w:sz w:val="24"/>
          <w:szCs w:val="24"/>
          <w:vertAlign w:val="superscript"/>
          <w:lang w:val="en-US"/>
        </w:rPr>
        <w:t>-3</w:t>
      </w:r>
      <w:r w:rsidR="00A1526F">
        <w:rPr>
          <w:rFonts w:ascii="Arial" w:hAnsi="Arial" w:cs="Arial"/>
          <w:sz w:val="24"/>
          <w:szCs w:val="24"/>
          <w:lang w:val="en-US"/>
        </w:rPr>
        <w:t>)</w:t>
      </w:r>
      <w:r>
        <w:rPr>
          <w:rFonts w:ascii="Arial" w:hAnsi="Arial" w:cs="Arial"/>
          <w:sz w:val="24"/>
          <w:szCs w:val="24"/>
          <w:lang w:val="en-US"/>
        </w:rPr>
        <w:t xml:space="preserve"> and lower calcification rates</w:t>
      </w:r>
      <w:r w:rsidR="00A1526F">
        <w:rPr>
          <w:rFonts w:ascii="Arial" w:hAnsi="Arial" w:cs="Arial"/>
          <w:sz w:val="24"/>
          <w:szCs w:val="24"/>
          <w:lang w:val="en-US"/>
        </w:rPr>
        <w:t xml:space="preserve"> (0.78 ±0.09 g cm</w:t>
      </w:r>
      <w:r w:rsidR="00A1526F" w:rsidRPr="00A1526F">
        <w:rPr>
          <w:rFonts w:ascii="Arial" w:hAnsi="Arial" w:cs="Arial"/>
          <w:sz w:val="24"/>
          <w:szCs w:val="24"/>
          <w:vertAlign w:val="superscript"/>
          <w:lang w:val="en-US"/>
        </w:rPr>
        <w:t>-2</w:t>
      </w:r>
      <w:r w:rsidR="00A1526F">
        <w:rPr>
          <w:rFonts w:ascii="Arial" w:hAnsi="Arial" w:cs="Arial"/>
          <w:sz w:val="24"/>
          <w:szCs w:val="24"/>
          <w:lang w:val="en-US"/>
        </w:rPr>
        <w:t xml:space="preserve"> yr</w:t>
      </w:r>
      <w:r w:rsidR="00A1526F" w:rsidRPr="00A1526F">
        <w:rPr>
          <w:rFonts w:ascii="Arial" w:hAnsi="Arial" w:cs="Arial"/>
          <w:sz w:val="24"/>
          <w:szCs w:val="24"/>
          <w:vertAlign w:val="superscript"/>
          <w:lang w:val="en-US"/>
        </w:rPr>
        <w:t>-1</w:t>
      </w:r>
      <w:r w:rsidR="00A1526F">
        <w:rPr>
          <w:rFonts w:ascii="Arial" w:hAnsi="Arial" w:cs="Arial"/>
          <w:sz w:val="24"/>
          <w:szCs w:val="24"/>
          <w:lang w:val="en-US"/>
        </w:rPr>
        <w:t>)</w:t>
      </w:r>
      <w:r w:rsidR="00F75B51">
        <w:rPr>
          <w:rFonts w:ascii="Arial" w:hAnsi="Arial" w:cs="Arial"/>
          <w:sz w:val="24"/>
          <w:szCs w:val="24"/>
          <w:lang w:val="en-US"/>
        </w:rPr>
        <w:t>,</w:t>
      </w:r>
      <w:r>
        <w:rPr>
          <w:rFonts w:ascii="Arial" w:hAnsi="Arial" w:cs="Arial"/>
          <w:sz w:val="24"/>
          <w:szCs w:val="24"/>
          <w:lang w:val="en-US"/>
        </w:rPr>
        <w:t xml:space="preserve"> </w:t>
      </w:r>
      <w:del w:id="148" w:author="Autorizado" w:date="2019-08-14T13:18:00Z">
        <w:r w:rsidDel="00763F4F">
          <w:rPr>
            <w:rFonts w:ascii="Arial" w:hAnsi="Arial" w:cs="Arial"/>
            <w:sz w:val="24"/>
            <w:szCs w:val="24"/>
            <w:lang w:val="en-US"/>
          </w:rPr>
          <w:delText>in comparis</w:delText>
        </w:r>
        <w:r w:rsidR="00A1526F" w:rsidDel="00763F4F">
          <w:rPr>
            <w:rFonts w:ascii="Arial" w:hAnsi="Arial" w:cs="Arial"/>
            <w:sz w:val="24"/>
            <w:szCs w:val="24"/>
            <w:lang w:val="en-US"/>
          </w:rPr>
          <w:delText>on</w:delText>
        </w:r>
      </w:del>
      <w:ins w:id="149" w:author="Autorizado" w:date="2019-08-14T13:18:00Z">
        <w:r w:rsidR="00763F4F">
          <w:rPr>
            <w:rFonts w:ascii="Arial" w:hAnsi="Arial" w:cs="Arial"/>
            <w:sz w:val="24"/>
            <w:szCs w:val="24"/>
            <w:lang w:val="en-US"/>
          </w:rPr>
          <w:t>compared</w:t>
        </w:r>
      </w:ins>
      <w:r w:rsidR="00A1526F">
        <w:rPr>
          <w:rFonts w:ascii="Arial" w:hAnsi="Arial" w:cs="Arial"/>
          <w:sz w:val="24"/>
          <w:szCs w:val="24"/>
          <w:lang w:val="en-US"/>
        </w:rPr>
        <w:t xml:space="preserve"> to previous</w:t>
      </w:r>
      <w:r>
        <w:rPr>
          <w:rFonts w:ascii="Arial" w:hAnsi="Arial" w:cs="Arial"/>
          <w:sz w:val="24"/>
          <w:szCs w:val="24"/>
          <w:lang w:val="en-US"/>
        </w:rPr>
        <w:t xml:space="preserve"> values reported in </w:t>
      </w:r>
      <w:r w:rsidR="00A1526F">
        <w:rPr>
          <w:rFonts w:ascii="Arial" w:hAnsi="Arial" w:cs="Arial"/>
          <w:sz w:val="24"/>
          <w:szCs w:val="24"/>
          <w:lang w:val="en-US"/>
        </w:rPr>
        <w:t>literature</w:t>
      </w:r>
      <w:r>
        <w:rPr>
          <w:rFonts w:ascii="Arial" w:hAnsi="Arial" w:cs="Arial"/>
          <w:sz w:val="24"/>
          <w:szCs w:val="24"/>
          <w:lang w:val="en-US"/>
        </w:rPr>
        <w:t xml:space="preserve"> for the same species</w:t>
      </w:r>
      <w:r w:rsidR="00E11BCD">
        <w:rPr>
          <w:rFonts w:ascii="Arial" w:hAnsi="Arial" w:cs="Arial"/>
          <w:sz w:val="24"/>
          <w:szCs w:val="24"/>
          <w:lang w:val="en-US"/>
        </w:rPr>
        <w:t xml:space="preserve"> growing at 3‒9 m depth, </w:t>
      </w:r>
      <w:r w:rsidR="004E66A9">
        <w:rPr>
          <w:rFonts w:ascii="Arial" w:hAnsi="Arial" w:cs="Arial"/>
          <w:sz w:val="24"/>
          <w:szCs w:val="24"/>
          <w:lang w:val="en-US"/>
        </w:rPr>
        <w:t>1.08</w:t>
      </w:r>
      <w:r w:rsidR="00E11BCD">
        <w:rPr>
          <w:rFonts w:ascii="Arial" w:hAnsi="Arial" w:cs="Arial"/>
          <w:sz w:val="24"/>
          <w:szCs w:val="24"/>
          <w:lang w:val="en-US"/>
        </w:rPr>
        <w:t>‒1.34</w:t>
      </w:r>
      <w:r w:rsidR="004E66A9">
        <w:rPr>
          <w:rFonts w:ascii="Arial" w:hAnsi="Arial" w:cs="Arial"/>
          <w:sz w:val="24"/>
          <w:szCs w:val="24"/>
          <w:lang w:val="en-US"/>
        </w:rPr>
        <w:t xml:space="preserve"> g cm</w:t>
      </w:r>
      <w:r w:rsidR="004E66A9" w:rsidRPr="004E66A9">
        <w:rPr>
          <w:rFonts w:ascii="Arial" w:hAnsi="Arial" w:cs="Arial"/>
          <w:sz w:val="24"/>
          <w:szCs w:val="24"/>
          <w:vertAlign w:val="superscript"/>
          <w:lang w:val="en-US"/>
        </w:rPr>
        <w:t>-3</w:t>
      </w:r>
      <w:r w:rsidR="00E11BCD">
        <w:rPr>
          <w:rFonts w:ascii="Arial" w:hAnsi="Arial" w:cs="Arial"/>
          <w:sz w:val="24"/>
          <w:szCs w:val="24"/>
          <w:lang w:val="en-US"/>
        </w:rPr>
        <w:t xml:space="preserve"> and </w:t>
      </w:r>
      <w:r w:rsidR="004E66A9">
        <w:rPr>
          <w:rFonts w:ascii="Arial" w:hAnsi="Arial" w:cs="Arial"/>
          <w:sz w:val="24"/>
          <w:szCs w:val="24"/>
          <w:lang w:val="en-US"/>
        </w:rPr>
        <w:t>0.83</w:t>
      </w:r>
      <w:r w:rsidR="00E11BCD">
        <w:rPr>
          <w:rFonts w:ascii="Arial" w:hAnsi="Arial" w:cs="Arial"/>
          <w:sz w:val="24"/>
          <w:szCs w:val="24"/>
          <w:lang w:val="en-US"/>
        </w:rPr>
        <w:t>‒1.10</w:t>
      </w:r>
      <w:r w:rsidR="004E66A9">
        <w:rPr>
          <w:rFonts w:ascii="Arial" w:hAnsi="Arial" w:cs="Arial"/>
          <w:sz w:val="24"/>
          <w:szCs w:val="24"/>
          <w:lang w:val="en-US"/>
        </w:rPr>
        <w:t xml:space="preserve"> g cm</w:t>
      </w:r>
      <w:r w:rsidR="004E66A9" w:rsidRPr="004E66A9">
        <w:rPr>
          <w:rFonts w:ascii="Arial" w:hAnsi="Arial" w:cs="Arial"/>
          <w:sz w:val="24"/>
          <w:szCs w:val="24"/>
          <w:vertAlign w:val="superscript"/>
          <w:lang w:val="en-US"/>
        </w:rPr>
        <w:t>-2</w:t>
      </w:r>
      <w:r w:rsidR="004E66A9">
        <w:rPr>
          <w:rFonts w:ascii="Arial" w:hAnsi="Arial" w:cs="Arial"/>
          <w:sz w:val="24"/>
          <w:szCs w:val="24"/>
          <w:lang w:val="en-US"/>
        </w:rPr>
        <w:t xml:space="preserve"> yr</w:t>
      </w:r>
      <w:r w:rsidR="004E66A9" w:rsidRPr="004E66A9">
        <w:rPr>
          <w:rFonts w:ascii="Arial" w:hAnsi="Arial" w:cs="Arial"/>
          <w:sz w:val="24"/>
          <w:szCs w:val="24"/>
          <w:vertAlign w:val="superscript"/>
          <w:lang w:val="en-US"/>
        </w:rPr>
        <w:t>-1</w:t>
      </w:r>
      <w:r w:rsidR="004E66A9">
        <w:rPr>
          <w:rFonts w:ascii="Arial" w:hAnsi="Arial" w:cs="Arial"/>
          <w:sz w:val="24"/>
          <w:szCs w:val="24"/>
          <w:lang w:val="en-US"/>
        </w:rPr>
        <w:t xml:space="preserve">, respectively </w:t>
      </w:r>
      <w:r w:rsidR="004E66A9">
        <w:rPr>
          <w:rFonts w:ascii="Arial" w:hAnsi="Arial" w:cs="Arial"/>
          <w:sz w:val="24"/>
          <w:szCs w:val="24"/>
          <w:lang w:val="en-US"/>
        </w:rPr>
        <w:fldChar w:fldCharType="begin" w:fldLock="1"/>
      </w:r>
      <w:r w:rsidR="00AC1795">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Caribbean","type":"article-journal","volume":"6"},"uris":["http://www.mendeley.com/documents/?uuid=1155b45c-3ab0-4c4c-b793-4fc8d0147f03"]},{"id":"ITEM-2","itemData":{"DOI":"10.3354/meps11085","ISSN":"01718630","abstract":"Coral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inshore.","author":[{"dropping-particle":"","family":"Manzello","given":"Derek P.","non-dropping-particle":"","parse-names":false,"suffix":""},{"dropping-particle":"","family":"Enochs","given":"Ian C.","non-dropping-particle":"","parse-names":false,"suffix":""},{"dropping-particle":"","family":"Kolodziej","given":"Graham","non-dropping-particle":"","parse-names":false,"suffix":""},{"dropping-particle":"","family":"Carlton","given":"Renée","non-dropping-particle":"","parse-names":false,"suffix":""}],"container-title":"Marine Ecology Progress Series","id":"ITEM-2","issue":"Walter 2014","issued":{"date-parts":[["2015"]]},"page":"81-89","title":"Recent decade of growth and calcification of &lt;i&gt;Orbicella faveolata&lt;/i&gt; in the Florida Keys: An inshore-offshore comparison","type":"article-journal","volume":"521"},"uris":["http://www.mendeley.com/documents/?uuid=40ec27e3-2737-4f6d-bab2-362fa4cbb05a"]},{"id":"ITEM-3","itemData":{"DOI":"10.1038/ncomms1222","ISBN":"2041-1723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Communications","id":"ITEM-3","issued":{"date-parts":[["2011"]]},"page":"215","publisher":"Nature Publishing Group","title":"Growth rates of Florida corals from 1937 to 1996 and their response to climate change","type":"article-journal","volume":"2"},"uris":["http://www.mendeley.com/documents/?uuid=f32bbc3a-ae0d-4732-857c-32a75f0d9697"]},{"id":"ITEM-4","itemData":{"DOI":"10.1371/journal.pone.0032859","ISBN":"0009-2541","ISSN":"00079723","PMID":"23940820","abstract":"Reductions in calcification in reef-building corals occur when thermal conditions are suboptimal, but it is unclear how they vary between genera in response to the same thermal stress event. Using densitometry techniques, we investigate reductions in the calcification rate of massive Porites spp. from the Great Barrier Reef (GBR), and P. astreoides, Montastraea faveolata, and M. franksi from the Mesoamerican Barrier Reef (MBR), and correlate them to thermal stress associated with ocean warming. Results show that Porites spp. are more sensitive to increasing temperature than Montastraea, with calcification rates decreasing by 0.40 g cm22 year21 in Porites spp. and 0.12 g cm22 year21 in Montastraea spp. for each 1uC increase. Under similar warming trends, the predicted calcification rates at 2100 are close to zero in Porites spp. and reduced by 40% in Montastraea spp. However, these predictions do not account for ocean acidification. Although yearly mean aragonite saturation (Var) at MBR sites has recently decreased, only P. astreoides at Chinchorro showed a reduction in calcification. In corals at the other sites calcification did not change, indicating there was no widespread effect of Var changes on coral calcification rate in the MBR. Even in the absence of ocean acidification, differential reductions in calcification between Porites spp. and Montastraea spp. associated with warming might be expected to have significant ecological repercussions. For instance, Porites spp. invest increased calcification in extension, and under warming scenarios it may reduce their ability to compete for space. As a consequence, shifts in taxonomic composition would be expected in Indo-Pacific reefs with uncertain repercussions for biodiversity. By contrast, Montastraea spp. use their increased calcification resources to construct denser skeletons. Reductions in calcification would therefore make them more susceptible to both physical and biological breakdown, seriously affecting ecosystem function in Atlantic reefs.","author":[{"dropping-particle":"","family":"Carricart-Ganivet","given":"Juan P.","non-dropping-particle":"","parse-names":false,"suffix":""},{"dropping-particle":"","family":"Cabanillas-Terán","given":"Nancy","non-dropping-particle":"","parse-names":false,"suffix":""},{"dropping-particle":"","family":"Cruz-Ortega","given":"Israel","non-dropping-particle":"","parse-names":false,"suffix":""},{"dropping-particle":"","family":"Blanchon","given":"Paul","non-dropping-particle":"","parse-names":false,"suffix":""}],"container-title":"PLoS ONE","id":"ITEM-4","issue":"3","issued":{"date-parts":[["2012"]]},"page":"e32859","title":"Sensitivity of calcification to thermal stress varies among genera of massive reef-building corals","type":"article-journal","volume":"7"},"uris":["http://www.mendeley.com/documents/?uuid=4742eb25-3d55-407a-8602-b2d6d1dda5be"]}],"mendeley":{"formattedCitation":"(Helmle et al. 2011; Carricart-Ganivet et al. 2012; Manzello et al. 2015a; Lizcano-Sandoval et al. 2019)","plainTextFormattedCitation":"(Helmle et al. 2011; Carricart-Ganivet et al. 2012; Manzello et al. 2015a; Lizcano-Sandoval et al. 2019)","previouslyFormattedCitation":"(Helmle et al. 2011; Carricart-Ganivet et al. 2012; Manzello et al. 2015a; Lizcano-Sandoval et al. 2019)"},"properties":{"noteIndex":0},"schema":"https://github.com/citation-style-language/schema/raw/master/csl-citation.json"}</w:instrText>
      </w:r>
      <w:r w:rsidR="004E66A9">
        <w:rPr>
          <w:rFonts w:ascii="Arial" w:hAnsi="Arial" w:cs="Arial"/>
          <w:sz w:val="24"/>
          <w:szCs w:val="24"/>
          <w:lang w:val="en-US"/>
        </w:rPr>
        <w:fldChar w:fldCharType="separate"/>
      </w:r>
      <w:r w:rsidR="00AC1795" w:rsidRPr="00AC1795">
        <w:rPr>
          <w:rFonts w:ascii="Arial" w:hAnsi="Arial" w:cs="Arial"/>
          <w:noProof/>
          <w:sz w:val="24"/>
          <w:szCs w:val="24"/>
          <w:lang w:val="en-US"/>
        </w:rPr>
        <w:t>(Helmle et al. 2011; Carricart-Ganivet et al. 2012; Manzello et al. 2015a; Lizcano-Sandoval et al. 2019)</w:t>
      </w:r>
      <w:r w:rsidR="004E66A9">
        <w:rPr>
          <w:rFonts w:ascii="Arial" w:hAnsi="Arial" w:cs="Arial"/>
          <w:sz w:val="24"/>
          <w:szCs w:val="24"/>
          <w:lang w:val="en-US"/>
        </w:rPr>
        <w:fldChar w:fldCharType="end"/>
      </w:r>
      <w:r w:rsidR="00251B26" w:rsidRPr="007B45E1">
        <w:rPr>
          <w:rFonts w:ascii="Arial" w:hAnsi="Arial" w:cs="Arial"/>
          <w:sz w:val="24"/>
          <w:szCs w:val="24"/>
          <w:lang w:val="en-US"/>
        </w:rPr>
        <w:t>.</w:t>
      </w:r>
      <w:r w:rsidR="000D7E42" w:rsidRPr="000D7E42">
        <w:rPr>
          <w:rFonts w:ascii="Arial" w:hAnsi="Arial" w:cs="Arial"/>
          <w:sz w:val="24"/>
          <w:szCs w:val="24"/>
          <w:lang w:val="en-US"/>
        </w:rPr>
        <w:t xml:space="preserve">The time series of coral growth </w:t>
      </w:r>
      <w:r w:rsidR="00592F9B">
        <w:rPr>
          <w:rFonts w:ascii="Arial" w:hAnsi="Arial" w:cs="Arial"/>
          <w:sz w:val="24"/>
          <w:szCs w:val="24"/>
          <w:lang w:val="en-US"/>
        </w:rPr>
        <w:t xml:space="preserve">showed a decline trend in density and calcification. </w:t>
      </w:r>
      <w:r w:rsidR="007B45E1">
        <w:rPr>
          <w:rFonts w:ascii="Arial" w:hAnsi="Arial" w:cs="Arial"/>
          <w:sz w:val="24"/>
          <w:szCs w:val="24"/>
          <w:lang w:val="en-US"/>
        </w:rPr>
        <w:t xml:space="preserve">Similar </w:t>
      </w:r>
      <w:r w:rsidR="007C6025">
        <w:rPr>
          <w:rFonts w:ascii="Arial" w:hAnsi="Arial" w:cs="Arial"/>
          <w:sz w:val="24"/>
          <w:szCs w:val="24"/>
          <w:lang w:val="en-US"/>
        </w:rPr>
        <w:t>trends</w:t>
      </w:r>
      <w:r w:rsidR="007B45E1">
        <w:rPr>
          <w:rFonts w:ascii="Arial" w:hAnsi="Arial" w:cs="Arial"/>
          <w:sz w:val="24"/>
          <w:szCs w:val="24"/>
          <w:lang w:val="en-US"/>
        </w:rPr>
        <w:t xml:space="preserve"> have been</w:t>
      </w:r>
      <w:r w:rsidR="007C6025">
        <w:rPr>
          <w:rFonts w:ascii="Arial" w:hAnsi="Arial" w:cs="Arial"/>
          <w:sz w:val="24"/>
          <w:szCs w:val="24"/>
          <w:lang w:val="en-US"/>
        </w:rPr>
        <w:t xml:space="preserve"> observed in </w:t>
      </w:r>
      <w:r w:rsidR="007B45E1">
        <w:rPr>
          <w:rFonts w:ascii="Arial" w:hAnsi="Arial" w:cs="Arial"/>
          <w:sz w:val="24"/>
          <w:szCs w:val="24"/>
          <w:lang w:val="en-US"/>
        </w:rPr>
        <w:t>other studies</w:t>
      </w:r>
      <w:r w:rsidR="007C6025">
        <w:rPr>
          <w:rFonts w:ascii="Arial" w:hAnsi="Arial" w:cs="Arial"/>
          <w:sz w:val="24"/>
          <w:szCs w:val="24"/>
          <w:lang w:val="en-US"/>
        </w:rPr>
        <w:t xml:space="preserve"> </w:t>
      </w:r>
      <w:r w:rsidR="007B45E1">
        <w:rPr>
          <w:rFonts w:ascii="Arial" w:hAnsi="Arial" w:cs="Arial"/>
          <w:sz w:val="24"/>
          <w:szCs w:val="24"/>
          <w:lang w:val="en-US"/>
        </w:rPr>
        <w:t>of</w:t>
      </w:r>
      <w:r w:rsidR="007C6025">
        <w:rPr>
          <w:rFonts w:ascii="Arial" w:hAnsi="Arial" w:cs="Arial"/>
          <w:sz w:val="24"/>
          <w:szCs w:val="24"/>
          <w:lang w:val="en-US"/>
        </w:rPr>
        <w:t xml:space="preserve"> the coral </w:t>
      </w:r>
      <w:r w:rsidR="007C6025" w:rsidRPr="007C6025">
        <w:rPr>
          <w:rFonts w:ascii="Arial" w:hAnsi="Arial" w:cs="Arial"/>
          <w:i/>
          <w:sz w:val="24"/>
          <w:szCs w:val="24"/>
          <w:lang w:val="en-US"/>
        </w:rPr>
        <w:t xml:space="preserve">O. </w:t>
      </w:r>
      <w:proofErr w:type="spellStart"/>
      <w:r w:rsidR="007C6025" w:rsidRPr="007C6025">
        <w:rPr>
          <w:rFonts w:ascii="Arial" w:hAnsi="Arial" w:cs="Arial"/>
          <w:i/>
          <w:sz w:val="24"/>
          <w:szCs w:val="24"/>
          <w:lang w:val="en-US"/>
        </w:rPr>
        <w:t>faveolata</w:t>
      </w:r>
      <w:proofErr w:type="spellEnd"/>
      <w:r w:rsidR="007C6025">
        <w:rPr>
          <w:rFonts w:ascii="Arial" w:hAnsi="Arial" w:cs="Arial"/>
          <w:sz w:val="24"/>
          <w:szCs w:val="24"/>
          <w:lang w:val="en-US"/>
        </w:rPr>
        <w:t xml:space="preserve"> </w:t>
      </w:r>
      <w:r w:rsidR="007C6025">
        <w:rPr>
          <w:rFonts w:ascii="Arial" w:hAnsi="Arial" w:cs="Arial"/>
          <w:sz w:val="24"/>
          <w:szCs w:val="24"/>
          <w:lang w:val="en-US"/>
        </w:rPr>
        <w:fldChar w:fldCharType="begin" w:fldLock="1"/>
      </w:r>
      <w:r w:rsidR="000924F3">
        <w:rPr>
          <w:rFonts w:ascii="Arial" w:hAnsi="Arial" w:cs="Arial"/>
          <w:sz w:val="24"/>
          <w:szCs w:val="24"/>
          <w:lang w:val="en-US"/>
        </w:rPr>
        <w:instrText>ADDIN CSL_CITATION {"citationItems":[{"id":"ITEM-1","itemData":{"DOI":"10.1038/ncomms1222","ISBN":"2041-1723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Communications","id":"ITEM-1","issued":{"date-parts":[["2011"]]},"page":"215","publisher":"Nature Publishing Group","title":"Growth rates of Florida corals from 1937 to 1996 and their response to climate change","type":"article-journal","volume":"2"},"uris":["http://www.mendeley.com/documents/?uuid=f32bbc3a-ae0d-4732-857c-32a75f0d9697"]},{"id":"ITEM-2","itemData":{"DOI":"10.1111/j.1365-2486.2009.02043.x","ISBN":"1354-1013","ISSN":"13541013","abstract":"Coral bleaching, during which corals lose their symbiotic dinoflagellates, appears to be increasing in frequency and geographic extent, and is typically associated with abnormally high water temperatures and solar irradiance. A key question in coral reef ecology is whether local stressors reduce the coral thermal tolerance threshold, leading to increased bleaching incidence. Using tree-ring techniques, we produced master chronologies of growth rates in the dominant reef builder, massive Montastraea faveolata corals, over the past 75–150 years from the Mesoamerican Reef. Our records indicate that the 1998 mass bleaching event was unprecedented in the past century, despite evidence that water temperatures and solar irradiance in the region were as high or higher mid-century than in more recent decades. We tested the influence on coral extension rate from the interactive effects of human populations and thermal stress, calculated here with degree-heating-months (DHM).We find that when the effects of chronic local stressors, represented by human population, are taken into account, recent reductions in extension rate are better explained than whenDHMis used as the sole predictor. Therefore, the occurrence of mass bleaching on the Mesoamerican reef in 1998 appears to stem from reduced thermal tolerance due to the synergistic impacts of chronic local stressors. Keywords:","author":[{"dropping-particle":"","family":"Carilli","given":"Jessica E.","non-dropping-particle":"","parse-names":false,"suffix":""},{"dropping-particle":"","family":"Norris","given":"Richard D.","non-dropping-particle":"","parse-names":false,"suffix":""},{"dropping-particle":"","family":"Black","given":"Bryan","non-dropping-particle":"","parse-names":false,"suffix":""},{"dropping-particle":"","family":"Walsh","given":"Sheila M.","non-dropping-particle":"","parse-names":false,"suffix":""},{"dropping-particle":"","family":"McField","given":"Melanie","non-dropping-particle":"","parse-names":false,"suffix":""}],"container-title":"Global Change Biology","id":"ITEM-2","issue":"4","issued":{"date-parts":[["2010"]]},"page":"1247-1257","title":"Century-scale records of coral growth rates indicate that local stressors reduce coral thermal tolerance threshold","type":"article-journal","volume":"16"},"uris":["http://www.mendeley.</w:instrText>
      </w:r>
      <w:r w:rsidR="000924F3" w:rsidRPr="00F901E7">
        <w:rPr>
          <w:rFonts w:ascii="Arial" w:hAnsi="Arial" w:cs="Arial"/>
          <w:sz w:val="24"/>
          <w:szCs w:val="24"/>
        </w:rPr>
        <w:instrText>com/documents/?u</w:instrText>
      </w:r>
      <w:r w:rsidR="000924F3" w:rsidRPr="007B45E1">
        <w:rPr>
          <w:rFonts w:ascii="Arial" w:hAnsi="Arial" w:cs="Arial"/>
          <w:sz w:val="24"/>
          <w:szCs w:val="24"/>
        </w:rPr>
        <w:instrText>uid=59f8bf6c-c369-4c16-9a3f-6f8574f4ce6c"]},{"id":"ITEM-3","itemData":{"DOI":"10.3389/fmars.2019.00038","ISSN":"22967745","author":[{"dropping-particle":"","family":"Lizcano-Sandoval","given":"Luis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Science","id":"ITEM-3","issue":"February","issued":{"date-parts":[["2019"]]},"page":"38","title":"Climate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Caribbean","type":"article-journal","volume":"6"},"uris":["http://www.mendeley.com/documents/?uuid=1155b45c-3ab0-4c4c-b793-4fc8d0147f03"]}],"mendeley":{"formattedCitation":"(Carilli et al. 2010; Helmle et al. 2011; Lizcano-Sandoval et al. 2019)","plainTextFormattedCitation":"(Carilli et al. 2010; Helmle et al. 2011; Lizcano-Sandoval et al. 2019)","previouslyFormattedCitation":"(Carilli et al. 2010; Helmle et al. 2011; Lizcano-Sandoval et al. 2019)"},"properties":{"noteIndex":0},"schema":"https://github.com/citation-style-language/schema/raw/master/csl-citation.json"}</w:instrText>
      </w:r>
      <w:r w:rsidR="007C6025">
        <w:rPr>
          <w:rFonts w:ascii="Arial" w:hAnsi="Arial" w:cs="Arial"/>
          <w:sz w:val="24"/>
          <w:szCs w:val="24"/>
          <w:lang w:val="en-US"/>
        </w:rPr>
        <w:fldChar w:fldCharType="separate"/>
      </w:r>
      <w:r w:rsidR="007C6025" w:rsidRPr="007C6025">
        <w:rPr>
          <w:rFonts w:ascii="Arial" w:hAnsi="Arial" w:cs="Arial"/>
          <w:noProof/>
          <w:sz w:val="24"/>
          <w:szCs w:val="24"/>
        </w:rPr>
        <w:t>(Carilli et al. 2010; Helmle et al. 2011; Lizcano-Sandoval et al. 2019)</w:t>
      </w:r>
      <w:r w:rsidR="007C6025">
        <w:rPr>
          <w:rFonts w:ascii="Arial" w:hAnsi="Arial" w:cs="Arial"/>
          <w:sz w:val="24"/>
          <w:szCs w:val="24"/>
          <w:lang w:val="en-US"/>
        </w:rPr>
        <w:fldChar w:fldCharType="end"/>
      </w:r>
      <w:r w:rsidR="007C6025" w:rsidRPr="007C6025">
        <w:rPr>
          <w:rFonts w:ascii="Arial" w:hAnsi="Arial" w:cs="Arial"/>
          <w:sz w:val="24"/>
          <w:szCs w:val="24"/>
        </w:rPr>
        <w:t xml:space="preserve">. </w:t>
      </w:r>
    </w:p>
    <w:p w14:paraId="783577C4" w14:textId="70C1F45B" w:rsidR="0061529D" w:rsidRPr="000D7E42" w:rsidRDefault="0061529D" w:rsidP="0061529D">
      <w:pPr>
        <w:spacing w:line="480" w:lineRule="auto"/>
        <w:rPr>
          <w:rFonts w:ascii="Arial" w:hAnsi="Arial" w:cs="Arial"/>
          <w:sz w:val="24"/>
          <w:szCs w:val="24"/>
          <w:lang w:val="en-US"/>
        </w:rPr>
      </w:pPr>
      <w:r>
        <w:rPr>
          <w:rFonts w:ascii="Arial" w:hAnsi="Arial" w:cs="Arial"/>
          <w:sz w:val="24"/>
          <w:szCs w:val="24"/>
          <w:lang w:val="en-US"/>
        </w:rPr>
        <w:t xml:space="preserve">In this study, SST and AMO were the variables that showed significant correlations with one or more coral growth parameters. </w:t>
      </w:r>
      <w:r w:rsidR="00FF5585">
        <w:rPr>
          <w:rFonts w:ascii="Arial" w:hAnsi="Arial" w:cs="Arial"/>
          <w:sz w:val="24"/>
          <w:szCs w:val="24"/>
          <w:lang w:val="en-US"/>
        </w:rPr>
        <w:t xml:space="preserve">These </w:t>
      </w:r>
      <w:del w:id="150" w:author="Autorizado" w:date="2019-08-14T13:24:00Z">
        <w:r w:rsidR="00FF5585" w:rsidDel="00B13F11">
          <w:rPr>
            <w:rFonts w:ascii="Arial" w:hAnsi="Arial" w:cs="Arial"/>
            <w:sz w:val="24"/>
            <w:szCs w:val="24"/>
            <w:lang w:val="en-US"/>
          </w:rPr>
          <w:delText xml:space="preserve">are </w:delText>
        </w:r>
      </w:del>
      <w:r w:rsidR="00FF5585">
        <w:rPr>
          <w:rFonts w:ascii="Arial" w:hAnsi="Arial" w:cs="Arial"/>
          <w:sz w:val="24"/>
          <w:szCs w:val="24"/>
          <w:lang w:val="en-US"/>
        </w:rPr>
        <w:t xml:space="preserve">variables </w:t>
      </w:r>
      <w:del w:id="151" w:author="Autorizado" w:date="2019-08-14T13:21:00Z">
        <w:r w:rsidR="00FF5585" w:rsidDel="00B13F11">
          <w:rPr>
            <w:rFonts w:ascii="Arial" w:hAnsi="Arial" w:cs="Arial"/>
            <w:sz w:val="24"/>
            <w:szCs w:val="24"/>
            <w:lang w:val="en-US"/>
          </w:rPr>
          <w:delText>having effects</w:delText>
        </w:r>
      </w:del>
      <w:ins w:id="152" w:author="Autorizado" w:date="2019-08-14T13:25:00Z">
        <w:r w:rsidR="00B13F11">
          <w:rPr>
            <w:rFonts w:ascii="Arial" w:hAnsi="Arial" w:cs="Arial"/>
            <w:sz w:val="24"/>
            <w:szCs w:val="24"/>
            <w:lang w:val="en-US"/>
          </w:rPr>
          <w:t>have an effect on</w:t>
        </w:r>
      </w:ins>
      <w:del w:id="153" w:author="Autorizado" w:date="2019-08-14T13:21:00Z">
        <w:r w:rsidR="00FF5585" w:rsidDel="00B13F11">
          <w:rPr>
            <w:rFonts w:ascii="Arial" w:hAnsi="Arial" w:cs="Arial"/>
            <w:sz w:val="24"/>
            <w:szCs w:val="24"/>
            <w:lang w:val="en-US"/>
          </w:rPr>
          <w:delText xml:space="preserve"> on</w:delText>
        </w:r>
      </w:del>
      <w:r w:rsidR="00FF5585">
        <w:rPr>
          <w:rFonts w:ascii="Arial" w:hAnsi="Arial" w:cs="Arial"/>
          <w:sz w:val="24"/>
          <w:szCs w:val="24"/>
          <w:lang w:val="en-US"/>
        </w:rPr>
        <w:t xml:space="preserve"> coral growth, but</w:t>
      </w:r>
      <w:r>
        <w:rPr>
          <w:rFonts w:ascii="Arial" w:hAnsi="Arial" w:cs="Arial"/>
          <w:sz w:val="24"/>
          <w:szCs w:val="24"/>
          <w:lang w:val="en-US"/>
        </w:rPr>
        <w:t xml:space="preserve"> there </w:t>
      </w:r>
      <w:r w:rsidR="00FF5585">
        <w:rPr>
          <w:rFonts w:ascii="Arial" w:hAnsi="Arial" w:cs="Arial"/>
          <w:sz w:val="24"/>
          <w:szCs w:val="24"/>
          <w:lang w:val="en-US"/>
        </w:rPr>
        <w:t>is</w:t>
      </w:r>
      <w:r>
        <w:rPr>
          <w:rFonts w:ascii="Arial" w:hAnsi="Arial" w:cs="Arial"/>
          <w:sz w:val="24"/>
          <w:szCs w:val="24"/>
          <w:lang w:val="en-US"/>
        </w:rPr>
        <w:t xml:space="preserve"> not a clear pattern</w:t>
      </w:r>
      <w:ins w:id="154" w:author="Autorizado" w:date="2019-08-14T13:24:00Z">
        <w:r w:rsidR="00B13F11">
          <w:rPr>
            <w:rFonts w:ascii="Arial" w:hAnsi="Arial" w:cs="Arial"/>
            <w:sz w:val="24"/>
            <w:szCs w:val="24"/>
            <w:lang w:val="en-US"/>
          </w:rPr>
          <w:t xml:space="preserve"> </w:t>
        </w:r>
      </w:ins>
      <w:ins w:id="155" w:author="Autorizado" w:date="2019-08-14T13:25:00Z">
        <w:r w:rsidR="00B13F11">
          <w:rPr>
            <w:rFonts w:ascii="Arial" w:hAnsi="Arial" w:cs="Arial"/>
            <w:sz w:val="24"/>
            <w:szCs w:val="24"/>
            <w:lang w:val="en-US"/>
          </w:rPr>
          <w:t xml:space="preserve">that </w:t>
        </w:r>
      </w:ins>
      <w:ins w:id="156" w:author="Autorizado" w:date="2019-08-14T13:24:00Z">
        <w:r w:rsidR="00B13F11">
          <w:rPr>
            <w:rFonts w:ascii="Arial" w:hAnsi="Arial" w:cs="Arial"/>
            <w:sz w:val="24"/>
            <w:szCs w:val="24"/>
            <w:lang w:val="en-US"/>
          </w:rPr>
          <w:t xml:space="preserve">shows how the growth </w:t>
        </w:r>
        <w:proofErr w:type="spellStart"/>
        <w:r w:rsidR="00B13F11">
          <w:rPr>
            <w:rFonts w:ascii="Arial" w:hAnsi="Arial" w:cs="Arial"/>
            <w:sz w:val="24"/>
            <w:szCs w:val="24"/>
            <w:lang w:val="en-US"/>
          </w:rPr>
          <w:t>of</w:t>
        </w:r>
      </w:ins>
      <w:del w:id="157" w:author="Autorizado" w:date="2019-08-14T13:24:00Z">
        <w:r w:rsidDel="00B13F11">
          <w:rPr>
            <w:rFonts w:ascii="Arial" w:hAnsi="Arial" w:cs="Arial"/>
            <w:sz w:val="24"/>
            <w:szCs w:val="24"/>
            <w:lang w:val="en-US"/>
          </w:rPr>
          <w:delText xml:space="preserve"> </w:delText>
        </w:r>
        <w:r w:rsidR="00FF5585" w:rsidDel="00B13F11">
          <w:rPr>
            <w:rFonts w:ascii="Arial" w:hAnsi="Arial" w:cs="Arial"/>
            <w:sz w:val="24"/>
            <w:szCs w:val="24"/>
            <w:lang w:val="en-US"/>
          </w:rPr>
          <w:delText xml:space="preserve">in </w:delText>
        </w:r>
      </w:del>
      <w:r w:rsidR="00FF5585">
        <w:rPr>
          <w:rFonts w:ascii="Arial" w:hAnsi="Arial" w:cs="Arial"/>
          <w:sz w:val="24"/>
          <w:szCs w:val="24"/>
          <w:lang w:val="en-US"/>
        </w:rPr>
        <w:t>Caribbean</w:t>
      </w:r>
      <w:proofErr w:type="spellEnd"/>
      <w:r w:rsidR="00FF5585">
        <w:rPr>
          <w:rFonts w:ascii="Arial" w:hAnsi="Arial" w:cs="Arial"/>
          <w:sz w:val="24"/>
          <w:szCs w:val="24"/>
          <w:lang w:val="en-US"/>
        </w:rPr>
        <w:t xml:space="preserve"> corals</w:t>
      </w:r>
      <w:ins w:id="158" w:author="Autorizado" w:date="2019-08-14T13:24:00Z">
        <w:r w:rsidR="00B13F11">
          <w:rPr>
            <w:rFonts w:ascii="Arial" w:hAnsi="Arial" w:cs="Arial"/>
            <w:sz w:val="24"/>
            <w:szCs w:val="24"/>
            <w:lang w:val="en-US"/>
          </w:rPr>
          <w:t xml:space="preserve"> is affected</w:t>
        </w:r>
      </w:ins>
      <w:r w:rsidR="00FF5585">
        <w:rPr>
          <w:rFonts w:ascii="Arial" w:hAnsi="Arial" w:cs="Arial"/>
          <w:sz w:val="24"/>
          <w:szCs w:val="24"/>
          <w:lang w:val="en-US"/>
        </w:rPr>
        <w:t xml:space="preserve"> </w:t>
      </w:r>
      <w:r w:rsidR="00FF5585">
        <w:rPr>
          <w:rFonts w:ascii="Arial" w:hAnsi="Arial" w:cs="Arial"/>
          <w:sz w:val="24"/>
          <w:szCs w:val="24"/>
          <w:lang w:val="en-US"/>
        </w:rPr>
        <w:fldChar w:fldCharType="begin" w:fldLock="1"/>
      </w:r>
      <w:r w:rsidR="00AC1795">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Caribbean","type":"article-journal","volume":"6"},"uris":["http://www.mendeley.com/documents/?uuid=1155b45c-3ab0-4c4c-b793-4fc8d0147f03"]},{"id":"ITEM-2","itemData":{"DOI":"10.1038/ncomms1222","ISBN":"2041-1723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Communications","id":"ITEM-2","issued":{"date-parts":[["2011"]]},"page":"215","publisher":"Nature Publishing Group","title":"Growth rates of Florida corals from 1937 to 1996 and their response to climate change","type":"article-journal","volume":"2"},"uris":["http://www.mendeley.com/documents/?uuid=f32bbc3a-ae0d-4732-857c-32a75f0d9697"]},{"id":"ITEM-3","itemData":{"DOI":"10.1038/ngeo1780","ISBN":"1752-0894","ISSN":"17520894","abstract":"Coral growth rates are highly dependent on environmental variables such as sea surface temperature1, 2 and solar irradiance3, 4. Multi-decadal variability in coral growth rates has been documented throughout the Caribbean over the past 150–200 years5, 6, and linked to variations in Atlantic sea surface temperatures5. Multi-decadal variability in sea surface temperatures in the North Atlantic, in turn, has been linked to volcanic and anthropogenic aerosol forcing7. Here, we examine the drivers of changes in coral growth rates in the western Caribbean between 1880 and 2000, using previously published coral growth chronologies from two sites in the region, and a numerical model. Changes in coral growth rates over this period coincided with variations in sea surface temperature and incoming short-wave radiation. Our model simulations show that variations in the concentration of anthropogenic aerosols caused variations in sea surface temperature and incoming radiation in the second half of the twentieth century. Before this, variations in volcanic aerosols may have played a more important role. With the exception of extreme mass bleaching events, we suggest that neither climate change from greenhouse-gas emissions nor ocean acidification is necessarily the driver of multi-decadal variations in growth rates at some Caribbean locations. Rather, the cause may be regional climate change due to volcanic and anthropogenic aerosol emissions.","author":[{"dropping-particle":"","family":"Kwiatkowski","given":"Lester","non-dropping-particle":"","parse-names":false,"suffix":""},{"dropping-particle":"","family":"Cox","given":"Peter M.","non-dropping-particle":"","parse-names":false,"suffix":""},{"dropping-particle":"","family":"Economou","given":"Theo","non-dropping-particle":"","parse-names":false,"suffix":""},{"dropping-particle":"","family":"Halloran","given":"Paul R.","non-dropping-particle":"","parse-names":false,"suffix":""},{"dropping-particle":"","family":"Mumby","given":"Peter J.","non-dropping-particle":"","parse-names":false,"suffix":""},{"dropping-particle":"","family":"Booth","given":"Ben B B","non-dropping-particle":"","parse-names":false,"suffix":""},{"dropping-particle":"","family":"Carilli","given":"Jessica","non-dropping-particle":"","parse-names":false,"suffix":""},{"dropping-particle":"","family":"Guzman","given":"Hector M.","non-dropping-particle":"","parse-names":false,"suffix":""}],"container-title":"Nature Geoscience","id":"ITEM-3","issue":"5","issued":{"date-parts":[["2013"]]},"page":"362-366","publisher":"Nature Publishing Group","title":"Caribbean coral growth influenced by anthropogenic aerosol emissions","type":"article-journal","volume":"6"},"uris":["http://www.mendeley.com/documents/?uuid=493dd345-40b5-407a-95ed-8fa458fc125a"]},{"id":"ITEM-4","itemData":{"DOI":"10.1029/2012PA002313","ISBN":"0883-8305","ISSN":"08838305","abstract":"Accurate low-latitude sea surface temperature (SST) records that predate the instrumental era are needed to put recent warming in the context of natural climate variability and to evaluate the persistence of lower frequency climate variability prior to the instrumental era and the possible influence of anthropogenic climate change on this variability. Here we present a 235-year-long SST reconstruction based on annual growth rates (linear extension) of three colonies of the Atlantic coral Siderastrea siderea sampled at two sites on the northeastern Yucatan Peninsula, Mexico, located within the Atlantic Warm Pool (AWP). AWP SSTs vary in concert the Atlantic Multidecadal Oscillation (AMO), a basin-wide, quasiperiodic (</w:instrText>
      </w:r>
      <w:r w:rsidR="00AC1795">
        <w:rPr>
          <w:rFonts w:ascii="Cambria Math" w:hAnsi="Cambria Math" w:cs="Cambria Math"/>
          <w:sz w:val="24"/>
          <w:szCs w:val="24"/>
          <w:lang w:val="en-US"/>
        </w:rPr>
        <w:instrText>∼</w:instrText>
      </w:r>
      <w:r w:rsidR="00AC1795">
        <w:rPr>
          <w:rFonts w:ascii="Arial" w:hAnsi="Arial" w:cs="Arial"/>
          <w:sz w:val="24"/>
          <w:szCs w:val="24"/>
          <w:lang w:val="en-US"/>
        </w:rPr>
        <w:instrText>60--80 years) oscillation of North Atlantic SSTs. We demonstrate that the annual linear growth rates of all three coral colonies are significantly inversely correlated with SST. We calibrate annual linear growth rates to SST between 1900 and 1960 AD. The linear correlation coefficient over the calibration period is r = −0.77 and −0.66 over the instrumental record (1860--2008 AD). We apply our calibration to annual linear growth rates to extend the SST record to 1775 AD and show that multidecadal SST variability has been a persistent feature of the AWP, and likely, of the North Atlantic over this time period. Our results imply that tropical Atlantic SSTs remained within 1\\,^{\\circ}C of modern values during the past 225 years, consistent with a previous reconstruction based on coral growth rates and with most estimates based on the Mg/Ca of planktonic foraminifera from marine sediments.","author":[{"dropping-particle":"","family":"Vásquez-Bedoya","given":"Luis Fernando","non-dropping-particle":"","parse-names":false,"suffix":""},{"dropping-particle":"","family":"Cohen","given":"Anne L.","non-dropping-particle":"","parse-names":false,"suffix":""},{"dropping-particle":"","family":"Oppo","given":"Delia W.","non-dropping-particle":"","parse-names":false,"suffix":""},{"dropping-particle":"","family":"Blanchon","given":"Paul","non-dropping-particle":"","parse-names":false,"suffix":""}],"container-title":"Paleoceanography","id":"ITEM-4","issue":"3","issued":{"date-parts":[["2012"]]},"page":"PA3231","title":"Corals record persistent multidecadal SST variability in the Atlantic Warm Pool since 1775 AD","type":"article-journal","volume":"27"},"uris":["http://www.mendeley.com/documents/?uuid=1a16b6ad-d3da-4d1d-807a-bc7fb166214b"]},{"id":"ITEM-5","itemData":{"DOI":"10.1038/ngeo552","ISBN":"1752-0894","ISSN":"1752-0894","abstract":"Sea surface temperature variability in the North Atlantic Ocean recorded since about 1850 has been ascribed to a natural multidecadal oscillation superimposed on a background warming trend1, 2, 3, 4, 5, 6. It has been suggested that the multidecadal variability may be a persistent feature6, 7, 8, raising the possibility that the associated climate impacts may be predictable9. However, our understanding of the multidecadal ocean variability before the instrumental record is based on interpretations of high-latitude terrestrial proxy records7, 8. Here we present an absolutely dated and annually resolved record of sea surface temperature from the Bahamas, based on a 440-year time series of coral growth rates. The reconstruction indicates that temperatures were as warm as today from about 1552 to 1570, then cooled by about 1 °C from 1650 to 1730 before warming until the present. Our estimates of background variability suggest that much of the warming since 1900 was driven by anthropogenic forcing. Interdecadal variability with a period of 15–25 years is superimposed on most of the record, but multidecadal variability becomes significant only after 1730. We conclude that the multidecadal variability in sea surface temperatures in the low-latitude western Atlantic Ocean may not be persistent, potentially making accurate decadal climate forecasts more difficult to achieve.","author":[{"dropping-particle":"","family":"Saenger</w:instrText>
      </w:r>
      <w:r w:rsidR="00AC1795" w:rsidRPr="00F901E7">
        <w:rPr>
          <w:rFonts w:ascii="Arial" w:hAnsi="Arial" w:cs="Arial"/>
          <w:sz w:val="24"/>
          <w:szCs w:val="24"/>
        </w:rPr>
        <w:instrText>","given":"Casey","non-dropping-particle":"","parse-names":false,"suffix":""},{"dropping-particle":"","family":"Cohen","given":"Anne L.","non-dropping-particle":"","parse-names":false,"suffix":""},{"dropping-particle":"","family":"Oppo","given":"Delia W.","non-dropping-particle":"","parse-names":false,"suffix":""},{"dropping-particle":"","family":"Halley","given":"Robert B.","non-dropping-particle":"","parse-names":false,"suffix":""},{"dropping-particle":"","family":"Carilli","given":"Jessica E.","non-dropping-particle":"","parse-names":false,"suffix":""}],"container-title":"Nature Geoscience","id":"ITEM-5","issue":"7","issued":{"date-parts":[["2009"]]},"page":"492-495","title":"Surface-temperature trends and variability in the low-latitude North Atlantic since 1552","type":"article-journal","volume":"2"},"uris":["http://www.mendeley.com/documents/?uuid=ab445abf-1629-4986-a450-b9d5782a9249"]}],"mendeley":{"formattedCitation":"(Saenger et al. 2009; Helmle et al. 2011; Vásquez-Bedoya et al. 2012; Kwiatkowski et al. 2013; Lizcano-Sandoval et al. 2019)","plainTextFormattedCitation":"(Saenger et al. 2009; Helmle et al. 2011; Vásquez-Bedoya et al. 2012; Kwiatkowski et al. 2013; Lizcano-Sandoval et al. 2019)","previouslyFormattedCitation":"(Saenger et al. 2009; Helmle et al. 2011; Vásquez-Bedoya et al. 2012; Kwiatkowski et al. 2013; Lizcano-Sandoval et al. 2019)"},"properties":{"noteIndex":0},"schema":"https://github.com/citation-style-language/schema/raw/master/csl-citation.json"}</w:instrText>
      </w:r>
      <w:r w:rsidR="00FF5585">
        <w:rPr>
          <w:rFonts w:ascii="Arial" w:hAnsi="Arial" w:cs="Arial"/>
          <w:sz w:val="24"/>
          <w:szCs w:val="24"/>
          <w:lang w:val="en-US"/>
        </w:rPr>
        <w:fldChar w:fldCharType="separate"/>
      </w:r>
      <w:r w:rsidR="00AC1795" w:rsidRPr="00AC1795">
        <w:rPr>
          <w:rFonts w:ascii="Arial" w:hAnsi="Arial" w:cs="Arial"/>
          <w:noProof/>
          <w:sz w:val="24"/>
          <w:szCs w:val="24"/>
        </w:rPr>
        <w:t xml:space="preserve">(Saenger et al. 2009; Helmle et al. 2011; Vásquez-Bedoya et al. 2012; Kwiatkowski et al. 2013; Lizcano-Sandoval et al. </w:t>
      </w:r>
      <w:r w:rsidR="00AC1795" w:rsidRPr="00AC1795">
        <w:rPr>
          <w:rFonts w:ascii="Arial" w:hAnsi="Arial" w:cs="Arial"/>
          <w:noProof/>
          <w:sz w:val="24"/>
          <w:szCs w:val="24"/>
        </w:rPr>
        <w:lastRenderedPageBreak/>
        <w:t>2019)</w:t>
      </w:r>
      <w:r w:rsidR="00FF5585">
        <w:rPr>
          <w:rFonts w:ascii="Arial" w:hAnsi="Arial" w:cs="Arial"/>
          <w:sz w:val="24"/>
          <w:szCs w:val="24"/>
          <w:lang w:val="en-US"/>
        </w:rPr>
        <w:fldChar w:fldCharType="end"/>
      </w:r>
      <w:r w:rsidRPr="00FF5585">
        <w:rPr>
          <w:rFonts w:ascii="Arial" w:hAnsi="Arial" w:cs="Arial"/>
          <w:sz w:val="24"/>
          <w:szCs w:val="24"/>
        </w:rPr>
        <w:t xml:space="preserve">. </w:t>
      </w:r>
      <w:r w:rsidR="004E6411" w:rsidRPr="004E6411">
        <w:rPr>
          <w:rFonts w:ascii="Arial" w:hAnsi="Arial" w:cs="Arial"/>
          <w:sz w:val="24"/>
          <w:szCs w:val="24"/>
          <w:lang w:val="en-US"/>
        </w:rPr>
        <w:t>A</w:t>
      </w:r>
      <w:r w:rsidR="004E6411">
        <w:rPr>
          <w:rFonts w:ascii="Arial" w:hAnsi="Arial" w:cs="Arial"/>
          <w:sz w:val="24"/>
          <w:szCs w:val="24"/>
          <w:lang w:val="en-US"/>
        </w:rPr>
        <w:t xml:space="preserve">lso, </w:t>
      </w:r>
      <w:ins w:id="159" w:author="Autorizado" w:date="2019-08-14T13:30:00Z">
        <w:r w:rsidR="00E31195">
          <w:rPr>
            <w:rFonts w:ascii="Arial" w:hAnsi="Arial" w:cs="Arial"/>
            <w:sz w:val="24"/>
            <w:szCs w:val="24"/>
            <w:lang w:val="en-US"/>
          </w:rPr>
          <w:t xml:space="preserve">it is important to consider that </w:t>
        </w:r>
      </w:ins>
      <w:r w:rsidR="004E6411">
        <w:rPr>
          <w:rFonts w:ascii="Arial" w:hAnsi="Arial" w:cs="Arial"/>
          <w:sz w:val="24"/>
          <w:szCs w:val="24"/>
          <w:lang w:val="en-US"/>
        </w:rPr>
        <w:t xml:space="preserve">the response </w:t>
      </w:r>
      <w:ins w:id="160" w:author="Autorizado" w:date="2019-08-14T13:30:00Z">
        <w:r w:rsidR="00916EEB">
          <w:rPr>
            <w:rFonts w:ascii="Arial" w:hAnsi="Arial" w:cs="Arial"/>
            <w:sz w:val="24"/>
            <w:szCs w:val="24"/>
            <w:lang w:val="en-US"/>
          </w:rPr>
          <w:t xml:space="preserve">of coral growth </w:t>
        </w:r>
      </w:ins>
      <w:del w:id="161" w:author="Autorizado" w:date="2019-08-14T13:31:00Z">
        <w:r w:rsidR="004E6411" w:rsidDel="00916EEB">
          <w:rPr>
            <w:rFonts w:ascii="Arial" w:hAnsi="Arial" w:cs="Arial"/>
            <w:sz w:val="24"/>
            <w:szCs w:val="24"/>
            <w:lang w:val="en-US"/>
          </w:rPr>
          <w:delText xml:space="preserve">against </w:delText>
        </w:r>
      </w:del>
      <w:ins w:id="162" w:author="Autorizado" w:date="2019-08-14T13:31:00Z">
        <w:r w:rsidR="00916EEB">
          <w:rPr>
            <w:rFonts w:ascii="Arial" w:hAnsi="Arial" w:cs="Arial"/>
            <w:sz w:val="24"/>
            <w:szCs w:val="24"/>
            <w:lang w:val="en-US"/>
          </w:rPr>
          <w:t xml:space="preserve">to </w:t>
        </w:r>
      </w:ins>
      <w:ins w:id="163" w:author="Autorizado" w:date="2019-08-14T13:32:00Z">
        <w:r w:rsidR="00916EEB">
          <w:rPr>
            <w:rFonts w:ascii="Arial" w:hAnsi="Arial" w:cs="Arial"/>
            <w:sz w:val="24"/>
            <w:szCs w:val="24"/>
            <w:lang w:val="en-US"/>
          </w:rPr>
          <w:t xml:space="preserve">surface </w:t>
        </w:r>
      </w:ins>
      <w:r w:rsidR="004E6411">
        <w:rPr>
          <w:rFonts w:ascii="Arial" w:hAnsi="Arial" w:cs="Arial"/>
          <w:sz w:val="24"/>
          <w:szCs w:val="24"/>
          <w:lang w:val="en-US"/>
        </w:rPr>
        <w:t xml:space="preserve">environmental conditions </w:t>
      </w:r>
      <w:r>
        <w:rPr>
          <w:rFonts w:ascii="Arial" w:hAnsi="Arial" w:cs="Arial"/>
          <w:sz w:val="24"/>
          <w:szCs w:val="24"/>
          <w:lang w:val="en-US"/>
        </w:rPr>
        <w:t>can differ from those on the bottom</w:t>
      </w:r>
      <w:ins w:id="164" w:author="Autorizado" w:date="2019-08-14T13:43:00Z">
        <w:r w:rsidR="00B07419">
          <w:rPr>
            <w:rFonts w:ascii="Arial" w:hAnsi="Arial" w:cs="Arial"/>
            <w:sz w:val="24"/>
            <w:szCs w:val="24"/>
            <w:lang w:val="en-US"/>
          </w:rPr>
          <w:t>,</w:t>
        </w:r>
      </w:ins>
      <w:ins w:id="165" w:author="Autorizado" w:date="2019-08-14T13:33:00Z">
        <w:r w:rsidR="00916EEB">
          <w:rPr>
            <w:rFonts w:ascii="Arial" w:hAnsi="Arial" w:cs="Arial"/>
            <w:sz w:val="24"/>
            <w:szCs w:val="24"/>
            <w:lang w:val="en-US"/>
          </w:rPr>
          <w:t xml:space="preserve"> where corals grow (i.e. </w:t>
        </w:r>
        <w:r w:rsidR="00916EEB">
          <w:rPr>
            <w:rFonts w:ascii="Arial" w:hAnsi="Arial" w:cs="Arial"/>
            <w:i/>
            <w:sz w:val="24"/>
            <w:szCs w:val="24"/>
            <w:lang w:val="en-US"/>
          </w:rPr>
          <w:t>in-situ</w:t>
        </w:r>
        <w:r w:rsidR="00916EEB">
          <w:rPr>
            <w:rFonts w:ascii="Arial" w:hAnsi="Arial" w:cs="Arial"/>
            <w:sz w:val="24"/>
            <w:szCs w:val="24"/>
            <w:lang w:val="en-US"/>
          </w:rPr>
          <w:t xml:space="preserve"> conditions).</w:t>
        </w:r>
      </w:ins>
      <w:del w:id="166" w:author="Autorizado" w:date="2019-08-14T13:33:00Z">
        <w:r w:rsidDel="00916EEB">
          <w:rPr>
            <w:rFonts w:ascii="Arial" w:hAnsi="Arial" w:cs="Arial"/>
            <w:sz w:val="24"/>
            <w:szCs w:val="24"/>
            <w:lang w:val="en-US"/>
          </w:rPr>
          <w:delText>, where corals grow</w:delText>
        </w:r>
      </w:del>
      <w:r>
        <w:rPr>
          <w:rFonts w:ascii="Arial" w:hAnsi="Arial" w:cs="Arial"/>
          <w:sz w:val="24"/>
          <w:szCs w:val="24"/>
          <w:lang w:val="en-US"/>
        </w:rPr>
        <w:t xml:space="preserve">. For example, Pizarro et al. </w:t>
      </w:r>
      <w:r>
        <w:rPr>
          <w:rFonts w:ascii="Arial" w:hAnsi="Arial" w:cs="Arial"/>
          <w:sz w:val="24"/>
          <w:szCs w:val="24"/>
          <w:lang w:val="en-US"/>
        </w:rPr>
        <w:fldChar w:fldCharType="begin" w:fldLock="1"/>
      </w:r>
      <w:r>
        <w:rPr>
          <w:rFonts w:ascii="Arial" w:hAnsi="Arial" w:cs="Arial"/>
          <w:sz w:val="24"/>
          <w:szCs w:val="24"/>
          <w:lang w:val="en-US"/>
        </w:rPr>
        <w:instrText>ADDIN CSL_CITATION {"citationItems":[{"id":"ITEM-1","itemData":{"DOI":"10.7717/peerj.4119","ISSN":"2167-8359","abstract":"&lt;p&gt;Coral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-1","issued":{"date-parts":[["2017"]]},"page":"e4119","title":"Unraveling the structure and composition of Varadero Reef, an improbable and imperiled coral reef in the Colombian Caribbean","type":"article-journal","volume":"5"},"suppress-author":1,"uris":["http://www.mendeley.com/documents/?uuid=90e24e7d-16e5-4258-b335-bcafee911305"]}],"mendeley":{"formattedCitation":"(2017)","plainTextFormattedCitation":"(2017)","previouslyFormattedCitation":"(2017)"},"properties":{"noteIndex":0},"schema":"https://github.com/citation-style-language/schema/raw/master/csl-citation.json"}</w:instrText>
      </w:r>
      <w:r>
        <w:rPr>
          <w:rFonts w:ascii="Arial" w:hAnsi="Arial" w:cs="Arial"/>
          <w:sz w:val="24"/>
          <w:szCs w:val="24"/>
          <w:lang w:val="en-US"/>
        </w:rPr>
        <w:fldChar w:fldCharType="separate"/>
      </w:r>
      <w:r w:rsidRPr="005361F2">
        <w:rPr>
          <w:rFonts w:ascii="Arial" w:hAnsi="Arial" w:cs="Arial"/>
          <w:noProof/>
          <w:sz w:val="24"/>
          <w:szCs w:val="24"/>
          <w:lang w:val="en-US"/>
        </w:rPr>
        <w:t>(2017)</w:t>
      </w:r>
      <w:r>
        <w:rPr>
          <w:rFonts w:ascii="Arial" w:hAnsi="Arial" w:cs="Arial"/>
          <w:sz w:val="24"/>
          <w:szCs w:val="24"/>
          <w:lang w:val="en-US"/>
        </w:rPr>
        <w:fldChar w:fldCharType="end"/>
      </w:r>
      <w:r>
        <w:rPr>
          <w:rFonts w:ascii="Arial" w:hAnsi="Arial" w:cs="Arial"/>
          <w:sz w:val="24"/>
          <w:szCs w:val="24"/>
          <w:lang w:val="en-US"/>
        </w:rPr>
        <w:t xml:space="preserve"> found a strong stratification </w:t>
      </w:r>
      <w:ins w:id="167" w:author="Autorizado" w:date="2019-08-14T13:28:00Z">
        <w:r w:rsidR="00E31195">
          <w:rPr>
            <w:rFonts w:ascii="Arial" w:hAnsi="Arial" w:cs="Arial"/>
            <w:sz w:val="24"/>
            <w:szCs w:val="24"/>
            <w:lang w:val="en-US"/>
          </w:rPr>
          <w:t>of</w:t>
        </w:r>
      </w:ins>
      <w:del w:id="168" w:author="Autorizado" w:date="2019-08-14T13:28:00Z">
        <w:r w:rsidDel="00E31195">
          <w:rPr>
            <w:rFonts w:ascii="Arial" w:hAnsi="Arial" w:cs="Arial"/>
            <w:sz w:val="24"/>
            <w:szCs w:val="24"/>
            <w:lang w:val="en-US"/>
          </w:rPr>
          <w:delText>in</w:delText>
        </w:r>
      </w:del>
      <w:r>
        <w:rPr>
          <w:rFonts w:ascii="Arial" w:hAnsi="Arial" w:cs="Arial"/>
          <w:sz w:val="24"/>
          <w:szCs w:val="24"/>
          <w:lang w:val="en-US"/>
        </w:rPr>
        <w:t xml:space="preserve"> </w:t>
      </w:r>
      <w:ins w:id="169" w:author="Autorizado" w:date="2019-08-14T13:27:00Z">
        <w:r w:rsidR="00C1393A">
          <w:rPr>
            <w:rFonts w:ascii="Arial" w:hAnsi="Arial" w:cs="Arial"/>
            <w:sz w:val="24"/>
            <w:szCs w:val="24"/>
            <w:lang w:val="en-US"/>
          </w:rPr>
          <w:t>light attenuation (</w:t>
        </w:r>
        <w:proofErr w:type="spellStart"/>
        <w:r w:rsidR="00C1393A">
          <w:rPr>
            <w:rFonts w:ascii="Arial" w:hAnsi="Arial" w:cs="Arial"/>
            <w:sz w:val="24"/>
            <w:szCs w:val="24"/>
            <w:lang w:val="en-US"/>
          </w:rPr>
          <w:t>K</w:t>
        </w:r>
        <w:r w:rsidR="00C1393A" w:rsidRPr="005361F2">
          <w:rPr>
            <w:rFonts w:ascii="Arial" w:hAnsi="Arial" w:cs="Arial"/>
            <w:sz w:val="24"/>
            <w:szCs w:val="24"/>
            <w:vertAlign w:val="subscript"/>
            <w:lang w:val="en-US"/>
          </w:rPr>
          <w:t>d</w:t>
        </w:r>
        <w:proofErr w:type="spellEnd"/>
        <w:r w:rsidR="00C1393A">
          <w:rPr>
            <w:rFonts w:ascii="Arial" w:hAnsi="Arial" w:cs="Arial"/>
            <w:sz w:val="24"/>
            <w:szCs w:val="24"/>
            <w:lang w:val="en-US"/>
          </w:rPr>
          <w:t xml:space="preserve">) in the water column along </w:t>
        </w:r>
      </w:ins>
      <w:r>
        <w:rPr>
          <w:rFonts w:ascii="Arial" w:hAnsi="Arial" w:cs="Arial"/>
          <w:sz w:val="24"/>
          <w:szCs w:val="24"/>
          <w:lang w:val="en-US"/>
        </w:rPr>
        <w:t xml:space="preserve">a 9 m </w:t>
      </w:r>
      <w:del w:id="170" w:author="Autorizado" w:date="2019-08-14T13:43:00Z">
        <w:r w:rsidDel="00B07419">
          <w:rPr>
            <w:rFonts w:ascii="Arial" w:hAnsi="Arial" w:cs="Arial"/>
            <w:sz w:val="24"/>
            <w:szCs w:val="24"/>
            <w:lang w:val="en-US"/>
          </w:rPr>
          <w:delText xml:space="preserve">depth-water </w:delText>
        </w:r>
      </w:del>
      <w:ins w:id="171" w:author="Autorizado" w:date="2019-08-14T13:43:00Z">
        <w:r w:rsidR="00B07419">
          <w:rPr>
            <w:rFonts w:ascii="Arial" w:hAnsi="Arial" w:cs="Arial"/>
            <w:sz w:val="24"/>
            <w:szCs w:val="24"/>
            <w:lang w:val="en-US"/>
          </w:rPr>
          <w:t>water-depth</w:t>
        </w:r>
      </w:ins>
      <w:ins w:id="172" w:author="Autorizado" w:date="2019-08-14T13:28:00Z">
        <w:r w:rsidR="00C1393A">
          <w:rPr>
            <w:rFonts w:ascii="Arial" w:hAnsi="Arial" w:cs="Arial"/>
            <w:sz w:val="24"/>
            <w:szCs w:val="24"/>
            <w:lang w:val="en-US"/>
          </w:rPr>
          <w:t xml:space="preserve">. </w:t>
        </w:r>
      </w:ins>
      <w:del w:id="173" w:author="Autorizado" w:date="2019-08-14T13:28:00Z">
        <w:r w:rsidDel="00C1393A">
          <w:rPr>
            <w:rFonts w:ascii="Arial" w:hAnsi="Arial" w:cs="Arial"/>
            <w:sz w:val="24"/>
            <w:szCs w:val="24"/>
            <w:lang w:val="en-US"/>
          </w:rPr>
          <w:delText>column, in terms of light attenuation (K</w:delText>
        </w:r>
        <w:r w:rsidRPr="005361F2" w:rsidDel="00C1393A">
          <w:rPr>
            <w:rFonts w:ascii="Arial" w:hAnsi="Arial" w:cs="Arial"/>
            <w:sz w:val="24"/>
            <w:szCs w:val="24"/>
            <w:vertAlign w:val="subscript"/>
            <w:lang w:val="en-US"/>
          </w:rPr>
          <w:delText>d</w:delText>
        </w:r>
        <w:r w:rsidDel="00C1393A">
          <w:rPr>
            <w:rFonts w:ascii="Arial" w:hAnsi="Arial" w:cs="Arial"/>
            <w:sz w:val="24"/>
            <w:szCs w:val="24"/>
            <w:lang w:val="en-US"/>
          </w:rPr>
          <w:delText xml:space="preserve">). </w:delText>
        </w:r>
      </w:del>
      <w:r>
        <w:rPr>
          <w:rFonts w:ascii="Arial" w:hAnsi="Arial" w:cs="Arial"/>
          <w:sz w:val="24"/>
          <w:szCs w:val="24"/>
          <w:lang w:val="en-US"/>
        </w:rPr>
        <w:t xml:space="preserve">Therefore, </w:t>
      </w:r>
      <w:ins w:id="174" w:author="Autorizado" w:date="2019-08-14T13:35:00Z">
        <w:r w:rsidR="008721CF">
          <w:rPr>
            <w:rFonts w:ascii="Arial" w:hAnsi="Arial" w:cs="Arial"/>
            <w:sz w:val="24"/>
            <w:szCs w:val="24"/>
            <w:lang w:val="en-US"/>
          </w:rPr>
          <w:t>to better understand how corals respond to different environmental scenarios,</w:t>
        </w:r>
      </w:ins>
      <w:ins w:id="175" w:author="Autorizado" w:date="2019-08-14T13:38:00Z">
        <w:r w:rsidR="008721CF">
          <w:rPr>
            <w:rFonts w:ascii="Arial" w:hAnsi="Arial" w:cs="Arial"/>
            <w:sz w:val="24"/>
            <w:szCs w:val="24"/>
            <w:lang w:val="en-US"/>
          </w:rPr>
          <w:t xml:space="preserve"> collection, measuring and comparison of surface and </w:t>
        </w:r>
        <w:r w:rsidR="008721CF">
          <w:rPr>
            <w:rFonts w:ascii="Arial" w:hAnsi="Arial" w:cs="Arial"/>
            <w:i/>
            <w:sz w:val="24"/>
            <w:szCs w:val="24"/>
            <w:lang w:val="en-US"/>
          </w:rPr>
          <w:t>in-situ</w:t>
        </w:r>
        <w:r w:rsidR="008721CF">
          <w:rPr>
            <w:rFonts w:ascii="Arial" w:hAnsi="Arial" w:cs="Arial"/>
            <w:sz w:val="24"/>
            <w:szCs w:val="24"/>
            <w:lang w:val="en-US"/>
          </w:rPr>
          <w:t xml:space="preserve"> environmental parameters is required.</w:t>
        </w:r>
      </w:ins>
      <w:ins w:id="176" w:author="Autorizado" w:date="2019-08-14T13:35:00Z">
        <w:r w:rsidR="008721CF">
          <w:rPr>
            <w:rFonts w:ascii="Arial" w:hAnsi="Arial" w:cs="Arial"/>
            <w:sz w:val="24"/>
            <w:szCs w:val="24"/>
            <w:lang w:val="en-US"/>
          </w:rPr>
          <w:t xml:space="preserve"> </w:t>
        </w:r>
      </w:ins>
      <w:del w:id="177" w:author="Autorizado" w:date="2019-08-14T13:39:00Z">
        <w:r w:rsidDel="008721CF">
          <w:rPr>
            <w:rFonts w:ascii="Arial" w:hAnsi="Arial" w:cs="Arial"/>
            <w:sz w:val="24"/>
            <w:szCs w:val="24"/>
            <w:lang w:val="en-US"/>
          </w:rPr>
          <w:delText>the coral’s response should be better understood by collecting and measuring environ</w:delText>
        </w:r>
        <w:r w:rsidR="007B45E1" w:rsidDel="008721CF">
          <w:rPr>
            <w:rFonts w:ascii="Arial" w:hAnsi="Arial" w:cs="Arial"/>
            <w:sz w:val="24"/>
            <w:szCs w:val="24"/>
            <w:lang w:val="en-US"/>
          </w:rPr>
          <w:delText>mental parameters both at the bottom and surface.</w:delText>
        </w:r>
      </w:del>
    </w:p>
    <w:p w14:paraId="668A63DF" w14:textId="5485885C" w:rsidR="0061529D" w:rsidRDefault="00B07419" w:rsidP="0061529D">
      <w:pPr>
        <w:spacing w:line="480" w:lineRule="auto"/>
        <w:rPr>
          <w:rFonts w:ascii="Arial" w:hAnsi="Arial" w:cs="Arial"/>
          <w:sz w:val="24"/>
          <w:szCs w:val="24"/>
          <w:lang w:val="en-US"/>
        </w:rPr>
      </w:pPr>
      <w:ins w:id="178" w:author="Autorizado" w:date="2019-08-14T13:45:00Z">
        <w:r>
          <w:rPr>
            <w:rFonts w:ascii="Arial" w:hAnsi="Arial" w:cs="Arial"/>
            <w:sz w:val="24"/>
            <w:szCs w:val="24"/>
            <w:lang w:val="en-US"/>
          </w:rPr>
          <w:t xml:space="preserve">Regardless of the variables affecting coral growth parameters in Varadero, the conditions of this reef continue to be </w:t>
        </w:r>
      </w:ins>
      <w:del w:id="179" w:author="Autorizado" w:date="2019-08-14T13:50:00Z">
        <w:r w:rsidR="0061529D" w:rsidDel="00B07419">
          <w:rPr>
            <w:rFonts w:ascii="Arial" w:hAnsi="Arial" w:cs="Arial"/>
            <w:sz w:val="24"/>
            <w:szCs w:val="24"/>
            <w:lang w:val="en-US"/>
          </w:rPr>
          <w:delText xml:space="preserve">Nonetheless, a coral reef like Varadero is </w:delText>
        </w:r>
      </w:del>
      <w:r w:rsidR="0061529D">
        <w:rPr>
          <w:rFonts w:ascii="Arial" w:hAnsi="Arial" w:cs="Arial"/>
          <w:sz w:val="24"/>
          <w:szCs w:val="24"/>
          <w:lang w:val="en-US"/>
        </w:rPr>
        <w:t xml:space="preserve">very unusual. Under </w:t>
      </w:r>
      <w:ins w:id="180" w:author="Autorizado" w:date="2019-08-14T13:52:00Z">
        <w:r>
          <w:rPr>
            <w:rFonts w:ascii="Arial" w:hAnsi="Arial" w:cs="Arial"/>
            <w:sz w:val="24"/>
            <w:szCs w:val="24"/>
            <w:lang w:val="en-US"/>
          </w:rPr>
          <w:t xml:space="preserve">Varadero’s </w:t>
        </w:r>
      </w:ins>
      <w:del w:id="181" w:author="Autorizado" w:date="2019-08-14T13:52:00Z">
        <w:r w:rsidR="0061529D" w:rsidDel="00B07419">
          <w:rPr>
            <w:rFonts w:ascii="Arial" w:hAnsi="Arial" w:cs="Arial"/>
            <w:sz w:val="24"/>
            <w:szCs w:val="24"/>
            <w:lang w:val="en-US"/>
          </w:rPr>
          <w:delText xml:space="preserve">these </w:delText>
        </w:r>
      </w:del>
      <w:r w:rsidR="0061529D">
        <w:rPr>
          <w:rFonts w:ascii="Arial" w:hAnsi="Arial" w:cs="Arial"/>
          <w:sz w:val="24"/>
          <w:szCs w:val="24"/>
          <w:lang w:val="en-US"/>
        </w:rPr>
        <w:t xml:space="preserve">turbid </w:t>
      </w:r>
      <w:r w:rsidR="00CB341B">
        <w:rPr>
          <w:rFonts w:ascii="Arial" w:hAnsi="Arial" w:cs="Arial"/>
          <w:sz w:val="24"/>
          <w:szCs w:val="24"/>
          <w:lang w:val="en-US"/>
        </w:rPr>
        <w:t xml:space="preserve">and contaminated </w:t>
      </w:r>
      <w:ins w:id="182" w:author="Autorizado" w:date="2019-08-14T13:52:00Z">
        <w:r>
          <w:rPr>
            <w:rFonts w:ascii="Arial" w:hAnsi="Arial" w:cs="Arial"/>
            <w:sz w:val="24"/>
            <w:szCs w:val="24"/>
            <w:lang w:val="en-US"/>
          </w:rPr>
          <w:t>waters</w:t>
        </w:r>
      </w:ins>
      <w:del w:id="183" w:author="Autorizado" w:date="2019-08-14T13:52:00Z">
        <w:r w:rsidR="0061529D" w:rsidDel="00B07419">
          <w:rPr>
            <w:rFonts w:ascii="Arial" w:hAnsi="Arial" w:cs="Arial"/>
            <w:sz w:val="24"/>
            <w:szCs w:val="24"/>
            <w:lang w:val="en-US"/>
          </w:rPr>
          <w:delText>conditions</w:delText>
        </w:r>
      </w:del>
      <w:r w:rsidR="0061529D">
        <w:rPr>
          <w:rFonts w:ascii="Arial" w:hAnsi="Arial" w:cs="Arial"/>
          <w:sz w:val="24"/>
          <w:szCs w:val="24"/>
          <w:lang w:val="en-US"/>
        </w:rPr>
        <w:t xml:space="preserve">, corals have shown to have high </w:t>
      </w:r>
      <w:proofErr w:type="spellStart"/>
      <w:r w:rsidR="0061529D">
        <w:rPr>
          <w:rFonts w:ascii="Arial" w:hAnsi="Arial" w:cs="Arial"/>
          <w:sz w:val="24"/>
          <w:szCs w:val="24"/>
          <w:lang w:val="en-US"/>
        </w:rPr>
        <w:t>Q</w:t>
      </w:r>
      <w:r w:rsidR="0061529D" w:rsidRPr="003301D2">
        <w:rPr>
          <w:rFonts w:ascii="Arial" w:hAnsi="Arial" w:cs="Arial"/>
          <w:sz w:val="24"/>
          <w:szCs w:val="24"/>
          <w:vertAlign w:val="subscript"/>
          <w:lang w:val="en-US"/>
        </w:rPr>
        <w:t>m</w:t>
      </w:r>
      <w:proofErr w:type="spellEnd"/>
      <w:r w:rsidR="0061529D">
        <w:rPr>
          <w:rFonts w:ascii="Arial" w:hAnsi="Arial" w:cs="Arial"/>
          <w:sz w:val="24"/>
          <w:szCs w:val="24"/>
          <w:lang w:val="en-US"/>
        </w:rPr>
        <w:t xml:space="preserve"> (maximum excitation pressure over photosystem II) values </w:t>
      </w:r>
      <w:r w:rsidR="0061529D">
        <w:rPr>
          <w:rFonts w:ascii="Arial" w:hAnsi="Arial" w:cs="Arial"/>
          <w:sz w:val="24"/>
          <w:szCs w:val="24"/>
          <w:lang w:val="en-US"/>
        </w:rPr>
        <w:fldChar w:fldCharType="begin" w:fldLock="1"/>
      </w:r>
      <w:r w:rsidR="0061529D">
        <w:rPr>
          <w:rFonts w:ascii="Arial" w:hAnsi="Arial" w:cs="Arial"/>
          <w:sz w:val="24"/>
          <w:szCs w:val="24"/>
          <w:lang w:val="en-US"/>
        </w:rPr>
        <w:instrText>ADDIN CSL_CITATION {"citationItems":[{"id":"ITEM-1","itemData":{"DOI":"10.7717/peerj.4119","ISSN":"2167-8359","abstract":"&lt;p&gt;Coral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-1","issued":{"date-parts":[["2017"]]},"page":"e4119","title":"Unraveling the structure and composition of Varadero Reef, an improbable and imperiled coral reef in the Colombian Caribbean","type":"article-journal","volume":"5"},"uris":["http://www.mendeley.com/documents/?uuid=90e24e7d-16e5-4258-b335-bcafee911305"]}],"mendeley":{"formattedCitation":"(Pizarro et al. 2017)","plainTextFormattedCitation":"(Pizarro et al. 2017)","previouslyFormattedCitation":"(Pizarro et al. 2017)"},"properties":{"noteIndex":0},"schema":"https://github.com/citation-style-language/schema/raw/master/csl-citation.json"}</w:instrText>
      </w:r>
      <w:r w:rsidR="0061529D">
        <w:rPr>
          <w:rFonts w:ascii="Arial" w:hAnsi="Arial" w:cs="Arial"/>
          <w:sz w:val="24"/>
          <w:szCs w:val="24"/>
          <w:lang w:val="en-US"/>
        </w:rPr>
        <w:fldChar w:fldCharType="separate"/>
      </w:r>
      <w:r w:rsidR="0061529D" w:rsidRPr="00447078">
        <w:rPr>
          <w:rFonts w:ascii="Arial" w:hAnsi="Arial" w:cs="Arial"/>
          <w:noProof/>
          <w:sz w:val="24"/>
          <w:szCs w:val="24"/>
          <w:lang w:val="en-US"/>
        </w:rPr>
        <w:t>(Pizarro et al. 2017)</w:t>
      </w:r>
      <w:r w:rsidR="0061529D">
        <w:rPr>
          <w:rFonts w:ascii="Arial" w:hAnsi="Arial" w:cs="Arial"/>
          <w:sz w:val="24"/>
          <w:szCs w:val="24"/>
          <w:lang w:val="en-US"/>
        </w:rPr>
        <w:fldChar w:fldCharType="end"/>
      </w:r>
      <w:r w:rsidR="0061529D">
        <w:rPr>
          <w:rFonts w:ascii="Arial" w:hAnsi="Arial" w:cs="Arial"/>
          <w:sz w:val="24"/>
          <w:szCs w:val="24"/>
          <w:lang w:val="en-US"/>
        </w:rPr>
        <w:t xml:space="preserve">, suggesting that the symbiont algae </w:t>
      </w:r>
      <w:ins w:id="184" w:author="Autorizado" w:date="2019-08-14T13:52:00Z">
        <w:r>
          <w:rPr>
            <w:rFonts w:ascii="Arial" w:hAnsi="Arial" w:cs="Arial"/>
            <w:sz w:val="24"/>
            <w:szCs w:val="24"/>
            <w:lang w:val="en-US"/>
          </w:rPr>
          <w:t>are</w:t>
        </w:r>
      </w:ins>
      <w:del w:id="185" w:author="Autorizado" w:date="2019-08-14T13:52:00Z">
        <w:r w:rsidR="0061529D" w:rsidDel="00B07419">
          <w:rPr>
            <w:rFonts w:ascii="Arial" w:hAnsi="Arial" w:cs="Arial"/>
            <w:sz w:val="24"/>
            <w:szCs w:val="24"/>
            <w:lang w:val="en-US"/>
          </w:rPr>
          <w:delText>is</w:delText>
        </w:r>
      </w:del>
      <w:r w:rsidR="0061529D">
        <w:rPr>
          <w:rFonts w:ascii="Arial" w:hAnsi="Arial" w:cs="Arial"/>
          <w:sz w:val="24"/>
          <w:szCs w:val="24"/>
          <w:lang w:val="en-US"/>
        </w:rPr>
        <w:t xml:space="preserve"> not light-limited to make photosynthesis</w:t>
      </w:r>
      <w:r w:rsidR="00B81B49">
        <w:rPr>
          <w:rFonts w:ascii="Arial" w:hAnsi="Arial" w:cs="Arial"/>
          <w:sz w:val="24"/>
          <w:szCs w:val="24"/>
          <w:lang w:val="en-US"/>
        </w:rPr>
        <w:t xml:space="preserve">, as </w:t>
      </w:r>
      <w:r w:rsidR="00E13634">
        <w:rPr>
          <w:rFonts w:ascii="Arial" w:hAnsi="Arial" w:cs="Arial"/>
          <w:sz w:val="24"/>
          <w:szCs w:val="24"/>
          <w:lang w:val="en-US"/>
        </w:rPr>
        <w:t>observed in others studies</w:t>
      </w:r>
      <w:r w:rsidR="00B81B49">
        <w:rPr>
          <w:rFonts w:ascii="Arial" w:hAnsi="Arial" w:cs="Arial"/>
          <w:sz w:val="24"/>
          <w:szCs w:val="24"/>
          <w:lang w:val="en-US"/>
        </w:rPr>
        <w:t xml:space="preserve"> </w:t>
      </w:r>
      <w:r w:rsidR="00B81B49">
        <w:rPr>
          <w:rFonts w:ascii="Arial" w:hAnsi="Arial" w:cs="Arial"/>
          <w:sz w:val="24"/>
          <w:szCs w:val="24"/>
          <w:lang w:val="en-US"/>
        </w:rPr>
        <w:fldChar w:fldCharType="begin" w:fldLock="1"/>
      </w:r>
      <w:r w:rsidR="00F07834">
        <w:rPr>
          <w:rFonts w:ascii="Arial" w:hAnsi="Arial" w:cs="Arial"/>
          <w:sz w:val="24"/>
          <w:szCs w:val="24"/>
          <w:lang w:val="en-US"/>
        </w:rPr>
        <w:instrText>ADDIN CSL_CITATION {"citationItems":[{"id":"ITEM-1","itemData":{"DOI":"10.1371/journal.pone.0107195","ISSN":"19326203","abstract":"© 2014 Junjie et al. Sediment loads have long been known to be deleterious to corals, but the effects of turbidity and settling particles have not previously been partitioned. This study provides a novel approach using inert silicon carbide powder to partition and quantify the mechanical effects of sediment settling versus reduced light under a chronically high sedimentary regime on two turbid water corals commonly found in Singapore (Galaxea fascicularis and Goniopora somaliensis). Coral fragments were evenly distributed among three treatments: an open control (30% ambient PAR), a shaded control (15% ambient PAR) and sediment treatment (15% ambient PAR;  26.4 mg cm -2  day -1 ). The rate of photosynthesis and respiration, and the dark-adapted quantum yield were measured once a week for four weeks. By week four, the photosynthesis to respiration ratio (P/R ratio) and the photosynthetic yield (F v /F m ) had fallen by 14% and 3-17% respectively in the shaded control, contrasting with corals exposed to sediments whose P/R ratio and yield had declined by 21% and 18-34% respectively. The differences in rates between the shaded control and the sediment treatment were attributed to the mechanical effects of sediment deposition. The physiological response to sediment stress differed between species with G. fascicularis experiencing a greater decline in the net photosynthetic yield (13%) than G. somaliensis (9.5%), but a smaller increase in the respiration rates (G. fascicularis = 9.9%, G. somaliensis = 14.2%). These different physiological responses were attributed, in part, to coral morphology and highlighted key physiological processes that drive species distribution along high to low turbidity and depositional gradients.","author":[{"dropping-particle":"","family":"Junjie","given":"Reef K.","non-dropping-particle":"","parse-names":false,"suffix":""},{"dropping-particle":"","family":"Browne","given":"Nicola K.","non-dropping-particle":"","parse-names":false,"suffix":""},{"dropping-particle":"","family":"Erftemeijer","given":"Paul L.A.","non-dropping-particle":"","parse-names":false,"suffix":""},{"dropping-particle":"","family":"Todd","given":"Peter A.","non-dropping-particle":"","parse-names":false,"suffix":""}],"container-title":"PLoS ONE","id":"ITEM-1","issue":"9","issued":{"date-parts":[["2014"]]},"title":"Impacts of sediments on coral energetics: Partitioning the effects of turbidity and settling particles","type":"article-journal","volume":"9"},"uris":["http://www.mendeley.com/documents/?uuid=1fb21099-bd1e-4d5e-b28c-4f9569bbb2f4"]}],"mendeley":{"formattedCitation":"(Junjie et al. 2014)","plainTextFormattedCitation":"(Junjie et al. 2014)","previouslyFormattedCitation":"(Junjie et al. 2014)"},"properties":{"noteIndex":0},"schema":"https://github.com/citation-style-language/schema/raw/master/csl-citation.json"}</w:instrText>
      </w:r>
      <w:r w:rsidR="00B81B49">
        <w:rPr>
          <w:rFonts w:ascii="Arial" w:hAnsi="Arial" w:cs="Arial"/>
          <w:sz w:val="24"/>
          <w:szCs w:val="24"/>
          <w:lang w:val="en-US"/>
        </w:rPr>
        <w:fldChar w:fldCharType="separate"/>
      </w:r>
      <w:r w:rsidR="00B81B49" w:rsidRPr="00B81B49">
        <w:rPr>
          <w:rFonts w:ascii="Arial" w:hAnsi="Arial" w:cs="Arial"/>
          <w:noProof/>
          <w:sz w:val="24"/>
          <w:szCs w:val="24"/>
          <w:lang w:val="en-US"/>
        </w:rPr>
        <w:t>(Junjie et al. 2014)</w:t>
      </w:r>
      <w:r w:rsidR="00B81B49">
        <w:rPr>
          <w:rFonts w:ascii="Arial" w:hAnsi="Arial" w:cs="Arial"/>
          <w:sz w:val="24"/>
          <w:szCs w:val="24"/>
          <w:lang w:val="en-US"/>
        </w:rPr>
        <w:fldChar w:fldCharType="end"/>
      </w:r>
      <w:r w:rsidR="0061529D">
        <w:rPr>
          <w:rFonts w:ascii="Arial" w:hAnsi="Arial" w:cs="Arial"/>
          <w:sz w:val="24"/>
          <w:szCs w:val="24"/>
          <w:lang w:val="en-US"/>
        </w:rPr>
        <w:t>.</w:t>
      </w:r>
      <w:r w:rsidR="00B81B49" w:rsidRPr="00B81B49">
        <w:rPr>
          <w:rFonts w:ascii="Arial" w:hAnsi="Arial" w:cs="Arial"/>
          <w:sz w:val="24"/>
          <w:szCs w:val="24"/>
          <w:lang w:val="en-US"/>
        </w:rPr>
        <w:t xml:space="preserve"> </w:t>
      </w:r>
      <w:r w:rsidR="00B81B49">
        <w:rPr>
          <w:rFonts w:ascii="Arial" w:hAnsi="Arial" w:cs="Arial"/>
          <w:sz w:val="24"/>
          <w:szCs w:val="24"/>
          <w:lang w:val="en-US"/>
        </w:rPr>
        <w:t xml:space="preserve">Energetically, photosynthesis plays an important role for the calcification process on </w:t>
      </w:r>
      <w:proofErr w:type="spellStart"/>
      <w:r w:rsidR="00B81B49">
        <w:rPr>
          <w:rFonts w:ascii="Arial" w:hAnsi="Arial" w:cs="Arial"/>
          <w:sz w:val="24"/>
          <w:szCs w:val="24"/>
          <w:lang w:val="en-US"/>
        </w:rPr>
        <w:t>scleractinian</w:t>
      </w:r>
      <w:proofErr w:type="spellEnd"/>
      <w:r w:rsidR="00B81B49">
        <w:rPr>
          <w:rFonts w:ascii="Arial" w:hAnsi="Arial" w:cs="Arial"/>
          <w:sz w:val="24"/>
          <w:szCs w:val="24"/>
          <w:lang w:val="en-US"/>
        </w:rPr>
        <w:t xml:space="preserve"> corals </w:t>
      </w:r>
      <w:r w:rsidR="00B81B49">
        <w:rPr>
          <w:rFonts w:ascii="Arial" w:hAnsi="Arial" w:cs="Arial"/>
          <w:sz w:val="24"/>
          <w:szCs w:val="24"/>
          <w:lang w:val="en-US"/>
        </w:rPr>
        <w:fldChar w:fldCharType="begin" w:fldLock="1"/>
      </w:r>
      <w:r w:rsidR="00B81B49">
        <w:rPr>
          <w:rFonts w:ascii="Arial" w:hAnsi="Arial" w:cs="Arial"/>
          <w:sz w:val="24"/>
          <w:szCs w:val="24"/>
          <w:lang w:val="en-US"/>
        </w:rPr>
        <w:instrText>ADDIN CSL_CITATION {"citationItems":[{"id":"ITEM-1","itemData":{"DOI":"10.1007/s00338-010-0638-x","ISBN":"0722-4028","ISSN":"07224028","abstract":"All reef-building corals are symbiotic with dinoflagellates of the genus Symbiodinium, which influences many aspects of the host's physiology including calcification. Coral calcification is a biologically controlled process performed by the host that takes place several membranes away from the site of photosynthesis performed by the symbiont. Although it is well established that light accelerates CaCO3 deposition in reef-building corals (commonly referred to as light-enhanced calcification), the complete physiological mechanism behind the process is not fully understood. To better comprehend the coral calcification process, a series of laboratory experiments were conducted in the major Caribbean reef-building species Montastraea faveolata, to evaluate the effect of glycerol addition and/or the super-saturation of oxygen in the seawater. These manipulations were performed in bleached and unbleached corals, to separate the effect of photosynthesis from calcification. The results suggest that under normal physiological conditions, a 42% increase in seawater oxygen concentration promotes a twofold increase in dark-calcification rates relative to controls. On the other hand, the results obtained using bleached corals suggest that glycerol is required, as a metabolic fuel, in addition to an oxygenic environment in a symbiosis that has been disrupted. Also, respiration rates in symbiotic corals that were pre-incubated in light conditions showed a kinetic limitation, whereas corals that were pre-incubated in darkness were oxygen limited, clearly emphasizing the role of oxygen in this regard. These findings indicate that calcification in symbiotic corals is not strictly a \"light-enhanced\" or \"dark-repressed\" process, but rather, the products of photosynthesis have a critical role in calcification, which should be viewed as a \"photosynthesis-driven\" process. The results presented here are discussed in the context of the current knowledge of the coral calcification process.","author":[{"dropping-particle":"","family":"Colombo-Pallotta","given":"M. F.","non-dropping-particle":"","parse-names":false,"suffix":""},{"dropping-particle":"","family":"Rodríguez-Román","given":"A.","non-dropping-particle":"","parse-names":false,"suffix":""},{"dropping-particle":"","family":"Iglesias-Prieto","given":"Roberto","non-dropping-particle":"","parse-names":false,"suffix":""}],"container-title":"Coral Reefs","id":"ITEM-1","issue":"4","issued":{"date-parts":[["2010"]]},"page":"899-907","title":"Calcification in bleached and unbleached &lt;i&gt;Montastraea faveolata&lt;/i&gt;: Evaluating the role of oxygen and glycerol","type":"article-journal","volume":"29"},"uris":["http://www.mendeley.com/documents/?uuid=aa49db67-9424-415d-8d1c-407f5bb9840e"]}],"mendeley":{"formattedCitation":"(Colombo-Pallotta et al. 2010)","plainTextFormattedCitation":"(Colombo-Pallotta et al. 2010)","previouslyFormattedCitation":"(Colombo-Pallotta et al. 2010)"},"properties":{"noteIndex":0},"schema":"https://github.com/citation-style-language/schema/raw/master/csl-citation.json"}</w:instrText>
      </w:r>
      <w:r w:rsidR="00B81B49">
        <w:rPr>
          <w:rFonts w:ascii="Arial" w:hAnsi="Arial" w:cs="Arial"/>
          <w:sz w:val="24"/>
          <w:szCs w:val="24"/>
          <w:lang w:val="en-US"/>
        </w:rPr>
        <w:fldChar w:fldCharType="separate"/>
      </w:r>
      <w:r w:rsidR="00B81B49" w:rsidRPr="000F3382">
        <w:rPr>
          <w:rFonts w:ascii="Arial" w:hAnsi="Arial" w:cs="Arial"/>
          <w:noProof/>
          <w:sz w:val="24"/>
          <w:szCs w:val="24"/>
          <w:lang w:val="en-US"/>
        </w:rPr>
        <w:t>(Colombo-Pallotta et al. 2010)</w:t>
      </w:r>
      <w:r w:rsidR="00B81B49">
        <w:rPr>
          <w:rFonts w:ascii="Arial" w:hAnsi="Arial" w:cs="Arial"/>
          <w:sz w:val="24"/>
          <w:szCs w:val="24"/>
          <w:lang w:val="en-US"/>
        </w:rPr>
        <w:fldChar w:fldCharType="end"/>
      </w:r>
      <w:r w:rsidR="00B81B49">
        <w:rPr>
          <w:rFonts w:ascii="Arial" w:hAnsi="Arial" w:cs="Arial"/>
          <w:sz w:val="24"/>
          <w:szCs w:val="24"/>
          <w:lang w:val="en-US"/>
        </w:rPr>
        <w:t>.</w:t>
      </w:r>
      <w:r w:rsidR="0061529D">
        <w:rPr>
          <w:rFonts w:ascii="Arial" w:hAnsi="Arial" w:cs="Arial"/>
          <w:sz w:val="24"/>
          <w:szCs w:val="24"/>
          <w:lang w:val="en-US"/>
        </w:rPr>
        <w:t xml:space="preserve"> </w:t>
      </w:r>
      <w:r w:rsidR="00CB25F6">
        <w:rPr>
          <w:rFonts w:ascii="Arial" w:hAnsi="Arial" w:cs="Arial"/>
          <w:sz w:val="24"/>
          <w:szCs w:val="24"/>
          <w:lang w:val="en-US"/>
        </w:rPr>
        <w:t xml:space="preserve">Therefore, </w:t>
      </w:r>
      <w:ins w:id="186" w:author="Autorizado" w:date="2019-08-14T13:54:00Z">
        <w:r w:rsidR="00B51972">
          <w:rPr>
            <w:rFonts w:ascii="Arial" w:hAnsi="Arial" w:cs="Arial"/>
            <w:sz w:val="24"/>
            <w:szCs w:val="24"/>
            <w:lang w:val="en-US"/>
          </w:rPr>
          <w:t xml:space="preserve">the ongoing calcification process observed in </w:t>
        </w:r>
      </w:ins>
      <w:r w:rsidR="00CB25F6">
        <w:rPr>
          <w:rFonts w:ascii="Arial" w:hAnsi="Arial" w:cs="Arial"/>
          <w:sz w:val="24"/>
          <w:szCs w:val="24"/>
          <w:lang w:val="en-US"/>
        </w:rPr>
        <w:t xml:space="preserve">corals </w:t>
      </w:r>
      <w:del w:id="187" w:author="Autorizado" w:date="2019-08-14T13:54:00Z">
        <w:r w:rsidR="00CB25F6" w:rsidDel="00B51972">
          <w:rPr>
            <w:rFonts w:ascii="Arial" w:hAnsi="Arial" w:cs="Arial"/>
            <w:sz w:val="24"/>
            <w:szCs w:val="24"/>
            <w:lang w:val="en-US"/>
          </w:rPr>
          <w:delText>in</w:delText>
        </w:r>
      </w:del>
      <w:ins w:id="188" w:author="Autorizado" w:date="2019-08-14T13:54:00Z">
        <w:r w:rsidR="00B51972">
          <w:rPr>
            <w:rFonts w:ascii="Arial" w:hAnsi="Arial" w:cs="Arial"/>
            <w:sz w:val="24"/>
            <w:szCs w:val="24"/>
            <w:lang w:val="en-US"/>
          </w:rPr>
          <w:t xml:space="preserve"> </w:t>
        </w:r>
        <w:proofErr w:type="spellStart"/>
        <w:r w:rsidR="00B51972">
          <w:rPr>
            <w:rFonts w:ascii="Arial" w:hAnsi="Arial" w:cs="Arial"/>
            <w:sz w:val="24"/>
            <w:szCs w:val="24"/>
            <w:lang w:val="en-US"/>
          </w:rPr>
          <w:t>from</w:t>
        </w:r>
      </w:ins>
      <w:del w:id="189" w:author="Autorizado" w:date="2019-08-14T13:54:00Z">
        <w:r w:rsidR="00CB25F6" w:rsidDel="00B51972">
          <w:rPr>
            <w:rFonts w:ascii="Arial" w:hAnsi="Arial" w:cs="Arial"/>
            <w:sz w:val="24"/>
            <w:szCs w:val="24"/>
            <w:lang w:val="en-US"/>
          </w:rPr>
          <w:delText xml:space="preserve"> </w:delText>
        </w:r>
      </w:del>
      <w:r w:rsidR="00CB25F6">
        <w:rPr>
          <w:rFonts w:ascii="Arial" w:hAnsi="Arial" w:cs="Arial"/>
          <w:sz w:val="24"/>
          <w:szCs w:val="24"/>
          <w:lang w:val="en-US"/>
        </w:rPr>
        <w:t>Varadero</w:t>
      </w:r>
      <w:proofErr w:type="spellEnd"/>
      <w:r w:rsidR="00CB25F6">
        <w:rPr>
          <w:rFonts w:ascii="Arial" w:hAnsi="Arial" w:cs="Arial"/>
          <w:sz w:val="24"/>
          <w:szCs w:val="24"/>
          <w:lang w:val="en-US"/>
        </w:rPr>
        <w:t xml:space="preserve"> </w:t>
      </w:r>
      <w:ins w:id="190" w:author="Autorizado" w:date="2019-08-14T13:55:00Z">
        <w:r w:rsidR="00B51972">
          <w:rPr>
            <w:rFonts w:ascii="Arial" w:hAnsi="Arial" w:cs="Arial"/>
            <w:sz w:val="24"/>
            <w:szCs w:val="24"/>
            <w:lang w:val="en-US"/>
          </w:rPr>
          <w:t xml:space="preserve">suggest that photosynthesis of </w:t>
        </w:r>
      </w:ins>
      <w:del w:id="191" w:author="Autorizado" w:date="2019-08-14T13:55:00Z">
        <w:r w:rsidR="00CB25F6" w:rsidDel="00B51972">
          <w:rPr>
            <w:rFonts w:ascii="Arial" w:hAnsi="Arial" w:cs="Arial"/>
            <w:sz w:val="24"/>
            <w:szCs w:val="24"/>
            <w:lang w:val="en-US"/>
          </w:rPr>
          <w:delText xml:space="preserve">keep the calcification process as long as </w:delText>
        </w:r>
      </w:del>
      <w:r w:rsidR="00CB25F6">
        <w:rPr>
          <w:rFonts w:ascii="Arial" w:hAnsi="Arial" w:cs="Arial"/>
          <w:sz w:val="24"/>
          <w:szCs w:val="24"/>
          <w:lang w:val="en-US"/>
        </w:rPr>
        <w:t xml:space="preserve">the symbiont algae </w:t>
      </w:r>
      <w:ins w:id="192" w:author="Autorizado" w:date="2019-08-14T13:55:00Z">
        <w:r w:rsidR="00B51972">
          <w:rPr>
            <w:rFonts w:ascii="Arial" w:hAnsi="Arial" w:cs="Arial"/>
            <w:sz w:val="24"/>
            <w:szCs w:val="24"/>
            <w:lang w:val="en-US"/>
          </w:rPr>
          <w:t xml:space="preserve">can still occur despite water turbidity </w:t>
        </w:r>
      </w:ins>
      <w:ins w:id="193" w:author="Autorizado" w:date="2019-08-14T13:57:00Z">
        <w:r w:rsidR="00B51972">
          <w:rPr>
            <w:rFonts w:ascii="Arial" w:hAnsi="Arial" w:cs="Arial"/>
            <w:sz w:val="24"/>
            <w:szCs w:val="24"/>
            <w:lang w:val="en-US"/>
          </w:rPr>
          <w:t xml:space="preserve">on the reef. </w:t>
        </w:r>
      </w:ins>
      <w:del w:id="194" w:author="Autorizado" w:date="2019-08-14T13:57:00Z">
        <w:r w:rsidR="00CB25F6" w:rsidDel="00B51972">
          <w:rPr>
            <w:rFonts w:ascii="Arial" w:hAnsi="Arial" w:cs="Arial"/>
            <w:sz w:val="24"/>
            <w:szCs w:val="24"/>
            <w:lang w:val="en-US"/>
          </w:rPr>
          <w:delText xml:space="preserve">keeps the photosynthetic process. </w:delText>
        </w:r>
      </w:del>
      <w:r w:rsidR="00D35282">
        <w:rPr>
          <w:rFonts w:ascii="Arial" w:hAnsi="Arial" w:cs="Arial"/>
          <w:sz w:val="24"/>
          <w:szCs w:val="24"/>
          <w:lang w:val="en-US"/>
        </w:rPr>
        <w:t>It</w:t>
      </w:r>
      <w:r w:rsidR="00D35282" w:rsidRPr="00D35282">
        <w:rPr>
          <w:rFonts w:ascii="Arial" w:hAnsi="Arial" w:cs="Arial"/>
          <w:sz w:val="24"/>
          <w:szCs w:val="24"/>
          <w:lang w:val="en-US"/>
        </w:rPr>
        <w:t xml:space="preserve"> </w:t>
      </w:r>
      <w:r w:rsidR="00D35282">
        <w:rPr>
          <w:rFonts w:ascii="Arial" w:hAnsi="Arial" w:cs="Arial"/>
          <w:sz w:val="24"/>
          <w:szCs w:val="24"/>
          <w:lang w:val="en-US"/>
        </w:rPr>
        <w:t xml:space="preserve">is known that turbid waters filter mostly the blue region of </w:t>
      </w:r>
      <w:ins w:id="195" w:author="Autorizado" w:date="2019-08-14T13:57:00Z">
        <w:r w:rsidR="00824A1F">
          <w:rPr>
            <w:rFonts w:ascii="Arial" w:hAnsi="Arial" w:cs="Arial"/>
            <w:sz w:val="24"/>
            <w:szCs w:val="24"/>
            <w:lang w:val="en-US"/>
          </w:rPr>
          <w:t xml:space="preserve">the </w:t>
        </w:r>
      </w:ins>
      <w:r w:rsidR="00D35282">
        <w:rPr>
          <w:rFonts w:ascii="Arial" w:hAnsi="Arial" w:cs="Arial"/>
          <w:sz w:val="24"/>
          <w:szCs w:val="24"/>
          <w:lang w:val="en-US"/>
        </w:rPr>
        <w:t xml:space="preserve">light spectrum </w:t>
      </w:r>
      <w:r w:rsidR="00D35282">
        <w:rPr>
          <w:rFonts w:ascii="Arial" w:hAnsi="Arial" w:cs="Arial"/>
          <w:sz w:val="24"/>
          <w:szCs w:val="24"/>
          <w:lang w:val="en-US"/>
        </w:rPr>
        <w:fldChar w:fldCharType="begin" w:fldLock="1"/>
      </w:r>
      <w:r w:rsidR="00D35282">
        <w:rPr>
          <w:rFonts w:ascii="Arial" w:hAnsi="Arial" w:cs="Arial"/>
          <w:sz w:val="24"/>
          <w:szCs w:val="24"/>
          <w:lang w:val="en-US"/>
        </w:rPr>
        <w:instrText>ADDIN CSL_CITATION {"citationItems":[{"id":"ITEM-1","itemData":{"DOI":"10.4319/lo.1981.26.1.0043","ISBN":"0024-3590","ISSN":"19395590","abstract":"Spectral values of absorption of light by dissolved organic matter were measured in samples originating from diverse parts of the ocean, quite different with respect to pigment and par-ticle content. The use of llO-cm cells and then of lo-cm cells, with a highly sensitive spec-trophotometer, allowed measurement throughout the UV-visible range (200-700 nm) even for the low concentrations of yellow substance encountered in the open sea. The concentra-tion appears influenced predominantly by natural and industrial land discharges. In oceanic waters, it remains low and seems to be related to the biological activity averaged over a long period rather than to the local and temporary phytoplankton content. However, even at such low concentrations, yellow substance in the open sea may have an effect on absorption and hence on ocean color similar to that of low or moderate algal biomass. The spectral depen-dence law of absorption appears to vary within a restricted range, and an average law can be considered representative of rapid measurements at one selected wavelength. The increasing absorption of light by filtered natural waters with decreasing wavelength is well known. The dissolved and colloidal organic compounds present in natural waters and responsible for this absorption were collectively called \" Gelbstoff' by Kalle (1938), i.e. yellow substance, and more recently \" Gilvin \" (Kirk 1976). This substance has been subjected to many investigations to determine its ori-gin and chemical composition. Most ab-sorption measurements have been re-stricted to the UV part of the spectrum, where absorption is much higher than in the visible part. However, yellow sub-stance (y .s.), in addition to pigments and nonliving material, is one of the factors determining the shape of the total ab-sorption spectrum in the visible range, and thus causes variations in ocean color (Morel and P rieur 1977). To study the effect of this substance on the optical properties of seawater, for instance for remote sensing applications, we must know its spectral absorption coefficients throughout the visible range. These","author":[{"dropping-particle":"","family":"Bricaud","given":"Annick","non-dropping-particle":"","parse-names":false,"suffix":""},{"dropping-particle":"","family":"Morel","given":"Andre","non-dropping-particle":"","parse-names":false,"suffix":""},{"dropping-particle":"","family":"Prieur","given":"Louis","non-dropping-particle":"","parse-names":false,"suffix":""}],"container-title":"Limnology and Oceanography","id":"ITEM-1","issue":"1","issued":{"date-parts":[["1981"]]},"page":"43-53","title":"Absorption by dissolved organic matter of the sea (yellow substance) in the UV and visible domains","type":"article-journal","volume":"26"},"uris":["http://www.mendeley.com/documents/?uuid=a7cb3ab2-35df-4b2f-a32e-9c2320c1e10f"]},{"id":"ITEM-2","itemData":{"DOI":"10.1016/j.csr.2007.01.012","ISBN":"7275531186","ISSN":"02784343","abstract":"The spectral absorption coefficients of particles (phytoplankton and detritus) and colored dissolved organic matter (CDOM) were measured in the Orinoco River plume in the Gulf of Paria (GOP) and southeastern Caribbean (SEC) Sea in the wet (June, October) and dry (February, March) seasons of 1998, 1999, and 2000. During both seasons and over the three years, there was substantial patchiness in water color off the Orinoco Delta, and CDOM accounted for 61-98% of the total light absorption coefficient at 440 nm in the GOP and SEC at most stations (over(x, -) ≈ 89 ± 7.6 %; N = 44). Detritus dominated absorption due to particles (over(x, -) ≈ 70 ± 20 %; N = 27) near the Orinoco Delta, while phytoplankton dominated particle absorption in the northern GOP and in the SEC (over(x, -) ≈ 65 ± 17 %; N = 42). Absorption coefficients of CDOM, phytoplankton, and detritus at 440 nm ranged 0.23-2.59, 0.016-0.55, and 0.002-0.545 m- 1 during the dry seasons, and 0.38-3.21, 0.013-0.113, and 0.003-0.754 m- 1 during the wet seasons, respectively. The ratio of CDOM to phytoplankton absorption in the Orinoco plume [aCDOM (440) / aph (440)] ranged from 3.3 to 139 (over(x, -) ≈ 30 ± 24; N = 44), which are extremely high compared to other coastal regions. These values are explained by the unique characteristics of the Orinoco River (e.g. low phytoplankton biomass and high discharge of sediments and CDOM which inhibit phytoplankton growth). Our results demonstrate that it is fundamentally difficult to estimate phytoplankton absorption or chlorophyll-a concentrations from space using wavelengths in the blue portion of the light spectrum in coastal and estuarine waters affected by large rivers like the Orinoco. New chlorophyll algorithm development efforts need to focus on the red wavelengths (e.g. fluorescence peak) where CDOM influence is minimal.","author":[{"dropping-particle":"","family":"Odriozola","given":"Ana Lucia","non-dropping-particle":"","parse-names":false,"suffix":""},{"dropping-particle":"","family":"Varela","given":"Ramon","non-dropping-particle":"","parse-names":false,"suffix":""},{"dropping-particle":"","family":"Hu","given":"Chuanmin","non-dropping-particle":"","parse-names":false,"suffix":""},{"dropping-particle":"","family":"Astor","given":"Yrene","non-dropping-particle":"","parse-names":false,"suffix":""},{"dropping-particle":"","family":"Lorenzoni","given":"Laura","non-dropping-particle":"","parse-names":false,"suffix":""},{"dropping-particle":"","family":"Müller-Karger","given":"Frank E.","non-dropping-particle":"","parse-names":false,"suffix":""}],"container-title":"Continental Shelf Research","id":"ITEM-2","issue":"10-11","issued":{"date-parts":[["2007"]]},"page":"1447-1464","title":"On the absorption of light in the Orinoco River plume","type":"article-journal","volume":"27"},"uris":["http://www.mendeley.com/documents/?uuid=826b1aa4-5f36-48fa-86c5-6fed1c499de1"]}],"mendeley":{"formattedCitation":"(Bricaud et al. 1981; Odriozola et al. 2007)","plainTextFormattedCitation":"(Bricaud et al. 1981; Odriozola et al. 2007)","previouslyFormattedCitation":"(Bricaud et al. 1981; Odriozola et al. 2007)"},"properties":{"noteIndex":0},"schema":"https://github.com/citation-style-language/schema/raw/master/csl-citation.json"}</w:instrText>
      </w:r>
      <w:r w:rsidR="00D35282">
        <w:rPr>
          <w:rFonts w:ascii="Arial" w:hAnsi="Arial" w:cs="Arial"/>
          <w:sz w:val="24"/>
          <w:szCs w:val="24"/>
          <w:lang w:val="en-US"/>
        </w:rPr>
        <w:fldChar w:fldCharType="separate"/>
      </w:r>
      <w:r w:rsidR="00D35282" w:rsidRPr="002A28F7">
        <w:rPr>
          <w:rFonts w:ascii="Arial" w:hAnsi="Arial" w:cs="Arial"/>
          <w:noProof/>
          <w:sz w:val="24"/>
          <w:szCs w:val="24"/>
          <w:lang w:val="en-US"/>
        </w:rPr>
        <w:t>(Bricaud et al. 1981; Odriozola et al. 2007)</w:t>
      </w:r>
      <w:r w:rsidR="00D35282">
        <w:rPr>
          <w:rFonts w:ascii="Arial" w:hAnsi="Arial" w:cs="Arial"/>
          <w:sz w:val="24"/>
          <w:szCs w:val="24"/>
          <w:lang w:val="en-US"/>
        </w:rPr>
        <w:fldChar w:fldCharType="end"/>
      </w:r>
      <w:ins w:id="196" w:author="Autorizado" w:date="2019-08-14T14:02:00Z">
        <w:r w:rsidR="00F773C6">
          <w:rPr>
            <w:rFonts w:ascii="Arial" w:hAnsi="Arial" w:cs="Arial"/>
            <w:sz w:val="24"/>
            <w:szCs w:val="24"/>
            <w:lang w:val="en-US"/>
          </w:rPr>
          <w:t>.</w:t>
        </w:r>
        <w:r w:rsidR="008963BA">
          <w:rPr>
            <w:rFonts w:ascii="Arial" w:hAnsi="Arial" w:cs="Arial"/>
            <w:sz w:val="24"/>
            <w:szCs w:val="24"/>
            <w:lang w:val="en-US"/>
          </w:rPr>
          <w:t xml:space="preserve"> However, this decrease in blue light does not </w:t>
        </w:r>
        <w:r w:rsidR="008963BA">
          <w:rPr>
            <w:rFonts w:ascii="Arial" w:hAnsi="Arial" w:cs="Arial"/>
            <w:sz w:val="24"/>
            <w:szCs w:val="24"/>
            <w:lang w:val="en-US"/>
          </w:rPr>
          <w:lastRenderedPageBreak/>
          <w:t xml:space="preserve">inhibit the </w:t>
        </w:r>
      </w:ins>
      <w:del w:id="197" w:author="Autorizado" w:date="2019-08-14T14:02:00Z">
        <w:r w:rsidR="00D35282" w:rsidDel="00F773C6">
          <w:rPr>
            <w:rFonts w:ascii="Arial" w:hAnsi="Arial" w:cs="Arial"/>
            <w:sz w:val="24"/>
            <w:szCs w:val="24"/>
            <w:lang w:val="en-US"/>
          </w:rPr>
          <w:delText>,</w:delText>
        </w:r>
      </w:del>
      <w:del w:id="198" w:author="Autorizado" w:date="2019-08-14T14:05:00Z">
        <w:r w:rsidR="00D35282" w:rsidDel="008963BA">
          <w:rPr>
            <w:rFonts w:ascii="Arial" w:hAnsi="Arial" w:cs="Arial"/>
            <w:sz w:val="24"/>
            <w:szCs w:val="24"/>
            <w:lang w:val="en-US"/>
          </w:rPr>
          <w:delText xml:space="preserve"> but this do not stop the</w:delText>
        </w:r>
      </w:del>
      <w:r w:rsidR="00D35282">
        <w:rPr>
          <w:rFonts w:ascii="Arial" w:hAnsi="Arial" w:cs="Arial"/>
          <w:sz w:val="24"/>
          <w:szCs w:val="24"/>
          <w:lang w:val="en-US"/>
        </w:rPr>
        <w:t xml:space="preserve"> photosynthesis process as other regions from the</w:t>
      </w:r>
      <w:ins w:id="199" w:author="Autorizado" w:date="2019-08-14T14:04:00Z">
        <w:r w:rsidR="008963BA">
          <w:rPr>
            <w:rFonts w:ascii="Arial" w:hAnsi="Arial" w:cs="Arial"/>
            <w:sz w:val="24"/>
            <w:szCs w:val="24"/>
            <w:lang w:val="en-US"/>
          </w:rPr>
          <w:t xml:space="preserve"> Photosynthetically Active</w:t>
        </w:r>
      </w:ins>
      <w:ins w:id="200" w:author="Autorizado" w:date="2019-08-14T14:05:00Z">
        <w:r w:rsidR="008963BA">
          <w:rPr>
            <w:rFonts w:ascii="Arial" w:hAnsi="Arial" w:cs="Arial"/>
            <w:sz w:val="24"/>
            <w:szCs w:val="24"/>
            <w:lang w:val="en-US"/>
          </w:rPr>
          <w:t xml:space="preserve"> Radiation</w:t>
        </w:r>
      </w:ins>
      <w:r w:rsidR="00D35282">
        <w:rPr>
          <w:rFonts w:ascii="Arial" w:hAnsi="Arial" w:cs="Arial"/>
          <w:sz w:val="24"/>
          <w:szCs w:val="24"/>
          <w:lang w:val="en-US"/>
        </w:rPr>
        <w:t xml:space="preserve"> </w:t>
      </w:r>
      <w:ins w:id="201" w:author="Autorizado" w:date="2019-08-14T14:05:00Z">
        <w:r w:rsidR="008963BA">
          <w:rPr>
            <w:rFonts w:ascii="Arial" w:hAnsi="Arial" w:cs="Arial"/>
            <w:sz w:val="24"/>
            <w:szCs w:val="24"/>
            <w:lang w:val="en-US"/>
          </w:rPr>
          <w:t>(</w:t>
        </w:r>
      </w:ins>
      <w:r w:rsidR="00D35282">
        <w:rPr>
          <w:rFonts w:ascii="Arial" w:hAnsi="Arial" w:cs="Arial"/>
          <w:sz w:val="24"/>
          <w:szCs w:val="24"/>
          <w:lang w:val="en-US"/>
        </w:rPr>
        <w:t>PAR</w:t>
      </w:r>
      <w:ins w:id="202" w:author="Autorizado" w:date="2019-08-14T14:05:00Z">
        <w:r w:rsidR="008963BA">
          <w:rPr>
            <w:rFonts w:ascii="Arial" w:hAnsi="Arial" w:cs="Arial"/>
            <w:sz w:val="24"/>
            <w:szCs w:val="24"/>
            <w:lang w:val="en-US"/>
          </w:rPr>
          <w:t>)</w:t>
        </w:r>
      </w:ins>
      <w:r w:rsidR="00D35282">
        <w:rPr>
          <w:rFonts w:ascii="Arial" w:hAnsi="Arial" w:cs="Arial"/>
          <w:sz w:val="24"/>
          <w:szCs w:val="24"/>
          <w:lang w:val="en-US"/>
        </w:rPr>
        <w:t xml:space="preserve"> </w:t>
      </w:r>
      <w:ins w:id="203" w:author="Autorizado" w:date="2019-08-14T14:06:00Z">
        <w:r w:rsidR="008963BA">
          <w:rPr>
            <w:rFonts w:ascii="Arial" w:hAnsi="Arial" w:cs="Arial"/>
            <w:sz w:val="24"/>
            <w:szCs w:val="24"/>
            <w:lang w:val="en-US"/>
          </w:rPr>
          <w:t xml:space="preserve">can be use by </w:t>
        </w:r>
      </w:ins>
      <w:del w:id="204" w:author="Autorizado" w:date="2019-08-14T14:06:00Z">
        <w:r w:rsidR="00D35282" w:rsidDel="008963BA">
          <w:rPr>
            <w:rFonts w:ascii="Arial" w:hAnsi="Arial" w:cs="Arial"/>
            <w:sz w:val="24"/>
            <w:szCs w:val="24"/>
            <w:lang w:val="en-US"/>
          </w:rPr>
          <w:delText>are available for</w:delText>
        </w:r>
      </w:del>
      <w:r w:rsidR="00D35282">
        <w:rPr>
          <w:rFonts w:ascii="Arial" w:hAnsi="Arial" w:cs="Arial"/>
          <w:sz w:val="24"/>
          <w:szCs w:val="24"/>
          <w:lang w:val="en-US"/>
        </w:rPr>
        <w:t xml:space="preserve"> the algae </w:t>
      </w:r>
      <w:r w:rsidR="00D35282">
        <w:rPr>
          <w:rFonts w:ascii="Arial" w:hAnsi="Arial" w:cs="Arial"/>
          <w:sz w:val="24"/>
          <w:szCs w:val="24"/>
          <w:lang w:val="en-US"/>
        </w:rPr>
        <w:fldChar w:fldCharType="begin" w:fldLock="1"/>
      </w:r>
      <w:r w:rsidR="005A7ABE">
        <w:rPr>
          <w:rFonts w:ascii="Arial" w:hAnsi="Arial" w:cs="Arial"/>
          <w:sz w:val="24"/>
          <w:szCs w:val="24"/>
          <w:lang w:val="en-US"/>
        </w:rPr>
        <w:instrText>ADDIN CSL_CITATION {"citationItems":[{"id":"ITEM-1","itemData":{"DOI":"10.3389/fmars.2015.00122","ISSN":"2296-7745","author":[{"dropping-particle":"","family":"Cohen","given":"Itay","non-dropping-particle":"","parse-names":false,"suffix":""},{"dropping-particle":"","family":"Dubinsky","given":"Zvy","non-dropping-particle":"","parse-names":false,"suffix":""},{"dropping-particle":"","family":"Erez","given":"Jonathan","non-dropping-particle":"","parse-names":false,"suffix":""}],"container-title":"Frontiers in Marine Science","id":"ITEM-1","issue":"January","issued":{"date-parts":[["2016"]]},"page":"122","title":"Light enhanced calcification in hermatypic corals: New insights from light spectral responses","type":"article-journal","volume":"2"},"uris":["http://www.mendeley.com/documents/?uuid=a5fe2772-54c0-430a-8f69-eef581c83742"]},{"id":"ITEM-2","itemData":{"DOI":"10.1242/jeb.039891","ISBN":"0022-0949","ISSN":"1477-9145","PMID":"21075950","abstract":"Depth zonation on coral reefs is largely driven by the amount of downwelling, photosynthetically active radiation (PAR) that is absorbed by the symbiotic algae (zooxanthellae) of corals. The minimum light requirements of zooxanthellae are related to both the total intensity of downwelling PAR and the spectral quality of the light. Here we used Stylophora pistillata colonies collected from shallow (3 m) and deep (40 m) water; colonies were placed in a respirometer under both ambient PAR irradiance and a filter that only transmits blue light. We found that the colonies exhibited a clear difference in their photosynthetic rates when illuminated under PAR and filtered blue light, with higher photosynthetic performance when deep colonies were exposed to blue light compared with full-spectrum PAR for the same light intensity and duration. By contrast, colonies from shallow water showed the opposite trend, with higher photosynthetic performances under full-spectrum PAR than under filtered blue light. These findings are supported by the absorption spectra of corals, with deeper colonies absorbing higher energy wavelengths than the shallow colonies, with different spectral signatures. Our results indicate that S. pistillata colonies are chromatically adapted to their surrounding light environment, with photoacclimation probably occurring via an increase in photosynthetic pigments rather than algal density. The spectral properties of the downwelling light are clearly a crucial component of photoacclimation that should be considered in future transplantation and photoacclimation studies.","author":[{"dropping-particle":"","family":"Mass","given":"T.","non-dropping-particle":"","parse-names":false,"suffix":""},{"dropping-particle":"","family":"Kline","given":"D. I.","non-dropping-particle":"","parse-names":false,"suffix":""},{"dropping-particle":"","family":"Roopin","given":"M.","non-dropping-particle":"","parse-names":false,"suffix":""},{"dropping-particle":"","family":"Veal","given":"C. J.","non-dropping-particle":"","parse-names":false,"suffix":""},{"dropping-particle":"","family":"Cohen","given":"S.","non-dropping-particle":"","parse-names":false,"suffix":""},{"dropping-particle":"","family":"Iluz","given":"D.","non-dropping-particle":"","parse-names":false,"suffix":""},{"dropping-particle":"","family":"Levy","given":"O.","non-dropping-particle":"","parse-names":false,"suffix":""}],"container-title":"The Journal of Experimental Biology","id":"ITEM-2","issue":"Pt 23","issued":{"date-parts":[["2010"]]},"page":"4084-91","title":"The spectral quality of light is a key driver of photosynthesis and photoadaptation in Stylophora pistillata colonies from different depths in the Red Sea","type":"article-journal","volume":"213"},"uris":["http://www.mendeley.com/documents/?uuid=2f248814-0da5-4f43-8882-f62099d33f06"]}],"mendeley":{"formattedCitation":"(Mass et al. 2010; Cohen et al. 2016)","plainTextFormattedCitation":"(Mass et al. 2010; Cohen et al. 2016)","previouslyFormattedCitation":"(Mass et al. 2010; Cohen et al. 2016)"},"properties":{"noteIndex":0},"schema":"https://github.com/citation-style-language/schema/raw/master/csl-citation.json"}</w:instrText>
      </w:r>
      <w:r w:rsidR="00D35282">
        <w:rPr>
          <w:rFonts w:ascii="Arial" w:hAnsi="Arial" w:cs="Arial"/>
          <w:sz w:val="24"/>
          <w:szCs w:val="24"/>
          <w:lang w:val="en-US"/>
        </w:rPr>
        <w:fldChar w:fldCharType="separate"/>
      </w:r>
      <w:r w:rsidR="008718D2" w:rsidRPr="008718D2">
        <w:rPr>
          <w:rFonts w:ascii="Arial" w:hAnsi="Arial" w:cs="Arial"/>
          <w:noProof/>
          <w:sz w:val="24"/>
          <w:szCs w:val="24"/>
          <w:lang w:val="en-US"/>
        </w:rPr>
        <w:t>(Mass et al. 2010; Cohen et al. 2016)</w:t>
      </w:r>
      <w:r w:rsidR="00D35282">
        <w:rPr>
          <w:rFonts w:ascii="Arial" w:hAnsi="Arial" w:cs="Arial"/>
          <w:sz w:val="24"/>
          <w:szCs w:val="24"/>
          <w:lang w:val="en-US"/>
        </w:rPr>
        <w:fldChar w:fldCharType="end"/>
      </w:r>
      <w:r w:rsidR="00D35282">
        <w:rPr>
          <w:rFonts w:ascii="Arial" w:hAnsi="Arial" w:cs="Arial"/>
          <w:sz w:val="24"/>
          <w:szCs w:val="24"/>
          <w:lang w:val="en-US"/>
        </w:rPr>
        <w:t xml:space="preserve">. </w:t>
      </w:r>
      <w:r w:rsidR="00B81B49">
        <w:rPr>
          <w:rFonts w:ascii="Arial" w:hAnsi="Arial" w:cs="Arial"/>
          <w:sz w:val="24"/>
          <w:szCs w:val="24"/>
          <w:lang w:val="en-US"/>
        </w:rPr>
        <w:t>We can infer that</w:t>
      </w:r>
      <w:r w:rsidR="000F3382">
        <w:rPr>
          <w:rFonts w:ascii="Arial" w:hAnsi="Arial" w:cs="Arial"/>
          <w:sz w:val="24"/>
          <w:szCs w:val="24"/>
          <w:lang w:val="en-US"/>
        </w:rPr>
        <w:t xml:space="preserve"> </w:t>
      </w:r>
      <w:ins w:id="205" w:author="Autorizado" w:date="2019-08-14T14:07:00Z">
        <w:r w:rsidR="00996A0E">
          <w:rPr>
            <w:rFonts w:ascii="Arial" w:hAnsi="Arial" w:cs="Arial"/>
            <w:sz w:val="24"/>
            <w:szCs w:val="24"/>
            <w:lang w:val="en-US"/>
          </w:rPr>
          <w:t xml:space="preserve">the symbiont algae of the </w:t>
        </w:r>
      </w:ins>
      <w:r w:rsidR="00D35282" w:rsidRPr="006E3B1B">
        <w:rPr>
          <w:rFonts w:ascii="Arial" w:hAnsi="Arial" w:cs="Arial"/>
          <w:i/>
          <w:sz w:val="24"/>
          <w:szCs w:val="24"/>
          <w:lang w:val="en-US"/>
        </w:rPr>
        <w:t xml:space="preserve">O. </w:t>
      </w:r>
      <w:proofErr w:type="spellStart"/>
      <w:r w:rsidR="00D35282" w:rsidRPr="006E3B1B">
        <w:rPr>
          <w:rFonts w:ascii="Arial" w:hAnsi="Arial" w:cs="Arial"/>
          <w:i/>
          <w:sz w:val="24"/>
          <w:szCs w:val="24"/>
          <w:lang w:val="en-US"/>
        </w:rPr>
        <w:t>faveolata</w:t>
      </w:r>
      <w:r w:rsidR="00D35282">
        <w:rPr>
          <w:rFonts w:ascii="Arial" w:hAnsi="Arial" w:cs="Arial"/>
          <w:sz w:val="24"/>
          <w:szCs w:val="24"/>
          <w:lang w:val="en-US"/>
        </w:rPr>
        <w:t>’s</w:t>
      </w:r>
      <w:proofErr w:type="spellEnd"/>
      <w:r w:rsidR="00D35282">
        <w:rPr>
          <w:rFonts w:ascii="Arial" w:hAnsi="Arial" w:cs="Arial"/>
          <w:sz w:val="24"/>
          <w:szCs w:val="24"/>
          <w:lang w:val="en-US"/>
        </w:rPr>
        <w:t xml:space="preserve"> </w:t>
      </w:r>
      <w:ins w:id="206" w:author="Autorizado" w:date="2019-08-14T14:07:00Z">
        <w:r w:rsidR="00996A0E">
          <w:rPr>
            <w:rFonts w:ascii="Arial" w:hAnsi="Arial" w:cs="Arial"/>
            <w:sz w:val="24"/>
            <w:szCs w:val="24"/>
            <w:lang w:val="en-US"/>
          </w:rPr>
          <w:t xml:space="preserve">colonies growing in the turbid waters of Varadero, are </w:t>
        </w:r>
      </w:ins>
      <w:del w:id="207" w:author="Autorizado" w:date="2019-08-14T14:07:00Z">
        <w:r w:rsidR="00D35282" w:rsidDel="00996A0E">
          <w:rPr>
            <w:rFonts w:ascii="Arial" w:hAnsi="Arial" w:cs="Arial"/>
            <w:sz w:val="24"/>
            <w:szCs w:val="24"/>
            <w:lang w:val="en-US"/>
          </w:rPr>
          <w:delText xml:space="preserve">symbiont algae is </w:delText>
        </w:r>
      </w:del>
      <w:r w:rsidR="00D35282">
        <w:rPr>
          <w:rFonts w:ascii="Arial" w:hAnsi="Arial" w:cs="Arial"/>
          <w:sz w:val="24"/>
          <w:szCs w:val="24"/>
          <w:lang w:val="en-US"/>
        </w:rPr>
        <w:t xml:space="preserve">mostly doing </w:t>
      </w:r>
      <w:r w:rsidR="00CB25F6">
        <w:rPr>
          <w:rFonts w:ascii="Arial" w:hAnsi="Arial" w:cs="Arial"/>
          <w:sz w:val="24"/>
          <w:szCs w:val="24"/>
          <w:lang w:val="en-US"/>
        </w:rPr>
        <w:t xml:space="preserve">photosynthesis </w:t>
      </w:r>
      <w:r w:rsidR="00D35282">
        <w:rPr>
          <w:rFonts w:ascii="Arial" w:hAnsi="Arial" w:cs="Arial"/>
          <w:sz w:val="24"/>
          <w:szCs w:val="24"/>
          <w:lang w:val="en-US"/>
        </w:rPr>
        <w:t xml:space="preserve">using other PAR regions </w:t>
      </w:r>
      <w:ins w:id="208" w:author="Autorizado" w:date="2019-08-14T14:08:00Z">
        <w:r w:rsidR="00996A0E">
          <w:rPr>
            <w:rFonts w:ascii="Arial" w:hAnsi="Arial" w:cs="Arial"/>
            <w:sz w:val="24"/>
            <w:szCs w:val="24"/>
            <w:lang w:val="en-US"/>
          </w:rPr>
          <w:t xml:space="preserve">rather </w:t>
        </w:r>
      </w:ins>
      <w:r w:rsidR="00D35282">
        <w:rPr>
          <w:rFonts w:ascii="Arial" w:hAnsi="Arial" w:cs="Arial"/>
          <w:sz w:val="24"/>
          <w:szCs w:val="24"/>
          <w:lang w:val="en-US"/>
        </w:rPr>
        <w:t xml:space="preserve">than </w:t>
      </w:r>
      <w:ins w:id="209" w:author="Autorizado" w:date="2019-08-14T14:08:00Z">
        <w:r w:rsidR="00996A0E">
          <w:rPr>
            <w:rFonts w:ascii="Arial" w:hAnsi="Arial" w:cs="Arial"/>
            <w:sz w:val="24"/>
            <w:szCs w:val="24"/>
            <w:lang w:val="en-US"/>
          </w:rPr>
          <w:t xml:space="preserve">the </w:t>
        </w:r>
      </w:ins>
      <w:r w:rsidR="00D35282">
        <w:rPr>
          <w:rFonts w:ascii="Arial" w:hAnsi="Arial" w:cs="Arial"/>
          <w:sz w:val="24"/>
          <w:szCs w:val="24"/>
          <w:lang w:val="en-US"/>
        </w:rPr>
        <w:t>blue</w:t>
      </w:r>
      <w:ins w:id="210" w:author="Autorizado" w:date="2019-08-14T14:08:00Z">
        <w:r w:rsidR="00996A0E">
          <w:rPr>
            <w:rFonts w:ascii="Arial" w:hAnsi="Arial" w:cs="Arial"/>
            <w:sz w:val="24"/>
            <w:szCs w:val="24"/>
            <w:lang w:val="en-US"/>
          </w:rPr>
          <w:t xml:space="preserve"> region</w:t>
        </w:r>
      </w:ins>
      <w:del w:id="211" w:author="Autorizado" w:date="2019-08-14T14:08:00Z">
        <w:r w:rsidR="00D35282" w:rsidDel="00996A0E">
          <w:rPr>
            <w:rFonts w:ascii="Arial" w:hAnsi="Arial" w:cs="Arial"/>
            <w:sz w:val="24"/>
            <w:szCs w:val="24"/>
            <w:lang w:val="en-US"/>
          </w:rPr>
          <w:delText xml:space="preserve"> in</w:delText>
        </w:r>
        <w:r w:rsidR="00B81B49" w:rsidDel="00996A0E">
          <w:rPr>
            <w:rFonts w:ascii="Arial" w:hAnsi="Arial" w:cs="Arial"/>
            <w:sz w:val="24"/>
            <w:szCs w:val="24"/>
            <w:lang w:val="en-US"/>
          </w:rPr>
          <w:delText xml:space="preserve"> </w:delText>
        </w:r>
        <w:r w:rsidR="00D35282" w:rsidDel="00996A0E">
          <w:rPr>
            <w:rFonts w:ascii="Arial" w:hAnsi="Arial" w:cs="Arial"/>
            <w:sz w:val="24"/>
            <w:szCs w:val="24"/>
            <w:lang w:val="en-US"/>
          </w:rPr>
          <w:delText>the</w:delText>
        </w:r>
      </w:del>
      <w:del w:id="212" w:author="Autorizado" w:date="2019-08-14T14:07:00Z">
        <w:r w:rsidR="00D35282" w:rsidDel="00996A0E">
          <w:rPr>
            <w:rFonts w:ascii="Arial" w:hAnsi="Arial" w:cs="Arial"/>
            <w:sz w:val="24"/>
            <w:szCs w:val="24"/>
            <w:lang w:val="en-US"/>
          </w:rPr>
          <w:delText xml:space="preserve"> turbid waters of </w:delText>
        </w:r>
        <w:r w:rsidR="00B81B49" w:rsidDel="00996A0E">
          <w:rPr>
            <w:rFonts w:ascii="Arial" w:hAnsi="Arial" w:cs="Arial"/>
            <w:sz w:val="24"/>
            <w:szCs w:val="24"/>
            <w:lang w:val="en-US"/>
          </w:rPr>
          <w:delText>Varadero</w:delText>
        </w:r>
      </w:del>
      <w:r w:rsidR="00D35282">
        <w:rPr>
          <w:rFonts w:ascii="Arial" w:hAnsi="Arial" w:cs="Arial"/>
          <w:sz w:val="24"/>
          <w:szCs w:val="24"/>
          <w:lang w:val="en-US"/>
        </w:rPr>
        <w:t>.</w:t>
      </w:r>
      <w:r w:rsidR="00B81B49">
        <w:rPr>
          <w:rFonts w:ascii="Arial" w:hAnsi="Arial" w:cs="Arial"/>
          <w:sz w:val="24"/>
          <w:szCs w:val="24"/>
          <w:lang w:val="en-US"/>
        </w:rPr>
        <w:t xml:space="preserve"> </w:t>
      </w:r>
      <w:r w:rsidR="00F07834">
        <w:rPr>
          <w:rFonts w:ascii="Arial" w:hAnsi="Arial" w:cs="Arial"/>
          <w:sz w:val="24"/>
          <w:szCs w:val="24"/>
          <w:lang w:val="en-US"/>
        </w:rPr>
        <w:t xml:space="preserve">This suggests that </w:t>
      </w:r>
      <w:r w:rsidR="00F07834" w:rsidRPr="00F07834">
        <w:rPr>
          <w:rFonts w:ascii="Arial" w:hAnsi="Arial" w:cs="Arial"/>
          <w:i/>
          <w:sz w:val="24"/>
          <w:szCs w:val="24"/>
          <w:lang w:val="en-US"/>
        </w:rPr>
        <w:t xml:space="preserve">O. </w:t>
      </w:r>
      <w:proofErr w:type="spellStart"/>
      <w:r w:rsidR="00F07834" w:rsidRPr="00F07834">
        <w:rPr>
          <w:rFonts w:ascii="Arial" w:hAnsi="Arial" w:cs="Arial"/>
          <w:i/>
          <w:sz w:val="24"/>
          <w:szCs w:val="24"/>
          <w:lang w:val="en-US"/>
        </w:rPr>
        <w:t>faveolata</w:t>
      </w:r>
      <w:proofErr w:type="spellEnd"/>
      <w:r w:rsidR="00F07834">
        <w:rPr>
          <w:rFonts w:ascii="Arial" w:hAnsi="Arial" w:cs="Arial"/>
          <w:sz w:val="24"/>
          <w:szCs w:val="24"/>
          <w:lang w:val="en-US"/>
        </w:rPr>
        <w:t xml:space="preserve"> is highly photo</w:t>
      </w:r>
      <w:ins w:id="213" w:author="Autorizado" w:date="2019-08-14T14:09:00Z">
        <w:r w:rsidR="00073987">
          <w:rPr>
            <w:rFonts w:ascii="Arial" w:hAnsi="Arial" w:cs="Arial"/>
            <w:sz w:val="24"/>
            <w:szCs w:val="24"/>
            <w:lang w:val="en-US"/>
          </w:rPr>
          <w:t>-</w:t>
        </w:r>
      </w:ins>
      <w:r w:rsidR="00F07834">
        <w:rPr>
          <w:rFonts w:ascii="Arial" w:hAnsi="Arial" w:cs="Arial"/>
          <w:sz w:val="24"/>
          <w:szCs w:val="24"/>
          <w:lang w:val="en-US"/>
        </w:rPr>
        <w:t xml:space="preserve">acclimated to the </w:t>
      </w:r>
      <w:del w:id="214" w:author="Autorizado" w:date="2019-08-14T14:10:00Z">
        <w:r w:rsidR="007B7388" w:rsidDel="00073987">
          <w:rPr>
            <w:rFonts w:ascii="Arial" w:hAnsi="Arial" w:cs="Arial"/>
            <w:sz w:val="24"/>
            <w:szCs w:val="24"/>
            <w:lang w:val="en-US"/>
          </w:rPr>
          <w:delText xml:space="preserve">marked </w:delText>
        </w:r>
      </w:del>
      <w:ins w:id="215" w:author="Autorizado" w:date="2019-08-14T14:10:00Z">
        <w:r w:rsidR="00073987">
          <w:rPr>
            <w:rFonts w:ascii="Arial" w:hAnsi="Arial" w:cs="Arial"/>
            <w:sz w:val="24"/>
            <w:szCs w:val="24"/>
            <w:lang w:val="en-US"/>
          </w:rPr>
          <w:t xml:space="preserve">pronounced </w:t>
        </w:r>
      </w:ins>
      <w:r w:rsidR="00F07834">
        <w:rPr>
          <w:rFonts w:ascii="Arial" w:hAnsi="Arial" w:cs="Arial"/>
          <w:sz w:val="24"/>
          <w:szCs w:val="24"/>
          <w:lang w:val="en-US"/>
        </w:rPr>
        <w:t xml:space="preserve">light regime in Varadero Reef, as observed in other coral species growing in turbid </w:t>
      </w:r>
      <w:r w:rsidR="008718D2">
        <w:rPr>
          <w:rFonts w:ascii="Arial" w:hAnsi="Arial" w:cs="Arial"/>
          <w:sz w:val="24"/>
          <w:szCs w:val="24"/>
          <w:lang w:val="en-US"/>
        </w:rPr>
        <w:t>waters</w:t>
      </w:r>
      <w:r w:rsidR="00F07834">
        <w:rPr>
          <w:rFonts w:ascii="Arial" w:hAnsi="Arial" w:cs="Arial"/>
          <w:sz w:val="24"/>
          <w:szCs w:val="24"/>
          <w:lang w:val="en-US"/>
        </w:rPr>
        <w:t xml:space="preserve"> </w:t>
      </w:r>
      <w:r w:rsidR="00F07834">
        <w:rPr>
          <w:rFonts w:ascii="Arial" w:hAnsi="Arial" w:cs="Arial"/>
          <w:sz w:val="24"/>
          <w:szCs w:val="24"/>
          <w:lang w:val="en-US"/>
        </w:rPr>
        <w:fldChar w:fldCharType="begin" w:fldLock="1"/>
      </w:r>
      <w:r w:rsidR="008718D2">
        <w:rPr>
          <w:rFonts w:ascii="Arial" w:hAnsi="Arial" w:cs="Arial"/>
          <w:sz w:val="24"/>
          <w:szCs w:val="24"/>
          <w:lang w:val="en-US"/>
        </w:rPr>
        <w:instrText>ADDIN CSL_CITATION {"citationItems":[{"id":"ITEM-1","itemData":{"DOI":"10.3354/meps07612","ISBN":"0171-8630","ISSN":"01718630","abstract":"Massive coral species play a key role in coral reef ecosystems, adding significantly to physical integrity, long term stability and reef biodiversity. This study coupled the assessment of the distribution and abundance of 4 dominant massive coral species, Diploastrea heliopora, Favia speciosa, F. matthaii and Porites lutea, with investigations into species-specific photoacclimatory responses within the Wakatobi Marine National Park of southeast Sulawesi, Indonesia, to determine the potential of photoacclimation to be a driver of biological success. For this, rapid light curves using pulse amplitude modulated (PAM) chlorophyll a fluorescence techniques were employed with additional manipulations to circumvent differences of light quality and absorption between species and across environmental gradients. P. lutea was examined over a range of depths and sites to determine patterns of photoacclimation, and all 4 species were assessed at a single depth between sites for which long-term data for coral community structure and growth existed. Light availability was more highly constrained with depth than between sites; consequently, photoacclimation patterns for P. lutea appeared greater with depth than across environmental gradients. All 4 species were found to differentially modify the extent of non-photochemical quenching to maintain a constant photochemical operating efficiency (qP). Therefore, our results suggest that these massive corals photoacclimate to ensure a constant light-dependent rate of reduction of the plastoquinone pool across growth environments.","author":[{"dropping-particle":"","family":"Hennige","given":"Sebastian J.","non-dropping-particle":"","parse-names":false,"suffix":""},{"dropping-particle":"","family":"Smith","given":"David J.","non-dropping-particle":"","parse-names":false,"suffix":""},{"dropping-particle":"","family":"Perkins","given":"Rupert","non-dropping-particle":"","parse-names":false,"suffix":""},{"dropping-particle":"","family":"Consalvey","given":"Mireille","non-dropping-particle":"","parse-names":false,"suffix":""},{"dropping-particle":"","family":"Paterson","given":"David M.","non-dropping-particle":"","parse-names":false,"suffix":""},{"dropping-particle":"","family":"Suggett","given":"David J.","non-dropping-particle":"","parse-names":false,"suffix":""}],"container-title":"Marine Ecology Progress Series","id":"ITEM-1","issued":{"date-parts":[["2008"]]},"page":"77-88","title":"Photoacclimation, growth and distribution of massive coral species in clear and turbid waters","type":"article-journal","volume":"369"},"uris":["http://www.mendeley.com/documents/?uuid=95529f08-4895-47dc-af7f-f2ef2fc06123"]},{"id":"ITEM-2","itemData":{"DOI":"10.4319/lo.2004.49.6.2201","ISBN":"0024-3590","ISSN":"0024-3590","PMID":"552","abstract":"We analyzed the contributions of clouds, turbidity, and tides to variations in irradiance and predicted benthic primary productivity on a coastal coral reef over a period of 2 yr (2001-2002). At 1.5 m below lowest astronomical tide (3.8-m tidal range), attenuation by suspended solids (turbidity) accounted for 74-79% of the total annual variation in irradiance, clouds for 14-17%, and tides for 7-10%. With increasing depth, the contribution from turbidity to irradiance variation increased asymptotically toward 95%. Fourier (spectral) analyses indicated that the benthic irradiance regime followed strong 8-week periodicities and weaker 2-4-week periodicities. The 8-week cycle was driven primarily by turbidity and secondarily by clouds and matches the periodicity of the intraseasonal Madden-Julian atmospheric oscillation. The weaker 3-4-week irradiance cycle was driven by turbidity; the 2-week cycle was driven by tides and, to a lesser extent, clouds. Comparisons of the benthic irradiance pattern with predictions of physiologically optimal irradiance levels (parameter E-k) for the coral Turbinaria mesenterina suggested that corals at the site alternate between states of potential light limitation and light stress, with a 2-8-week periodicity caused mainly by variations in turbidity. The effect of external sources of light reduction, such as episodic runoff events, on the energetics of benthic primary producers is likely to vary critically with the timing of such events","author":[{"dropping-particle":"","family":"Anthony","given":"Kenneth R. N.","non-dropping-particle":"","parse-names":false,"suffix":""},{"dropping-particle":"V.","family":"Ridd","given":"P.","non-dropping-particle":"","parse-names":false,"suffix":""},{"dropping-particle":"","family":"Orpin","given":"Alan R.","non-dropping-particle":"","parse-names":false,"suffix":""},{"dropping-particle":"","family":"Larcombe","given":"Piers","non-dropping-particle":"","parse-names":false,"suffix":""},{"dropping-particle":"","family":"Lough","given":"Janice","non-dropping-particle":"","parse-names":false,"suffix":""}],"container-title":"Limnology and Oceanography","id":"ITEM-2","issue":"6","issued":{"date-parts":[["2004"]]},"page":"2201-2211","title":"Temporal variation in light availability in coastal benthic habitats: Effects of clouds, turbidity, and tides","type":"article-journal","volume":"49"},"uris":["http://www.mendeley.com/documents/?uuid=a719b842-1271-45b8-89ba-54ea429ef17c"]}],"mendeley":{"formattedCitation":"(Anthony et al. 2004; Hennige et al. 2008)","plainTextFormattedCitation":"(Anthony et al. 2004; Hennige et al. 2008)","previouslyFormattedCitation":"(Anthony et al. 2004; Hennige et al. 2008)"},"properties":{"noteIndex":0},"schema":"https://github.com/citation-style-language/schema/raw/master/csl-citation.json"}</w:instrText>
      </w:r>
      <w:r w:rsidR="00F07834">
        <w:rPr>
          <w:rFonts w:ascii="Arial" w:hAnsi="Arial" w:cs="Arial"/>
          <w:sz w:val="24"/>
          <w:szCs w:val="24"/>
          <w:lang w:val="en-US"/>
        </w:rPr>
        <w:fldChar w:fldCharType="separate"/>
      </w:r>
      <w:r w:rsidR="007B7388" w:rsidRPr="007B7388">
        <w:rPr>
          <w:rFonts w:ascii="Arial" w:hAnsi="Arial" w:cs="Arial"/>
          <w:noProof/>
          <w:sz w:val="24"/>
          <w:szCs w:val="24"/>
          <w:lang w:val="en-US"/>
        </w:rPr>
        <w:t>(Anthony et al. 2004; Hennige et al. 2008)</w:t>
      </w:r>
      <w:r w:rsidR="00F07834">
        <w:rPr>
          <w:rFonts w:ascii="Arial" w:hAnsi="Arial" w:cs="Arial"/>
          <w:sz w:val="24"/>
          <w:szCs w:val="24"/>
          <w:lang w:val="en-US"/>
        </w:rPr>
        <w:fldChar w:fldCharType="end"/>
      </w:r>
      <w:r w:rsidR="00F07834">
        <w:rPr>
          <w:rFonts w:ascii="Arial" w:hAnsi="Arial" w:cs="Arial"/>
          <w:sz w:val="24"/>
          <w:szCs w:val="24"/>
          <w:lang w:val="en-US"/>
        </w:rPr>
        <w:t xml:space="preserve">. </w:t>
      </w:r>
      <w:ins w:id="216" w:author="Autorizado" w:date="2019-08-14T14:11:00Z">
        <w:r w:rsidR="00FE7949">
          <w:rPr>
            <w:rFonts w:ascii="Arial" w:hAnsi="Arial" w:cs="Arial"/>
            <w:sz w:val="24"/>
            <w:szCs w:val="24"/>
            <w:lang w:val="en-US"/>
          </w:rPr>
          <w:t xml:space="preserve">Additionally, </w:t>
        </w:r>
      </w:ins>
      <w:ins w:id="217" w:author="Autorizado" w:date="2019-08-14T14:12:00Z">
        <w:r w:rsidR="00FF723F">
          <w:rPr>
            <w:rFonts w:ascii="Arial" w:hAnsi="Arial" w:cs="Arial"/>
            <w:sz w:val="24"/>
            <w:szCs w:val="24"/>
            <w:lang w:val="en-US"/>
          </w:rPr>
          <w:t>there is the possibility energy requirements for calcification process are been</w:t>
        </w:r>
      </w:ins>
      <w:ins w:id="218" w:author="Autorizado" w:date="2019-08-14T14:11:00Z">
        <w:r w:rsidR="00FE7949">
          <w:rPr>
            <w:rFonts w:ascii="Arial" w:hAnsi="Arial" w:cs="Arial"/>
            <w:sz w:val="24"/>
            <w:szCs w:val="24"/>
            <w:lang w:val="en-US"/>
          </w:rPr>
          <w:t xml:space="preserve"> </w:t>
        </w:r>
      </w:ins>
      <w:ins w:id="219" w:author="Autorizado" w:date="2019-08-14T14:13:00Z">
        <w:r w:rsidR="00FF723F">
          <w:rPr>
            <w:rFonts w:ascii="Arial" w:hAnsi="Arial" w:cs="Arial"/>
            <w:sz w:val="24"/>
            <w:szCs w:val="24"/>
            <w:lang w:val="en-US"/>
          </w:rPr>
          <w:t>meet</w:t>
        </w:r>
      </w:ins>
      <w:ins w:id="220" w:author="Autorizado" w:date="2019-08-14T14:14:00Z">
        <w:r w:rsidR="00FF723F">
          <w:rPr>
            <w:rFonts w:ascii="Arial" w:hAnsi="Arial" w:cs="Arial"/>
            <w:sz w:val="24"/>
            <w:szCs w:val="24"/>
            <w:lang w:val="en-US"/>
          </w:rPr>
          <w:t xml:space="preserve"> through heterotrophic feeding. It is possible that </w:t>
        </w:r>
      </w:ins>
      <w:del w:id="221" w:author="Autorizado" w:date="2019-08-14T14:14:00Z">
        <w:r w:rsidR="0061529D" w:rsidDel="00FF723F">
          <w:rPr>
            <w:rFonts w:ascii="Arial" w:hAnsi="Arial" w:cs="Arial"/>
            <w:sz w:val="24"/>
            <w:szCs w:val="24"/>
            <w:lang w:val="en-US"/>
          </w:rPr>
          <w:delText xml:space="preserve">But, we did not discard the possibility that </w:delText>
        </w:r>
      </w:del>
      <w:r w:rsidR="0061529D">
        <w:rPr>
          <w:rFonts w:ascii="Arial" w:hAnsi="Arial" w:cs="Arial"/>
          <w:sz w:val="24"/>
          <w:szCs w:val="24"/>
          <w:lang w:val="en-US"/>
        </w:rPr>
        <w:t xml:space="preserve">corals in Varadero Reef are using </w:t>
      </w:r>
      <w:r w:rsidR="007B7388">
        <w:rPr>
          <w:rFonts w:ascii="Arial" w:hAnsi="Arial" w:cs="Arial"/>
          <w:sz w:val="24"/>
          <w:szCs w:val="24"/>
          <w:lang w:val="en-US"/>
        </w:rPr>
        <w:t xml:space="preserve">a high proportion of </w:t>
      </w:r>
      <w:r w:rsidR="0061529D">
        <w:rPr>
          <w:rFonts w:ascii="Arial" w:hAnsi="Arial" w:cs="Arial"/>
          <w:sz w:val="24"/>
          <w:szCs w:val="24"/>
          <w:lang w:val="en-US"/>
        </w:rPr>
        <w:t xml:space="preserve">organic matter </w:t>
      </w:r>
      <w:r w:rsidR="007B7388">
        <w:rPr>
          <w:rFonts w:ascii="Arial" w:hAnsi="Arial" w:cs="Arial"/>
          <w:sz w:val="24"/>
          <w:szCs w:val="24"/>
          <w:lang w:val="en-US"/>
        </w:rPr>
        <w:t>as source of carbon</w:t>
      </w:r>
      <w:r w:rsidR="0061529D">
        <w:rPr>
          <w:rFonts w:ascii="Arial" w:hAnsi="Arial" w:cs="Arial"/>
          <w:sz w:val="24"/>
          <w:szCs w:val="24"/>
          <w:lang w:val="en-US"/>
        </w:rPr>
        <w:t>, contributing to their physiological demands</w:t>
      </w:r>
      <w:r w:rsidR="008718D2">
        <w:rPr>
          <w:rFonts w:ascii="Arial" w:hAnsi="Arial" w:cs="Arial"/>
          <w:sz w:val="24"/>
          <w:szCs w:val="24"/>
          <w:lang w:val="en-US"/>
        </w:rPr>
        <w:t xml:space="preserve"> and maintaining a positive energy balance</w:t>
      </w:r>
      <w:r w:rsidR="007B7388">
        <w:rPr>
          <w:rFonts w:ascii="Arial" w:hAnsi="Arial" w:cs="Arial"/>
          <w:sz w:val="24"/>
          <w:szCs w:val="24"/>
          <w:lang w:val="en-US"/>
        </w:rPr>
        <w:t xml:space="preserve"> </w:t>
      </w:r>
      <w:r w:rsidR="007B7388">
        <w:rPr>
          <w:rFonts w:ascii="Arial" w:hAnsi="Arial" w:cs="Arial"/>
          <w:sz w:val="24"/>
          <w:szCs w:val="24"/>
          <w:lang w:val="en-US"/>
        </w:rPr>
        <w:fldChar w:fldCharType="begin" w:fldLock="1"/>
      </w:r>
      <w:r w:rsidR="008718D2">
        <w:rPr>
          <w:rFonts w:ascii="Arial" w:hAnsi="Arial" w:cs="Arial"/>
          <w:sz w:val="24"/>
          <w:szCs w:val="24"/>
          <w:lang w:val="en-US"/>
        </w:rPr>
        <w:instrText>ADDIN CSL_CITATION {"citationItems":[{"id":"ITEM-1","itemData":{"DOI":"10.2307/1309663","ISBN":"00063568","ISSN":"00063568","PMID":"594","abstract":"Colonies of the coral Stylophora pistillata growing at high light can obtain all the reduced carbon needed for animal respiration from photosynthesis by symbiotic zooxanthellae. In contrast, colonies in shaded reef areas must acquire 60% of their reduced carbon heterotrophically. More than 90% of the carbon fixed by zooxanth- ellae is translocated to the animal host in both light regimes, but very little is as- similated, apparently because the translocated products are deficient in nitrogen. Thus, the coral's overall growth efficiency is similar to that of aquatic herbivores that forage actively.","author":[{"dropping-particle":"","family":"Falkowski","given":"Paul G.","non-dropping-particle":"","parse-names":false,"suffix":""},{"dropping-particle":"","family":"Dubinsky","given":"Zvy","non-dropping-particle":"","parse-names":false,"suffix":""},{"dropping-particle":"","family":"Muscatine","given":"Leonard","non-dropping-particle":"","parse-names":false,"suffix":""},{"dropping-particle":"","family":"Porter","given":"James W.","non-dropping-particle":"","parse-names":false,"suffix":""}],"container-title":"BioScience","id":"ITEM-1","issue":"11","issued":{"date-parts":[["1984"]]},"page":"705-709","title":"Light and the bioenergetics of a symbiotic coral","type":"article-journal","volume":"34"},"uris":["http://www.mendeley.com/documents/?uuid=b346f4f4-3050-48ee-94ad-c9c46960bafe"]},{"id":"ITEM-2","itemData":{"DOI":"10.1007/s00442-004-","ISBN":"1250387671","author":[{"dropping-particle":"","family":"Anthony","given":"Kenneth R. N.","non-dropping-particle":"","parse-names":false,"suffix":""},{"dropping-particle":"","family":"Connolly","given":"Sean R.","non-dropping-particle":"","parse-names":false,"suffix":""}],"container-title":"Oecologia","id":"ITEM-2","issue":"3","issued":{"date-parts":[["2004"]]},"page":"373-384","title":"Environmental limits to growth: Physiological niche boundaries of corals along turbidity: Light gradients","type":"article-journal","volume":"141"},"uris":["http://www.mendeley.com/documents/?uuid=76b3f149-93c3-4d33-806f-927e9718a558"]}],"mendeley":{"formattedCitation":"(Falkowski et al. 1984; Anthony and Connolly 2004)","plainTextFormattedCitation":"(Falkowski et al. 1984; Anthony and Connolly 2004)","previouslyFormattedCitation":"(Falkowski et al. 1984; Anthony and Connolly 2004)"},"properties":{"noteIndex":0},"schema":"https://github.com/citation-style-language/schema/raw/master/csl-citation.json"}</w:instrText>
      </w:r>
      <w:r w:rsidR="007B7388">
        <w:rPr>
          <w:rFonts w:ascii="Arial" w:hAnsi="Arial" w:cs="Arial"/>
          <w:sz w:val="24"/>
          <w:szCs w:val="24"/>
          <w:lang w:val="en-US"/>
        </w:rPr>
        <w:fldChar w:fldCharType="separate"/>
      </w:r>
      <w:r w:rsidR="008718D2" w:rsidRPr="008718D2">
        <w:rPr>
          <w:rFonts w:ascii="Arial" w:hAnsi="Arial" w:cs="Arial"/>
          <w:noProof/>
          <w:sz w:val="24"/>
          <w:szCs w:val="24"/>
          <w:lang w:val="en-US"/>
        </w:rPr>
        <w:t>(Falkowski et al. 1984; Anthony and Connolly 2004)</w:t>
      </w:r>
      <w:r w:rsidR="007B7388">
        <w:rPr>
          <w:rFonts w:ascii="Arial" w:hAnsi="Arial" w:cs="Arial"/>
          <w:sz w:val="24"/>
          <w:szCs w:val="24"/>
          <w:lang w:val="en-US"/>
        </w:rPr>
        <w:fldChar w:fldCharType="end"/>
      </w:r>
      <w:r w:rsidR="0061529D">
        <w:rPr>
          <w:rFonts w:ascii="Arial" w:hAnsi="Arial" w:cs="Arial"/>
          <w:sz w:val="24"/>
          <w:szCs w:val="24"/>
          <w:lang w:val="en-US"/>
        </w:rPr>
        <w:t xml:space="preserve">. </w:t>
      </w:r>
      <w:r w:rsidR="00EF3759">
        <w:rPr>
          <w:rFonts w:ascii="Arial" w:hAnsi="Arial" w:cs="Arial"/>
          <w:sz w:val="24"/>
          <w:szCs w:val="24"/>
          <w:lang w:val="en-US"/>
        </w:rPr>
        <w:t xml:space="preserve">The </w:t>
      </w:r>
      <w:commentRangeStart w:id="222"/>
      <w:r w:rsidR="00EF3759">
        <w:rPr>
          <w:rFonts w:ascii="Arial" w:hAnsi="Arial" w:cs="Arial"/>
          <w:sz w:val="24"/>
          <w:szCs w:val="24"/>
          <w:lang w:val="en-US"/>
        </w:rPr>
        <w:t xml:space="preserve">flattened coral morphology </w:t>
      </w:r>
      <w:commentRangeEnd w:id="222"/>
      <w:r w:rsidR="00D45C0D">
        <w:rPr>
          <w:rStyle w:val="Refdecomentario"/>
        </w:rPr>
        <w:commentReference w:id="222"/>
      </w:r>
      <w:r w:rsidR="00EF3759">
        <w:rPr>
          <w:rFonts w:ascii="Arial" w:hAnsi="Arial" w:cs="Arial"/>
          <w:sz w:val="24"/>
          <w:szCs w:val="24"/>
          <w:lang w:val="en-US"/>
        </w:rPr>
        <w:t>might be the adaptation to low quality and quantity of light</w:t>
      </w:r>
      <w:ins w:id="223" w:author="Autorizado" w:date="2019-08-14T14:22:00Z">
        <w:r w:rsidR="00A328DB">
          <w:rPr>
            <w:rFonts w:ascii="Arial" w:hAnsi="Arial" w:cs="Arial"/>
            <w:sz w:val="24"/>
            <w:szCs w:val="24"/>
            <w:lang w:val="en-US"/>
          </w:rPr>
          <w:t>,</w:t>
        </w:r>
      </w:ins>
      <w:r w:rsidR="00EF3759">
        <w:rPr>
          <w:rFonts w:ascii="Arial" w:hAnsi="Arial" w:cs="Arial"/>
          <w:sz w:val="24"/>
          <w:szCs w:val="24"/>
          <w:lang w:val="en-US"/>
        </w:rPr>
        <w:t xml:space="preserve"> </w:t>
      </w:r>
      <w:del w:id="224" w:author="Autorizado" w:date="2019-08-14T14:22:00Z">
        <w:r w:rsidR="00EF3759" w:rsidDel="00A328DB">
          <w:rPr>
            <w:rFonts w:ascii="Arial" w:hAnsi="Arial" w:cs="Arial"/>
            <w:sz w:val="24"/>
            <w:szCs w:val="24"/>
            <w:lang w:val="en-US"/>
          </w:rPr>
          <w:delText xml:space="preserve">and </w:delText>
        </w:r>
      </w:del>
      <w:r w:rsidR="00EF3759">
        <w:rPr>
          <w:rFonts w:ascii="Arial" w:hAnsi="Arial" w:cs="Arial"/>
          <w:sz w:val="24"/>
          <w:szCs w:val="24"/>
          <w:lang w:val="en-US"/>
        </w:rPr>
        <w:t>to the narrow depth range of distribution</w:t>
      </w:r>
      <w:ins w:id="225" w:author="Autorizado" w:date="2019-08-14T14:22:00Z">
        <w:r w:rsidR="00A328DB">
          <w:rPr>
            <w:rFonts w:ascii="Arial" w:hAnsi="Arial" w:cs="Arial"/>
            <w:sz w:val="24"/>
            <w:szCs w:val="24"/>
            <w:lang w:val="en-US"/>
          </w:rPr>
          <w:t>, and to</w:t>
        </w:r>
      </w:ins>
      <w:ins w:id="226" w:author="Autorizado" w:date="2019-08-14T14:25:00Z">
        <w:r w:rsidR="0063642D">
          <w:rPr>
            <w:rFonts w:ascii="Arial" w:hAnsi="Arial" w:cs="Arial"/>
            <w:sz w:val="24"/>
            <w:szCs w:val="24"/>
            <w:lang w:val="en-US"/>
          </w:rPr>
          <w:t xml:space="preserve"> maximize surface are </w:t>
        </w:r>
      </w:ins>
      <w:ins w:id="227" w:author="Autorizado" w:date="2019-08-14T14:26:00Z">
        <w:r w:rsidR="0063642D">
          <w:rPr>
            <w:rFonts w:ascii="Arial" w:hAnsi="Arial" w:cs="Arial"/>
            <w:sz w:val="24"/>
            <w:szCs w:val="24"/>
            <w:lang w:val="en-US"/>
          </w:rPr>
          <w:t>available</w:t>
        </w:r>
      </w:ins>
      <w:ins w:id="228" w:author="Autorizado" w:date="2019-08-14T14:25:00Z">
        <w:r w:rsidR="0063642D">
          <w:rPr>
            <w:rFonts w:ascii="Arial" w:hAnsi="Arial" w:cs="Arial"/>
            <w:sz w:val="24"/>
            <w:szCs w:val="24"/>
            <w:lang w:val="en-US"/>
          </w:rPr>
          <w:t xml:space="preserve"> </w:t>
        </w:r>
      </w:ins>
      <w:ins w:id="229" w:author="Autorizado" w:date="2019-08-14T14:26:00Z">
        <w:r w:rsidR="0063642D">
          <w:rPr>
            <w:rFonts w:ascii="Arial" w:hAnsi="Arial" w:cs="Arial"/>
            <w:sz w:val="24"/>
            <w:szCs w:val="24"/>
            <w:lang w:val="en-US"/>
          </w:rPr>
          <w:t>for heterotrophic feeding</w:t>
        </w:r>
      </w:ins>
      <w:r w:rsidR="00EF3759">
        <w:rPr>
          <w:rFonts w:ascii="Arial" w:hAnsi="Arial" w:cs="Arial"/>
          <w:sz w:val="24"/>
          <w:szCs w:val="24"/>
          <w:lang w:val="en-US"/>
        </w:rPr>
        <w:t>.</w:t>
      </w:r>
    </w:p>
    <w:p w14:paraId="609E9C73" w14:textId="442407E8" w:rsidR="000C0005" w:rsidRPr="00093B07" w:rsidRDefault="00040087" w:rsidP="001C796C">
      <w:pPr>
        <w:spacing w:line="480" w:lineRule="auto"/>
        <w:rPr>
          <w:ins w:id="230" w:author="Autorizado" w:date="2019-08-14T14:38:00Z"/>
          <w:rFonts w:ascii="Arial" w:hAnsi="Arial" w:cs="Arial"/>
          <w:sz w:val="24"/>
          <w:szCs w:val="24"/>
          <w:rPrChange w:id="231" w:author="Autorizado" w:date="2019-08-14T16:13:00Z">
            <w:rPr>
              <w:ins w:id="232" w:author="Autorizado" w:date="2019-08-14T14:38:00Z"/>
              <w:rFonts w:ascii="Arial" w:hAnsi="Arial" w:cs="Arial"/>
              <w:sz w:val="24"/>
              <w:szCs w:val="24"/>
              <w:lang w:val="en-US"/>
            </w:rPr>
          </w:rPrChange>
        </w:rPr>
      </w:pPr>
      <w:r>
        <w:rPr>
          <w:rFonts w:ascii="Arial" w:hAnsi="Arial" w:cs="Arial"/>
          <w:sz w:val="24"/>
          <w:szCs w:val="24"/>
          <w:lang w:val="en-US"/>
        </w:rPr>
        <w:t>Despite of being located in a small area</w:t>
      </w:r>
      <w:r w:rsidR="00E0547E">
        <w:rPr>
          <w:rFonts w:ascii="Arial" w:hAnsi="Arial" w:cs="Arial"/>
          <w:sz w:val="24"/>
          <w:szCs w:val="24"/>
          <w:lang w:val="en-US"/>
        </w:rPr>
        <w:t>, the corals growing in Varadero seem</w:t>
      </w:r>
      <w:del w:id="233" w:author="Autorizado" w:date="2019-08-14T14:32:00Z">
        <w:r w:rsidR="00E0547E" w:rsidDel="000D7F13">
          <w:rPr>
            <w:rFonts w:ascii="Arial" w:hAnsi="Arial" w:cs="Arial"/>
            <w:sz w:val="24"/>
            <w:szCs w:val="24"/>
            <w:lang w:val="en-US"/>
          </w:rPr>
          <w:delText>s</w:delText>
        </w:r>
      </w:del>
      <w:r w:rsidR="00E0547E">
        <w:rPr>
          <w:rFonts w:ascii="Arial" w:hAnsi="Arial" w:cs="Arial"/>
          <w:sz w:val="24"/>
          <w:szCs w:val="24"/>
          <w:lang w:val="en-US"/>
        </w:rPr>
        <w:t xml:space="preserve"> to experience a highly variable set of conditions</w:t>
      </w:r>
      <w:del w:id="234" w:author="Autorizado" w:date="2019-08-14T14:33:00Z">
        <w:r w:rsidR="009C5ECC" w:rsidDel="000D7F13">
          <w:rPr>
            <w:rFonts w:ascii="Arial" w:hAnsi="Arial" w:cs="Arial"/>
            <w:sz w:val="24"/>
            <w:szCs w:val="24"/>
            <w:lang w:val="en-US"/>
          </w:rPr>
          <w:delText>, which varies</w:delText>
        </w:r>
      </w:del>
      <w:ins w:id="235" w:author="Autorizado" w:date="2019-08-14T14:33:00Z">
        <w:r w:rsidR="000D7F13">
          <w:rPr>
            <w:rFonts w:ascii="Arial" w:hAnsi="Arial" w:cs="Arial"/>
            <w:sz w:val="24"/>
            <w:szCs w:val="24"/>
            <w:lang w:val="en-US"/>
          </w:rPr>
          <w:t xml:space="preserve"> governed by</w:t>
        </w:r>
      </w:ins>
      <w:r w:rsidR="009C5ECC">
        <w:rPr>
          <w:rFonts w:ascii="Arial" w:hAnsi="Arial" w:cs="Arial"/>
          <w:sz w:val="24"/>
          <w:szCs w:val="24"/>
          <w:lang w:val="en-US"/>
        </w:rPr>
        <w:t xml:space="preserve"> </w:t>
      </w:r>
      <w:del w:id="236" w:author="Autorizado" w:date="2019-08-14T14:33:00Z">
        <w:r w:rsidR="009C5ECC" w:rsidDel="000D7F13">
          <w:rPr>
            <w:rFonts w:ascii="Arial" w:hAnsi="Arial" w:cs="Arial"/>
            <w:sz w:val="24"/>
            <w:szCs w:val="24"/>
            <w:lang w:val="en-US"/>
          </w:rPr>
          <w:delText>seasonal</w:delText>
        </w:r>
      </w:del>
      <w:ins w:id="237" w:author="Autorizado" w:date="2019-08-14T14:33:00Z">
        <w:r w:rsidR="000D7F13">
          <w:rPr>
            <w:rFonts w:ascii="Arial" w:hAnsi="Arial" w:cs="Arial"/>
            <w:sz w:val="24"/>
            <w:szCs w:val="24"/>
            <w:lang w:val="en-US"/>
          </w:rPr>
          <w:t>seasonality</w:t>
        </w:r>
      </w:ins>
      <w:del w:id="238" w:author="Autorizado" w:date="2019-08-14T14:33:00Z">
        <w:r w:rsidR="009C5ECC" w:rsidDel="000D7F13">
          <w:rPr>
            <w:rFonts w:ascii="Arial" w:hAnsi="Arial" w:cs="Arial"/>
            <w:sz w:val="24"/>
            <w:szCs w:val="24"/>
            <w:lang w:val="en-US"/>
          </w:rPr>
          <w:delText>ly</w:delText>
        </w:r>
      </w:del>
      <w:r w:rsidR="00E0547E">
        <w:rPr>
          <w:rFonts w:ascii="Arial" w:hAnsi="Arial" w:cs="Arial"/>
          <w:sz w:val="24"/>
          <w:szCs w:val="24"/>
          <w:lang w:val="en-US"/>
        </w:rPr>
        <w:t xml:space="preserve">. </w:t>
      </w:r>
      <w:commentRangeStart w:id="239"/>
      <w:ins w:id="240" w:author="Autorizado" w:date="2019-08-14T14:36:00Z">
        <w:r w:rsidR="000D7F13">
          <w:rPr>
            <w:rFonts w:ascii="Arial" w:hAnsi="Arial" w:cs="Arial"/>
            <w:sz w:val="24"/>
            <w:szCs w:val="24"/>
            <w:lang w:val="en-US"/>
          </w:rPr>
          <w:t>Sedimentation for example can</w:t>
        </w:r>
        <w:r w:rsidR="005E1845">
          <w:rPr>
            <w:rFonts w:ascii="Arial" w:hAnsi="Arial" w:cs="Arial"/>
            <w:sz w:val="24"/>
            <w:szCs w:val="24"/>
            <w:lang w:val="en-US"/>
          </w:rPr>
          <w:t xml:space="preserve"> change according to rain seasons. </w:t>
        </w:r>
      </w:ins>
      <w:ins w:id="241" w:author="Autorizado" w:date="2019-08-14T14:41:00Z">
        <w:r w:rsidR="005E1845">
          <w:rPr>
            <w:rFonts w:ascii="Arial" w:hAnsi="Arial" w:cs="Arial"/>
            <w:sz w:val="24"/>
            <w:szCs w:val="24"/>
            <w:lang w:val="en-US"/>
          </w:rPr>
          <w:t xml:space="preserve">Most of the sediments are deposited close to </w:t>
        </w:r>
      </w:ins>
      <w:ins w:id="242" w:author="Autorizado" w:date="2019-08-14T14:42:00Z">
        <w:r w:rsidR="005E1845">
          <w:rPr>
            <w:rFonts w:ascii="Arial" w:hAnsi="Arial" w:cs="Arial"/>
            <w:sz w:val="24"/>
            <w:szCs w:val="24"/>
            <w:lang w:val="en-US"/>
          </w:rPr>
          <w:t xml:space="preserve">the </w:t>
        </w:r>
      </w:ins>
      <w:ins w:id="243" w:author="Autorizado" w:date="2019-08-14T14:41:00Z">
        <w:r w:rsidR="005E1845">
          <w:rPr>
            <w:rFonts w:ascii="Arial" w:hAnsi="Arial" w:cs="Arial"/>
            <w:sz w:val="24"/>
            <w:szCs w:val="24"/>
            <w:lang w:val="en-US"/>
          </w:rPr>
          <w:t xml:space="preserve">mouth of the Canal del </w:t>
        </w:r>
        <w:proofErr w:type="spellStart"/>
        <w:r w:rsidR="005E1845">
          <w:rPr>
            <w:rFonts w:ascii="Arial" w:hAnsi="Arial" w:cs="Arial"/>
            <w:sz w:val="24"/>
            <w:szCs w:val="24"/>
            <w:lang w:val="en-US"/>
          </w:rPr>
          <w:t>Dique</w:t>
        </w:r>
        <w:proofErr w:type="spellEnd"/>
        <w:r w:rsidR="005E1845">
          <w:rPr>
            <w:rFonts w:ascii="Arial" w:hAnsi="Arial" w:cs="Arial"/>
            <w:sz w:val="24"/>
            <w:szCs w:val="24"/>
            <w:lang w:val="en-US"/>
          </w:rPr>
          <w:t xml:space="preserve">, </w:t>
        </w:r>
      </w:ins>
      <w:ins w:id="244" w:author="Autorizado" w:date="2019-08-14T14:42:00Z">
        <w:r w:rsidR="005E1845">
          <w:rPr>
            <w:rFonts w:ascii="Arial" w:hAnsi="Arial" w:cs="Arial"/>
            <w:sz w:val="24"/>
            <w:szCs w:val="24"/>
            <w:lang w:val="en-US"/>
          </w:rPr>
          <w:t xml:space="preserve">while </w:t>
        </w:r>
      </w:ins>
      <w:ins w:id="245" w:author="Autorizado" w:date="2019-08-14T14:41:00Z">
        <w:r w:rsidR="005E1845">
          <w:rPr>
            <w:rFonts w:ascii="Arial" w:hAnsi="Arial" w:cs="Arial"/>
            <w:sz w:val="24"/>
            <w:szCs w:val="24"/>
            <w:lang w:val="en-US"/>
          </w:rPr>
          <w:t xml:space="preserve">other areas of the bay can present seasonally deposition of fine sediments </w:t>
        </w:r>
        <w:r w:rsidR="005E1845">
          <w:rPr>
            <w:rFonts w:ascii="Arial" w:hAnsi="Arial" w:cs="Arial"/>
            <w:sz w:val="24"/>
            <w:szCs w:val="24"/>
            <w:lang w:val="en-US"/>
          </w:rPr>
          <w:fldChar w:fldCharType="begin" w:fldLock="1"/>
        </w:r>
        <w:r w:rsidR="005E1845">
          <w:rPr>
            <w:rFonts w:ascii="Arial" w:hAnsi="Arial" w:cs="Arial"/>
            <w:sz w:val="24"/>
            <w:szCs w:val="24"/>
            <w:lang w:val="en-US"/>
          </w:rPr>
          <w:instrText>ADDIN CSL_CITATION {"citationItems":[{"id":"ITEM-1","itemData":{"DOI":"10.2112/JCOASTRES-D-15-00185.1","ISSN":"0749-0208","abstract":"This study evaluated patterns of coastal sediment movement and deposition under different seasonal conditions (warm and cold phases of the El Ni</w:instrText>
        </w:r>
        <w:r w:rsidR="005E1845">
          <w:rPr>
            <w:rFonts w:ascii="Tahoma" w:hAnsi="Tahoma" w:cs="Tahoma"/>
            <w:sz w:val="24"/>
            <w:szCs w:val="24"/>
            <w:lang w:val="en-US"/>
          </w:rPr>
          <w:instrText>�</w:instrText>
        </w:r>
        <w:r w:rsidR="005E1845">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Colombia","type":"article-journal","volume":"331"},"uris":["http://www.mendeley.com/documents/?uuid=478c427e-48bf-4347-ba5b-19676458bd2b"]}],"mendeley":{"formattedCitation":"(Restrepo et al. 2017)","plainTextFormattedCitation":"(Restrepo et al. 2017)","previouslyFormattedCitation":"(Restrepo et al. 2017)"},"properties":{"noteIndex":0},"schema":"https://github.com/citation-style-language/schema/raw/master/csl-citation.json"}</w:instrText>
        </w:r>
        <w:r w:rsidR="005E1845">
          <w:rPr>
            <w:rFonts w:ascii="Arial" w:hAnsi="Arial" w:cs="Arial"/>
            <w:sz w:val="24"/>
            <w:szCs w:val="24"/>
            <w:lang w:val="en-US"/>
          </w:rPr>
          <w:fldChar w:fldCharType="separate"/>
        </w:r>
        <w:r w:rsidR="005E1845" w:rsidRPr="000924F3">
          <w:rPr>
            <w:rFonts w:ascii="Arial" w:hAnsi="Arial" w:cs="Arial"/>
            <w:noProof/>
            <w:sz w:val="24"/>
            <w:szCs w:val="24"/>
            <w:lang w:val="en-US"/>
          </w:rPr>
          <w:t>(Restrepo et al. 2017)</w:t>
        </w:r>
        <w:r w:rsidR="005E1845">
          <w:rPr>
            <w:rFonts w:ascii="Arial" w:hAnsi="Arial" w:cs="Arial"/>
            <w:sz w:val="24"/>
            <w:szCs w:val="24"/>
            <w:lang w:val="en-US"/>
          </w:rPr>
          <w:fldChar w:fldCharType="end"/>
        </w:r>
      </w:ins>
      <w:ins w:id="246" w:author="Autorizado" w:date="2019-08-14T14:42:00Z">
        <w:r w:rsidR="005E1845">
          <w:rPr>
            <w:rFonts w:ascii="Arial" w:hAnsi="Arial" w:cs="Arial"/>
            <w:sz w:val="24"/>
            <w:szCs w:val="24"/>
            <w:lang w:val="en-US"/>
          </w:rPr>
          <w:t xml:space="preserve">. For </w:t>
        </w:r>
      </w:ins>
      <w:ins w:id="247" w:author="Autorizado" w:date="2019-08-14T14:43:00Z">
        <w:r w:rsidR="005E1845">
          <w:rPr>
            <w:rFonts w:ascii="Arial" w:hAnsi="Arial" w:cs="Arial"/>
            <w:sz w:val="24"/>
            <w:szCs w:val="24"/>
            <w:lang w:val="en-US"/>
          </w:rPr>
          <w:t>instance, d</w:t>
        </w:r>
      </w:ins>
      <w:ins w:id="248" w:author="Autorizado" w:date="2019-08-14T14:40:00Z">
        <w:r w:rsidR="005E1845">
          <w:rPr>
            <w:rFonts w:ascii="Arial" w:hAnsi="Arial" w:cs="Arial"/>
            <w:sz w:val="24"/>
            <w:szCs w:val="24"/>
            <w:lang w:val="en-US"/>
          </w:rPr>
          <w:t xml:space="preserve">uring rainy seasons the winds can drive surface current and turbidity plume towards the northern strait of the bay </w:t>
        </w:r>
        <w:r w:rsidR="005E1845">
          <w:rPr>
            <w:rFonts w:ascii="Arial" w:hAnsi="Arial" w:cs="Arial"/>
            <w:sz w:val="24"/>
            <w:szCs w:val="24"/>
            <w:lang w:val="en-US"/>
          </w:rPr>
          <w:lastRenderedPageBreak/>
          <w:fldChar w:fldCharType="begin" w:fldLock="1"/>
        </w:r>
        <w:r w:rsidR="005E1845">
          <w:rPr>
            <w:rFonts w:ascii="Arial" w:hAnsi="Arial" w:cs="Arial"/>
            <w:sz w:val="24"/>
            <w:szCs w:val="24"/>
            <w:lang w:val="en-US"/>
          </w:rPr>
          <w:instrText>ADDIN CSL_CITATION {"citationItems":[{"id":"ITEM-1","itemData":{"DOI":"10.2112/JCOASTRES-D-15-00185.1","ISSN":"0749-0208","abstract":"This study evaluated patterns of coastal sediment movement and deposition under different seasonal conditions (warm and cold phases of the El Ni</w:instrText>
        </w:r>
        <w:r w:rsidR="005E1845">
          <w:rPr>
            <w:rFonts w:ascii="Tahoma" w:hAnsi="Tahoma" w:cs="Tahoma"/>
            <w:sz w:val="24"/>
            <w:szCs w:val="24"/>
            <w:lang w:val="en-US"/>
          </w:rPr>
          <w:instrText>�</w:instrText>
        </w:r>
        <w:r w:rsidR="005E1845">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Colombia","type":"article-journal","volume":"331"},"uris":["http://www.mendeley.com/documents/?uuid=478c427e-48bf-4347-ba5b-19676458bd2b"]},{"id":"ITEM-2","itemData":{"DOI":"10.1016/j.jenvman.2019.01.104","ISSN":"10958630","abstract":"A bay's capacity to buffer fluvial fluxes between the land and sea is sensitive to hydrological changes that can affect its water renewal rates. In Cartagena Bay, Colombia, pollution issues have been associated with freshwater fluxes which are projected to increase in future years. This has led to plans to reduce freshwater flows by constructing upstream hydraulic doors. Given the influence of freshwater discharge on coastal water renewal, it is important to assess how these upstream changes will affect the bay's hydrodynamic processes. This study calibrated the 3D MOHID Water model, configured with a high-resolution mixed vertical discretization to capture the bay's characteristic processes of vertical stratification and mixing. A Lagrangian transport model was used to analyze the flow of passive particle tracers and calculate water renewal time scales. Mean residence times of 3–6 days and flushing times of 10–20 days for canal water were found, while mean residence times of 23–33 days and flushing times of 70–99 days were calculated for the bay's complete water volume. An assessment of future scenarios showed that increases in freshwater runoff would result in faster water renewal in the bay, while plans to decrease freshwater discharge would result in slower water renewal in the bay. It is therefore imperative that any plans for reducing fluvial fluxes into the bay be accompanied by the control of local pollution sources, which are abundant and could worsen the bay's water quality issues should water renewal times become longer.","author":[{"dropping-particle":"","family":"Tosic","given":"Marko","non-dropping-particle":"","parse-names":false,"suffix":""},{"dropping-particle":"","family":"Martins","given":"Flávio","non-dropping-particle":"","parse-names":false,"suffix":""},{"dropping-particle":"","family":"Lonin","given":"Serguei","non-dropping-particle":"","parse-names":false,"suffix":""},{"dropping-particle":"","family":"Izquierdo","given":"Alfredo","non-dropping-particle":"","parse-names":false,"suffix":""},{"dropping-particle":"","family":"Restrepo","given":"Juan Darío","non-dropping-particle":"","parse-names":false,"suffix":""}],"container-title":"Journal of Environmental Management","id":"ITEM-2","issue":"January","issued":{"date-parts":[["2019"]]},"page":"695-714","publisher":"Elsevier","title":"Hydrodynamic modelling of a polluted tropical bay: Assessment of anthropogenic impacts on freshwater runoff and estuarine water renewal","type":"article-journal","volume":"236"},"uris":["http://www.mendeley.com/documents/?uuid=c021f96c-e856-4ce2-9edb-84f6df0f5f9b"]}],"mendeley":{"formattedCitation":"(Restrepo et al. 2017; Tosic et al. 2019a)","plainTextFormattedCitation":"(Restrepo et al. 2017; Tosic et al. 2019a)","previouslyFormattedCitation":"(Restrepo et al. 2017; Tosic et al. 2019a)"},"properties":{"noteIndex":0},"schema":"https://github.com/citation-style-language/schema/raw/master/csl-citation.json"}</w:instrText>
        </w:r>
        <w:r w:rsidR="005E1845">
          <w:rPr>
            <w:rFonts w:ascii="Arial" w:hAnsi="Arial" w:cs="Arial"/>
            <w:sz w:val="24"/>
            <w:szCs w:val="24"/>
            <w:lang w:val="en-US"/>
          </w:rPr>
          <w:fldChar w:fldCharType="separate"/>
        </w:r>
        <w:r w:rsidR="005E1845" w:rsidRPr="00B736BF">
          <w:rPr>
            <w:rFonts w:ascii="Arial" w:hAnsi="Arial" w:cs="Arial"/>
            <w:noProof/>
            <w:sz w:val="24"/>
            <w:szCs w:val="24"/>
            <w:lang w:val="en-US"/>
          </w:rPr>
          <w:t>(Restrepo et al. 2017; Tosic et al. 2019a)</w:t>
        </w:r>
        <w:r w:rsidR="005E1845">
          <w:rPr>
            <w:rFonts w:ascii="Arial" w:hAnsi="Arial" w:cs="Arial"/>
            <w:sz w:val="24"/>
            <w:szCs w:val="24"/>
            <w:lang w:val="en-US"/>
          </w:rPr>
          <w:fldChar w:fldCharType="end"/>
        </w:r>
        <w:r w:rsidR="005E1845">
          <w:rPr>
            <w:rFonts w:ascii="Arial" w:hAnsi="Arial" w:cs="Arial"/>
            <w:sz w:val="24"/>
            <w:szCs w:val="24"/>
            <w:lang w:val="en-US"/>
          </w:rPr>
          <w:t>.</w:t>
        </w:r>
      </w:ins>
      <w:ins w:id="249" w:author="Autorizado" w:date="2019-08-14T14:45:00Z">
        <w:r w:rsidR="000C0005">
          <w:rPr>
            <w:rFonts w:ascii="Arial" w:hAnsi="Arial" w:cs="Arial"/>
            <w:sz w:val="24"/>
            <w:szCs w:val="24"/>
            <w:lang w:val="en-US"/>
          </w:rPr>
          <w:t xml:space="preserve">These muddy sediments were not dominant before, but during the last century they have increase and are now covering more areas </w:t>
        </w:r>
      </w:ins>
      <w:ins w:id="250" w:author="Autorizado" w:date="2019-08-14T14:46:00Z">
        <w:r w:rsidR="000C0005">
          <w:rPr>
            <w:rFonts w:ascii="Arial" w:hAnsi="Arial" w:cs="Arial"/>
            <w:sz w:val="24"/>
            <w:szCs w:val="24"/>
            <w:lang w:val="en-US"/>
          </w:rPr>
          <w:t>of</w:t>
        </w:r>
      </w:ins>
      <w:ins w:id="251" w:author="Autorizado" w:date="2019-08-14T14:45:00Z">
        <w:r w:rsidR="000C0005">
          <w:rPr>
            <w:rFonts w:ascii="Arial" w:hAnsi="Arial" w:cs="Arial"/>
            <w:sz w:val="24"/>
            <w:szCs w:val="24"/>
            <w:lang w:val="en-US"/>
          </w:rPr>
          <w:t xml:space="preserve"> the bay floor </w:t>
        </w:r>
        <w:r w:rsidR="000C0005">
          <w:rPr>
            <w:rFonts w:ascii="Arial" w:hAnsi="Arial" w:cs="Arial"/>
            <w:sz w:val="24"/>
            <w:szCs w:val="24"/>
            <w:lang w:val="en-US"/>
          </w:rPr>
          <w:fldChar w:fldCharType="begin" w:fldLock="1"/>
        </w:r>
        <w:r w:rsidR="000C0005">
          <w:rPr>
            <w:rFonts w:ascii="Arial" w:hAnsi="Arial" w:cs="Arial"/>
            <w:sz w:val="24"/>
            <w:szCs w:val="24"/>
            <w:lang w:val="en-US"/>
          </w:rPr>
          <w:instrText>ADDIN CSL_CITATION {"citationItems":[{"id":"ITEM-1","itemData":{"author":[{"dropping-particle":"","family":"Pagliardini","given":"Jean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CIOH","id":"ITEM-1","issued":{"date-parts":[["1982"]]},"page":"49-11","title":"Síntesis del proyecto Bahía de Cartagena","type":"article-journal","volume":"4"},"uris":["http://www.mendeley.com/documents/?uuid=56f36fad-e92d-4407-a5c2-c78d6b06ceeb"]},{"id":"ITEM-2","itemData":{"DOI":"10.2112/JCOASTRES-D-15-00185.1","ISSN":"0749-0208","abstract":"This study evaluated patterns of coastal sediment movement and deposition under different seasonal conditions (warm and cold phases of the El Ni</w:instrText>
        </w:r>
        <w:r w:rsidR="000C0005">
          <w:rPr>
            <w:rFonts w:ascii="Tahoma" w:hAnsi="Tahoma" w:cs="Tahoma"/>
            <w:sz w:val="24"/>
            <w:szCs w:val="24"/>
            <w:lang w:val="en-US"/>
          </w:rPr>
          <w:instrText>�</w:instrText>
        </w:r>
        <w:r w:rsidR="000C0005">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Research","id":"ITEM-2","issued":{"date-parts":[["2017"]]},"page":"135-148","title":"Factors influencing the distribution and characteristics of surface sediment in the Bay of Cartagena, Colombia","type":"article-journal","volume":"331"},"uris":["http://www.mendeley.com/documents/?uuid=478c427e-48bf-4347-ba5b-19676458bd2b"]},{"id":"ITEM-3","itemData":{"DOI":"103856/vol41-issue1-fulltext-8","ISSN":"0718560X","abstract":"Se analizó la distribución espacial y las principales características texturales de 234 muestras de sedimentos superficiales de la bahía de Cartagena. Para caracterizar los ambientes de depósito en el fondo de la bahía se aplicaron tres funciones discriminantes para diferenciar entre: (i) depósitos de playa y marino somero agitado, (ii) depósitos fluviales y marino someros, y (iii) depósitos fluviales influenciados por corrientes de turbidez. Los sedimentos predominantes fueron lodos medios (5,35 ± 1,2 φ), pobremente clasificados (σ = 1,63 ± 0,8), con notable asimetría (Sk = -0,052 ± 0.2) y curtosis (k) de 0,84 ± 0,4. Se encontró dos tipos principales de depósitos recientes en la bahía de Cartagena: marino somero agitado, de dominio fluvial, y depósitos de corrientes de turbidez, de dominio fluvial. Los contenidos más bajos de arena (&lt;5%) se encontraron a lo largo de un eje latitudinal que va desde el prodelta del Canal del Dique hasta el extremo occidental de isla de Tierrabomba. Los contenidos de CaCO3 de los depósitos sedimentarios fueron menores al 10%. Los sedimentos calcáreos autógenos han sido cubiertos por sedimentos finos de origen terrígeno transportados por el Canal del Dique, el cual tiene un papel más activo y predominante en la sedimentación de la bahía de lo que se ha señalado pr</w:instrText>
        </w:r>
        <w:r w:rsidR="000C0005" w:rsidRPr="00093B07">
          <w:rPr>
            <w:rFonts w:ascii="Arial" w:hAnsi="Arial" w:cs="Arial"/>
            <w:sz w:val="24"/>
            <w:szCs w:val="24"/>
            <w:rPrChange w:id="252" w:author="Autorizado" w:date="2019-08-14T16:13:00Z">
              <w:rPr>
                <w:rFonts w:ascii="Arial" w:hAnsi="Arial" w:cs="Arial"/>
                <w:sz w:val="24"/>
                <w:szCs w:val="24"/>
                <w:lang w:val="en-US"/>
              </w:rPr>
            </w:rPrChange>
          </w:rPr>
          <w:instrText>eviamente.","author":[{"dropping-particle":"","family":"Restrepo","given":"Juan C.","non-dropping-particle":"","parse-names":false,"suffix":""},{"dropping-particle":"","family":"Franco","given":"Diana","non-dropping-particle":"","parse-names":false,"suffix":""},{"dropping-particle":"","family":"Escobar","given":"Jaime","non-dropping-particle":"","parse-names":false,"suffix":""},{"dropping-particle":"","family":"Correa","given":"Iván Darío","non-dropping-particle":"","parse-names":false,"suffix":""},{"dropping-particle":"","family":"Otero","given":"Luis","non-dropping-particle":"","parse-names":false,"suffix":""},{"dropping-particle":"","family":"Gutiérrez","given":"Julio","non-dropping-particle":"","parse-names":false,"suffix":""}],"container-title":"Latin American Journal of Aquatic Research","id":"ITEM-3","issue":"1","issued":{"date-parts":[["2013"]]},"page":"99-112","title":"Bahía de Cartagena (Colombia): Distribución de sedimentos superficiales y ambientes sedimentarios","type":"article-journal","volume":"41"},"uris":["http://www.mendeley.com/documents/?uuid=3a534acc-780c-4c46-afc3-88e5c2879c68"]}],"mendeley":{"formattedCitation":"(Pagliardini et al. 1982; Restrepo et al. 2013, 2017)","plainTextFormattedCitation":"(Pagliardini et al. 1982; Restrepo et al. 2013, 2017)","previouslyFormattedCitation":"(Pagliardini et al. 1982; Restrepo et al. 2013, 2017)"},"properties":{"noteIndex":0},"schema":"https://github.com/citation-style-language/schema/raw/master/csl-citation.json"}</w:instrText>
        </w:r>
        <w:r w:rsidR="000C0005">
          <w:rPr>
            <w:rFonts w:ascii="Arial" w:hAnsi="Arial" w:cs="Arial"/>
            <w:sz w:val="24"/>
            <w:szCs w:val="24"/>
            <w:lang w:val="en-US"/>
          </w:rPr>
          <w:fldChar w:fldCharType="separate"/>
        </w:r>
        <w:r w:rsidR="000C0005" w:rsidRPr="00093B07">
          <w:rPr>
            <w:rFonts w:ascii="Arial" w:hAnsi="Arial" w:cs="Arial"/>
            <w:noProof/>
            <w:sz w:val="24"/>
            <w:szCs w:val="24"/>
            <w:rPrChange w:id="253" w:author="Autorizado" w:date="2019-08-14T16:13:00Z">
              <w:rPr>
                <w:rFonts w:ascii="Arial" w:hAnsi="Arial" w:cs="Arial"/>
                <w:noProof/>
                <w:sz w:val="24"/>
                <w:szCs w:val="24"/>
                <w:lang w:val="en-US"/>
              </w:rPr>
            </w:rPrChange>
          </w:rPr>
          <w:t>(Pagliardini et al. 1982; Restrepo et al. 2013, 2017)</w:t>
        </w:r>
        <w:r w:rsidR="000C0005">
          <w:rPr>
            <w:rFonts w:ascii="Arial" w:hAnsi="Arial" w:cs="Arial"/>
            <w:sz w:val="24"/>
            <w:szCs w:val="24"/>
            <w:lang w:val="en-US"/>
          </w:rPr>
          <w:fldChar w:fldCharType="end"/>
        </w:r>
        <w:r w:rsidR="000C0005" w:rsidRPr="00093B07">
          <w:rPr>
            <w:rFonts w:ascii="Arial" w:hAnsi="Arial" w:cs="Arial"/>
            <w:sz w:val="24"/>
            <w:szCs w:val="24"/>
            <w:rPrChange w:id="254" w:author="Autorizado" w:date="2019-08-14T16:13:00Z">
              <w:rPr>
                <w:rFonts w:ascii="Arial" w:hAnsi="Arial" w:cs="Arial"/>
                <w:sz w:val="24"/>
                <w:szCs w:val="24"/>
                <w:lang w:val="en-US"/>
              </w:rPr>
            </w:rPrChange>
          </w:rPr>
          <w:t>.</w:t>
        </w:r>
      </w:ins>
      <w:commentRangeEnd w:id="239"/>
      <w:ins w:id="255" w:author="Autorizado" w:date="2019-08-14T14:47:00Z">
        <w:r w:rsidR="000C0005">
          <w:rPr>
            <w:rStyle w:val="Refdecomentario"/>
          </w:rPr>
          <w:commentReference w:id="239"/>
        </w:r>
      </w:ins>
    </w:p>
    <w:p w14:paraId="206E7DA8" w14:textId="77777777" w:rsidR="00C71670" w:rsidRPr="00093B07" w:rsidRDefault="00E0547E" w:rsidP="001C796C">
      <w:pPr>
        <w:spacing w:line="480" w:lineRule="auto"/>
        <w:rPr>
          <w:ins w:id="256" w:author="Autorizado" w:date="2019-08-14T14:48:00Z"/>
          <w:rFonts w:ascii="Arial" w:hAnsi="Arial" w:cs="Arial"/>
          <w:sz w:val="24"/>
          <w:szCs w:val="24"/>
          <w:rPrChange w:id="257" w:author="Autorizado" w:date="2019-08-14T16:13:00Z">
            <w:rPr>
              <w:ins w:id="258" w:author="Autorizado" w:date="2019-08-14T14:48:00Z"/>
              <w:rFonts w:ascii="Arial" w:hAnsi="Arial" w:cs="Arial"/>
              <w:sz w:val="24"/>
              <w:szCs w:val="24"/>
              <w:lang w:val="en-US"/>
            </w:rPr>
          </w:rPrChange>
        </w:rPr>
      </w:pPr>
      <w:del w:id="259" w:author="Autorizado" w:date="2019-08-14T14:48:00Z">
        <w:r w:rsidRPr="00093B07" w:rsidDel="00D3357C">
          <w:rPr>
            <w:rFonts w:ascii="Arial" w:hAnsi="Arial" w:cs="Arial"/>
            <w:sz w:val="24"/>
            <w:szCs w:val="24"/>
            <w:rPrChange w:id="260" w:author="Autorizado" w:date="2019-08-14T16:13:00Z">
              <w:rPr>
                <w:rFonts w:ascii="Arial" w:hAnsi="Arial" w:cs="Arial"/>
                <w:sz w:val="24"/>
                <w:szCs w:val="24"/>
                <w:lang w:val="en-US"/>
              </w:rPr>
            </w:rPrChange>
          </w:rPr>
          <w:delText xml:space="preserve">There is no doubt that terrigenous sediment transported by the Canal del Dique </w:delText>
        </w:r>
        <w:r w:rsidR="009D6DB4" w:rsidRPr="00093B07" w:rsidDel="00D3357C">
          <w:rPr>
            <w:rFonts w:ascii="Arial" w:hAnsi="Arial" w:cs="Arial"/>
            <w:sz w:val="24"/>
            <w:szCs w:val="24"/>
            <w:rPrChange w:id="261" w:author="Autorizado" w:date="2019-08-14T16:13:00Z">
              <w:rPr>
                <w:rFonts w:ascii="Arial" w:hAnsi="Arial" w:cs="Arial"/>
                <w:sz w:val="24"/>
                <w:szCs w:val="24"/>
                <w:lang w:val="en-US"/>
              </w:rPr>
            </w:rPrChange>
          </w:rPr>
          <w:delText>can reach Varadero Reef</w:delText>
        </w:r>
        <w:r w:rsidR="00040087" w:rsidRPr="00093B07" w:rsidDel="00D3357C">
          <w:rPr>
            <w:rFonts w:ascii="Arial" w:hAnsi="Arial" w:cs="Arial"/>
            <w:sz w:val="24"/>
            <w:szCs w:val="24"/>
            <w:rPrChange w:id="262" w:author="Autorizado" w:date="2019-08-14T16:13:00Z">
              <w:rPr>
                <w:rFonts w:ascii="Arial" w:hAnsi="Arial" w:cs="Arial"/>
                <w:sz w:val="24"/>
                <w:szCs w:val="24"/>
                <w:lang w:val="en-US"/>
              </w:rPr>
            </w:rPrChange>
          </w:rPr>
          <w:delText>, which is located 6 km away from the mouth of the Canal del Dique</w:delText>
        </w:r>
        <w:r w:rsidR="00F062CD" w:rsidRPr="00093B07" w:rsidDel="00D3357C">
          <w:rPr>
            <w:rFonts w:ascii="Arial" w:hAnsi="Arial" w:cs="Arial"/>
            <w:sz w:val="24"/>
            <w:szCs w:val="24"/>
            <w:rPrChange w:id="263" w:author="Autorizado" w:date="2019-08-14T16:13:00Z">
              <w:rPr>
                <w:rFonts w:ascii="Arial" w:hAnsi="Arial" w:cs="Arial"/>
                <w:sz w:val="24"/>
                <w:szCs w:val="24"/>
                <w:lang w:val="en-US"/>
              </w:rPr>
            </w:rPrChange>
          </w:rPr>
          <w:delText xml:space="preserve"> </w:delText>
        </w:r>
        <w:r w:rsidR="00F062CD" w:rsidDel="00D3357C">
          <w:rPr>
            <w:rFonts w:ascii="Arial" w:hAnsi="Arial" w:cs="Arial"/>
            <w:sz w:val="24"/>
            <w:szCs w:val="24"/>
            <w:lang w:val="en-US"/>
          </w:rPr>
          <w:fldChar w:fldCharType="begin" w:fldLock="1"/>
        </w:r>
        <w:r w:rsidR="003C7BDF" w:rsidRPr="00093B07" w:rsidDel="00D3357C">
          <w:rPr>
            <w:rFonts w:ascii="Arial" w:hAnsi="Arial" w:cs="Arial"/>
            <w:sz w:val="24"/>
            <w:szCs w:val="24"/>
            <w:rPrChange w:id="264" w:author="Autorizado" w:date="2019-08-14T16:13:00Z">
              <w:rPr>
                <w:rFonts w:ascii="Arial" w:hAnsi="Arial" w:cs="Arial"/>
                <w:sz w:val="24"/>
                <w:szCs w:val="24"/>
                <w:lang w:val="en-US"/>
              </w:rPr>
            </w:rPrChange>
          </w:rPr>
          <w:delInstrText>ADDIN CSL_CITATION {"citationItems":[{"id":"ITEM-1","itemData":{"DOI":"10.1016/j.scitotenv.2016.02.140","ISSN":"00489697","author":[{"dropping-particle":"","family":"Restrepo","given":"Juan D.","non-dropping-particle":"","parse-names":false,"suffix":""},{"dropping-particle":"","family":"Park","given":"Edward","non-dropping-particle":"","parse-names":false,"suffix":""},{"dropping-particle":"","family":"Aquino","given":"Samia","non-dropping-particle":"","parse-names":false,"suffix":""},{"dropping-particle":"","family":"Latrubesse","given":"Edgardo M.","non-dropping-particle":"","parse-names":false,"suffix":""}],"container-title":"Science of The Total Environment","id":"ITEM-1","issued":{"date-parts":[["2016"]]},"page":"316-329","publisher":"Elsevier B.V.","title":"Coral reefs chronically exposed to river sediment plumes in the southwestern Caribbean: Rosario Islands, Colombia","type":"article-journal","volume":"553"},"uris":["http://www.mendeley.com/documents/?uuid=ca960285-a23b-4a3f-9cc2-70bfdf340f5a"]}],"mendeley":{"formattedCitation":"(Restrepo et al. 2016)","manualFormatting":"(Fig. 2; Restrepo et al. 2016)","plainTextFormattedCitation":"(Restrepo et al. 2016)","previouslyFormattedCitation":"(Restrepo et al. 2016)"},"properties":{"noteIndex":0},"schema":"https://github.com/citation-style-language/schema/raw/master/csl-citation.json"}</w:delInstrText>
        </w:r>
        <w:r w:rsidR="00F062CD" w:rsidDel="00D3357C">
          <w:rPr>
            <w:rFonts w:ascii="Arial" w:hAnsi="Arial" w:cs="Arial"/>
            <w:sz w:val="24"/>
            <w:szCs w:val="24"/>
            <w:lang w:val="en-US"/>
          </w:rPr>
          <w:fldChar w:fldCharType="separate"/>
        </w:r>
        <w:r w:rsidR="00F062CD" w:rsidRPr="00093B07" w:rsidDel="00D3357C">
          <w:rPr>
            <w:rFonts w:ascii="Arial" w:hAnsi="Arial" w:cs="Arial"/>
            <w:noProof/>
            <w:sz w:val="24"/>
            <w:szCs w:val="24"/>
            <w:rPrChange w:id="265" w:author="Autorizado" w:date="2019-08-14T16:13:00Z">
              <w:rPr>
                <w:rFonts w:ascii="Arial" w:hAnsi="Arial" w:cs="Arial"/>
                <w:noProof/>
                <w:sz w:val="24"/>
                <w:szCs w:val="24"/>
                <w:lang w:val="en-US"/>
              </w:rPr>
            </w:rPrChange>
          </w:rPr>
          <w:delText>(Fig. 2; Restrepo et al. 2016)</w:delText>
        </w:r>
        <w:r w:rsidR="00F062CD" w:rsidDel="00D3357C">
          <w:rPr>
            <w:rFonts w:ascii="Arial" w:hAnsi="Arial" w:cs="Arial"/>
            <w:sz w:val="24"/>
            <w:szCs w:val="24"/>
            <w:lang w:val="en-US"/>
          </w:rPr>
          <w:fldChar w:fldCharType="end"/>
        </w:r>
        <w:r w:rsidR="009D6DB4" w:rsidRPr="00093B07" w:rsidDel="00D3357C">
          <w:rPr>
            <w:rFonts w:ascii="Arial" w:hAnsi="Arial" w:cs="Arial"/>
            <w:sz w:val="24"/>
            <w:szCs w:val="24"/>
            <w:rPrChange w:id="266" w:author="Autorizado" w:date="2019-08-14T16:13:00Z">
              <w:rPr>
                <w:rFonts w:ascii="Arial" w:hAnsi="Arial" w:cs="Arial"/>
                <w:sz w:val="24"/>
                <w:szCs w:val="24"/>
                <w:lang w:val="en-US"/>
              </w:rPr>
            </w:rPrChange>
          </w:rPr>
          <w:delText xml:space="preserve">. </w:delText>
        </w:r>
        <w:r w:rsidR="002D4C6D" w:rsidRPr="00093B07" w:rsidDel="00D3357C">
          <w:rPr>
            <w:rFonts w:ascii="Arial" w:hAnsi="Arial" w:cs="Arial"/>
            <w:sz w:val="24"/>
            <w:szCs w:val="24"/>
            <w:rPrChange w:id="267" w:author="Autorizado" w:date="2019-08-14T16:13:00Z">
              <w:rPr>
                <w:rFonts w:ascii="Arial" w:hAnsi="Arial" w:cs="Arial"/>
                <w:sz w:val="24"/>
                <w:szCs w:val="24"/>
                <w:lang w:val="en-US"/>
              </w:rPr>
            </w:rPrChange>
          </w:rPr>
          <w:delText>However, during rainy seasons</w:delText>
        </w:r>
        <w:r w:rsidR="00B736BF" w:rsidRPr="00093B07" w:rsidDel="00D3357C">
          <w:rPr>
            <w:rFonts w:ascii="Arial" w:hAnsi="Arial" w:cs="Arial"/>
            <w:sz w:val="24"/>
            <w:szCs w:val="24"/>
            <w:rPrChange w:id="268" w:author="Autorizado" w:date="2019-08-14T16:13:00Z">
              <w:rPr>
                <w:rFonts w:ascii="Arial" w:hAnsi="Arial" w:cs="Arial"/>
                <w:sz w:val="24"/>
                <w:szCs w:val="24"/>
                <w:lang w:val="en-US"/>
              </w:rPr>
            </w:rPrChange>
          </w:rPr>
          <w:delText>, the winds can drive surface current</w:delText>
        </w:r>
        <w:r w:rsidR="002D4C6D" w:rsidRPr="00093B07" w:rsidDel="00D3357C">
          <w:rPr>
            <w:rFonts w:ascii="Arial" w:hAnsi="Arial" w:cs="Arial"/>
            <w:sz w:val="24"/>
            <w:szCs w:val="24"/>
            <w:rPrChange w:id="269" w:author="Autorizado" w:date="2019-08-14T16:13:00Z">
              <w:rPr>
                <w:rFonts w:ascii="Arial" w:hAnsi="Arial" w:cs="Arial"/>
                <w:sz w:val="24"/>
                <w:szCs w:val="24"/>
                <w:lang w:val="en-US"/>
              </w:rPr>
            </w:rPrChange>
          </w:rPr>
          <w:delText xml:space="preserve"> and turbidity plume </w:delText>
        </w:r>
        <w:r w:rsidR="00B736BF" w:rsidRPr="00093B07" w:rsidDel="00D3357C">
          <w:rPr>
            <w:rFonts w:ascii="Arial" w:hAnsi="Arial" w:cs="Arial"/>
            <w:sz w:val="24"/>
            <w:szCs w:val="24"/>
            <w:rPrChange w:id="270" w:author="Autorizado" w:date="2019-08-14T16:13:00Z">
              <w:rPr>
                <w:rFonts w:ascii="Arial" w:hAnsi="Arial" w:cs="Arial"/>
                <w:sz w:val="24"/>
                <w:szCs w:val="24"/>
                <w:lang w:val="en-US"/>
              </w:rPr>
            </w:rPrChange>
          </w:rPr>
          <w:delText xml:space="preserve">toward the northern strait of the bay </w:delText>
        </w:r>
        <w:r w:rsidR="00B736BF" w:rsidDel="00D3357C">
          <w:rPr>
            <w:rFonts w:ascii="Arial" w:hAnsi="Arial" w:cs="Arial"/>
            <w:sz w:val="24"/>
            <w:szCs w:val="24"/>
            <w:lang w:val="en-US"/>
          </w:rPr>
          <w:fldChar w:fldCharType="begin" w:fldLock="1"/>
        </w:r>
        <w:r w:rsidR="000C75A8" w:rsidRPr="00093B07" w:rsidDel="00D3357C">
          <w:rPr>
            <w:rFonts w:ascii="Arial" w:hAnsi="Arial" w:cs="Arial"/>
            <w:sz w:val="24"/>
            <w:szCs w:val="24"/>
            <w:rPrChange w:id="271" w:author="Autorizado" w:date="2019-08-14T16:13:00Z">
              <w:rPr>
                <w:rFonts w:ascii="Arial" w:hAnsi="Arial" w:cs="Arial"/>
                <w:sz w:val="24"/>
                <w:szCs w:val="24"/>
                <w:lang w:val="en-US"/>
              </w:rPr>
            </w:rPrChange>
          </w:rPr>
          <w:delInstrText>ADDIN CSL_CITATION {"citationItems":[{"id":"ITEM-1","itemData":{"DOI":"10.2112/JCOASTRES-D-15-00185.1","ISSN":"0749-0208","abstract":"This study evaluated patterns of coastal sediment movement and deposition under different seasonal conditions (warm and cold phases of the El Ni</w:delInstrText>
        </w:r>
        <w:r w:rsidR="000C75A8" w:rsidDel="00D3357C">
          <w:rPr>
            <w:rFonts w:ascii="Tahoma" w:hAnsi="Tahoma" w:cs="Tahoma"/>
            <w:sz w:val="24"/>
            <w:szCs w:val="24"/>
            <w:lang w:val="en-US"/>
          </w:rPr>
          <w:delInstrText>�</w:delInstrText>
        </w:r>
        <w:r w:rsidR="000C75A8" w:rsidRPr="00093B07" w:rsidDel="00D3357C">
          <w:rPr>
            <w:rFonts w:ascii="Arial" w:hAnsi="Arial" w:cs="Arial"/>
            <w:sz w:val="24"/>
            <w:szCs w:val="24"/>
            <w:rPrChange w:id="272" w:author="Autorizado" w:date="2019-08-14T16:13:00Z">
              <w:rPr>
                <w:rFonts w:ascii="Arial" w:hAnsi="Arial" w:cs="Arial"/>
                <w:sz w:val="24"/>
                <w:szCs w:val="24"/>
                <w:lang w:val="en-US"/>
              </w:rPr>
            </w:rPrChange>
          </w:rPr>
          <w:del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Colombia","type":"article-journal","volume":"331"},"uris":["http://www.mendeley.com/documents/?uuid=478c427e-48bf-4347-ba5b-19676458bd2b"]},{"id":"ITEM-2","itemData":{"DOI":"10.1016/j.jenvman.2019.01.104","ISSN":"10958630","abstract":"A bay's capacity to buffer fluvial fluxes between the land and sea is sensitive to hydrological changes that can affect its water renewal rates. In Cartagena Bay, Colombia, pollution issues have been associated with freshwater fluxes which are projected to increase in future years. This has led to plans to reduce freshwater flows by constructing upstream hydraulic doors. Given the influence of freshwater discharge on coastal water renewal, it is important to assess how these upstream changes will affect the bay's hydrodynamic processes. This study calibrated the 3D MOHID Water model, configured with a high-resolution mixed vertical discretization to capture the bay's characteristic processes of vertical stratification and mixing. A Lagrangian transport model was used to analyze the flow of passive particle tracers and calculate water renewal time scales. Mean residence times of 3–6 days and flushing times of 10–20 days for canal water were found, while mean residence times of 23–33 days and flushing times of 70–99 days were calculated for the bay's complete water volume. An assessment of future scenarios showed that increases in freshwater runoff would result in faster water renewal in the bay, while plans to decrease freshwater discharge would result in slower water renewal in the bay. It is therefore imperative that any plans for reducing fluvial fluxes into the bay be accompanied by the control of local pollution sources, which are abundant and could worsen the bay's water quality issues should water renewal times become longer.","author":[{"dropping-particle":"","family":"Tosic","given":"Marko","non-dropping-particle":"","parse-names":false,"suffix":""},{"dropping-particle":"","family":"Martins","given":"Flávio","non-dropping-particle":"","parse-names":false,"suffix":""},{"dropping-particle":"","family":"Lonin","given":"Serguei","non-dropping-particle":"","parse-names":false,"suffix":""},{"dropping-particle":"","family":"Izquierdo","given":"Alfredo","non-dropping-particle":"","parse-names":false,"suffix":""},{"dropping-particle":"","family":"Restrepo","given":"Juan Darío","non-dropping-particle":"","parse-names":false,"suffix":""}],"container-title":"Journal of Environmental Management","id":"ITEM-2","issue":"January","issued":{"date-parts":[["2019"]]},"page":"695-714","publisher":"Elsevier","title":"Hydrodynamic modelling of a polluted tropical bay: Assessment of anthropogenic impacts on freshwater runoff and estuarine water renewal","type":"article-journal","volume":"236"},"uris":["http://www.mendeley.com/documents/?uuid=c021f96c-e856-4ce2-9edb-84f6df0f5f9b"]}],"mendeley":{"formattedCitation":"(Restrepo et al. 2017; Tosic et al. 2019a)","plainTextFormattedCitation":"(Restrepo et al. 2017; Tosic et al. 2019a)","previouslyFormattedCitation":"(Restrepo et al. 2017; Tosic et al. 2019a)"},"properties":{"noteIndex":0},"schema":"https://github.com/citation-style-language/schema/raw/master/csl-citation.json"}</w:delInstrText>
        </w:r>
        <w:r w:rsidR="00B736BF" w:rsidDel="00D3357C">
          <w:rPr>
            <w:rFonts w:ascii="Arial" w:hAnsi="Arial" w:cs="Arial"/>
            <w:sz w:val="24"/>
            <w:szCs w:val="24"/>
            <w:lang w:val="en-US"/>
          </w:rPr>
          <w:fldChar w:fldCharType="separate"/>
        </w:r>
        <w:r w:rsidR="00B736BF" w:rsidRPr="00093B07" w:rsidDel="00D3357C">
          <w:rPr>
            <w:rFonts w:ascii="Arial" w:hAnsi="Arial" w:cs="Arial"/>
            <w:noProof/>
            <w:sz w:val="24"/>
            <w:szCs w:val="24"/>
            <w:rPrChange w:id="273" w:author="Autorizado" w:date="2019-08-14T16:13:00Z">
              <w:rPr>
                <w:rFonts w:ascii="Arial" w:hAnsi="Arial" w:cs="Arial"/>
                <w:noProof/>
                <w:sz w:val="24"/>
                <w:szCs w:val="24"/>
                <w:lang w:val="en-US"/>
              </w:rPr>
            </w:rPrChange>
          </w:rPr>
          <w:delText>(Restrepo et al. 2017; Tosic et al. 2019a)</w:delText>
        </w:r>
        <w:r w:rsidR="00B736BF" w:rsidDel="00D3357C">
          <w:rPr>
            <w:rFonts w:ascii="Arial" w:hAnsi="Arial" w:cs="Arial"/>
            <w:sz w:val="24"/>
            <w:szCs w:val="24"/>
            <w:lang w:val="en-US"/>
          </w:rPr>
          <w:fldChar w:fldCharType="end"/>
        </w:r>
        <w:r w:rsidR="00B736BF" w:rsidRPr="00093B07" w:rsidDel="00D3357C">
          <w:rPr>
            <w:rFonts w:ascii="Arial" w:hAnsi="Arial" w:cs="Arial"/>
            <w:sz w:val="24"/>
            <w:szCs w:val="24"/>
            <w:rPrChange w:id="274" w:author="Autorizado" w:date="2019-08-14T16:13:00Z">
              <w:rPr>
                <w:rFonts w:ascii="Arial" w:hAnsi="Arial" w:cs="Arial"/>
                <w:sz w:val="24"/>
                <w:szCs w:val="24"/>
                <w:lang w:val="en-US"/>
              </w:rPr>
            </w:rPrChange>
          </w:rPr>
          <w:delText>. M</w:delText>
        </w:r>
        <w:r w:rsidR="000924F3" w:rsidRPr="00093B07" w:rsidDel="00D3357C">
          <w:rPr>
            <w:rFonts w:ascii="Arial" w:hAnsi="Arial" w:cs="Arial"/>
            <w:sz w:val="24"/>
            <w:szCs w:val="24"/>
            <w:rPrChange w:id="275" w:author="Autorizado" w:date="2019-08-14T16:13:00Z">
              <w:rPr>
                <w:rFonts w:ascii="Arial" w:hAnsi="Arial" w:cs="Arial"/>
                <w:sz w:val="24"/>
                <w:szCs w:val="24"/>
                <w:lang w:val="en-US"/>
              </w:rPr>
            </w:rPrChange>
          </w:rPr>
          <w:delText xml:space="preserve">ost of the sediments are deposited close to mouth of the Canal del Dique, other areas of the bay can present seasonally deposition of fine sediments </w:delText>
        </w:r>
        <w:r w:rsidR="000924F3" w:rsidDel="00D3357C">
          <w:rPr>
            <w:rFonts w:ascii="Arial" w:hAnsi="Arial" w:cs="Arial"/>
            <w:sz w:val="24"/>
            <w:szCs w:val="24"/>
            <w:lang w:val="en-US"/>
          </w:rPr>
          <w:fldChar w:fldCharType="begin" w:fldLock="1"/>
        </w:r>
        <w:r w:rsidR="005902F7" w:rsidRPr="00093B07" w:rsidDel="00D3357C">
          <w:rPr>
            <w:rFonts w:ascii="Arial" w:hAnsi="Arial" w:cs="Arial"/>
            <w:sz w:val="24"/>
            <w:szCs w:val="24"/>
            <w:rPrChange w:id="276" w:author="Autorizado" w:date="2019-08-14T16:13:00Z">
              <w:rPr>
                <w:rFonts w:ascii="Arial" w:hAnsi="Arial" w:cs="Arial"/>
                <w:sz w:val="24"/>
                <w:szCs w:val="24"/>
                <w:lang w:val="en-US"/>
              </w:rPr>
            </w:rPrChange>
          </w:rPr>
          <w:delInstrText>ADDIN CSL_CITATION {"citationItems":[{"id":"ITEM-1","itemData":{"DOI":"10.2112/JCOASTRES-D-15-00185.1","ISSN":"0749-0208","abstract":"This study evaluated patterns of coastal sediment movement and deposition under different seasonal conditions (warm and cold phases of the El Ni</w:delInstrText>
        </w:r>
        <w:r w:rsidR="005902F7" w:rsidDel="00D3357C">
          <w:rPr>
            <w:rFonts w:ascii="Tahoma" w:hAnsi="Tahoma" w:cs="Tahoma"/>
            <w:sz w:val="24"/>
            <w:szCs w:val="24"/>
            <w:lang w:val="en-US"/>
          </w:rPr>
          <w:delInstrText>�</w:delInstrText>
        </w:r>
        <w:r w:rsidR="005902F7" w:rsidRPr="00093B07" w:rsidDel="00D3357C">
          <w:rPr>
            <w:rFonts w:ascii="Arial" w:hAnsi="Arial" w:cs="Arial"/>
            <w:sz w:val="24"/>
            <w:szCs w:val="24"/>
            <w:rPrChange w:id="277" w:author="Autorizado" w:date="2019-08-14T16:13:00Z">
              <w:rPr>
                <w:rFonts w:ascii="Arial" w:hAnsi="Arial" w:cs="Arial"/>
                <w:sz w:val="24"/>
                <w:szCs w:val="24"/>
                <w:lang w:val="en-US"/>
              </w:rPr>
            </w:rPrChange>
          </w:rPr>
          <w:del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Colombia","type":"article-journal","volume":"331"},"uris":["http://www.mendeley.com/documents/?uuid=478c427e-48bf-4347-ba5b-19676458bd2b"]}],"mendeley":{"formattedCitation":"(Restrepo et al. 2017)","plainTextFormattedCitation":"(Restrepo et al. 2017)","previouslyFormattedCitation":"(Restrepo et al. 2017)"},"properties":{"noteIndex":0},"schema":"https://github.com/citation-style-language/schema/raw/master/csl-citation.json"}</w:delInstrText>
        </w:r>
        <w:r w:rsidR="000924F3" w:rsidDel="00D3357C">
          <w:rPr>
            <w:rFonts w:ascii="Arial" w:hAnsi="Arial" w:cs="Arial"/>
            <w:sz w:val="24"/>
            <w:szCs w:val="24"/>
            <w:lang w:val="en-US"/>
          </w:rPr>
          <w:fldChar w:fldCharType="separate"/>
        </w:r>
        <w:r w:rsidR="000924F3" w:rsidRPr="00093B07" w:rsidDel="00D3357C">
          <w:rPr>
            <w:rFonts w:ascii="Arial" w:hAnsi="Arial" w:cs="Arial"/>
            <w:noProof/>
            <w:sz w:val="24"/>
            <w:szCs w:val="24"/>
            <w:rPrChange w:id="278" w:author="Autorizado" w:date="2019-08-14T16:13:00Z">
              <w:rPr>
                <w:rFonts w:ascii="Arial" w:hAnsi="Arial" w:cs="Arial"/>
                <w:noProof/>
                <w:sz w:val="24"/>
                <w:szCs w:val="24"/>
                <w:lang w:val="en-US"/>
              </w:rPr>
            </w:rPrChange>
          </w:rPr>
          <w:delText>(Restrepo et al. 2017)</w:delText>
        </w:r>
        <w:r w:rsidR="000924F3" w:rsidDel="00D3357C">
          <w:rPr>
            <w:rFonts w:ascii="Arial" w:hAnsi="Arial" w:cs="Arial"/>
            <w:sz w:val="24"/>
            <w:szCs w:val="24"/>
            <w:lang w:val="en-US"/>
          </w:rPr>
          <w:fldChar w:fldCharType="end"/>
        </w:r>
        <w:r w:rsidR="00040087" w:rsidRPr="00093B07" w:rsidDel="00D3357C">
          <w:rPr>
            <w:rFonts w:ascii="Arial" w:hAnsi="Arial" w:cs="Arial"/>
            <w:sz w:val="24"/>
            <w:szCs w:val="24"/>
            <w:rPrChange w:id="279" w:author="Autorizado" w:date="2019-08-14T16:13:00Z">
              <w:rPr>
                <w:rFonts w:ascii="Arial" w:hAnsi="Arial" w:cs="Arial"/>
                <w:sz w:val="24"/>
                <w:szCs w:val="24"/>
                <w:lang w:val="en-US"/>
              </w:rPr>
            </w:rPrChange>
          </w:rPr>
          <w:delText xml:space="preserve">. </w:delText>
        </w:r>
        <w:r w:rsidR="000100D6" w:rsidRPr="00093B07" w:rsidDel="00D3357C">
          <w:rPr>
            <w:rFonts w:ascii="Arial" w:hAnsi="Arial" w:cs="Arial"/>
            <w:sz w:val="24"/>
            <w:szCs w:val="24"/>
            <w:rPrChange w:id="280" w:author="Autorizado" w:date="2019-08-14T16:13:00Z">
              <w:rPr>
                <w:rFonts w:ascii="Arial" w:hAnsi="Arial" w:cs="Arial"/>
                <w:sz w:val="24"/>
                <w:szCs w:val="24"/>
                <w:lang w:val="en-US"/>
              </w:rPr>
            </w:rPrChange>
          </w:rPr>
          <w:delText>These muddy sedime</w:delText>
        </w:r>
        <w:r w:rsidR="00E742C3" w:rsidRPr="00093B07" w:rsidDel="00D3357C">
          <w:rPr>
            <w:rFonts w:ascii="Arial" w:hAnsi="Arial" w:cs="Arial"/>
            <w:sz w:val="24"/>
            <w:szCs w:val="24"/>
            <w:rPrChange w:id="281" w:author="Autorizado" w:date="2019-08-14T16:13:00Z">
              <w:rPr>
                <w:rFonts w:ascii="Arial" w:hAnsi="Arial" w:cs="Arial"/>
                <w:sz w:val="24"/>
                <w:szCs w:val="24"/>
                <w:lang w:val="en-US"/>
              </w:rPr>
            </w:rPrChange>
          </w:rPr>
          <w:delText>nts were not dominant before, but</w:delText>
        </w:r>
        <w:r w:rsidR="000100D6" w:rsidRPr="00093B07" w:rsidDel="00D3357C">
          <w:rPr>
            <w:rFonts w:ascii="Arial" w:hAnsi="Arial" w:cs="Arial"/>
            <w:sz w:val="24"/>
            <w:szCs w:val="24"/>
            <w:rPrChange w:id="282" w:author="Autorizado" w:date="2019-08-14T16:13:00Z">
              <w:rPr>
                <w:rFonts w:ascii="Arial" w:hAnsi="Arial" w:cs="Arial"/>
                <w:sz w:val="24"/>
                <w:szCs w:val="24"/>
                <w:lang w:val="en-US"/>
              </w:rPr>
            </w:rPrChange>
          </w:rPr>
          <w:delText xml:space="preserve"> </w:delText>
        </w:r>
        <w:r w:rsidR="00E742C3" w:rsidRPr="00093B07" w:rsidDel="00D3357C">
          <w:rPr>
            <w:rFonts w:ascii="Arial" w:hAnsi="Arial" w:cs="Arial"/>
            <w:sz w:val="24"/>
            <w:szCs w:val="24"/>
            <w:rPrChange w:id="283" w:author="Autorizado" w:date="2019-08-14T16:13:00Z">
              <w:rPr>
                <w:rFonts w:ascii="Arial" w:hAnsi="Arial" w:cs="Arial"/>
                <w:sz w:val="24"/>
                <w:szCs w:val="24"/>
                <w:lang w:val="en-US"/>
              </w:rPr>
            </w:rPrChange>
          </w:rPr>
          <w:delText>during the last century</w:delText>
        </w:r>
        <w:r w:rsidR="000100D6" w:rsidRPr="00093B07" w:rsidDel="00D3357C">
          <w:rPr>
            <w:rFonts w:ascii="Arial" w:hAnsi="Arial" w:cs="Arial"/>
            <w:sz w:val="24"/>
            <w:szCs w:val="24"/>
            <w:rPrChange w:id="284" w:author="Autorizado" w:date="2019-08-14T16:13:00Z">
              <w:rPr>
                <w:rFonts w:ascii="Arial" w:hAnsi="Arial" w:cs="Arial"/>
                <w:sz w:val="24"/>
                <w:szCs w:val="24"/>
                <w:lang w:val="en-US"/>
              </w:rPr>
            </w:rPrChange>
          </w:rPr>
          <w:delText xml:space="preserve"> </w:delText>
        </w:r>
        <w:r w:rsidR="00E742C3" w:rsidRPr="00093B07" w:rsidDel="00D3357C">
          <w:rPr>
            <w:rFonts w:ascii="Arial" w:hAnsi="Arial" w:cs="Arial"/>
            <w:sz w:val="24"/>
            <w:szCs w:val="24"/>
            <w:rPrChange w:id="285" w:author="Autorizado" w:date="2019-08-14T16:13:00Z">
              <w:rPr>
                <w:rFonts w:ascii="Arial" w:hAnsi="Arial" w:cs="Arial"/>
                <w:sz w:val="24"/>
                <w:szCs w:val="24"/>
                <w:lang w:val="en-US"/>
              </w:rPr>
            </w:rPrChange>
          </w:rPr>
          <w:delText>they have been covering more areas from the bay floor</w:delText>
        </w:r>
        <w:r w:rsidR="005902F7" w:rsidRPr="00093B07" w:rsidDel="00D3357C">
          <w:rPr>
            <w:rFonts w:ascii="Arial" w:hAnsi="Arial" w:cs="Arial"/>
            <w:sz w:val="24"/>
            <w:szCs w:val="24"/>
            <w:rPrChange w:id="286" w:author="Autorizado" w:date="2019-08-14T16:13:00Z">
              <w:rPr>
                <w:rFonts w:ascii="Arial" w:hAnsi="Arial" w:cs="Arial"/>
                <w:sz w:val="24"/>
                <w:szCs w:val="24"/>
                <w:lang w:val="en-US"/>
              </w:rPr>
            </w:rPrChange>
          </w:rPr>
          <w:delText xml:space="preserve"> </w:delText>
        </w:r>
        <w:r w:rsidR="005902F7" w:rsidDel="00D3357C">
          <w:rPr>
            <w:rFonts w:ascii="Arial" w:hAnsi="Arial" w:cs="Arial"/>
            <w:sz w:val="24"/>
            <w:szCs w:val="24"/>
            <w:lang w:val="en-US"/>
          </w:rPr>
          <w:fldChar w:fldCharType="begin" w:fldLock="1"/>
        </w:r>
        <w:r w:rsidR="00853E00" w:rsidRPr="00093B07" w:rsidDel="00D3357C">
          <w:rPr>
            <w:rFonts w:ascii="Arial" w:hAnsi="Arial" w:cs="Arial"/>
            <w:sz w:val="24"/>
            <w:szCs w:val="24"/>
            <w:rPrChange w:id="287" w:author="Autorizado" w:date="2019-08-14T16:13:00Z">
              <w:rPr>
                <w:rFonts w:ascii="Arial" w:hAnsi="Arial" w:cs="Arial"/>
                <w:sz w:val="24"/>
                <w:szCs w:val="24"/>
                <w:lang w:val="en-US"/>
              </w:rPr>
            </w:rPrChange>
          </w:rPr>
          <w:delInstrText>ADDIN CSL_CITATION {"citationItems":[{"id":"ITEM-1","itemData":{"author":[{"dropping-particle":"","family":"Pagliardini","given":"Jean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CIOH","id":"ITEM-1","issued":{"date-parts":[["1982"]]},"page":"49-11","title":"Síntesis del proyecto Bahía de Cartagena","type":"article-journal","volume":"4"},"uris":["http://www.mendeley.com/documents/?uuid=56f36fad-e92d-4407-a5c2-c78d6b06ceeb"]},{"id":"ITEM-2","itemData":{"DOI":"10.2112/JCOASTRES-D-15-00185.1","ISSN":"0749-0208","abstract":"This study evaluated patterns of coastal sediment movement and deposition under different seasonal conditions (warm and cold phases of the El Ni</w:delInstrText>
        </w:r>
        <w:r w:rsidR="00853E00" w:rsidDel="00D3357C">
          <w:rPr>
            <w:rFonts w:ascii="Tahoma" w:hAnsi="Tahoma" w:cs="Tahoma"/>
            <w:sz w:val="24"/>
            <w:szCs w:val="24"/>
            <w:lang w:val="en-US"/>
          </w:rPr>
          <w:delInstrText>�</w:delInstrText>
        </w:r>
        <w:r w:rsidR="00853E00" w:rsidRPr="00093B07" w:rsidDel="00D3357C">
          <w:rPr>
            <w:rFonts w:ascii="Arial" w:hAnsi="Arial" w:cs="Arial"/>
            <w:sz w:val="24"/>
            <w:szCs w:val="24"/>
            <w:rPrChange w:id="288" w:author="Autorizado" w:date="2019-08-14T16:13:00Z">
              <w:rPr>
                <w:rFonts w:ascii="Arial" w:hAnsi="Arial" w:cs="Arial"/>
                <w:sz w:val="24"/>
                <w:szCs w:val="24"/>
                <w:lang w:val="en-US"/>
              </w:rPr>
            </w:rPrChange>
          </w:rPr>
          <w:delInstrText xml:space="preserve">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Research","id":"ITEM-2","issued":{"date-parts":[["2017"]]},"page":"135-148","title":"Factors influencing the distribution and characteristics of surface sediment in the Bay of Cartagena, Colombia","type":"article-journal","volume":"331"},"uris":["http://www.mendeley.com/documents/?uuid=478c427e-48bf-4347-ba5b-19676458bd2b"]},{"id":"ITEM-3","itemData":{"DOI":"103856/vol41-issue1-fulltext-8","ISSN":"0718560X","abstract":"Se analizó la distribución espacial y las principales características texturales de 234 muestras de sedimentos superficiales de la bahía de Cartagena. Para caracterizar los ambientes de depósito en el fondo de la bahía se aplicaron tres funciones discriminantes para diferenciar entre: (i) depósitos de playa y marino somero agitado, (ii) depósitos fluviales y marino someros, y (iii) depósitos fluviales influenciados por corrientes de turbidez. Los sedimentos predominantes fueron lodos medios (5,35 ± 1,2 </w:delInstrText>
        </w:r>
        <w:r w:rsidR="00853E00" w:rsidDel="00D3357C">
          <w:rPr>
            <w:rFonts w:ascii="Arial" w:hAnsi="Arial" w:cs="Arial"/>
            <w:sz w:val="24"/>
            <w:szCs w:val="24"/>
            <w:lang w:val="en-US"/>
          </w:rPr>
          <w:delInstrText>φ</w:delInstrText>
        </w:r>
        <w:r w:rsidR="00853E00" w:rsidRPr="00093B07" w:rsidDel="00D3357C">
          <w:rPr>
            <w:rFonts w:ascii="Arial" w:hAnsi="Arial" w:cs="Arial"/>
            <w:sz w:val="24"/>
            <w:szCs w:val="24"/>
            <w:rPrChange w:id="289" w:author="Autorizado" w:date="2019-08-14T16:13:00Z">
              <w:rPr>
                <w:rFonts w:ascii="Arial" w:hAnsi="Arial" w:cs="Arial"/>
                <w:sz w:val="24"/>
                <w:szCs w:val="24"/>
                <w:lang w:val="en-US"/>
              </w:rPr>
            </w:rPrChange>
          </w:rPr>
          <w:delInstrText>), pobremente clasificados (</w:delInstrText>
        </w:r>
        <w:r w:rsidR="00853E00" w:rsidDel="00D3357C">
          <w:rPr>
            <w:rFonts w:ascii="Arial" w:hAnsi="Arial" w:cs="Arial"/>
            <w:sz w:val="24"/>
            <w:szCs w:val="24"/>
            <w:lang w:val="en-US"/>
          </w:rPr>
          <w:delInstrText>σ</w:delInstrText>
        </w:r>
        <w:r w:rsidR="00853E00" w:rsidRPr="00093B07" w:rsidDel="00D3357C">
          <w:rPr>
            <w:rFonts w:ascii="Arial" w:hAnsi="Arial" w:cs="Arial"/>
            <w:sz w:val="24"/>
            <w:szCs w:val="24"/>
            <w:rPrChange w:id="290" w:author="Autorizado" w:date="2019-08-14T16:13:00Z">
              <w:rPr>
                <w:rFonts w:ascii="Arial" w:hAnsi="Arial" w:cs="Arial"/>
                <w:sz w:val="24"/>
                <w:szCs w:val="24"/>
                <w:lang w:val="en-US"/>
              </w:rPr>
            </w:rPrChange>
          </w:rPr>
          <w:delInstrText xml:space="preserve"> = 1,63 ± 0,8), con notable asimetría (Sk = -0,052 ± 0.2) y curtosis (k) de 0,84 ± 0,4. Se encontró dos tipos principales de depósitos recientes en la bahía de Cartagena: marino somero agitado, de dominio fluvial, y depósitos de corrientes de turbidez, de dominio fluvial. Los contenidos más bajos de arena (&lt;5%) se encontraron a lo largo de un eje latitudinal que va desde el prodelta del Canal del Dique hasta el extremo occidental de isla de Tierrabomba. Los contenidos de CaCO3 de los depósitos sedimentarios fueron menores al 10%. Los sedimentos calcáreos autógenos han sido cubiertos por sedimentos finos de origen terrígeno transportados por el Canal del Dique, el cual tiene un papel más activo y predominante en la sedimentación de la bahía de lo que se ha señalado previamente.","author":[{"dropping-particle":"","family":"Restrepo","given":"Juan C.","non-dropping-particle":"","parse-names":false,"suffix":""},{"dropping-particle":"","family":"Franco","given":"Diana","non-dropping-particle":"","parse-names":false,"suffix":""},{"dropping-particle":"","family":"Escobar","given":"Jaime","non-dropping-particle":"","parse-names":false,"suffix":""},{"dropping-particle":"","family":"Correa","given":"Iván Darío","non-dropping-particle":"","parse-names":false,"suffix":""},{"dropping-particle":"","family":"Otero","given":"Luis","non-dropping-particle":"","parse-names":false,"suffix":""},{"dropping-particle":"","family":"Gutiérrez","given":"Julio","non-dropping-particle":"","parse-names":false,"suffix":""}],"container-title":"Latin American Journal of Aquatic Research","id":"ITEM-3","issue":"1","issued":{"date-parts":[["2013"]]},"page":"99-112","title":"Bahía de Cartagena (Colombia): Distribución de sedimentos superficiales y ambientes sedimentarios","type":"article-journal","volume":"41"},"uris":["http://www.mendeley.com/documents/?uuid=3a534acc-780c-4c46-afc3-88e5c2879c68"]}],"mendeley":{"formattedCitation":"(Pagliardini et al. 1982; Restrepo et al. 2013, 2017)","plainTextFormattedCitation":"(Pagliardini et al. 1982; Restrepo et al. 2013, 2017)","previouslyFormattedCitation":"(Pagliardini et al. 1982; Restrepo et al. 2013, 2017)"},"properties":{"noteIndex":0},"schema":"https://github.com/citation-style-language/schema/raw/master/csl-citation.json"}</w:delInstrText>
        </w:r>
        <w:r w:rsidR="005902F7" w:rsidDel="00D3357C">
          <w:rPr>
            <w:rFonts w:ascii="Arial" w:hAnsi="Arial" w:cs="Arial"/>
            <w:sz w:val="24"/>
            <w:szCs w:val="24"/>
            <w:lang w:val="en-US"/>
          </w:rPr>
          <w:fldChar w:fldCharType="separate"/>
        </w:r>
        <w:r w:rsidR="001528B6" w:rsidRPr="00093B07" w:rsidDel="00D3357C">
          <w:rPr>
            <w:rFonts w:ascii="Arial" w:hAnsi="Arial" w:cs="Arial"/>
            <w:noProof/>
            <w:sz w:val="24"/>
            <w:szCs w:val="24"/>
            <w:rPrChange w:id="291" w:author="Autorizado" w:date="2019-08-14T16:13:00Z">
              <w:rPr>
                <w:rFonts w:ascii="Arial" w:hAnsi="Arial" w:cs="Arial"/>
                <w:noProof/>
                <w:sz w:val="24"/>
                <w:szCs w:val="24"/>
                <w:lang w:val="en-US"/>
              </w:rPr>
            </w:rPrChange>
          </w:rPr>
          <w:delText>(Pagliardini et al. 1982; Restrepo et al. 2013, 2017)</w:delText>
        </w:r>
        <w:r w:rsidR="005902F7" w:rsidDel="00D3357C">
          <w:rPr>
            <w:rFonts w:ascii="Arial" w:hAnsi="Arial" w:cs="Arial"/>
            <w:sz w:val="24"/>
            <w:szCs w:val="24"/>
            <w:lang w:val="en-US"/>
          </w:rPr>
          <w:fldChar w:fldCharType="end"/>
        </w:r>
        <w:r w:rsidR="005902F7" w:rsidRPr="00093B07" w:rsidDel="00D3357C">
          <w:rPr>
            <w:rFonts w:ascii="Arial" w:hAnsi="Arial" w:cs="Arial"/>
            <w:sz w:val="24"/>
            <w:szCs w:val="24"/>
            <w:rPrChange w:id="292" w:author="Autorizado" w:date="2019-08-14T16:13:00Z">
              <w:rPr>
                <w:rFonts w:ascii="Arial" w:hAnsi="Arial" w:cs="Arial"/>
                <w:sz w:val="24"/>
                <w:szCs w:val="24"/>
                <w:lang w:val="en-US"/>
              </w:rPr>
            </w:rPrChange>
          </w:rPr>
          <w:delText>.</w:delText>
        </w:r>
        <w:r w:rsidR="000924F3" w:rsidRPr="00093B07" w:rsidDel="00D3357C">
          <w:rPr>
            <w:rFonts w:ascii="Arial" w:hAnsi="Arial" w:cs="Arial"/>
            <w:sz w:val="24"/>
            <w:szCs w:val="24"/>
            <w:rPrChange w:id="293" w:author="Autorizado" w:date="2019-08-14T16:13:00Z">
              <w:rPr>
                <w:rFonts w:ascii="Arial" w:hAnsi="Arial" w:cs="Arial"/>
                <w:sz w:val="24"/>
                <w:szCs w:val="24"/>
                <w:lang w:val="en-US"/>
              </w:rPr>
            </w:rPrChange>
          </w:rPr>
          <w:delText xml:space="preserve"> </w:delText>
        </w:r>
      </w:del>
    </w:p>
    <w:p w14:paraId="0A65EEAA" w14:textId="2A820EBA" w:rsidR="004636A9" w:rsidRPr="00F901E7" w:rsidRDefault="00E047DC" w:rsidP="001C796C">
      <w:pPr>
        <w:spacing w:line="480" w:lineRule="auto"/>
        <w:rPr>
          <w:rFonts w:ascii="Arial" w:hAnsi="Arial" w:cs="Arial"/>
          <w:sz w:val="24"/>
          <w:szCs w:val="24"/>
          <w:lang w:val="en-US"/>
        </w:rPr>
      </w:pPr>
      <w:proofErr w:type="spellStart"/>
      <w:r w:rsidRPr="00093B07">
        <w:rPr>
          <w:rFonts w:ascii="Arial" w:hAnsi="Arial" w:cs="Arial"/>
          <w:sz w:val="24"/>
          <w:szCs w:val="24"/>
          <w:rPrChange w:id="294" w:author="Autorizado" w:date="2019-08-14T16:13:00Z">
            <w:rPr>
              <w:rFonts w:ascii="Arial" w:hAnsi="Arial" w:cs="Arial"/>
              <w:sz w:val="24"/>
              <w:szCs w:val="24"/>
              <w:lang w:val="en-US"/>
            </w:rPr>
          </w:rPrChange>
        </w:rPr>
        <w:t>Water</w:t>
      </w:r>
      <w:proofErr w:type="spellEnd"/>
      <w:r w:rsidRPr="00093B07">
        <w:rPr>
          <w:rFonts w:ascii="Arial" w:hAnsi="Arial" w:cs="Arial"/>
          <w:sz w:val="24"/>
          <w:szCs w:val="24"/>
          <w:rPrChange w:id="295" w:author="Autorizado" w:date="2019-08-14T16:13:00Z">
            <w:rPr>
              <w:rFonts w:ascii="Arial" w:hAnsi="Arial" w:cs="Arial"/>
              <w:sz w:val="24"/>
              <w:szCs w:val="24"/>
              <w:lang w:val="en-US"/>
            </w:rPr>
          </w:rPrChange>
        </w:rPr>
        <w:t xml:space="preserve"> </w:t>
      </w:r>
      <w:proofErr w:type="spellStart"/>
      <w:r w:rsidRPr="00093B07">
        <w:rPr>
          <w:rFonts w:ascii="Arial" w:hAnsi="Arial" w:cs="Arial"/>
          <w:sz w:val="24"/>
          <w:szCs w:val="24"/>
          <w:rPrChange w:id="296" w:author="Autorizado" w:date="2019-08-14T16:13:00Z">
            <w:rPr>
              <w:rFonts w:ascii="Arial" w:hAnsi="Arial" w:cs="Arial"/>
              <w:sz w:val="24"/>
              <w:szCs w:val="24"/>
              <w:lang w:val="en-US"/>
            </w:rPr>
          </w:rPrChange>
        </w:rPr>
        <w:t>quality</w:t>
      </w:r>
      <w:proofErr w:type="spellEnd"/>
      <w:r w:rsidRPr="00093B07">
        <w:rPr>
          <w:rFonts w:ascii="Arial" w:hAnsi="Arial" w:cs="Arial"/>
          <w:sz w:val="24"/>
          <w:szCs w:val="24"/>
          <w:rPrChange w:id="297" w:author="Autorizado" w:date="2019-08-14T16:13:00Z">
            <w:rPr>
              <w:rFonts w:ascii="Arial" w:hAnsi="Arial" w:cs="Arial"/>
              <w:sz w:val="24"/>
              <w:szCs w:val="24"/>
              <w:lang w:val="en-US"/>
            </w:rPr>
          </w:rPrChange>
        </w:rPr>
        <w:t xml:space="preserve"> in </w:t>
      </w:r>
      <w:r w:rsidR="00853E00" w:rsidRPr="00093B07">
        <w:rPr>
          <w:rFonts w:ascii="Arial" w:hAnsi="Arial" w:cs="Arial"/>
          <w:sz w:val="24"/>
          <w:szCs w:val="24"/>
          <w:rPrChange w:id="298" w:author="Autorizado" w:date="2019-08-14T16:13:00Z">
            <w:rPr>
              <w:rFonts w:ascii="Arial" w:hAnsi="Arial" w:cs="Arial"/>
              <w:sz w:val="24"/>
              <w:szCs w:val="24"/>
              <w:lang w:val="en-US"/>
            </w:rPr>
          </w:rPrChange>
        </w:rPr>
        <w:t xml:space="preserve">Cartagena Bay </w:t>
      </w:r>
      <w:proofErr w:type="spellStart"/>
      <w:r w:rsidR="00853E00" w:rsidRPr="00093B07">
        <w:rPr>
          <w:rFonts w:ascii="Arial" w:hAnsi="Arial" w:cs="Arial"/>
          <w:sz w:val="24"/>
          <w:szCs w:val="24"/>
          <w:rPrChange w:id="299" w:author="Autorizado" w:date="2019-08-14T16:13:00Z">
            <w:rPr>
              <w:rFonts w:ascii="Arial" w:hAnsi="Arial" w:cs="Arial"/>
              <w:sz w:val="24"/>
              <w:szCs w:val="24"/>
              <w:lang w:val="en-US"/>
            </w:rPr>
          </w:rPrChange>
        </w:rPr>
        <w:t>is</w:t>
      </w:r>
      <w:proofErr w:type="spellEnd"/>
      <w:r w:rsidR="00853E00" w:rsidRPr="00093B07">
        <w:rPr>
          <w:rFonts w:ascii="Arial" w:hAnsi="Arial" w:cs="Arial"/>
          <w:sz w:val="24"/>
          <w:szCs w:val="24"/>
          <w:rPrChange w:id="300" w:author="Autorizado" w:date="2019-08-14T16:13:00Z">
            <w:rPr>
              <w:rFonts w:ascii="Arial" w:hAnsi="Arial" w:cs="Arial"/>
              <w:sz w:val="24"/>
              <w:szCs w:val="24"/>
              <w:lang w:val="en-US"/>
            </w:rPr>
          </w:rPrChange>
        </w:rPr>
        <w:t xml:space="preserve"> </w:t>
      </w:r>
      <w:proofErr w:type="spellStart"/>
      <w:ins w:id="301" w:author="Autorizado" w:date="2019-08-14T14:49:00Z">
        <w:r w:rsidR="00C71670" w:rsidRPr="00093B07">
          <w:rPr>
            <w:rFonts w:ascii="Arial" w:hAnsi="Arial" w:cs="Arial"/>
            <w:sz w:val="24"/>
            <w:szCs w:val="24"/>
            <w:rPrChange w:id="302" w:author="Autorizado" w:date="2019-08-14T16:13:00Z">
              <w:rPr>
                <w:rFonts w:ascii="Arial" w:hAnsi="Arial" w:cs="Arial"/>
                <w:sz w:val="24"/>
                <w:szCs w:val="24"/>
                <w:lang w:val="en-US"/>
              </w:rPr>
            </w:rPrChange>
          </w:rPr>
          <w:t>also</w:t>
        </w:r>
        <w:proofErr w:type="spellEnd"/>
        <w:r w:rsidR="00C71670" w:rsidRPr="00093B07">
          <w:rPr>
            <w:rFonts w:ascii="Arial" w:hAnsi="Arial" w:cs="Arial"/>
            <w:sz w:val="24"/>
            <w:szCs w:val="24"/>
            <w:rPrChange w:id="303" w:author="Autorizado" w:date="2019-08-14T16:13:00Z">
              <w:rPr>
                <w:rFonts w:ascii="Arial" w:hAnsi="Arial" w:cs="Arial"/>
                <w:sz w:val="24"/>
                <w:szCs w:val="24"/>
                <w:lang w:val="en-US"/>
              </w:rPr>
            </w:rPrChange>
          </w:rPr>
          <w:t xml:space="preserve"> </w:t>
        </w:r>
      </w:ins>
      <w:proofErr w:type="spellStart"/>
      <w:r w:rsidR="00853E00" w:rsidRPr="00093B07">
        <w:rPr>
          <w:rFonts w:ascii="Arial" w:hAnsi="Arial" w:cs="Arial"/>
          <w:sz w:val="24"/>
          <w:szCs w:val="24"/>
          <w:rPrChange w:id="304" w:author="Autorizado" w:date="2019-08-14T16:13:00Z">
            <w:rPr>
              <w:rFonts w:ascii="Arial" w:hAnsi="Arial" w:cs="Arial"/>
              <w:sz w:val="24"/>
              <w:szCs w:val="24"/>
              <w:lang w:val="en-US"/>
            </w:rPr>
          </w:rPrChange>
        </w:rPr>
        <w:t>highly</w:t>
      </w:r>
      <w:proofErr w:type="spellEnd"/>
      <w:r w:rsidR="00853E00" w:rsidRPr="00093B07">
        <w:rPr>
          <w:rFonts w:ascii="Arial" w:hAnsi="Arial" w:cs="Arial"/>
          <w:sz w:val="24"/>
          <w:szCs w:val="24"/>
          <w:rPrChange w:id="305" w:author="Autorizado" w:date="2019-08-14T16:13:00Z">
            <w:rPr>
              <w:rFonts w:ascii="Arial" w:hAnsi="Arial" w:cs="Arial"/>
              <w:sz w:val="24"/>
              <w:szCs w:val="24"/>
              <w:lang w:val="en-US"/>
            </w:rPr>
          </w:rPrChange>
        </w:rPr>
        <w:t xml:space="preserve"> </w:t>
      </w:r>
      <w:proofErr w:type="spellStart"/>
      <w:r w:rsidR="00853E00" w:rsidRPr="00093B07">
        <w:rPr>
          <w:rFonts w:ascii="Arial" w:hAnsi="Arial" w:cs="Arial"/>
          <w:sz w:val="24"/>
          <w:szCs w:val="24"/>
          <w:rPrChange w:id="306" w:author="Autorizado" w:date="2019-08-14T16:13:00Z">
            <w:rPr>
              <w:rFonts w:ascii="Arial" w:hAnsi="Arial" w:cs="Arial"/>
              <w:sz w:val="24"/>
              <w:szCs w:val="24"/>
              <w:lang w:val="en-US"/>
            </w:rPr>
          </w:rPrChange>
        </w:rPr>
        <w:t>dynamic</w:t>
      </w:r>
      <w:proofErr w:type="spellEnd"/>
      <w:r w:rsidR="00853E00" w:rsidRPr="00093B07">
        <w:rPr>
          <w:rFonts w:ascii="Arial" w:hAnsi="Arial" w:cs="Arial"/>
          <w:sz w:val="24"/>
          <w:szCs w:val="24"/>
          <w:rPrChange w:id="307" w:author="Autorizado" w:date="2019-08-14T16:13:00Z">
            <w:rPr>
              <w:rFonts w:ascii="Arial" w:hAnsi="Arial" w:cs="Arial"/>
              <w:sz w:val="24"/>
              <w:szCs w:val="24"/>
              <w:lang w:val="en-US"/>
            </w:rPr>
          </w:rPrChange>
        </w:rPr>
        <w:t xml:space="preserve"> at </w:t>
      </w:r>
      <w:proofErr w:type="spellStart"/>
      <w:r w:rsidR="00853E00" w:rsidRPr="00093B07">
        <w:rPr>
          <w:rFonts w:ascii="Arial" w:hAnsi="Arial" w:cs="Arial"/>
          <w:sz w:val="24"/>
          <w:szCs w:val="24"/>
          <w:rPrChange w:id="308" w:author="Autorizado" w:date="2019-08-14T16:13:00Z">
            <w:rPr>
              <w:rFonts w:ascii="Arial" w:hAnsi="Arial" w:cs="Arial"/>
              <w:sz w:val="24"/>
              <w:szCs w:val="24"/>
              <w:lang w:val="en-US"/>
            </w:rPr>
          </w:rPrChange>
        </w:rPr>
        <w:t>seasonal</w:t>
      </w:r>
      <w:proofErr w:type="spellEnd"/>
      <w:r w:rsidR="00853E00" w:rsidRPr="00093B07">
        <w:rPr>
          <w:rFonts w:ascii="Arial" w:hAnsi="Arial" w:cs="Arial"/>
          <w:sz w:val="24"/>
          <w:szCs w:val="24"/>
          <w:rPrChange w:id="309" w:author="Autorizado" w:date="2019-08-14T16:13:00Z">
            <w:rPr>
              <w:rFonts w:ascii="Arial" w:hAnsi="Arial" w:cs="Arial"/>
              <w:sz w:val="24"/>
              <w:szCs w:val="24"/>
              <w:lang w:val="en-US"/>
            </w:rPr>
          </w:rPrChange>
        </w:rPr>
        <w:t xml:space="preserve"> and </w:t>
      </w:r>
      <w:proofErr w:type="spellStart"/>
      <w:r w:rsidR="00853E00" w:rsidRPr="00093B07">
        <w:rPr>
          <w:rFonts w:ascii="Arial" w:hAnsi="Arial" w:cs="Arial"/>
          <w:sz w:val="24"/>
          <w:szCs w:val="24"/>
          <w:rPrChange w:id="310" w:author="Autorizado" w:date="2019-08-14T16:13:00Z">
            <w:rPr>
              <w:rFonts w:ascii="Arial" w:hAnsi="Arial" w:cs="Arial"/>
              <w:sz w:val="24"/>
              <w:szCs w:val="24"/>
              <w:lang w:val="en-US"/>
            </w:rPr>
          </w:rPrChange>
        </w:rPr>
        <w:t>spatial</w:t>
      </w:r>
      <w:proofErr w:type="spellEnd"/>
      <w:r w:rsidR="00853E00" w:rsidRPr="00093B07">
        <w:rPr>
          <w:rFonts w:ascii="Arial" w:hAnsi="Arial" w:cs="Arial"/>
          <w:sz w:val="24"/>
          <w:szCs w:val="24"/>
          <w:rPrChange w:id="311" w:author="Autorizado" w:date="2019-08-14T16:13:00Z">
            <w:rPr>
              <w:rFonts w:ascii="Arial" w:hAnsi="Arial" w:cs="Arial"/>
              <w:sz w:val="24"/>
              <w:szCs w:val="24"/>
              <w:lang w:val="en-US"/>
            </w:rPr>
          </w:rPrChange>
        </w:rPr>
        <w:t xml:space="preserve"> (horizontal and vertical) </w:t>
      </w:r>
      <w:proofErr w:type="spellStart"/>
      <w:r w:rsidR="00853E00" w:rsidRPr="00093B07">
        <w:rPr>
          <w:rFonts w:ascii="Arial" w:hAnsi="Arial" w:cs="Arial"/>
          <w:sz w:val="24"/>
          <w:szCs w:val="24"/>
          <w:rPrChange w:id="312" w:author="Autorizado" w:date="2019-08-14T16:13:00Z">
            <w:rPr>
              <w:rFonts w:ascii="Arial" w:hAnsi="Arial" w:cs="Arial"/>
              <w:sz w:val="24"/>
              <w:szCs w:val="24"/>
              <w:lang w:val="en-US"/>
            </w:rPr>
          </w:rPrChange>
        </w:rPr>
        <w:t>scales</w:t>
      </w:r>
      <w:proofErr w:type="spellEnd"/>
      <w:r w:rsidR="00853E00" w:rsidRPr="00093B07">
        <w:rPr>
          <w:rFonts w:ascii="Arial" w:hAnsi="Arial" w:cs="Arial"/>
          <w:sz w:val="24"/>
          <w:szCs w:val="24"/>
          <w:rPrChange w:id="313" w:author="Autorizado" w:date="2019-08-14T16:13:00Z">
            <w:rPr>
              <w:rFonts w:ascii="Arial" w:hAnsi="Arial" w:cs="Arial"/>
              <w:sz w:val="24"/>
              <w:szCs w:val="24"/>
              <w:lang w:val="en-US"/>
            </w:rPr>
          </w:rPrChange>
        </w:rPr>
        <w:t xml:space="preserve"> </w:t>
      </w:r>
      <w:r w:rsidR="00853E00">
        <w:rPr>
          <w:rFonts w:ascii="Arial" w:hAnsi="Arial" w:cs="Arial"/>
          <w:sz w:val="24"/>
          <w:szCs w:val="24"/>
          <w:lang w:val="en-US"/>
        </w:rPr>
        <w:fldChar w:fldCharType="begin" w:fldLock="1"/>
      </w:r>
      <w:r w:rsidR="000C75A8" w:rsidRPr="00093B07">
        <w:rPr>
          <w:rFonts w:ascii="Arial" w:hAnsi="Arial" w:cs="Arial"/>
          <w:sz w:val="24"/>
          <w:szCs w:val="24"/>
          <w:rPrChange w:id="314" w:author="Autorizado" w:date="2019-08-14T16:13:00Z">
            <w:rPr>
              <w:rFonts w:ascii="Arial" w:hAnsi="Arial" w:cs="Arial"/>
              <w:sz w:val="24"/>
              <w:szCs w:val="24"/>
              <w:lang w:val="en-US"/>
            </w:rPr>
          </w:rPrChange>
        </w:rPr>
        <w:instrText xml:space="preserve">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w:instrText>
      </w:r>
      <w:r w:rsidR="000C75A8">
        <w:rPr>
          <w:rFonts w:ascii="Arial" w:hAnsi="Arial" w:cs="Arial"/>
          <w:sz w:val="24"/>
          <w:szCs w:val="24"/>
          <w:lang w:val="en-US"/>
        </w:rPr>
        <w:instrText>μ</w:instrText>
      </w:r>
      <w:r w:rsidR="000C75A8" w:rsidRPr="00093B07">
        <w:rPr>
          <w:rFonts w:ascii="Arial" w:hAnsi="Arial" w:cs="Arial"/>
          <w:sz w:val="24"/>
          <w:szCs w:val="24"/>
          <w:rPrChange w:id="315" w:author="Autorizado" w:date="2019-08-14T16:13:00Z">
            <w:rPr>
              <w:rFonts w:ascii="Arial" w:hAnsi="Arial" w:cs="Arial"/>
              <w:sz w:val="24"/>
              <w:szCs w:val="24"/>
              <w:lang w:val="en-US"/>
            </w:rPr>
          </w:rPrChange>
        </w:rPr>
        <w:instrText xml:space="preserve">g/l), nitrate (171.1 ± 112.6 </w:instrText>
      </w:r>
      <w:r w:rsidR="000C75A8">
        <w:rPr>
          <w:rFonts w:ascii="Arial" w:hAnsi="Arial" w:cs="Arial"/>
          <w:sz w:val="24"/>
          <w:szCs w:val="24"/>
          <w:lang w:val="en-US"/>
        </w:rPr>
        <w:instrText>μ</w:instrText>
      </w:r>
      <w:r w:rsidR="000C75A8" w:rsidRPr="00093B07">
        <w:rPr>
          <w:rFonts w:ascii="Arial" w:hAnsi="Arial" w:cs="Arial"/>
          <w:sz w:val="24"/>
          <w:szCs w:val="24"/>
          <w:rPrChange w:id="316" w:author="Autorizado" w:date="2019-08-14T16:13:00Z">
            <w:rPr>
              <w:rFonts w:ascii="Arial" w:hAnsi="Arial" w:cs="Arial"/>
              <w:sz w:val="24"/>
              <w:szCs w:val="24"/>
              <w:lang w:val="en-US"/>
            </w:rPr>
          </w:rPrChange>
        </w:rPr>
        <w:instrText xml:space="preserve">g/l), phosphate (43.1 ± 63.5 </w:instrText>
      </w:r>
      <w:r w:rsidR="000C75A8">
        <w:rPr>
          <w:rFonts w:ascii="Arial" w:hAnsi="Arial" w:cs="Arial"/>
          <w:sz w:val="24"/>
          <w:szCs w:val="24"/>
          <w:lang w:val="en-US"/>
        </w:rPr>
        <w:instrText>μ</w:instrText>
      </w:r>
      <w:r w:rsidR="000C75A8" w:rsidRPr="00093B07">
        <w:rPr>
          <w:rFonts w:ascii="Arial" w:hAnsi="Arial" w:cs="Arial"/>
          <w:sz w:val="24"/>
          <w:szCs w:val="24"/>
          <w:rPrChange w:id="317" w:author="Autorizado" w:date="2019-08-14T16:13:00Z">
            <w:rPr>
              <w:rFonts w:ascii="Arial" w:hAnsi="Arial" w:cs="Arial"/>
              <w:sz w:val="24"/>
              <w:szCs w:val="24"/>
              <w:lang w:val="en-US"/>
            </w:rPr>
          </w:rPrChange>
        </w:rPr>
        <w:instrText xml:space="preserve">g/l), total phosphorus (85.3 ± 77.2 </w:instrText>
      </w:r>
      <w:r w:rsidR="000C75A8">
        <w:rPr>
          <w:rFonts w:ascii="Arial" w:hAnsi="Arial" w:cs="Arial"/>
          <w:sz w:val="24"/>
          <w:szCs w:val="24"/>
          <w:lang w:val="en-US"/>
        </w:rPr>
        <w:instrText>μ</w:instrText>
      </w:r>
      <w:r w:rsidR="000C75A8" w:rsidRPr="00093B07">
        <w:rPr>
          <w:rFonts w:ascii="Arial" w:hAnsi="Arial" w:cs="Arial"/>
          <w:sz w:val="24"/>
          <w:szCs w:val="24"/>
          <w:rPrChange w:id="318" w:author="Autorizado" w:date="2019-08-14T16:13:00Z">
            <w:rPr>
              <w:rFonts w:ascii="Arial" w:hAnsi="Arial" w:cs="Arial"/>
              <w:sz w:val="24"/>
              <w:szCs w:val="24"/>
              <w:lang w:val="en-US"/>
            </w:rPr>
          </w:rPrChange>
        </w:rPr>
        <w:instrText>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w:instrText>
      </w:r>
      <w:r w:rsidR="000C75A8" w:rsidRPr="00766226">
        <w:rPr>
          <w:rFonts w:ascii="Arial" w:hAnsi="Arial" w:cs="Arial"/>
          <w:sz w:val="24"/>
          <w:szCs w:val="24"/>
          <w:lang w:val="en-US"/>
        </w:rPr>
        <w:instrText>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w:instrText>
      </w:r>
      <w:r w:rsidR="000C75A8">
        <w:rPr>
          <w:rFonts w:ascii="Arial" w:hAnsi="Arial" w:cs="Arial"/>
          <w:sz w:val="24"/>
          <w:szCs w:val="24"/>
          <w:lang w:val="en-US"/>
        </w:rPr>
        <w:instrText>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pollution","type":"article-journal","volume":"216"},"uris":["http://www.mendeley.com/documents/?uuid=10012453-9b76-472e-87e3-fef51ebac5b2"]}],"mendeley":{"formattedCitation":"(Tosic et al. 2019b)","plainTextFormattedCitation":"(Tosic et al. 2019b)","previouslyFormattedCitation":"(Tosic et al. 2019b)"},"properties":{"noteIndex":0},"schema":"https://github.com/citation-style-language/schema/raw/master/csl-citation.json"}</w:instrText>
      </w:r>
      <w:r w:rsidR="00853E00">
        <w:rPr>
          <w:rFonts w:ascii="Arial" w:hAnsi="Arial" w:cs="Arial"/>
          <w:sz w:val="24"/>
          <w:szCs w:val="24"/>
          <w:lang w:val="en-US"/>
        </w:rPr>
        <w:fldChar w:fldCharType="separate"/>
      </w:r>
      <w:r w:rsidR="00B736BF" w:rsidRPr="00B736BF">
        <w:rPr>
          <w:rFonts w:ascii="Arial" w:hAnsi="Arial" w:cs="Arial"/>
          <w:noProof/>
          <w:sz w:val="24"/>
          <w:szCs w:val="24"/>
          <w:lang w:val="en-US"/>
        </w:rPr>
        <w:t>(Tosic et al. 2019b)</w:t>
      </w:r>
      <w:r w:rsidR="00853E00">
        <w:rPr>
          <w:rFonts w:ascii="Arial" w:hAnsi="Arial" w:cs="Arial"/>
          <w:sz w:val="24"/>
          <w:szCs w:val="24"/>
          <w:lang w:val="en-US"/>
        </w:rPr>
        <w:fldChar w:fldCharType="end"/>
      </w:r>
      <w:r w:rsidR="00853E00">
        <w:rPr>
          <w:rFonts w:ascii="Arial" w:hAnsi="Arial" w:cs="Arial"/>
          <w:sz w:val="24"/>
          <w:szCs w:val="24"/>
          <w:lang w:val="en-US"/>
        </w:rPr>
        <w:t>.</w:t>
      </w:r>
      <w:r w:rsidR="00161BB0">
        <w:rPr>
          <w:rFonts w:ascii="Arial" w:hAnsi="Arial" w:cs="Arial"/>
          <w:sz w:val="24"/>
          <w:szCs w:val="24"/>
          <w:lang w:val="en-US"/>
        </w:rPr>
        <w:t xml:space="preserve"> </w:t>
      </w:r>
      <w:r w:rsidR="000C75A8">
        <w:rPr>
          <w:rFonts w:ascii="Arial" w:hAnsi="Arial" w:cs="Arial"/>
          <w:sz w:val="24"/>
          <w:szCs w:val="24"/>
          <w:lang w:val="en-US"/>
        </w:rPr>
        <w:t xml:space="preserve">Several water quality parameters </w:t>
      </w:r>
      <w:ins w:id="319" w:author="Autorizado" w:date="2019-08-14T14:50:00Z">
        <w:r w:rsidR="00E851E5">
          <w:rPr>
            <w:rFonts w:ascii="Arial" w:hAnsi="Arial" w:cs="Arial"/>
            <w:sz w:val="24"/>
            <w:szCs w:val="24"/>
            <w:lang w:val="en-US"/>
          </w:rPr>
          <w:t xml:space="preserve">present </w:t>
        </w:r>
      </w:ins>
      <w:del w:id="320" w:author="Autorizado" w:date="2019-08-14T14:51:00Z">
        <w:r w:rsidR="000C75A8" w:rsidDel="00E851E5">
          <w:rPr>
            <w:rFonts w:ascii="Arial" w:hAnsi="Arial" w:cs="Arial"/>
            <w:sz w:val="24"/>
            <w:szCs w:val="24"/>
            <w:lang w:val="en-US"/>
          </w:rPr>
          <w:delText>are</w:delText>
        </w:r>
        <w:r w:rsidR="001753BB" w:rsidDel="00E851E5">
          <w:rPr>
            <w:rFonts w:ascii="Arial" w:hAnsi="Arial" w:cs="Arial"/>
            <w:sz w:val="24"/>
            <w:szCs w:val="24"/>
            <w:lang w:val="en-US"/>
          </w:rPr>
          <w:delText xml:space="preserve"> also out of the</w:delText>
        </w:r>
      </w:del>
      <w:r w:rsidR="001753BB">
        <w:rPr>
          <w:rFonts w:ascii="Arial" w:hAnsi="Arial" w:cs="Arial"/>
          <w:sz w:val="24"/>
          <w:szCs w:val="24"/>
          <w:lang w:val="en-US"/>
        </w:rPr>
        <w:t xml:space="preserve"> threshold values</w:t>
      </w:r>
      <w:ins w:id="321" w:author="Autorizado" w:date="2019-08-14T14:51:00Z">
        <w:r w:rsidR="00E851E5">
          <w:rPr>
            <w:rFonts w:ascii="Arial" w:hAnsi="Arial" w:cs="Arial"/>
            <w:sz w:val="24"/>
            <w:szCs w:val="24"/>
            <w:lang w:val="en-US"/>
          </w:rPr>
          <w:t xml:space="preserve"> no optimal</w:t>
        </w:r>
      </w:ins>
      <w:r w:rsidR="001753BB">
        <w:rPr>
          <w:rFonts w:ascii="Arial" w:hAnsi="Arial" w:cs="Arial"/>
          <w:sz w:val="24"/>
          <w:szCs w:val="24"/>
          <w:lang w:val="en-US"/>
        </w:rPr>
        <w:t xml:space="preserve"> for </w:t>
      </w:r>
      <w:ins w:id="322" w:author="Autorizado" w:date="2019-08-14T14:51:00Z">
        <w:r w:rsidR="00E851E5">
          <w:rPr>
            <w:rFonts w:ascii="Arial" w:hAnsi="Arial" w:cs="Arial"/>
            <w:sz w:val="24"/>
            <w:szCs w:val="24"/>
            <w:lang w:val="en-US"/>
          </w:rPr>
          <w:t xml:space="preserve">biota </w:t>
        </w:r>
      </w:ins>
      <w:r w:rsidR="001753BB">
        <w:rPr>
          <w:rFonts w:ascii="Arial" w:hAnsi="Arial" w:cs="Arial"/>
          <w:sz w:val="24"/>
          <w:szCs w:val="24"/>
          <w:lang w:val="en-US"/>
        </w:rPr>
        <w:t>health</w:t>
      </w:r>
      <w:del w:id="323" w:author="Autorizado" w:date="2019-08-14T14:52:00Z">
        <w:r w:rsidR="001753BB" w:rsidDel="00E851E5">
          <w:rPr>
            <w:rFonts w:ascii="Arial" w:hAnsi="Arial" w:cs="Arial"/>
            <w:sz w:val="24"/>
            <w:szCs w:val="24"/>
            <w:lang w:val="en-US"/>
          </w:rPr>
          <w:delText>y biota</w:delText>
        </w:r>
      </w:del>
      <w:r w:rsidR="000F113F">
        <w:rPr>
          <w:rFonts w:ascii="Arial" w:hAnsi="Arial" w:cs="Arial"/>
          <w:sz w:val="24"/>
          <w:szCs w:val="24"/>
          <w:lang w:val="en-US"/>
        </w:rPr>
        <w:t xml:space="preserve"> </w:t>
      </w:r>
      <w:del w:id="324" w:author="Autorizado" w:date="2019-08-14T15:20:00Z">
        <w:r w:rsidR="000C75A8" w:rsidDel="007B762D">
          <w:rPr>
            <w:rFonts w:ascii="Arial" w:hAnsi="Arial" w:cs="Arial"/>
            <w:sz w:val="24"/>
            <w:szCs w:val="24"/>
            <w:lang w:val="en-US"/>
          </w:rPr>
          <w:fldChar w:fldCharType="begin" w:fldLock="1"/>
        </w:r>
        <w:r w:rsidR="000C75A8" w:rsidDel="007B762D">
          <w:rPr>
            <w:rFonts w:ascii="Arial" w:hAnsi="Arial" w:cs="Arial"/>
            <w:sz w:val="24"/>
            <w:szCs w:val="24"/>
            <w:lang w:val="en-US"/>
          </w:rPr>
          <w:del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pollution","type":"article-journal","volume":"216"},"uris":["http://www.mendeley.com/documents/?uuid=10012453-9b76-472e-87e3-fef51ebac5b2"]}],"mendeley":{"formattedCitation":"(Tosic et al. 2019b)","plainTextFormattedCitation":"(Tosic et al. 2019b)","previouslyFormattedCitation":"(Tosic et al. 2019b)"},"properties":{"noteIndex":0},"schema":"https://github.com/citation-style-language/schema/raw/master/csl-citation.json"}</w:delInstrText>
        </w:r>
        <w:r w:rsidR="000C75A8" w:rsidDel="007B762D">
          <w:rPr>
            <w:rFonts w:ascii="Arial" w:hAnsi="Arial" w:cs="Arial"/>
            <w:sz w:val="24"/>
            <w:szCs w:val="24"/>
            <w:lang w:val="en-US"/>
          </w:rPr>
          <w:fldChar w:fldCharType="separate"/>
        </w:r>
        <w:r w:rsidR="000C75A8" w:rsidRPr="00B736BF" w:rsidDel="007B762D">
          <w:rPr>
            <w:rFonts w:ascii="Arial" w:hAnsi="Arial" w:cs="Arial"/>
            <w:noProof/>
            <w:sz w:val="24"/>
            <w:szCs w:val="24"/>
            <w:lang w:val="en-US"/>
          </w:rPr>
          <w:delText>(Tosic et al. 2019b)</w:delText>
        </w:r>
        <w:r w:rsidR="000C75A8" w:rsidDel="007B762D">
          <w:rPr>
            <w:rFonts w:ascii="Arial" w:hAnsi="Arial" w:cs="Arial"/>
            <w:sz w:val="24"/>
            <w:szCs w:val="24"/>
            <w:lang w:val="en-US"/>
          </w:rPr>
          <w:fldChar w:fldCharType="end"/>
        </w:r>
        <w:r w:rsidR="001753BB" w:rsidDel="007B762D">
          <w:rPr>
            <w:rFonts w:ascii="Arial" w:hAnsi="Arial" w:cs="Arial"/>
            <w:sz w:val="24"/>
            <w:szCs w:val="24"/>
            <w:lang w:val="en-US"/>
          </w:rPr>
          <w:delText xml:space="preserve">, </w:delText>
        </w:r>
      </w:del>
      <w:del w:id="325" w:author="Autorizado" w:date="2019-08-14T15:19:00Z">
        <w:r w:rsidR="001753BB" w:rsidDel="007B762D">
          <w:rPr>
            <w:rFonts w:ascii="Arial" w:hAnsi="Arial" w:cs="Arial"/>
            <w:sz w:val="24"/>
            <w:szCs w:val="24"/>
            <w:lang w:val="en-US"/>
          </w:rPr>
          <w:delText xml:space="preserve">and </w:delText>
        </w:r>
        <w:r w:rsidR="00097B55" w:rsidDel="007B762D">
          <w:rPr>
            <w:rFonts w:ascii="Arial" w:hAnsi="Arial" w:cs="Arial"/>
            <w:sz w:val="24"/>
            <w:szCs w:val="24"/>
            <w:lang w:val="en-US"/>
          </w:rPr>
          <w:delText>in some cases reaching limiting values</w:delText>
        </w:r>
      </w:del>
      <w:ins w:id="326" w:author="Autorizado" w:date="2019-08-14T15:19:00Z">
        <w:r w:rsidR="007B762D">
          <w:rPr>
            <w:rFonts w:ascii="Arial" w:hAnsi="Arial" w:cs="Arial"/>
            <w:sz w:val="24"/>
            <w:szCs w:val="24"/>
            <w:lang w:val="en-US"/>
          </w:rPr>
          <w:t>and</w:t>
        </w:r>
      </w:ins>
      <w:r w:rsidR="00097B55">
        <w:rPr>
          <w:rFonts w:ascii="Arial" w:hAnsi="Arial" w:cs="Arial"/>
          <w:sz w:val="24"/>
          <w:szCs w:val="24"/>
          <w:lang w:val="en-US"/>
        </w:rPr>
        <w:t xml:space="preserve"> for sustaining life</w:t>
      </w:r>
      <w:del w:id="327" w:author="Autorizado" w:date="2019-08-14T15:19:00Z">
        <w:r w:rsidR="000C75A8" w:rsidDel="007B762D">
          <w:rPr>
            <w:rFonts w:ascii="Arial" w:hAnsi="Arial" w:cs="Arial"/>
            <w:sz w:val="24"/>
            <w:szCs w:val="24"/>
            <w:lang w:val="en-US"/>
          </w:rPr>
          <w:delText>;</w:delText>
        </w:r>
        <w:r w:rsidR="001753BB" w:rsidDel="007B762D">
          <w:rPr>
            <w:rFonts w:ascii="Arial" w:hAnsi="Arial" w:cs="Arial"/>
            <w:sz w:val="24"/>
            <w:szCs w:val="24"/>
            <w:lang w:val="en-US"/>
          </w:rPr>
          <w:delText xml:space="preserve"> </w:delText>
        </w:r>
        <w:r w:rsidR="000C75A8" w:rsidDel="007B762D">
          <w:rPr>
            <w:rFonts w:ascii="Arial" w:hAnsi="Arial" w:cs="Arial"/>
            <w:sz w:val="24"/>
            <w:szCs w:val="24"/>
            <w:lang w:val="en-US"/>
          </w:rPr>
          <w:delText>e.g.</w:delText>
        </w:r>
        <w:r w:rsidR="001753BB" w:rsidDel="007B762D">
          <w:rPr>
            <w:rFonts w:ascii="Arial" w:hAnsi="Arial" w:cs="Arial"/>
            <w:sz w:val="24"/>
            <w:szCs w:val="24"/>
            <w:lang w:val="en-US"/>
          </w:rPr>
          <w:delText xml:space="preserve"> hypoxic conditions</w:delText>
        </w:r>
        <w:r w:rsidR="000C75A8" w:rsidDel="007B762D">
          <w:rPr>
            <w:rFonts w:ascii="Arial" w:hAnsi="Arial" w:cs="Arial"/>
            <w:sz w:val="24"/>
            <w:szCs w:val="24"/>
            <w:lang w:val="en-US"/>
          </w:rPr>
          <w:delText xml:space="preserve"> in </w:delText>
        </w:r>
        <w:commentRangeStart w:id="328"/>
        <w:r w:rsidR="000C75A8" w:rsidDel="007B762D">
          <w:rPr>
            <w:rFonts w:ascii="Arial" w:hAnsi="Arial" w:cs="Arial"/>
            <w:sz w:val="24"/>
            <w:szCs w:val="24"/>
            <w:lang w:val="en-US"/>
          </w:rPr>
          <w:delText>bottom waters</w:delText>
        </w:r>
        <w:commentRangeEnd w:id="328"/>
        <w:r w:rsidR="000C75A8" w:rsidDel="007B762D">
          <w:rPr>
            <w:rStyle w:val="Refdecomentario"/>
          </w:rPr>
          <w:commentReference w:id="328"/>
        </w:r>
      </w:del>
      <w:r w:rsidR="001753BB">
        <w:rPr>
          <w:rFonts w:ascii="Arial" w:hAnsi="Arial" w:cs="Arial"/>
          <w:sz w:val="24"/>
          <w:szCs w:val="24"/>
          <w:lang w:val="en-US"/>
        </w:rPr>
        <w:t xml:space="preserve"> </w:t>
      </w:r>
      <w:r w:rsidR="001753BB">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pollution","type":"article-journal","volume":"216"},"uris":["http://www.mendeley.com/documents/?uuid=10012453-9b76-472e-87e3-fef51ebac5b2"]},{"id":"ITEM-2","itemData":{"DOI":"10.1016/S0304-3800(03)00064-4","ISSN":"03043800","abstract":"A mathematical model of eutrophication/oxygen regime for Cartagena Bay (Colombia) is described. The model consists of hydrodynamic and biogeochemical blocks to assess engineering alternatives for improving the water quality and oxygen regime in the bay. The hydrodynamic block of the model is based on the primitive three-dimensional equations for estuarine and coastal dynamics. The biogeochemical block includes the balance equations for the following components of the ecosystem: phytoplankton, bacteria, detritus, dissolved organic matter (DOM), phosphate, ammonium, nitrite, nitrate and dissolved oxygen. A non-traditional parameterization of bacteria role in biochemical oxidation of organic matter is used. Modelling of distinct ecological situations for Cartagena Bay has shown the principal strategic objectives to improve the water quality of the bay. The model has been tested and could be applied to other similar water bodies. © 2003 Elsevier Science B.V. All rights reserved.","author":[{"dropping-particle":"","family":"Tuchkovenko","given":"Yuri S.","non-dropping-particle":"","parse-names":false,"suffix":""},{"dropping-particle":"","family":"Lonin","given":"Serguei A.","non-dropping-particle":"","parse-names":false,"suffix":""}],"container-title":"Ecological Modelling","id":"ITEM-2","issue":"1","issued":{"date-parts":[["2003"]]},"page":"91-106","title":"Mathematical model of the oxygen regime of Cartagena Bay","type":"article-journal","volume":"165"},"uris":["http://www.mendeley.com/documents/?uuid=630634eb-5320-49d6-b249-3bb074b6e771"]},{"id":"ITEM-3","itemData":{"DOI":"10.26640/22159045.88","ISSN":"0120-0542","abstract":"Se ilustran en el presente artículo las variaciones estacionales del oxígeno disuelto en la Bahía de Cartagena, durante el período Febrero de 1996 - Abril de 1997. Uno de los resultados más sobresalientes es el hecho de haber identificado y cuantificado las fuentes alóctonas y autóctonas de contaminación que afectan la bahía de Cartagena, así como los diversos contaminantes que llevan consigo, entre los cuales la materia orgánica proveniente de dichas fuentes representa uno de los más importantes, porque afecta directamente uno de los parámetros fundamentales para la vida marina como lo es el oxígeno disuelto, creando zonas anóxicas en el fondo de la Bahía, principalmente durante la época lluviosa. En términos generales, en una escala de priorización de fuentes de contaminación que afectan la Bahía, desde el punto de vista de los déficits de oxígeno que se presentan en el fondo, las más importantes por el aporte de carga orgánica son las aguas servidas de la ciudad y la demanda béntica. Sobre estas dos causas se deberán concentrar los esfuerzos de la ciudad para la recuperación de los ecosistemas de la Bahía.","author":[{"dropping-particle":"","family":"Garay","given":"Jesús A.","non-dropping-particle":"","parse-names":false,"suffix":""},{"dropping-particle":"","family":"Giraldo","given":"Luis N.","non-dropping-particle":"","parse-names":false,"suffix":""}],"container-title":"Boletín Científico CIOH","id":"ITEM-3","issued":{"date-parts":[["1997"]]},"page":"1-13","title":"Influencia de los aportes de materia orgánica externa y autóctona en el decrecimiento de los niveles de oxigeno disuelto en la Bahía de Cartagena, Colombia","type":"article-journal","volume":"18"},"uris":["http://www.mendeley.com/documents/?uuid=135d42b3-8cd3-4804-8110-86a82852b232"]}],"mendeley":{"formattedCitation":"(Garay and Giraldo 1997; Tuchkovenko and Lonin 2003; Tosic et al. 2019b)","plainTextFormattedCitation":"(Garay and Giraldo 1997; Tuchkovenko and Lonin 2003; Tosic et al. 2019b)","previouslyFormattedCitation":"(Garay and Giraldo 1997; Tuchkovenko and Lonin 2003; Tosic et al. 2019b)"},"properties":{"noteIndex":0},"schema":"https://github.com/citation-style-language/schema/raw/master/csl-citation.json"}</w:instrText>
      </w:r>
      <w:r w:rsidR="001753BB">
        <w:rPr>
          <w:rFonts w:ascii="Arial" w:hAnsi="Arial" w:cs="Arial"/>
          <w:sz w:val="24"/>
          <w:szCs w:val="24"/>
          <w:lang w:val="en-US"/>
        </w:rPr>
        <w:fldChar w:fldCharType="separate"/>
      </w:r>
      <w:r w:rsidR="00B736BF" w:rsidRPr="00B736BF">
        <w:rPr>
          <w:rFonts w:ascii="Arial" w:hAnsi="Arial" w:cs="Arial"/>
          <w:noProof/>
          <w:sz w:val="24"/>
          <w:szCs w:val="24"/>
          <w:lang w:val="en-US"/>
        </w:rPr>
        <w:t>(Garay and Giraldo 1997; Tuchkovenko and Lonin 2003; Tosic et al. 2019b)</w:t>
      </w:r>
      <w:r w:rsidR="001753BB">
        <w:rPr>
          <w:rFonts w:ascii="Arial" w:hAnsi="Arial" w:cs="Arial"/>
          <w:sz w:val="24"/>
          <w:szCs w:val="24"/>
          <w:lang w:val="en-US"/>
        </w:rPr>
        <w:fldChar w:fldCharType="end"/>
      </w:r>
      <w:r w:rsidR="001753BB">
        <w:rPr>
          <w:rFonts w:ascii="Arial" w:hAnsi="Arial" w:cs="Arial"/>
          <w:sz w:val="24"/>
          <w:szCs w:val="24"/>
          <w:lang w:val="en-US"/>
        </w:rPr>
        <w:t xml:space="preserve">. </w:t>
      </w:r>
      <w:r w:rsidR="00A96B33">
        <w:rPr>
          <w:rFonts w:ascii="Arial" w:hAnsi="Arial" w:cs="Arial"/>
          <w:sz w:val="24"/>
          <w:szCs w:val="24"/>
          <w:lang w:val="en-US"/>
        </w:rPr>
        <w:t>Some</w:t>
      </w:r>
      <w:r w:rsidR="00161BB0">
        <w:rPr>
          <w:rFonts w:ascii="Arial" w:hAnsi="Arial" w:cs="Arial"/>
          <w:sz w:val="24"/>
          <w:szCs w:val="24"/>
          <w:lang w:val="en-US"/>
        </w:rPr>
        <w:t xml:space="preserve"> studies have reported high concentrations of heavy metals (</w:t>
      </w:r>
      <w:ins w:id="329" w:author="Autorizado" w:date="2019-08-14T14:29:00Z">
        <w:r w:rsidR="000D7F13">
          <w:rPr>
            <w:rFonts w:ascii="Arial" w:hAnsi="Arial" w:cs="Arial"/>
            <w:sz w:val="24"/>
            <w:szCs w:val="24"/>
            <w:lang w:val="en-US"/>
          </w:rPr>
          <w:t xml:space="preserve">e.g., </w:t>
        </w:r>
      </w:ins>
      <w:del w:id="330" w:author="Autorizado" w:date="2019-08-14T15:17:00Z">
        <w:r w:rsidR="00161BB0" w:rsidDel="00EC62AC">
          <w:rPr>
            <w:rFonts w:ascii="Arial" w:hAnsi="Arial" w:cs="Arial"/>
            <w:sz w:val="24"/>
            <w:szCs w:val="24"/>
            <w:lang w:val="en-US"/>
          </w:rPr>
          <w:delText>cadmiun</w:delText>
        </w:r>
      </w:del>
      <w:ins w:id="331" w:author="Autorizado" w:date="2019-08-14T15:17:00Z">
        <w:r w:rsidR="00EC62AC">
          <w:rPr>
            <w:rFonts w:ascii="Arial" w:hAnsi="Arial" w:cs="Arial"/>
            <w:sz w:val="24"/>
            <w:szCs w:val="24"/>
            <w:lang w:val="en-US"/>
          </w:rPr>
          <w:t>cadmium</w:t>
        </w:r>
      </w:ins>
      <w:r w:rsidR="00161BB0">
        <w:rPr>
          <w:rFonts w:ascii="Arial" w:hAnsi="Arial" w:cs="Arial"/>
          <w:sz w:val="24"/>
          <w:szCs w:val="24"/>
          <w:lang w:val="en-US"/>
        </w:rPr>
        <w:t>, lead, mercury</w:t>
      </w:r>
      <w:r w:rsidR="00033EA0">
        <w:rPr>
          <w:rFonts w:ascii="Arial" w:hAnsi="Arial" w:cs="Arial"/>
          <w:sz w:val="24"/>
          <w:szCs w:val="24"/>
          <w:lang w:val="en-US"/>
        </w:rPr>
        <w:t xml:space="preserve">, </w:t>
      </w:r>
      <w:r w:rsidR="00033EA0" w:rsidRPr="00F545A0">
        <w:rPr>
          <w:rFonts w:ascii="Arial" w:hAnsi="Arial" w:cs="Arial"/>
          <w:sz w:val="24"/>
          <w:szCs w:val="24"/>
          <w:lang w:val="en-US"/>
        </w:rPr>
        <w:t>chromium, copper, nickel</w:t>
      </w:r>
      <w:r w:rsidR="00161BB0" w:rsidRPr="00F545A0">
        <w:rPr>
          <w:rFonts w:ascii="Arial" w:hAnsi="Arial" w:cs="Arial"/>
          <w:sz w:val="24"/>
          <w:szCs w:val="24"/>
          <w:lang w:val="en-US"/>
        </w:rPr>
        <w:t>) in the water</w:t>
      </w:r>
      <w:r w:rsidR="00A96B33" w:rsidRPr="00F545A0">
        <w:rPr>
          <w:rFonts w:ascii="Arial" w:hAnsi="Arial" w:cs="Arial"/>
          <w:sz w:val="24"/>
          <w:szCs w:val="24"/>
          <w:lang w:val="en-US"/>
        </w:rPr>
        <w:t xml:space="preserve"> </w:t>
      </w:r>
      <w:r w:rsidR="00A96B33" w:rsidRPr="00F545A0">
        <w:rPr>
          <w:rFonts w:ascii="Arial" w:hAnsi="Arial" w:cs="Arial"/>
          <w:sz w:val="24"/>
          <w:szCs w:val="24"/>
          <w:lang w:val="en-US"/>
        </w:rPr>
        <w:fldChar w:fldCharType="begin" w:fldLock="1"/>
      </w:r>
      <w:r w:rsidR="000C75A8" w:rsidRPr="00F545A0">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CIOH","id":"ITEM-2","issued":{"date-parts":[["1982"]]},"page":"49-11","title":"Síntesis del proyecto Bahía de Cartagena","type":"article-journal","volume":"4"},"uris":["http://www.mendeley.com/documents/?uuid=56f36fad-e92d-4407-a5c2-c78d6b06ceeb"]}],"mendeley":{"formattedCitation":"(Pagliardini et al. 1982; Tosic et al. 2019b)","plainTextFormattedCitation":"(Pagliardini et al. 1982; Tosic et al. 2019b)","previouslyFormattedCitation":"(Pagliardini et al. 1982; Tosic et al. 2019b)"},"properties":{"noteIndex":0},"schema":"https://github.com/citation-style-language/schema/raw/master/csl-citation.json"}</w:instrText>
      </w:r>
      <w:r w:rsidR="00A96B33" w:rsidRPr="00F545A0">
        <w:rPr>
          <w:rFonts w:ascii="Arial" w:hAnsi="Arial" w:cs="Arial"/>
          <w:sz w:val="24"/>
          <w:szCs w:val="24"/>
          <w:lang w:val="en-US"/>
          <w:rPrChange w:id="332" w:author="Autorizado" w:date="2019-08-14T15:21:00Z">
            <w:rPr>
              <w:rFonts w:ascii="Arial" w:hAnsi="Arial" w:cs="Arial"/>
              <w:sz w:val="24"/>
              <w:szCs w:val="24"/>
              <w:lang w:val="en-US"/>
            </w:rPr>
          </w:rPrChange>
        </w:rPr>
        <w:fldChar w:fldCharType="separate"/>
      </w:r>
      <w:r w:rsidR="00B736BF" w:rsidRPr="00F545A0">
        <w:rPr>
          <w:rFonts w:ascii="Arial" w:hAnsi="Arial" w:cs="Arial"/>
          <w:noProof/>
          <w:sz w:val="24"/>
          <w:szCs w:val="24"/>
          <w:lang w:val="en-US"/>
        </w:rPr>
        <w:t>(Pagliardini et al. 1982; Tosic et al. 2019b)</w:t>
      </w:r>
      <w:r w:rsidR="00A96B33" w:rsidRPr="00F545A0">
        <w:rPr>
          <w:rFonts w:ascii="Arial" w:hAnsi="Arial" w:cs="Arial"/>
          <w:sz w:val="24"/>
          <w:szCs w:val="24"/>
          <w:lang w:val="en-US"/>
        </w:rPr>
        <w:fldChar w:fldCharType="end"/>
      </w:r>
      <w:r w:rsidR="00B736BF" w:rsidRPr="00F545A0">
        <w:rPr>
          <w:rFonts w:ascii="Arial" w:hAnsi="Arial" w:cs="Arial"/>
          <w:sz w:val="24"/>
          <w:szCs w:val="24"/>
          <w:lang w:val="en-US"/>
        </w:rPr>
        <w:t xml:space="preserve">, sediments </w:t>
      </w:r>
      <w:r w:rsidR="000F113F" w:rsidRPr="00F545A0">
        <w:rPr>
          <w:rFonts w:ascii="Arial" w:hAnsi="Arial" w:cs="Arial"/>
          <w:sz w:val="24"/>
          <w:szCs w:val="24"/>
          <w:lang w:val="en-US"/>
        </w:rPr>
        <w:fldChar w:fldCharType="begin" w:fldLock="1"/>
      </w:r>
      <w:r w:rsidR="00A54ECD" w:rsidRPr="00F545A0">
        <w:rPr>
          <w:rFonts w:ascii="Arial" w:hAnsi="Arial" w:cs="Arial"/>
          <w:sz w:val="24"/>
          <w:szCs w:val="24"/>
          <w:lang w:val="en-US"/>
        </w:rPr>
        <w:instrText>ADDIN CSL_CITATION {"citationItems":[{"id":"ITEM-1","itemData":{"DOI":"10.1016/S0269-7491(99)00225-0","ISSN":"02697491","abstract":"Mercury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author":[{"dropping-particle":"","family":"Alonso","given":"D.","non-dropping-particle":"","parse-names":false,"suffix":""},{"dropping-particle":"","family":"Pineda","given":"P.","non-dropping-particle":"","parse-names":false,"suffix":""},{"dropping-particle":"","family":"Olivero","given":"J.","non-dropping-particle":"","parse-names":false,"suffix":""},{"dropping-particle":"","family":"González","given":"H.","non-dropping-particle":"","parse-names":false,"suffix":""},{"dropping-particle":"","family":"Campos","given":"N.","non-dropping-particle":"","parse-names":false,"suffix":""}],"container-title":"Environmental Pollution","id":"ITEM-1","issue":"1","issued":{"date-parts":[["2000"]]},"page":"157-163","title":"Mercury levels in muscle of two fish species and sediments from the Cartagena Bay and the Cienaga Grande de Santa Marta, Colombia","type":"article-journal","volume":"109"},"uris":["http://www.mendeley.com/documents/?uuid=ed61eeef-db65-4b16-bbaa-e363962c1057"]},{"id":"ITEM-2","itemData":{"author":[{"dropping-particle":"","family":"Parra-Lozano","given":"J.P.","non-dropping-particle":"","parse-names":false,"suffix":""},{"dropping-particle":"","family":"Espinoza-Diaz","given":"L.F.","non-dropping-particle":"","parse-names":false,"suffix":""},{"dropping-particle":"","family":"Betancourt-Portela","given":"J.M.","non-dropping-particle":"","parse-names":false,"suffix":""},{"dropping-particle":"","family":"Garay-Tinoco","given":"J.A.","non-dropping-particle":"","parse-names":false,"suffix":""},{"dropping-particle":"","family":"Alonso-Hernandez","given":"C.","non-dropping-particle":"","parse-names":false,"suffix":""},{"dropping-particle":"","family":"Diaz-Asencio","given":"M.","non-dropping-particle":"","parse-names":false,"suffix":""},{"dropping-particle":"","family":"Ruiz-Fernandez","given":"A.C.","non-dropping-particle":"","parse-names":false,"suffix":""},{"dropping-particle":"","family":"Sanchez-Cabeza","given":"J.A.","non-dropping-particle":"","parse-names":false,"suffix":""},{"dropping-particle":"","family":"Gerardo-Abaya","given":"J.","non-dropping-particle":"","parse-names":false,"suffix":""}],"container-title":"ASLO","id":"ITEM-2","issued":{"date-parts":[["2011"]]},"publisher-place":"San Juan, Puerto Rico","title":"Historical reconstructions of mercury contamination in sediments from Cartagena Bay, Colombia","type":"paper-conference"},"uris":["http://www.mendeley.com/documents/?uuid=0a17f4a2-80de-45fc-9077-5fb5574a670f"]},{"id":"ITEM-3","itemData":{"ISSN":"0122-9761","abstract":"En Colombia, la bahía de Cartagena es uno de los ecosistemas costeros más influenciados por la contaminación con mercurio (Hg). Con el propósito de identificar el estado ambiental de la bahía de Cartagena, en este estudio se determinó metilmercurio (MeHg) y mercurio total (HgT) en sedimentos superficiales y seston, durante cinco muestreos (febrero, abril, junio, julio y octubre), en cinco estaciones (Zona Industrial, Frente al Dique, Centro, Boca Chica y Tierra Bomba), dentro de la bahía, durante 2006. Los resultados señalan que el promedio de HgT en los sedimentos fue 0.18 ± 0.01 μg/gp.s y en seston fue 0.16 ± 0.002 μg/gp.s. En ambos casos el 10% corresponde a MeH</w:instrText>
      </w:r>
      <w:r w:rsidR="00A54ECD" w:rsidRPr="00093B07">
        <w:rPr>
          <w:rFonts w:ascii="Arial" w:hAnsi="Arial" w:cs="Arial"/>
          <w:sz w:val="24"/>
          <w:szCs w:val="24"/>
        </w:rPr>
        <w:instrText>g. Se encontró una correlación entre HgT y MeHg en sedimentos (r = 0.87, p &lt; 0.0001) y en seston (r = 0.66, p = 0.0003). El análisis de regresión múltiple sugiere que para la bahía de Cartagena el pH y el potencial redox determinan el proceso de metilación de mercurio tanto en sedimentos como en el seston.","author":[{"dropping-particle":"","family":"Cogua","given":"Pilar","non-dropping-particle":"","parse-names":false,"suffix":""},{"dropping-particle":"","family":"Campos-Campos","given":"Hernando","non-dropping-particle":"","parse-names":false,"suffix":""},{"dropping-particle":"","family":"Duque","given":"Guillermo","non-dropping-particle":"","parse-names":false,"suffix":""}],"container-title":"Boletin de Investigaciones Marinas y Costeras","id":"ITEM-3","issue":"2","issued":{"date-parts":[["2012"]]},"page":"267-285","title":"Concentración de mercurio total y metilmercurio en sedimento y seston de la Bahía de Cartagena, Caribe Colombiano","type":"article-journal","volume":"41"},"uris":["http://www.mendeley.com/documents/?uuid=b701c4a3-9598-4859-b5d0-9c856986224e"]}],"mendeley":{"formattedCitation":"(Alonso et al. 2000; Parra-Lozano et al. 2011; Cogua et al. 2012)","plainTextFormattedCitation":"(Alonso et al. 2000; Parra-Lozano et al. 2011; Cogua et al. 2012)","previouslyFormattedCitation":"(Alonso et al. 2000; Parra-Lozano et al. 2011; Cogua et al. 2012)"},"properties":{"noteIndex":0},"schema":"https://github.com/citation-style-language/schema/raw/master/csl-citation.json"}</w:instrText>
      </w:r>
      <w:r w:rsidR="000F113F" w:rsidRPr="00F545A0">
        <w:rPr>
          <w:rFonts w:ascii="Arial" w:hAnsi="Arial" w:cs="Arial"/>
          <w:sz w:val="24"/>
          <w:szCs w:val="24"/>
          <w:lang w:val="en-US"/>
          <w:rPrChange w:id="333" w:author="Autorizado" w:date="2019-08-14T15:21:00Z">
            <w:rPr>
              <w:rFonts w:ascii="Arial" w:hAnsi="Arial" w:cs="Arial"/>
              <w:sz w:val="24"/>
              <w:szCs w:val="24"/>
              <w:lang w:val="en-US"/>
            </w:rPr>
          </w:rPrChange>
        </w:rPr>
        <w:fldChar w:fldCharType="separate"/>
      </w:r>
      <w:r w:rsidR="000F113F" w:rsidRPr="00093B07">
        <w:rPr>
          <w:rFonts w:ascii="Arial" w:hAnsi="Arial" w:cs="Arial"/>
          <w:noProof/>
          <w:sz w:val="24"/>
          <w:szCs w:val="24"/>
        </w:rPr>
        <w:t>(Alonso et al. 2000; Parra-Lozano et al. 2011; Cogua et al. 2012)</w:t>
      </w:r>
      <w:r w:rsidR="000F113F" w:rsidRPr="00F545A0">
        <w:rPr>
          <w:rFonts w:ascii="Arial" w:hAnsi="Arial" w:cs="Arial"/>
          <w:sz w:val="24"/>
          <w:szCs w:val="24"/>
          <w:lang w:val="en-US"/>
        </w:rPr>
        <w:fldChar w:fldCharType="end"/>
      </w:r>
      <w:r w:rsidR="00161BB0" w:rsidRPr="00093B07">
        <w:rPr>
          <w:rFonts w:ascii="Arial" w:hAnsi="Arial" w:cs="Arial"/>
          <w:sz w:val="24"/>
          <w:szCs w:val="24"/>
        </w:rPr>
        <w:t xml:space="preserve"> and </w:t>
      </w:r>
      <w:proofErr w:type="spellStart"/>
      <w:r w:rsidR="00161BB0" w:rsidRPr="00093B07">
        <w:rPr>
          <w:rFonts w:ascii="Arial" w:hAnsi="Arial" w:cs="Arial"/>
          <w:sz w:val="24"/>
          <w:szCs w:val="24"/>
        </w:rPr>
        <w:lastRenderedPageBreak/>
        <w:t>organisms</w:t>
      </w:r>
      <w:proofErr w:type="spellEnd"/>
      <w:r w:rsidR="00161BB0" w:rsidRPr="00093B07">
        <w:rPr>
          <w:rFonts w:ascii="Arial" w:hAnsi="Arial" w:cs="Arial"/>
          <w:sz w:val="24"/>
          <w:szCs w:val="24"/>
        </w:rPr>
        <w:t xml:space="preserve"> </w:t>
      </w:r>
      <w:proofErr w:type="spellStart"/>
      <w:r w:rsidR="00B736BF" w:rsidRPr="00093B07">
        <w:rPr>
          <w:rFonts w:ascii="Arial" w:hAnsi="Arial" w:cs="Arial"/>
          <w:sz w:val="24"/>
          <w:szCs w:val="24"/>
        </w:rPr>
        <w:t>from</w:t>
      </w:r>
      <w:proofErr w:type="spellEnd"/>
      <w:r w:rsidR="00B736BF" w:rsidRPr="00093B07">
        <w:rPr>
          <w:rFonts w:ascii="Arial" w:hAnsi="Arial" w:cs="Arial"/>
          <w:sz w:val="24"/>
          <w:szCs w:val="24"/>
        </w:rPr>
        <w:t xml:space="preserve"> </w:t>
      </w:r>
      <w:r w:rsidR="00A96B33" w:rsidRPr="00093B07">
        <w:rPr>
          <w:rFonts w:ascii="Arial" w:hAnsi="Arial" w:cs="Arial"/>
          <w:sz w:val="24"/>
          <w:szCs w:val="24"/>
        </w:rPr>
        <w:t>Cartagena B</w:t>
      </w:r>
      <w:r w:rsidR="00161BB0" w:rsidRPr="00EC00EF">
        <w:rPr>
          <w:rFonts w:ascii="Arial" w:hAnsi="Arial" w:cs="Arial"/>
          <w:sz w:val="24"/>
          <w:szCs w:val="24"/>
        </w:rPr>
        <w:t xml:space="preserve">ay </w:t>
      </w:r>
      <w:r w:rsidR="00161BB0" w:rsidRPr="00F545A0">
        <w:rPr>
          <w:rFonts w:ascii="Arial" w:hAnsi="Arial" w:cs="Arial"/>
          <w:sz w:val="24"/>
          <w:szCs w:val="24"/>
          <w:lang w:val="en-US"/>
        </w:rPr>
        <w:fldChar w:fldCharType="begin" w:fldLock="1"/>
      </w:r>
      <w:r w:rsidR="00F062CD" w:rsidRPr="00093B07">
        <w:rPr>
          <w:rFonts w:ascii="Arial" w:hAnsi="Arial" w:cs="Arial"/>
          <w:sz w:val="24"/>
          <w:szCs w:val="24"/>
        </w:rPr>
        <w:instrText>ADDIN CSL_CITATION {"citationItems":[{"id":"ITEM-1","itemData":{"abstract":"Cartagena Bay is one of the most contaminated bodies of water in the city, probably due to the industries around it; some of them dispose of their waste in it, with little or no treatment. Currently, heavy metals such as cadmium, dredging and filling, thermal effluents and sedimentation are causing the degradation of the ecosystem of the bay at an alarming rate. This investigation found concentrations of cadmium in oysters which are caught in six strategic points of the Bay: Álcalis, Bocachica, Caño Loro, Caño Zapatero, Cienaga Honda, and the Free Zone. The results showed that there were no statistically significant differences between the mean values of Cd concentrations in oysters in each one of the samples taken, and that Cienaga Honda and Bocachica were the places where the highest concentration of metal in oysters was detected (25.79 mg Cd/kg and 15.11 mg Cd/kg, respectively). This study demonstrates the risk people who consume oysters have at the Bay of Cartagena and allows warning relevant authorities about the control at critical points.","author":[{"dropping-particle":"","family":"Manjarrez","given":"Ganiveth","non-dropping-particle":"","parse-names":false,"suffix":""},{"dropping-particle":"","family":"Castro","given":"Ildefonso","non-dropping-particle":"","parse-names":false,"suffix":""},{"dr</w:instrText>
      </w:r>
      <w:r w:rsidR="00F062CD" w:rsidRPr="00F545A0">
        <w:rPr>
          <w:rFonts w:ascii="Arial" w:hAnsi="Arial" w:cs="Arial"/>
          <w:sz w:val="24"/>
          <w:szCs w:val="24"/>
          <w:lang w:val="en-US"/>
          <w:rPrChange w:id="334" w:author="Autorizado" w:date="2019-08-14T15:21:00Z">
            <w:rPr>
              <w:rFonts w:ascii="Arial" w:hAnsi="Arial" w:cs="Arial"/>
              <w:sz w:val="24"/>
              <w:szCs w:val="24"/>
            </w:rPr>
          </w:rPrChange>
        </w:rPr>
        <w:instrText>opping-particle":"","family":"Utria","given":"Leidys","non-dropping-particle":"","parse-names":false,"suffix":""}],"container-title":"Revista Ingenierías Universidad de Medellín","id":"ITEM-1","issue":"13","issued":{"date-parts":[["2008"]]},"page":"11-20","title":"Bioacumulación de cadmio en ostras de la Bahía de Cartagena","type":"article-journal","volume":"7"},"uris":["http://www.mendeley.com/documents/?uuid=fe3d6e8d-c4c7-4fc9-91a9-fe54da2127cd"]},{"id":"ITEM-2","itemData":{"DOI":"10.1016/j.marpolbul.2013.01.013","ISSN":"0025326X","abstract":"Eggs from egrets (Egretta thula) were collected from Cartagena Bay and Totumo Marsh, two sites at the north of Colombia with different pollution background, and measured their morphometric parameters as well as total mercury (T-Hg) and calcium levels in eggshell. Statistically significant differences were observed for egg weight and size between the two sampling locations. T-Hg and calcium concentrations in eggshell were greater in eggs from Cartagena Bay, the industrial site, compared to Totumo Marsh, a non-industrial location. The opposite was observed for eggshell thickness (3.6% less in the bay). Pearson correlation analysis showed eggshell T-Hg negatively correlated with eggshell weight in eggs from the marsh (R=-0.795, P&lt;0.006), but not from the bay (R=0.387, P=0.269), probably suggesting greater susceptibility to Hg in birds from the non-polluted site. In short, results suggest eggs from E. thula at Cartagena Bay have greater T-Hg concentrations and less eggshell thickness than those from Totumo Marsh. © 2013 Elsevier Ltd.","author":[{"dropping-particle":"","family":"Olivero-Verbel","given":"Jesus","non-dropping-particle":"","parse-names":false,"suffix":""},{"dropping-particle":"","family":"Agudelo-Frias","given":"Diana","non-dropping-particle":"","parse-names":false,"suffix":""},{"dropping-particle":"","family":"Caballero-Gallardo","given":"Karina","non-dropping-particle":"","parse-names":false,"suffix":""}],"container-title":"Marine Pollution Bulletin","id":"ITEM-2","issue":"1-2","issued":{"date-parts":[["2013"]]},"page":"105-109","publisher":"Elsevier Ltd","title":"Morphometric parameters and total mercury in eggs of snowy egret (Egretta thula) from Cartagena Bay and Totumo Marsh, north of Colombia","type":"article-journal","volume":"69"},"uris":["http://www.mendeley.com/documents/?uuid=4f0ce440-eb84-4fad-9534-2b80ec6488f0"]},{"id":"ITEM-3","itemData":{"DOI":"10.1016/S0269-7491(99)00225-0","ISSN":"02697491","abstract":"Mercury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w:instrText>
      </w:r>
      <w:r w:rsidR="00F062CD" w:rsidRPr="00093B07">
        <w:rPr>
          <w:rFonts w:ascii="Arial" w:hAnsi="Arial" w:cs="Arial"/>
          <w:sz w:val="24"/>
          <w:szCs w:val="24"/>
        </w:rPr>
        <w:instrText>e levels of the metal in the environment. Copyright (C) 2000 Elsevier Science Ltd.","author":[{"dropping-particle":"","family":"Alonso","given":"D.","non-dropping-particle":"","parse-names":false,"suffix":""},{"dropping-particle":"","family":"Pineda","given":"P.","non-dropping-particle":"","parse-names":false,"suffix":""},{"dropping-particle":"","family":"Olivero","given":"J.","non-dropping-particle":"","parse-names":false,"suffix":""},{"dropping-particle":"","family":"González","given":"H.","non-dropping-particle":"","parse-names":false,"suffix":""},{"dropping-particle":"","family":"Campos","given":"N.","non-dropping-particle":"","parse-names":false,"suffix":""}],"container-title":"Environmental Pollution","id":"ITEM-3","issue":"1","issued":{"date-parts":[["2000"]]},"page":"157-163","title":"Mercury levels in muscle of two fish species and sediments from the Cartagena Bay and the Cienaga Grande de Santa Marta, Colombia","type":"article-journal","volume":"109"},"uris":["http://www.mendeley.com/documents/?uuid=ed61eeef-db65-4b16-bbaa-e363962c1057"]}],"mendeley":{"formattedCitation":"(Alonso et al. 2000; Manjarrez et al. 2008; Olivero-Verbel et al. 2013)","plainTextFormattedCitation":"(Alonso et al. 2000; Manjarrez et al. 2008; Olivero-Verbel et al. 2013)","previouslyFormattedCitation":"(Alonso et al. 2000; Manjarrez et al. 2008; Olivero-Verbel et al. 2013)"},"properties":{"noteIndex":0},"schema":"https://github.com/citation-style-language/schema/raw/master/csl-citation.json"}</w:instrText>
      </w:r>
      <w:r w:rsidR="00161BB0" w:rsidRPr="00F545A0">
        <w:rPr>
          <w:rFonts w:ascii="Arial" w:hAnsi="Arial" w:cs="Arial"/>
          <w:sz w:val="24"/>
          <w:szCs w:val="24"/>
          <w:lang w:val="en-US"/>
          <w:rPrChange w:id="335" w:author="Autorizado" w:date="2019-08-14T15:21:00Z">
            <w:rPr>
              <w:rFonts w:ascii="Arial" w:hAnsi="Arial" w:cs="Arial"/>
              <w:sz w:val="24"/>
              <w:szCs w:val="24"/>
              <w:lang w:val="en-US"/>
            </w:rPr>
          </w:rPrChange>
        </w:rPr>
        <w:fldChar w:fldCharType="separate"/>
      </w:r>
      <w:r w:rsidR="000C75A8" w:rsidRPr="00093B07">
        <w:rPr>
          <w:rFonts w:ascii="Arial" w:hAnsi="Arial" w:cs="Arial"/>
          <w:noProof/>
          <w:sz w:val="24"/>
          <w:szCs w:val="24"/>
        </w:rPr>
        <w:t>(Alonso et al. 2000; Manjarrez et al. 2008; Olivero-Verbel et al. 2013)</w:t>
      </w:r>
      <w:r w:rsidR="00161BB0" w:rsidRPr="00F545A0">
        <w:rPr>
          <w:rFonts w:ascii="Arial" w:hAnsi="Arial" w:cs="Arial"/>
          <w:sz w:val="24"/>
          <w:szCs w:val="24"/>
          <w:lang w:val="en-US"/>
        </w:rPr>
        <w:fldChar w:fldCharType="end"/>
      </w:r>
      <w:r w:rsidR="00A96B33" w:rsidRPr="00093B07">
        <w:rPr>
          <w:rFonts w:ascii="Arial" w:hAnsi="Arial" w:cs="Arial"/>
          <w:sz w:val="24"/>
          <w:szCs w:val="24"/>
        </w:rPr>
        <w:t>.</w:t>
      </w:r>
      <w:r w:rsidR="00853E00" w:rsidRPr="00093B07">
        <w:rPr>
          <w:rFonts w:ascii="Arial" w:hAnsi="Arial" w:cs="Arial"/>
          <w:sz w:val="24"/>
          <w:szCs w:val="24"/>
        </w:rPr>
        <w:t xml:space="preserve"> </w:t>
      </w:r>
      <w:r w:rsidR="00C3120E" w:rsidRPr="00F545A0">
        <w:rPr>
          <w:rFonts w:ascii="Arial" w:hAnsi="Arial" w:cs="Arial"/>
          <w:sz w:val="24"/>
          <w:szCs w:val="24"/>
          <w:lang w:val="en-US"/>
        </w:rPr>
        <w:t>Although</w:t>
      </w:r>
      <w:del w:id="336" w:author="Autorizado" w:date="2019-08-14T15:21:00Z">
        <w:r w:rsidR="00C3120E" w:rsidRPr="00F545A0" w:rsidDel="00F545A0">
          <w:rPr>
            <w:rFonts w:ascii="Arial" w:hAnsi="Arial" w:cs="Arial"/>
            <w:sz w:val="24"/>
            <w:szCs w:val="24"/>
            <w:lang w:val="en-US"/>
          </w:rPr>
          <w:delText>,</w:delText>
        </w:r>
      </w:del>
      <w:r w:rsidR="00C3120E" w:rsidRPr="00F545A0">
        <w:rPr>
          <w:rFonts w:ascii="Arial" w:hAnsi="Arial" w:cs="Arial"/>
          <w:sz w:val="24"/>
          <w:szCs w:val="24"/>
          <w:lang w:val="en-US"/>
        </w:rPr>
        <w:t xml:space="preserve"> the conditions in the inner parts of Cartagena Bay may differ from those </w:t>
      </w:r>
      <w:r w:rsidR="00A54ECD" w:rsidRPr="006A6EFD">
        <w:rPr>
          <w:rFonts w:ascii="Arial" w:hAnsi="Arial" w:cs="Arial"/>
          <w:sz w:val="24"/>
          <w:szCs w:val="24"/>
          <w:lang w:val="en-US"/>
        </w:rPr>
        <w:t xml:space="preserve">in </w:t>
      </w:r>
      <w:r w:rsidR="00C3120E" w:rsidRPr="006A6EFD">
        <w:rPr>
          <w:rFonts w:ascii="Arial" w:hAnsi="Arial" w:cs="Arial"/>
          <w:sz w:val="24"/>
          <w:szCs w:val="24"/>
          <w:lang w:val="en-US"/>
        </w:rPr>
        <w:t>Varadero Reef</w:t>
      </w:r>
      <w:r w:rsidR="00A54ECD" w:rsidRPr="000A6F87">
        <w:rPr>
          <w:rFonts w:ascii="Arial" w:hAnsi="Arial" w:cs="Arial"/>
          <w:sz w:val="24"/>
          <w:szCs w:val="24"/>
          <w:lang w:val="en-US"/>
        </w:rPr>
        <w:t>,</w:t>
      </w:r>
      <w:r w:rsidR="00C3120E" w:rsidRPr="000A6F87">
        <w:rPr>
          <w:rFonts w:ascii="Arial" w:hAnsi="Arial" w:cs="Arial"/>
          <w:sz w:val="24"/>
          <w:szCs w:val="24"/>
          <w:lang w:val="en-US"/>
        </w:rPr>
        <w:t xml:space="preserve"> it is</w:t>
      </w:r>
      <w:r w:rsidR="004636A9" w:rsidRPr="00F545A0">
        <w:rPr>
          <w:rFonts w:ascii="Arial" w:hAnsi="Arial" w:cs="Arial"/>
          <w:sz w:val="24"/>
          <w:szCs w:val="24"/>
          <w:lang w:val="en-US"/>
        </w:rPr>
        <w:t xml:space="preserve"> </w:t>
      </w:r>
      <w:r w:rsidR="00A54ECD" w:rsidRPr="00F545A0">
        <w:rPr>
          <w:rFonts w:ascii="Arial" w:hAnsi="Arial" w:cs="Arial"/>
          <w:sz w:val="24"/>
          <w:szCs w:val="24"/>
          <w:lang w:val="en-US"/>
        </w:rPr>
        <w:t xml:space="preserve">highly probable </w:t>
      </w:r>
      <w:r w:rsidR="00C3120E" w:rsidRPr="00F545A0">
        <w:rPr>
          <w:rFonts w:ascii="Arial" w:hAnsi="Arial" w:cs="Arial"/>
          <w:sz w:val="24"/>
          <w:szCs w:val="24"/>
          <w:lang w:val="en-US"/>
        </w:rPr>
        <w:t xml:space="preserve">that corals have been </w:t>
      </w:r>
      <w:r w:rsidR="004636A9" w:rsidRPr="00F545A0">
        <w:rPr>
          <w:rFonts w:ascii="Arial" w:hAnsi="Arial" w:cs="Arial"/>
          <w:sz w:val="24"/>
          <w:szCs w:val="24"/>
          <w:lang w:val="en-US"/>
        </w:rPr>
        <w:t xml:space="preserve">not only exposed to </w:t>
      </w:r>
      <w:r w:rsidR="00A54ECD" w:rsidRPr="00F545A0">
        <w:rPr>
          <w:rFonts w:ascii="Arial" w:hAnsi="Arial" w:cs="Arial"/>
          <w:sz w:val="24"/>
          <w:szCs w:val="24"/>
          <w:lang w:val="en-US"/>
        </w:rPr>
        <w:t>sediments and</w:t>
      </w:r>
      <w:r w:rsidR="00A54ECD">
        <w:rPr>
          <w:rFonts w:ascii="Arial" w:hAnsi="Arial" w:cs="Arial"/>
          <w:sz w:val="24"/>
          <w:szCs w:val="24"/>
          <w:lang w:val="en-US"/>
        </w:rPr>
        <w:t xml:space="preserve"> light attenuation</w:t>
      </w:r>
      <w:r w:rsidR="004636A9">
        <w:rPr>
          <w:rFonts w:ascii="Arial" w:hAnsi="Arial" w:cs="Arial"/>
          <w:sz w:val="24"/>
          <w:szCs w:val="24"/>
          <w:lang w:val="en-US"/>
        </w:rPr>
        <w:t xml:space="preserve">, but also </w:t>
      </w:r>
      <w:ins w:id="337" w:author="Autorizado" w:date="2019-08-14T15:23:00Z">
        <w:r w:rsidR="00F545A0">
          <w:rPr>
            <w:rFonts w:ascii="Arial" w:hAnsi="Arial" w:cs="Arial"/>
            <w:sz w:val="24"/>
            <w:szCs w:val="24"/>
            <w:lang w:val="en-US"/>
          </w:rPr>
          <w:t xml:space="preserve">to </w:t>
        </w:r>
      </w:ins>
      <w:r w:rsidR="004636A9">
        <w:rPr>
          <w:rFonts w:ascii="Arial" w:hAnsi="Arial" w:cs="Arial"/>
          <w:sz w:val="24"/>
          <w:szCs w:val="24"/>
          <w:lang w:val="en-US"/>
        </w:rPr>
        <w:t>pollution</w:t>
      </w:r>
      <w:r w:rsidR="007C5942">
        <w:rPr>
          <w:rFonts w:ascii="Arial" w:hAnsi="Arial" w:cs="Arial"/>
          <w:sz w:val="24"/>
          <w:szCs w:val="24"/>
          <w:lang w:val="en-US"/>
        </w:rPr>
        <w:t xml:space="preserve">, </w:t>
      </w:r>
      <w:r w:rsidR="00A54ECD">
        <w:rPr>
          <w:rFonts w:ascii="Arial" w:hAnsi="Arial" w:cs="Arial"/>
          <w:sz w:val="24"/>
          <w:szCs w:val="24"/>
          <w:lang w:val="en-US"/>
        </w:rPr>
        <w:t xml:space="preserve">particulate organic matter, </w:t>
      </w:r>
      <w:r w:rsidR="007C5942">
        <w:rPr>
          <w:rFonts w:ascii="Arial" w:hAnsi="Arial" w:cs="Arial"/>
          <w:sz w:val="24"/>
          <w:szCs w:val="24"/>
          <w:lang w:val="en-US"/>
        </w:rPr>
        <w:t>nutrients</w:t>
      </w:r>
      <w:r w:rsidR="005902F7">
        <w:rPr>
          <w:rFonts w:ascii="Arial" w:hAnsi="Arial" w:cs="Arial"/>
          <w:sz w:val="24"/>
          <w:szCs w:val="24"/>
          <w:lang w:val="en-US"/>
        </w:rPr>
        <w:t xml:space="preserve"> and changes in</w:t>
      </w:r>
      <w:r w:rsidR="00A54ECD">
        <w:rPr>
          <w:rFonts w:ascii="Arial" w:hAnsi="Arial" w:cs="Arial"/>
          <w:sz w:val="24"/>
          <w:szCs w:val="24"/>
          <w:lang w:val="en-US"/>
        </w:rPr>
        <w:t xml:space="preserve"> </w:t>
      </w:r>
      <w:r w:rsidR="009D6DB4">
        <w:rPr>
          <w:rFonts w:ascii="Arial" w:hAnsi="Arial" w:cs="Arial"/>
          <w:sz w:val="24"/>
          <w:szCs w:val="24"/>
          <w:lang w:val="en-US"/>
        </w:rPr>
        <w:t>salinity</w:t>
      </w:r>
      <w:r w:rsidR="007C5942">
        <w:rPr>
          <w:rFonts w:ascii="Arial" w:hAnsi="Arial" w:cs="Arial"/>
          <w:sz w:val="24"/>
          <w:szCs w:val="24"/>
          <w:lang w:val="en-US"/>
        </w:rPr>
        <w:t>,</w:t>
      </w:r>
      <w:r w:rsidR="009D6DB4">
        <w:rPr>
          <w:rFonts w:ascii="Arial" w:hAnsi="Arial" w:cs="Arial"/>
          <w:sz w:val="24"/>
          <w:szCs w:val="24"/>
          <w:lang w:val="en-US"/>
        </w:rPr>
        <w:t xml:space="preserve"> temperature</w:t>
      </w:r>
      <w:r w:rsidR="00A95AC0">
        <w:rPr>
          <w:rFonts w:ascii="Arial" w:hAnsi="Arial" w:cs="Arial"/>
          <w:sz w:val="24"/>
          <w:szCs w:val="24"/>
          <w:lang w:val="en-US"/>
        </w:rPr>
        <w:t>,</w:t>
      </w:r>
      <w:r w:rsidR="007C5942">
        <w:rPr>
          <w:rFonts w:ascii="Arial" w:hAnsi="Arial" w:cs="Arial"/>
          <w:sz w:val="24"/>
          <w:szCs w:val="24"/>
          <w:lang w:val="en-US"/>
        </w:rPr>
        <w:t xml:space="preserve"> pH</w:t>
      </w:r>
      <w:r w:rsidR="00A95AC0">
        <w:rPr>
          <w:rFonts w:ascii="Arial" w:hAnsi="Arial" w:cs="Arial"/>
          <w:sz w:val="24"/>
          <w:szCs w:val="24"/>
          <w:lang w:val="en-US"/>
        </w:rPr>
        <w:t xml:space="preserve"> and oxygen</w:t>
      </w:r>
      <w:r w:rsidR="001B1210">
        <w:rPr>
          <w:rFonts w:ascii="Arial" w:hAnsi="Arial" w:cs="Arial"/>
          <w:sz w:val="24"/>
          <w:szCs w:val="24"/>
          <w:lang w:val="en-US"/>
        </w:rPr>
        <w:t xml:space="preserve"> concentration</w:t>
      </w:r>
      <w:r w:rsidR="00A54ECD">
        <w:rPr>
          <w:rFonts w:ascii="Arial" w:hAnsi="Arial" w:cs="Arial"/>
          <w:sz w:val="24"/>
          <w:szCs w:val="24"/>
          <w:lang w:val="en-US"/>
        </w:rPr>
        <w:t xml:space="preserve">, which are common in Cartagena Bay </w:t>
      </w:r>
      <w:r w:rsidR="00A54ECD">
        <w:rPr>
          <w:rFonts w:ascii="Arial" w:hAnsi="Arial" w:cs="Arial"/>
          <w:sz w:val="24"/>
          <w:szCs w:val="24"/>
          <w:lang w:val="en-US"/>
        </w:rPr>
        <w:fldChar w:fldCharType="begin" w:fldLock="1"/>
      </w:r>
      <w:r w:rsidR="00620921">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pollution","type":"article-journal","volume":"216"},"uris":["http://www.mendeley.com/documents/?uuid=10012453-9b76-472e-87e3-fef51ebac5b2"]},{"id":"ITEM-2","itemData":{"DOI":"10.1016/j.ecss.2017.08.035","ISSN":"02727714","abstract":"The identification and prioritization of pollution sources is essential to coastal zone management. This task is complicated when a variety of pollution sources are found and by limited data availability, which can result in an inconclusive assessment and differing public perceptions, ultimately hindering the progress of management actions. This is the case in Cartagena Bay (Colombia), a Caribbean hot-spot of pollution, which receives large freshwater discharges from the Magdalena River drained via the Dique Canal along with coastal industrial effluents and untreated domestic wastewater from parts of the coastal population. This study presents a methodology for the integrated assessment of anthropogenic pollution sources discharged into the coastal zone by estimating their loads and comparing their relative contributions to receiving coastal waters. Given the lack of available data on discharges and water quality, an integrated approach is applied by combining various methods of load estimation while emphasizing the importance of calculating confidence intervals for each load value. Pollution loads from nearby sources of domestic wastewater, coastal industrial effluents and continental runoff were assessed with respect to their contributions of coliforms, total suspended solids, nitrogen, phosphorus, and biological oxygen demand (BOD). Loads from the canal's surface runoff were calculated with monthly discharge and water quality data. Domestic loads were computed using GIS analyses of population and sewerage coverage in combination with export coefficients of daily load per capita. Industrial loads were estimated based on previous studies. Results show that each type of land-based source is responsible for different pollution impacts observed in Cartagena Bay. Occasionally, inadequate recreational water quality can be attributed to nearby sources of domestic wastewater, which contribute the highest coliform load (6.7 ± 3.9 × 1015MPN/day). Continental runoff via the Dique Canal contributes the greatest sediment load (2.5 ± 1.9 × 103t/day) causing the bay's turbid plumes and related ecosystem issues. Hypoxic conditions in the bay can be attributed to all three pollution sources which all discharge significant BOD loads (2–8 t/day), while the highest total phosphorus load comes from the Dique Canal (3.2 ± 2.4 t/day) and the highest nitrogen loads flow from the canal (3.7 ± 3.1 t·NO3-N/day) and the industrial sector (3.1 ± 4.1 t·N/day). Given that these loa…","author":[{"dropping-particle":"","family":"Tosic","given":"Marko","non-dropping-particle":"","parse-names":false,"suffix":""},{"dropping-particle":"","family":"Restrepo","given":"Juan Darío","non-dropping-particle":"","parse-names":false,"suffix":""},{"dropping-particle":"","family":"Izquierdo","given":"Alfredo","non-dropping-particle":"","parse-names":false,"suffix":""},{"dropping-particle":"","family":"Lonin","given":"Serguei","non-dropping-particle":"","parse-names":false,"suffix":""},{"dropping-particle":"","family":"Martins","given":"Flávio","non-dropping-particle":"","parse-names":false,"suffix":""},{"dropping-particle":"","family":"Escobar","given":"Rogger","non-dropping-particle":"","parse-names":false,"suffix":""}],"container-title":"Estuarine, Coastal and Shelf Science","id":"ITEM-2","issued":{"date-parts":[["2018"]]},"page":"217-226","title":"An integrated approach for the assessment of land-based pollution loads in the coastal zone","type":"article-journal","volume":"211"},"uris":["http://www.mendeley.com/documents/?uuid=2b51f04d-ee09-458e-b7ba-2d351189c1f0"]},{"id":"ITEM-3","itemData":{"DOI":"10.26640/22159045.168","ISSN":"0120-0542","abstract":"El trabajo tuvo como finalidad realizar el levantamiento de información fisicoquímica (nutrientes, oxigeno disuelto, temperatura, salinidad, pH, turbidez, sólidos suspendidos totales), biológica (zooplancton, pigmentos) y microbiológica (Enterococos intestinales, Salmonella sp, Shigella sp, Pseudomonas sp, Coliformes totales, Escherichia coli, Vibrio cholerae y hongos) en el estuario de la Bahía de Cartagena ubicado en la costa norte de Sur América, sector del Caribe colombiano entre los 75º30’-75º36’W y 10º26’-10º16’N. Lo anterior, con el fin de dar continuidad a la recolección de información contemplada en el proyecto “Presencia de Organismos Exógenos y Patógenos en Aguas de Lastre de Buques de Tráfico Internacional”, para realizar una caracterización linea base de la bahía, generar información actualizada y establecer la presencia de posibles especies invasoras por la descargas de aguas de lastre. Para la toma de información en campo se emplearon metodologías previamente documentadas y validadas por el laboratorio de química del Centro de investigaciones Oceanográficas e Hidrográficas (CIOH), las cuales contemplaron la toma de muestras de agua en 10 estaciones de la bahía de Cartagena, tres profundidades (superficie, media y fondo) y una periodicidad de toma de las mismas de quince días, durante 10 meses (febrero a noviembre de 2006). Para evaluar la calidad sanitaria de las aguas, se tomó como referencia la regla 2D de la convención establecida por la Organización Marítima Internacional OMI del 2004, sobre la eficacia de la gestión del agua de lastre. De este modo, se pudo establecer la variación espacio-temporal de los parámetros fisicoquímicos, observándose que durante las épocas de lluvia y transición se reportaron las mayores concentraciones de pigmentos, sólidos suspendidos totales y turbidez en la capa superficial, mientras que en las capas del medio y fondo durante las temporadas seca y de transición, la mayor concentración fue de nutrientes (nitritos, ortofosfatos). En cuanto a las variables microbiológicas estudiadas, se reportaron valores de Coliformes totales, E.coli y de Enterococos intestinales por encima de los límites permisibles establecidos por la OMI/2004, razón por la cual, no se recomienda la toma de lastre en ningún punto de la Bahía de Cartagena, sino más allá de las 12 millas. Con lo anterior, se minimiza el riesgo de contaminación a puertos internacionales y se evita el transporte de especies nacionales a otras áreas. Cabe me…","author":[{"dropping-particle":"","family":"Cañón","given":"Mary Luz","non-dropping-particle":"","parse-names":false,"suffix":""},{"dropping-particle":"","family":"Tous","given":"Gustavo","non-dropping-particle":"","parse-names":false,"suffix":""},{"dropping-particle":"","family":"López","given":"Karen","non-dropping-particle":"","parse-names":false,"suffix":""},{"dropping-particle":"","family":"López","given":"Rossana","non-dropping-particle":"","parse-names":false,"suffix":""},{"dropping-particle":"","family":"Orozco","given":"Fernando","non-dropping-particle":"","parse-names":false,"suffix":""}],"container-title":"Boletín Científico CIOH","id":"ITEM-3","issued":{"date-parts":[["2007"]]},"page":"120-134","title":"Variación espaciotemporal de los componentes fisicoquímico, zooplanctónico y microbiológico en la Bahía de Cartagena","type":"article-journal","volume":"25"},"uris":["http://www.mendeley.com/documents/?uuid=d7daeb76-d2d2-440f-a951-430124fe1a36"]},{"id":"ITEM-4","itemData":{"DOI":"10.26640/22159045.109","ISSN":"0120-0542","abstract":"El presente trabajo describe los resultados obtenidos del monitoreo de estaciones en la Bahía de Cartagena durante el período entre 1999-2000. Las tres épocas climáticas del año fueron tomadas en consideración. Los valores más altos fueron reportados durante la época de transición y época de lluvias, encontrándose una correlación entre la contaminación bacteriana y la precipitación lluviosa en el área. Sin embargo durante todo el año se observa una contaminación crónica en la Bahía de Cartagena, excediéndose los límites permitidos para contacto primario y secundario.","author":[{"dropping-particle":"","family":"Tuchkovenko","given":"Yuri S.","non-dropping-particle":"","parse-names":false,"suffix":""},{"dropping-particle":"","family":"Rendón","given":"Silvia R.","non-dropping-particle":"","parse-names":false,"suffix":""}],"container-title":"Boletín Científico CIOH","id":"ITEM-4","issued":{"date-parts":[["2002"]]},"page":"56-67","title":"Estudio del comportamiento de la contaminación bacteriana en la Bahía de Cartagena","type":"article-journal","volume":"20"},"uris":["http://www.mendeley.com/documents/?uuid=e4f2f366-35fc-4243-89cf-b214b4510e68"]}],"mendeley":{"formattedCitation":"(Tuchkovenko and Rendón 2002; Cañón et al. 2007; Tosic et al. 2018, 2019b)","plainTextFormattedCitation":"(Tuchkovenko and Rendón 2002; Cañón et al. 2007; Tosic et al. 2018, 2019b)","previouslyFormattedCitation":"(Tuchkovenko and Rendón 2002; Cañón et al. 2007; Tosic et al. 2018, 2019b)"},"properties":{"noteIndex":0},"schema":"https://github.com/citation-style-language/schema/raw/master/csl-citation.json"}</w:instrText>
      </w:r>
      <w:r w:rsidR="00A54ECD">
        <w:rPr>
          <w:rFonts w:ascii="Arial" w:hAnsi="Arial" w:cs="Arial"/>
          <w:sz w:val="24"/>
          <w:szCs w:val="24"/>
          <w:lang w:val="en-US"/>
        </w:rPr>
        <w:fldChar w:fldCharType="separate"/>
      </w:r>
      <w:r w:rsidR="00FF5585" w:rsidRPr="00F901E7">
        <w:rPr>
          <w:rFonts w:ascii="Arial" w:hAnsi="Arial" w:cs="Arial"/>
          <w:noProof/>
          <w:sz w:val="24"/>
          <w:szCs w:val="24"/>
          <w:lang w:val="en-US"/>
        </w:rPr>
        <w:t>(Tuchkovenko and Rendón 2002; Cañón et al. 2007; Tosic et al. 2018, 2019b)</w:t>
      </w:r>
      <w:r w:rsidR="00A54ECD">
        <w:rPr>
          <w:rFonts w:ascii="Arial" w:hAnsi="Arial" w:cs="Arial"/>
          <w:sz w:val="24"/>
          <w:szCs w:val="24"/>
          <w:lang w:val="en-US"/>
        </w:rPr>
        <w:fldChar w:fldCharType="end"/>
      </w:r>
      <w:r w:rsidR="009D6DB4" w:rsidRPr="00F901E7">
        <w:rPr>
          <w:rFonts w:ascii="Arial" w:hAnsi="Arial" w:cs="Arial"/>
          <w:sz w:val="24"/>
          <w:szCs w:val="24"/>
          <w:lang w:val="en-US"/>
        </w:rPr>
        <w:t xml:space="preserve">. </w:t>
      </w:r>
    </w:p>
    <w:p w14:paraId="49EB3624" w14:textId="024C78C2" w:rsidR="0061529D" w:rsidRDefault="00790A90" w:rsidP="0061529D">
      <w:pPr>
        <w:spacing w:line="480" w:lineRule="auto"/>
        <w:rPr>
          <w:rFonts w:ascii="Arial" w:hAnsi="Arial" w:cs="Arial"/>
          <w:sz w:val="24"/>
          <w:szCs w:val="24"/>
          <w:lang w:val="en-US"/>
        </w:rPr>
      </w:pPr>
      <w:r>
        <w:rPr>
          <w:rFonts w:ascii="Arial" w:hAnsi="Arial" w:cs="Arial"/>
          <w:sz w:val="24"/>
          <w:szCs w:val="24"/>
          <w:lang w:val="en-US"/>
        </w:rPr>
        <w:t xml:space="preserve">The </w:t>
      </w:r>
      <w:ins w:id="338" w:author="Autorizado" w:date="2019-08-14T15:24:00Z">
        <w:r w:rsidR="00C01FE8">
          <w:rPr>
            <w:rFonts w:ascii="Arial" w:hAnsi="Arial" w:cs="Arial"/>
            <w:sz w:val="24"/>
            <w:szCs w:val="24"/>
            <w:lang w:val="en-US"/>
          </w:rPr>
          <w:t xml:space="preserve">sampled </w:t>
        </w:r>
      </w:ins>
      <w:r>
        <w:rPr>
          <w:rFonts w:ascii="Arial" w:hAnsi="Arial" w:cs="Arial"/>
          <w:sz w:val="24"/>
          <w:szCs w:val="24"/>
          <w:lang w:val="en-US"/>
        </w:rPr>
        <w:t>coral skeleton</w:t>
      </w:r>
      <w:ins w:id="339" w:author="Autorizado" w:date="2019-08-14T15:24:00Z">
        <w:r w:rsidR="00C01FE8">
          <w:rPr>
            <w:rFonts w:ascii="Arial" w:hAnsi="Arial" w:cs="Arial"/>
            <w:sz w:val="24"/>
            <w:szCs w:val="24"/>
            <w:lang w:val="en-US"/>
          </w:rPr>
          <w:t>s</w:t>
        </w:r>
      </w:ins>
      <w:r>
        <w:rPr>
          <w:rFonts w:ascii="Arial" w:hAnsi="Arial" w:cs="Arial"/>
          <w:sz w:val="24"/>
          <w:szCs w:val="24"/>
          <w:lang w:val="en-US"/>
        </w:rPr>
        <w:t xml:space="preserve"> recorded </w:t>
      </w:r>
      <w:r w:rsidR="00B81495">
        <w:rPr>
          <w:rFonts w:ascii="Arial" w:hAnsi="Arial" w:cs="Arial"/>
          <w:sz w:val="24"/>
          <w:szCs w:val="24"/>
          <w:lang w:val="en-US"/>
        </w:rPr>
        <w:t>continuous</w:t>
      </w:r>
      <w:r>
        <w:rPr>
          <w:rFonts w:ascii="Arial" w:hAnsi="Arial" w:cs="Arial"/>
          <w:sz w:val="24"/>
          <w:szCs w:val="24"/>
          <w:lang w:val="en-US"/>
        </w:rPr>
        <w:t xml:space="preserve"> and seasonal contributions of </w:t>
      </w:r>
      <w:del w:id="340" w:author="Autorizado" w:date="2019-08-14T15:24:00Z">
        <w:r w:rsidDel="00F545A0">
          <w:rPr>
            <w:rFonts w:ascii="Arial" w:hAnsi="Arial" w:cs="Arial"/>
            <w:sz w:val="24"/>
            <w:szCs w:val="24"/>
            <w:lang w:val="en-US"/>
          </w:rPr>
          <w:delText xml:space="preserve">acid </w:delText>
        </w:r>
      </w:del>
      <w:r>
        <w:rPr>
          <w:rFonts w:ascii="Arial" w:hAnsi="Arial" w:cs="Arial"/>
          <w:sz w:val="24"/>
          <w:szCs w:val="24"/>
          <w:lang w:val="en-US"/>
        </w:rPr>
        <w:t>humic</w:t>
      </w:r>
      <w:del w:id="341" w:author="Autorizado" w:date="2019-08-14T15:24:00Z">
        <w:r w:rsidDel="00F545A0">
          <w:rPr>
            <w:rFonts w:ascii="Arial" w:hAnsi="Arial" w:cs="Arial"/>
            <w:sz w:val="24"/>
            <w:szCs w:val="24"/>
            <w:lang w:val="en-US"/>
          </w:rPr>
          <w:delText>s</w:delText>
        </w:r>
      </w:del>
      <w:r>
        <w:rPr>
          <w:rFonts w:ascii="Arial" w:hAnsi="Arial" w:cs="Arial"/>
          <w:sz w:val="24"/>
          <w:szCs w:val="24"/>
          <w:lang w:val="en-US"/>
        </w:rPr>
        <w:t xml:space="preserve"> </w:t>
      </w:r>
      <w:ins w:id="342" w:author="Autorizado" w:date="2019-08-14T15:24:00Z">
        <w:r w:rsidR="00F545A0">
          <w:rPr>
            <w:rFonts w:ascii="Arial" w:hAnsi="Arial" w:cs="Arial"/>
            <w:sz w:val="24"/>
            <w:szCs w:val="24"/>
            <w:lang w:val="en-US"/>
          </w:rPr>
          <w:t xml:space="preserve">acids </w:t>
        </w:r>
      </w:ins>
      <w:r>
        <w:rPr>
          <w:rFonts w:ascii="Arial" w:hAnsi="Arial" w:cs="Arial"/>
          <w:sz w:val="24"/>
          <w:szCs w:val="24"/>
          <w:lang w:val="en-US"/>
        </w:rPr>
        <w:t xml:space="preserve">from the Canal del </w:t>
      </w:r>
      <w:proofErr w:type="spellStart"/>
      <w:r>
        <w:rPr>
          <w:rFonts w:ascii="Arial" w:hAnsi="Arial" w:cs="Arial"/>
          <w:sz w:val="24"/>
          <w:szCs w:val="24"/>
          <w:lang w:val="en-US"/>
        </w:rPr>
        <w:t>Dique</w:t>
      </w:r>
      <w:proofErr w:type="spellEnd"/>
      <w:r>
        <w:rPr>
          <w:rFonts w:ascii="Arial" w:hAnsi="Arial" w:cs="Arial"/>
          <w:sz w:val="24"/>
          <w:szCs w:val="24"/>
          <w:lang w:val="en-US"/>
        </w:rPr>
        <w:t>. El Niño event in 1997-98, considered as the strongest ever recorded, had an influence on the skeleton luminescence during that period, caused by high temperatures, droughts and low water flow. Other events expected to h</w:t>
      </w:r>
      <w:r w:rsidR="009C2B49">
        <w:rPr>
          <w:rFonts w:ascii="Arial" w:hAnsi="Arial" w:cs="Arial"/>
          <w:sz w:val="24"/>
          <w:szCs w:val="24"/>
          <w:lang w:val="en-US"/>
        </w:rPr>
        <w:t>ave an opposite effect on luminescence</w:t>
      </w:r>
      <w:r>
        <w:rPr>
          <w:rFonts w:ascii="Arial" w:hAnsi="Arial" w:cs="Arial"/>
          <w:sz w:val="24"/>
          <w:szCs w:val="24"/>
          <w:lang w:val="en-US"/>
        </w:rPr>
        <w:t xml:space="preserve"> were the signs from two of the three major drainage events during the last century in the Canal del </w:t>
      </w:r>
      <w:proofErr w:type="spellStart"/>
      <w:r>
        <w:rPr>
          <w:rFonts w:ascii="Arial" w:hAnsi="Arial" w:cs="Arial"/>
          <w:sz w:val="24"/>
          <w:szCs w:val="24"/>
          <w:lang w:val="en-US"/>
        </w:rPr>
        <w:t>Dique</w:t>
      </w:r>
      <w:proofErr w:type="spellEnd"/>
      <w:r>
        <w:rPr>
          <w:rFonts w:ascii="Arial" w:hAnsi="Arial" w:cs="Arial"/>
          <w:sz w:val="24"/>
          <w:szCs w:val="24"/>
          <w:lang w:val="en-US"/>
        </w:rPr>
        <w:t xml:space="preserve">, </w:t>
      </w:r>
      <w:ins w:id="343" w:author="Autorizado" w:date="2019-08-14T15:25:00Z">
        <w:r w:rsidR="00457399">
          <w:rPr>
            <w:rFonts w:ascii="Arial" w:hAnsi="Arial" w:cs="Arial"/>
            <w:sz w:val="24"/>
            <w:szCs w:val="24"/>
            <w:lang w:val="en-US"/>
          </w:rPr>
          <w:t xml:space="preserve">in </w:t>
        </w:r>
      </w:ins>
      <w:r>
        <w:rPr>
          <w:rFonts w:ascii="Arial" w:hAnsi="Arial" w:cs="Arial"/>
          <w:sz w:val="24"/>
          <w:szCs w:val="24"/>
          <w:lang w:val="en-US"/>
        </w:rPr>
        <w:t xml:space="preserve">1925, 1951 and 1984 </w:t>
      </w:r>
      <w:r w:rsidR="005A7ABE">
        <w:rPr>
          <w:rFonts w:ascii="Arial" w:hAnsi="Arial" w:cs="Arial"/>
          <w:sz w:val="24"/>
          <w:szCs w:val="24"/>
          <w:lang w:val="en-US"/>
        </w:rPr>
        <w:fldChar w:fldCharType="begin" w:fldLock="1"/>
      </w:r>
      <w:r w:rsidR="00263001">
        <w:rPr>
          <w:rFonts w:ascii="Arial" w:hAnsi="Arial" w:cs="Arial"/>
          <w:sz w:val="24"/>
          <w:szCs w:val="24"/>
          <w:lang w:val="en-US"/>
        </w:rPr>
        <w:instrText>ADDIN CSL_CITATION {"citationItems":[{"id":"ITEM-1","itemData":{"ISBN":"9789583601491","author":[{"dropping-particle":"V.","family":"Mogollón","given":"José","non-dropping-particle":"","parse-names":false,"suffix":""}],"id":"ITEM-1","issued":{"date-parts":[["2013"]]},"number-of-pages":"199","publisher":"El Áncora Editores","publisher-place":"Bogotá, Colombia","title":"El Canal del Dique: Historia de un Desastre Ambiental","type":"book"},"uris":["http://www.mendeley.com/documents/?uuid=e4a4dc0b-990e-48ca-9177-94499e92b43d"]}],"mendeley":{"formattedCitation":"(Mogollón 2013)","plainTextFormattedCitation":"(Mogollón 2013)","previouslyFormattedCitation":"(Mogollón 2013)"},"properties":{"noteIndex":0},"schema":"https://github.com/citation-style-language/schema/raw/master/csl-citation.json"}</w:instrText>
      </w:r>
      <w:r w:rsidR="005A7ABE">
        <w:rPr>
          <w:rFonts w:ascii="Arial" w:hAnsi="Arial" w:cs="Arial"/>
          <w:sz w:val="24"/>
          <w:szCs w:val="24"/>
          <w:lang w:val="en-US"/>
        </w:rPr>
        <w:fldChar w:fldCharType="separate"/>
      </w:r>
      <w:r w:rsidR="005A7ABE" w:rsidRPr="005A7ABE">
        <w:rPr>
          <w:rFonts w:ascii="Arial" w:hAnsi="Arial" w:cs="Arial"/>
          <w:noProof/>
          <w:sz w:val="24"/>
          <w:szCs w:val="24"/>
          <w:lang w:val="en-US"/>
        </w:rPr>
        <w:t>(Mogollón 2013)</w:t>
      </w:r>
      <w:r w:rsidR="005A7ABE">
        <w:rPr>
          <w:rFonts w:ascii="Arial" w:hAnsi="Arial" w:cs="Arial"/>
          <w:sz w:val="24"/>
          <w:szCs w:val="24"/>
          <w:lang w:val="en-US"/>
        </w:rPr>
        <w:fldChar w:fldCharType="end"/>
      </w:r>
      <w:r>
        <w:rPr>
          <w:rFonts w:ascii="Arial" w:hAnsi="Arial" w:cs="Arial"/>
          <w:sz w:val="24"/>
          <w:szCs w:val="24"/>
          <w:lang w:val="en-US"/>
        </w:rPr>
        <w:t>.</w:t>
      </w:r>
      <w:r w:rsidR="003301D2">
        <w:rPr>
          <w:rFonts w:ascii="Arial" w:hAnsi="Arial" w:cs="Arial"/>
          <w:sz w:val="24"/>
          <w:szCs w:val="24"/>
          <w:lang w:val="en-US"/>
        </w:rPr>
        <w:t xml:space="preserve"> However, the signals from 1951 and 1984 were not observed as a common luminescence pattern in coral skeletons. Also, there were not clear </w:t>
      </w:r>
      <w:r w:rsidR="0010764C">
        <w:rPr>
          <w:rFonts w:ascii="Arial" w:hAnsi="Arial" w:cs="Arial"/>
          <w:sz w:val="24"/>
          <w:szCs w:val="24"/>
          <w:lang w:val="en-US"/>
        </w:rPr>
        <w:t>stress</w:t>
      </w:r>
      <w:r w:rsidR="003B0190">
        <w:rPr>
          <w:rFonts w:ascii="Arial" w:hAnsi="Arial" w:cs="Arial"/>
          <w:sz w:val="24"/>
          <w:szCs w:val="24"/>
          <w:lang w:val="en-US"/>
        </w:rPr>
        <w:t xml:space="preserve"> signs of </w:t>
      </w:r>
      <w:r w:rsidR="0010764C">
        <w:rPr>
          <w:rFonts w:ascii="Arial" w:hAnsi="Arial" w:cs="Arial"/>
          <w:sz w:val="24"/>
          <w:szCs w:val="24"/>
          <w:lang w:val="en-US"/>
        </w:rPr>
        <w:t xml:space="preserve">known </w:t>
      </w:r>
      <w:r w:rsidR="003301D2">
        <w:rPr>
          <w:rFonts w:ascii="Arial" w:hAnsi="Arial" w:cs="Arial"/>
          <w:sz w:val="24"/>
          <w:szCs w:val="24"/>
          <w:lang w:val="en-US"/>
        </w:rPr>
        <w:t>climate and man-made perturbations</w:t>
      </w:r>
      <w:r w:rsidR="003B0190">
        <w:rPr>
          <w:rFonts w:ascii="Arial" w:hAnsi="Arial" w:cs="Arial"/>
          <w:sz w:val="24"/>
          <w:szCs w:val="24"/>
          <w:lang w:val="en-US"/>
        </w:rPr>
        <w:t xml:space="preserve"> (e.g.</w:t>
      </w:r>
      <w:ins w:id="344" w:author="Autorizado" w:date="2019-08-14T15:29:00Z">
        <w:r w:rsidR="0081665A">
          <w:rPr>
            <w:rFonts w:ascii="Arial" w:hAnsi="Arial" w:cs="Arial"/>
            <w:sz w:val="24"/>
            <w:szCs w:val="24"/>
            <w:lang w:val="en-US"/>
          </w:rPr>
          <w:t>,</w:t>
        </w:r>
      </w:ins>
      <w:r w:rsidR="003B0190">
        <w:rPr>
          <w:rFonts w:ascii="Arial" w:hAnsi="Arial" w:cs="Arial"/>
          <w:sz w:val="24"/>
          <w:szCs w:val="24"/>
          <w:lang w:val="en-US"/>
        </w:rPr>
        <w:t xml:space="preserve"> El Niño events and the major drainage events)</w:t>
      </w:r>
      <w:r w:rsidR="003301D2">
        <w:rPr>
          <w:rFonts w:ascii="Arial" w:hAnsi="Arial" w:cs="Arial"/>
          <w:sz w:val="24"/>
          <w:szCs w:val="24"/>
          <w:lang w:val="en-US"/>
        </w:rPr>
        <w:t xml:space="preserve"> on </w:t>
      </w:r>
      <w:del w:id="345" w:author="Autorizado" w:date="2019-08-14T15:28:00Z">
        <w:r w:rsidR="003301D2" w:rsidDel="006D47C2">
          <w:rPr>
            <w:rFonts w:ascii="Arial" w:hAnsi="Arial" w:cs="Arial"/>
            <w:sz w:val="24"/>
            <w:szCs w:val="24"/>
            <w:lang w:val="en-US"/>
          </w:rPr>
          <w:delText>the growth record</w:delText>
        </w:r>
        <w:r w:rsidR="003B0190" w:rsidDel="006D47C2">
          <w:rPr>
            <w:rFonts w:ascii="Arial" w:hAnsi="Arial" w:cs="Arial"/>
            <w:sz w:val="24"/>
            <w:szCs w:val="24"/>
            <w:lang w:val="en-US"/>
          </w:rPr>
          <w:delText xml:space="preserve"> (</w:delText>
        </w:r>
      </w:del>
      <w:r w:rsidR="003B0190">
        <w:rPr>
          <w:rFonts w:ascii="Arial" w:hAnsi="Arial" w:cs="Arial"/>
          <w:sz w:val="24"/>
          <w:szCs w:val="24"/>
          <w:lang w:val="en-US"/>
        </w:rPr>
        <w:t>density, linear extension</w:t>
      </w:r>
      <w:ins w:id="346" w:author="Autorizado" w:date="2019-08-14T15:28:00Z">
        <w:r w:rsidR="006D47C2">
          <w:rPr>
            <w:rFonts w:ascii="Arial" w:hAnsi="Arial" w:cs="Arial"/>
            <w:sz w:val="24"/>
            <w:szCs w:val="24"/>
            <w:lang w:val="en-US"/>
          </w:rPr>
          <w:t xml:space="preserve"> or</w:t>
        </w:r>
      </w:ins>
      <w:del w:id="347" w:author="Autorizado" w:date="2019-08-14T15:28:00Z">
        <w:r w:rsidR="003B0190" w:rsidDel="006D47C2">
          <w:rPr>
            <w:rFonts w:ascii="Arial" w:hAnsi="Arial" w:cs="Arial"/>
            <w:sz w:val="24"/>
            <w:szCs w:val="24"/>
            <w:lang w:val="en-US"/>
          </w:rPr>
          <w:delText>,</w:delText>
        </w:r>
      </w:del>
      <w:r w:rsidR="003B0190">
        <w:rPr>
          <w:rFonts w:ascii="Arial" w:hAnsi="Arial" w:cs="Arial"/>
          <w:sz w:val="24"/>
          <w:szCs w:val="24"/>
          <w:lang w:val="en-US"/>
        </w:rPr>
        <w:t xml:space="preserve"> calcification</w:t>
      </w:r>
      <w:del w:id="348" w:author="Autorizado" w:date="2019-08-14T15:28:00Z">
        <w:r w:rsidR="003B0190" w:rsidDel="006D47C2">
          <w:rPr>
            <w:rFonts w:ascii="Arial" w:hAnsi="Arial" w:cs="Arial"/>
            <w:sz w:val="24"/>
            <w:szCs w:val="24"/>
            <w:lang w:val="en-US"/>
          </w:rPr>
          <w:delText>)</w:delText>
        </w:r>
      </w:del>
      <w:r w:rsidR="00263001">
        <w:rPr>
          <w:rFonts w:ascii="Arial" w:hAnsi="Arial" w:cs="Arial"/>
          <w:sz w:val="24"/>
          <w:szCs w:val="24"/>
          <w:lang w:val="en-US"/>
        </w:rPr>
        <w:t>,</w:t>
      </w:r>
      <w:r w:rsidR="003301D2">
        <w:rPr>
          <w:rFonts w:ascii="Arial" w:hAnsi="Arial" w:cs="Arial"/>
          <w:sz w:val="24"/>
          <w:szCs w:val="24"/>
          <w:lang w:val="en-US"/>
        </w:rPr>
        <w:t xml:space="preserve"> as expected </w:t>
      </w:r>
      <w:r w:rsidR="009C2B49">
        <w:rPr>
          <w:rFonts w:ascii="Arial" w:hAnsi="Arial" w:cs="Arial"/>
          <w:sz w:val="24"/>
          <w:szCs w:val="24"/>
          <w:lang w:val="en-US"/>
        </w:rPr>
        <w:t xml:space="preserve">in </w:t>
      </w:r>
      <w:r w:rsidR="00263001">
        <w:rPr>
          <w:rFonts w:ascii="Arial" w:hAnsi="Arial" w:cs="Arial"/>
          <w:sz w:val="24"/>
          <w:szCs w:val="24"/>
          <w:lang w:val="en-US"/>
        </w:rPr>
        <w:t>coral skeletons</w:t>
      </w:r>
      <w:ins w:id="349" w:author="Autorizado" w:date="2019-08-14T15:28:00Z">
        <w:r w:rsidR="006D47C2">
          <w:rPr>
            <w:rFonts w:ascii="Arial" w:hAnsi="Arial" w:cs="Arial"/>
            <w:sz w:val="24"/>
            <w:szCs w:val="24"/>
            <w:lang w:val="en-US"/>
          </w:rPr>
          <w:t xml:space="preserve"> from other studies</w:t>
        </w:r>
      </w:ins>
      <w:r w:rsidR="00263001">
        <w:rPr>
          <w:rFonts w:ascii="Arial" w:hAnsi="Arial" w:cs="Arial"/>
          <w:sz w:val="24"/>
          <w:szCs w:val="24"/>
          <w:lang w:val="en-US"/>
        </w:rPr>
        <w:t xml:space="preserve"> </w:t>
      </w:r>
      <w:r w:rsidR="00263001">
        <w:rPr>
          <w:rFonts w:ascii="Arial" w:hAnsi="Arial" w:cs="Arial"/>
          <w:sz w:val="24"/>
          <w:szCs w:val="24"/>
          <w:lang w:val="en-US"/>
        </w:rPr>
        <w:fldChar w:fldCharType="begin" w:fldLock="1"/>
      </w:r>
      <w:r w:rsidR="00296E84">
        <w:rPr>
          <w:rFonts w:ascii="Arial" w:hAnsi="Arial" w:cs="Arial"/>
          <w:sz w:val="24"/>
          <w:szCs w:val="24"/>
          <w:lang w:val="en-US"/>
        </w:rPr>
        <w:instrText>ADDIN CSL_CITATION {"citationItems":[{"id":"ITEM-1","itemData":{"DOI":"10.1016/j.jembe.2015.06.010","ISBN":"0022-0981","ISSN":"00220981","abstract":"The calcification and extension rates of two species of scleractinian coral (Montastraea cavernosa, Porites astreoides) were measured in corals experimentally transplanted to paired inshore and offshore locations in the Upper, Middle, and Lower Florida Keys from 2010 to 2011. Growth rates were compared with respect to 1) shelf location, 2) species, 3) region, and 4) temperature. Transplanted corals on inshore reefs generally calcified less than those at paired offshore sites, but these differences were only significant in a few cases. This difference in growth is likely because of two thermal stress events that occurred inshore, but not offshore, as growth records from cores of P. astreoides revealed significantly higher extension and calcification inshore from 2001-2013. The core data confirmed that the years 2010-2012 were a period of depressed growth inshore. Calcification and extension rates of the experimental corals were not statistically different between M. cavernosa and P. astreoides within a given site. The only exceptions were that calcification was higher in M. cavernosa at the Middle Keys inshore site. The Middle Florida Keys sites had the lowest rates of calcification, supporting the hypothesis that the influence of Florida Bay waters in this region contributes to poor reef development. Mean calcification rates negatively correlated with metrics of cold stress in M. cavernosa and heat stress in P. astreoides. The lack of a significant correlation between heat stress and mean calcification in M. cavernosa may help explain this species persistence on today's reefs. Maximum calcification and mean extension, however, were negatively correlated with maximum running 30-day mean temperature, showing that the growth of M. cavernosa is not completely insensitive to warm water stress. The 'weedy' life-history strategy of P. astreoides may compensate for the sensitivity of calcification rates to heat stress reported here, allowing this species to maintain the stable populations that have been observed throughout Florida and the wider Caribbean.","author":[{"dropping-particle":"","family":"Manzello","given":"Derek P.","non-dropping-particle":"","parse-names":false,"suffix":""},{"dropping-particle":"","family":"Enochs","given":"Ian C.","non-dropping-particle":"","parse-names":false,"suffix":""},{"dropping-particle":"","family":"Kolodziej","given":"Graham","non-dropping-particle":"","parse-names":false,"suffix":""},{"dropping-particle":"","family":"Carlton","given":"Renée","non-dropping-particle":"","parse-names":false,"suffix":""}],"container-title":"Journal of Experimental Marine Biology and Ecology","id":"ITEM-1","issued":{"date-parts":[["2015"]]},"page":"198-207","publisher":"Elsevier B.V.","title":"Coral growth patterns of &lt;i&gt;Montastraea cavernosa&lt;/i&gt; and &lt;i&gt;Porites astreoides&lt;/i&gt; in the Florida Keys: The importance of thermal stress and inimical waters","type":"article-journal","volume":"471"},"uris":["http://www.mendeley.com/documents/?uuid=e3a0b829-464d-4c45-b107-ffc6b61e9552"]},{"id":"ITEM-2","itemData":{"DOI":"10.1016/S0022-0981(96)02710-4","ISBN":"0022-0981","ISSN":"00220981","PMID":"1251","abstract":"Annual variations in skeletal density were measured by gamma densitometry in 35 cores removed from large Porites colonies growing at sites throughout the Great Barrier Reef (GBR). Density variations along each core provided data for average annual density and annual extension. These were used to estimate average annual calcification. Records ranged from 49 to 507 years in length. The period common to all colonies was 1934-1982. Annual growth data were averaged over periods of at least 5 years to avoid problems associated with dating of records and with measurement techniques. This also made some allowance for distortion of environmental information during coral growth and for intrusion into the environmental signal of information associated with skeletal architecture. The period common to the 10 longest cores was 1746-1982. Instrumental records of sea surface temperature (SST) are available for the GBR back to 1906. Annual calcification, averaged across these 10 cores, was significantly related to SST. Thus, average annual calcification for these 10 colonies provides a proxy for SST variations on the GBR back to the 18th century. Interpretation of evidence of a recent decline in calcification of Porites of the GBR is tempered by (1) evidence of similar declines and recoveries over the past several centuries and (2) evidence that coral calcification on the GBR has been above the long-term average for most of this century and the recent decline may be a return to more normal conditions.","author":[{"dropping-particle":"","family":"Lough","given":"J. M.","non-dropping-particle":"","parse-names":false,"suffix":""},{"dropping-particle":"","family":"Barnes","given":"D. J.","non-dropping-particle":"","parse-names":false,"suffix":""}],"container-title":"Journal of Experimental Marine Biology and Ecology","id":"ITEM-2","issue":"1","issued":{"date-parts":[["1997"]]},"page":"29-67","title":"Several centuries of variation in skeletal extension, density and calcification in massive Porites colonies from the Great Barrier Reef: A proxy for seawater temperature and a background of variability against which to identify unnatural change","type":"article-journal","volume":"211"},"uris":["http://www.mendeley.com/documents/?uuid=96e7c1d1-8fe2-4f19-b4ae-e066ca4f9d96"]},{"id":"ITEM-3","itemData":{"DOI":"10.1111/j.1365-2486.2009.02043.x","ISBN":"1354-1013","ISSN":"13541013","abstract":"Coral bleaching, during which corals lose their symbiotic dinoflagellates, appears to be increasing in frequency and geographic extent, and is typically associated with abnormally high water temperatures and solar irradiance. A key question in coral reef ecology is whether local stressors reduce the coral thermal tolerance threshold, leading to increased bleaching incidence. Using tree-ring techniques, we produced master chronologies of growth rates in the dominant reef builder, massive Montastraea faveolata corals, over the past 75–150 years from the Mesoamerican Reef. Our records indicate that the 1998 mass bleaching event was unprecedented in the past century, despite evidence that water temperatures and solar irradiance in the region were as high or higher mid-century than in more recent decades. We tested the influence on coral extension rate from the interactive effects of human populations and thermal stress, calculated here with degree-heating-months (DHM).We find that when the effects of chronic local stressors, represented by human population, are taken into account, recent reductions in extension rate are better explained than whenDHMis used as the sole predictor. Therefore, the occurrence of mass bleaching on the Mesoamerican reef in 1998 appears to stem from reduced thermal tolerance due to the synergistic impacts of chronic local stressors. Keywords:","author":[{"dropping-particle":"","family":"Carilli","given":"Jessica E.","non-dropping-particle":"","parse-names":false,"suffix":""},{"dropping-particle":"","family":"Norris","given":"Richard D.","non-dropping-particle":"","parse-names":false,"suffix":""},{"dropping-particle":"","family":"Black","given":"Bryan","non-dropping-particle":"","parse-names":false,"suffix":""},{"dropping-particle":"","family":"Walsh","given":"Sheila M.","non-dropping-particle":"","parse-names":false,"suffix":""},{"dropping-particle":"","family":"McField","given":"Melanie","non-dropping-particle":"","parse-names":false,"suffix":""}],"container-title":"Global Change Biology","id":"ITEM-3","issue":"4","issued":{"date-parts":[["2010"]]},"page":"1247-1257","title":"Century-scale records of coral growth rates indicate that local stressors reduce coral thermal tolerance threshold","type":"article-journal","volume":"16"},"uris":["http://www.mendeley.com/documents/?uuid=59f8bf6c-c369-4c16-9a3f-6f8574f4ce6c"]},{"id":"ITEM-4","itemData":{"DOI":"10.1038/ngeo1780","ISBN":"1752-0894","ISSN":"17520894","abstract":"Coral growth rates are highly dependent on environmental variables such as sea surface temperature1, 2 and solar irradiance3, 4. Multi-decadal variability in coral growth rates has been documented throughout the Caribbean over the past 150–200 years5, 6, and linked to variations in Atlantic sea surface temperatures5. Multi-decadal variability in sea surface temperatures in the North Atlantic, in turn, has been linked to volcanic and anthropogenic aerosol forcing7. Here, we examine the drivers of changes in coral growth rates in the western Caribbean between 1880 and 2000, using previously published coral growth chronologies from two sites in the region, and a numerical model. Changes in coral growth rates over this period coincided with variations in sea surface temperature and incoming short-wave radiation. Our model simulations show that variations in the concentration of anthropogenic aerosols caused variations in sea surface temperature and incoming radiation in the second half of the twentieth century. Before this, variations in volcanic aerosols may have played a more important role. With the exception of extreme mass bleaching events, we suggest that neither climate change from greenhouse-gas emissions nor ocean acidification is necessarily the driver of multi-decadal variations in growth rates at some Caribbean locations. Rather, the cause may be regional climate change due to volcanic and anthropogenic aerosol emissions.","author":[{"dropping-particle":"","family":"Kwiatkowski","given":"Lester","non-dropping-particle":"","parse-names":false,"suffix":""},{"dropping-particle":"","family":"Cox","given":"Peter M.","non-dropping-particle":"","parse-names":false,"suffix":""},{"dropping-particle":"","family":"Economou","given":"Theo","non-dropping-particle":"","parse-names":false,"suffix":""},{"dropping-particle":"","family":"Halloran","given":"Paul R.","non-dropping-particle":"","parse-names":false,"suffix":""},{"dropping-particle":"","family":"Mumby","given":"Peter J.","non-dropping-particle":"","parse-names":false,"suffix":""},{"dropping-particle":"","family":"Booth","given":"Ben B B","non-dropping-particle":"","parse-names":false,"suffix":""},{"dropping-particle":"","family":"Carilli","given":"Jessica","non-dropping-particle":"","parse-names":false,"suffix":""},{"dropping-particle":"","family":"Guzman","given":"Hector M.","non-dropping-particle":"","parse-names":false,"suffix":""}],"container-title":"Nature Geoscience","id":"ITEM-4","issue":"5","issued":{"date-parts":[["2013"]]},"page":"362-366","publisher":"Nature Publishing Group","title":"Caribbean coral growth influenced by anthropogenic aerosol emissions","type":"article-journal","volume":"6"},"uris":["http://www.mendeley.com/documents/?uuid=493dd345-40b5-407a-95ed-8fa458fc125a"]},{"id":"ITEM-5","itemData":{"DOI":"10.1007/s00338-018-01755-8","ISSN":"0722-4028","author":[{"dropping-particle":"V.","family":"Reed","given":"Emma","non-dropping-particle":"","parse-names":false,"suffix":""},{"dropping-particle":"","family":"Cole","given":"Julia E.","non-dropping-particle":"","parse-names":false,"suffix":""},{"dropping-particle":"","family":"Lough","given":"Janice M.","non-dropping-particle":"","parse-names":false,"suffix":""},{"dropping-particle":"","family":"Thompson","given":"Diane","non-dropping-particle":"","parse-names":false,"suffix":""},{"dropping-particle":"","family":"Cantin","given":"Neal E.","non-dropping-particle":"","parse-names":false,"suffix":""}],"container-title":"Coral Reefs","id":"ITEM-5","issue":"1","issued":{"date-parts":[["2019"]]},"page":"29-43","publisher":"Springer Berlin Heidelberg","title":"Linking climate variability and growth in coral skeletal records from the Great Barrier Reef","type":"article-journal","volume":"38"},"uris":["http://www.mendeley.com/documents/?uuid=d5e3c6e7-761f-4cff-b350-d8452af25b6f"]}],"mendeley":{"formattedCitation":"(Lough and Barnes 1997; Carilli et al. 2010; Kwiatkowski et al. 2013; Manzello et al. 2015b; Reed et al. 2019)","manualFormatting":"(e.g. Lough and Barnes 1997; Carilli et al. 2010; Kwiatkowski et al. 2013; Manzello et al. 2015b; Reed et al. 2019)","plainTextFormattedCitation":"(Lough and Barnes 1997; Carilli et al. 2010; Kwiatkowski et al. 2013; Manzello et al. 2015b; Reed et al. 2019)","previouslyFormattedCitation":"(Lough and Barnes 1997; Carilli et al. 2010; Kwiatkowski et al. 2013; Manzello et al. 2015b; Reed et al. 2019)"},"properties":{"noteIndex":0},"schema":"https://github.com/citation-style-language/schema/raw/master/csl-citation.json"}</w:instrText>
      </w:r>
      <w:r w:rsidR="00263001">
        <w:rPr>
          <w:rFonts w:ascii="Arial" w:hAnsi="Arial" w:cs="Arial"/>
          <w:sz w:val="24"/>
          <w:szCs w:val="24"/>
          <w:lang w:val="en-US"/>
        </w:rPr>
        <w:fldChar w:fldCharType="separate"/>
      </w:r>
      <w:r w:rsidR="00AC1795" w:rsidRPr="00AC1795">
        <w:rPr>
          <w:rFonts w:ascii="Arial" w:hAnsi="Arial" w:cs="Arial"/>
          <w:noProof/>
          <w:sz w:val="24"/>
          <w:szCs w:val="24"/>
          <w:lang w:val="en-US"/>
        </w:rPr>
        <w:t>(</w:t>
      </w:r>
      <w:r w:rsidR="00AC1795">
        <w:rPr>
          <w:rFonts w:ascii="Arial" w:hAnsi="Arial" w:cs="Arial"/>
          <w:noProof/>
          <w:sz w:val="24"/>
          <w:szCs w:val="24"/>
          <w:lang w:val="en-US"/>
        </w:rPr>
        <w:t>e.g.</w:t>
      </w:r>
      <w:ins w:id="350" w:author="Autorizado" w:date="2019-08-14T15:29:00Z">
        <w:r w:rsidR="006D47C2">
          <w:rPr>
            <w:rFonts w:ascii="Arial" w:hAnsi="Arial" w:cs="Arial"/>
            <w:noProof/>
            <w:sz w:val="24"/>
            <w:szCs w:val="24"/>
            <w:lang w:val="en-US"/>
          </w:rPr>
          <w:t>,</w:t>
        </w:r>
      </w:ins>
      <w:r w:rsidR="00AC1795">
        <w:rPr>
          <w:rFonts w:ascii="Arial" w:hAnsi="Arial" w:cs="Arial"/>
          <w:noProof/>
          <w:sz w:val="24"/>
          <w:szCs w:val="24"/>
          <w:lang w:val="en-US"/>
        </w:rPr>
        <w:t xml:space="preserve"> </w:t>
      </w:r>
      <w:r w:rsidR="00AC1795" w:rsidRPr="00AC1795">
        <w:rPr>
          <w:rFonts w:ascii="Arial" w:hAnsi="Arial" w:cs="Arial"/>
          <w:noProof/>
          <w:sz w:val="24"/>
          <w:szCs w:val="24"/>
          <w:lang w:val="en-US"/>
        </w:rPr>
        <w:t>Lough and Barnes 1997; Carilli et al. 2010; Kwiatkowski et al. 2013; Manzello et al. 2015b; Reed et al. 2019)</w:t>
      </w:r>
      <w:r w:rsidR="00263001">
        <w:rPr>
          <w:rFonts w:ascii="Arial" w:hAnsi="Arial" w:cs="Arial"/>
          <w:sz w:val="24"/>
          <w:szCs w:val="24"/>
          <w:lang w:val="en-US"/>
        </w:rPr>
        <w:fldChar w:fldCharType="end"/>
      </w:r>
      <w:r w:rsidR="009C2B49">
        <w:rPr>
          <w:rFonts w:ascii="Arial" w:hAnsi="Arial" w:cs="Arial"/>
          <w:sz w:val="24"/>
          <w:szCs w:val="24"/>
          <w:lang w:val="en-US"/>
        </w:rPr>
        <w:t>. The decline in luminescence intensity after 1984 might be associated with the decline in skeletal density</w:t>
      </w:r>
      <w:r w:rsidR="00AC1795">
        <w:rPr>
          <w:rFonts w:ascii="Arial" w:hAnsi="Arial" w:cs="Arial"/>
          <w:sz w:val="24"/>
          <w:szCs w:val="24"/>
          <w:lang w:val="en-US"/>
        </w:rPr>
        <w:t xml:space="preserve">, as skeletal microstructure </w:t>
      </w:r>
      <w:r w:rsidR="00F062CD">
        <w:rPr>
          <w:rFonts w:ascii="Arial" w:hAnsi="Arial" w:cs="Arial"/>
          <w:sz w:val="24"/>
          <w:szCs w:val="24"/>
          <w:lang w:val="en-US"/>
        </w:rPr>
        <w:t>accounts</w:t>
      </w:r>
      <w:r w:rsidR="00AC1795">
        <w:rPr>
          <w:rFonts w:ascii="Arial" w:hAnsi="Arial" w:cs="Arial"/>
          <w:sz w:val="24"/>
          <w:szCs w:val="24"/>
          <w:lang w:val="en-US"/>
        </w:rPr>
        <w:t xml:space="preserve"> in small pro</w:t>
      </w:r>
      <w:r w:rsidR="00296E84">
        <w:rPr>
          <w:rFonts w:ascii="Arial" w:hAnsi="Arial" w:cs="Arial"/>
          <w:sz w:val="24"/>
          <w:szCs w:val="24"/>
          <w:lang w:val="en-US"/>
        </w:rPr>
        <w:t xml:space="preserve">portion </w:t>
      </w:r>
      <w:r w:rsidR="00F062CD">
        <w:rPr>
          <w:rFonts w:ascii="Arial" w:hAnsi="Arial" w:cs="Arial"/>
          <w:sz w:val="24"/>
          <w:szCs w:val="24"/>
          <w:lang w:val="en-US"/>
        </w:rPr>
        <w:t>to</w:t>
      </w:r>
      <w:r w:rsidR="00296E84">
        <w:rPr>
          <w:rFonts w:ascii="Arial" w:hAnsi="Arial" w:cs="Arial"/>
          <w:sz w:val="24"/>
          <w:szCs w:val="24"/>
          <w:lang w:val="en-US"/>
        </w:rPr>
        <w:t xml:space="preserve"> luminescence </w:t>
      </w:r>
      <w:r w:rsidR="00296E84">
        <w:rPr>
          <w:rFonts w:ascii="Arial" w:hAnsi="Arial" w:cs="Arial"/>
          <w:sz w:val="24"/>
          <w:szCs w:val="24"/>
          <w:lang w:val="en-US"/>
        </w:rPr>
        <w:fldChar w:fldCharType="begin" w:fldLock="1"/>
      </w:r>
      <w:r w:rsidR="00F062CD">
        <w:rPr>
          <w:rFonts w:ascii="Arial" w:hAnsi="Arial" w:cs="Arial"/>
          <w:sz w:val="24"/>
          <w:szCs w:val="24"/>
          <w:lang w:val="en-US"/>
        </w:rPr>
        <w:instrText>ADDIN CSL_CITATION {"citationItems":[{"id":"ITEM-1","itemData":{"DOI":"10.1016/j.jembe.2005.02.008","ISBN":"0722-4028","ISSN":"00220981","PMID":"1093","abstract":"Slices cut from skeletons of massive Porites display two types of luminescence when illuminated by ultra-violet (UV) light: (1) faint luminescent banding associated with the annual skeletal density banding pattern and (2) narrow lines of strong luminescence associated with monsoonal runoff of fresh water from nearby land. Barnes and Taylor [Barnes, D.J. Taylor, R.B. 2001a. On the nature and causes of luminescent lines and bands in coral skeletons. Coral Reefs 19, 221-230] showed how larger skeletal holes could give rise to increased luminescence-thus accounting for the link between skeletal density banding and faint luminescent banding. Work described here tests the notion that strongly luminescent lines are also regions of lower skeletal density. Experiments involving real and artificial coral skeletons indicated that likely changes in hole size in real skeletons cannot account for the amount of luminescence associated with luminescent lines. Larger particles (&lt;50 ??m) of powdered skeleton from cut from luminescent lines were more luminescent than similar particles cut from adjacent less luminescent skeleton. However, very small particles (&lt; 3 ??m) from the two regions of skeleton showed no difference in luminescence. Since skeletal crystals would have been largely destroyed by powdering skeleton to very small particle sizes, most of the luminescence of strongly luminescent lines is probably associated with changed crystal size and packing, with changed crystal chemistry, or with a combination of these possibilities.","author":[{"dropping-particle":"","family":"Barnes","given":"D. J.","non-dropping-particle":"","parse-names":false,"suffix":""},{"dropping-particle":"","family":"Taylor","given":"R. B.","non-dropping-particle":"","parse-names":false,"suffix":""}],"container-title":"Journal of Experimental Marine Biology and Ecology","id":"ITEM-1","issue":"2","issued":{"date-parts":[["2005"]]},"page":"135-142","title":"On the nature and causes of luminescent lines and bands in coral skeletons: II. Contribution of skeletal crystals","type":"article-journal","volume":"322"},"uris":["http://www.mendeley.com/documents/?uuid=c286d98d-868b-4859-8b43-73e8f73337dd"]}],"mendeley":{"formattedCitation":"(Barnes and Taylor 2005)","plainTextFormattedCitation":"(Barnes and Taylor 2005)","previouslyFormattedCitation":"(Barnes and Taylor 2005)"},"properties":{"noteIndex":0},"schema":"https://github.com/citation-style-language/schema/raw/master/csl-citation.json"}</w:instrText>
      </w:r>
      <w:r w:rsidR="00296E84">
        <w:rPr>
          <w:rFonts w:ascii="Arial" w:hAnsi="Arial" w:cs="Arial"/>
          <w:sz w:val="24"/>
          <w:szCs w:val="24"/>
          <w:lang w:val="en-US"/>
        </w:rPr>
        <w:fldChar w:fldCharType="separate"/>
      </w:r>
      <w:r w:rsidR="00296E84" w:rsidRPr="00296E84">
        <w:rPr>
          <w:rFonts w:ascii="Arial" w:hAnsi="Arial" w:cs="Arial"/>
          <w:noProof/>
          <w:sz w:val="24"/>
          <w:szCs w:val="24"/>
          <w:lang w:val="en-US"/>
        </w:rPr>
        <w:t>(Barnes and Taylor 2005)</w:t>
      </w:r>
      <w:r w:rsidR="00296E84">
        <w:rPr>
          <w:rFonts w:ascii="Arial" w:hAnsi="Arial" w:cs="Arial"/>
          <w:sz w:val="24"/>
          <w:szCs w:val="24"/>
          <w:lang w:val="en-US"/>
        </w:rPr>
        <w:fldChar w:fldCharType="end"/>
      </w:r>
      <w:r w:rsidR="009C2B49">
        <w:rPr>
          <w:rFonts w:ascii="Arial" w:hAnsi="Arial" w:cs="Arial"/>
          <w:sz w:val="24"/>
          <w:szCs w:val="24"/>
          <w:lang w:val="en-US"/>
        </w:rPr>
        <w:t>.</w:t>
      </w:r>
      <w:r w:rsidR="0061529D">
        <w:rPr>
          <w:rFonts w:ascii="Arial" w:hAnsi="Arial" w:cs="Arial"/>
          <w:sz w:val="24"/>
          <w:szCs w:val="24"/>
          <w:lang w:val="en-US"/>
        </w:rPr>
        <w:t xml:space="preserve"> The no signs of mortality in any of the coral cores raises the question </w:t>
      </w:r>
      <w:r w:rsidR="0061529D">
        <w:rPr>
          <w:rFonts w:ascii="Arial" w:hAnsi="Arial" w:cs="Arial"/>
          <w:sz w:val="24"/>
          <w:szCs w:val="24"/>
          <w:lang w:val="en-US"/>
        </w:rPr>
        <w:lastRenderedPageBreak/>
        <w:t xml:space="preserve">of how these corals could survive and grow uninterruptedly for more than 50 years under the influence of the Canal del </w:t>
      </w:r>
      <w:proofErr w:type="spellStart"/>
      <w:r w:rsidR="0061529D">
        <w:rPr>
          <w:rFonts w:ascii="Arial" w:hAnsi="Arial" w:cs="Arial"/>
          <w:sz w:val="24"/>
          <w:szCs w:val="24"/>
          <w:lang w:val="en-US"/>
        </w:rPr>
        <w:t>Dique</w:t>
      </w:r>
      <w:proofErr w:type="spellEnd"/>
      <w:r w:rsidR="0061529D">
        <w:rPr>
          <w:rFonts w:ascii="Arial" w:hAnsi="Arial" w:cs="Arial"/>
          <w:sz w:val="24"/>
          <w:szCs w:val="24"/>
          <w:lang w:val="en-US"/>
        </w:rPr>
        <w:t>. The apparent healthiness of Varadero’s corals might be the result of past adaptations that remain</w:t>
      </w:r>
      <w:del w:id="351" w:author="Autorizado" w:date="2019-08-14T15:31:00Z">
        <w:r w:rsidR="0061529D" w:rsidDel="005147E6">
          <w:rPr>
            <w:rFonts w:ascii="Arial" w:hAnsi="Arial" w:cs="Arial"/>
            <w:sz w:val="24"/>
            <w:szCs w:val="24"/>
            <w:lang w:val="en-US"/>
          </w:rPr>
          <w:delText>s</w:delText>
        </w:r>
      </w:del>
      <w:r w:rsidR="0061529D">
        <w:rPr>
          <w:rFonts w:ascii="Arial" w:hAnsi="Arial" w:cs="Arial"/>
          <w:sz w:val="24"/>
          <w:szCs w:val="24"/>
          <w:lang w:val="en-US"/>
        </w:rPr>
        <w:t xml:space="preserve"> today. The</w:t>
      </w:r>
      <w:r w:rsidR="00EE7505">
        <w:rPr>
          <w:rFonts w:ascii="Arial" w:hAnsi="Arial" w:cs="Arial"/>
          <w:sz w:val="24"/>
          <w:szCs w:val="24"/>
          <w:lang w:val="en-US"/>
        </w:rPr>
        <w:t xml:space="preserve"> </w:t>
      </w:r>
      <w:commentRangeStart w:id="352"/>
      <w:r w:rsidR="00EE7505">
        <w:rPr>
          <w:rFonts w:ascii="Arial" w:hAnsi="Arial" w:cs="Arial"/>
          <w:sz w:val="24"/>
          <w:szCs w:val="24"/>
          <w:lang w:val="en-US"/>
        </w:rPr>
        <w:t>sedimentary</w:t>
      </w:r>
      <w:r w:rsidR="0061529D">
        <w:rPr>
          <w:rFonts w:ascii="Arial" w:hAnsi="Arial" w:cs="Arial"/>
          <w:sz w:val="24"/>
          <w:szCs w:val="24"/>
          <w:lang w:val="en-US"/>
        </w:rPr>
        <w:t xml:space="preserve"> evidence </w:t>
      </w:r>
      <w:commentRangeEnd w:id="352"/>
      <w:r w:rsidR="005147E6">
        <w:rPr>
          <w:rStyle w:val="Refdecomentario"/>
        </w:rPr>
        <w:commentReference w:id="352"/>
      </w:r>
      <w:r w:rsidR="0061529D">
        <w:rPr>
          <w:rFonts w:ascii="Arial" w:hAnsi="Arial" w:cs="Arial"/>
          <w:sz w:val="24"/>
          <w:szCs w:val="24"/>
          <w:lang w:val="en-US"/>
        </w:rPr>
        <w:t>indicates that Car</w:t>
      </w:r>
      <w:r w:rsidR="003C7BDF">
        <w:rPr>
          <w:rFonts w:ascii="Arial" w:hAnsi="Arial" w:cs="Arial"/>
          <w:sz w:val="24"/>
          <w:szCs w:val="24"/>
          <w:lang w:val="en-US"/>
        </w:rPr>
        <w:t xml:space="preserve">tagena Bay had had presence of </w:t>
      </w:r>
      <w:r w:rsidR="0061529D">
        <w:rPr>
          <w:rFonts w:ascii="Arial" w:hAnsi="Arial" w:cs="Arial"/>
          <w:sz w:val="24"/>
          <w:szCs w:val="24"/>
          <w:lang w:val="en-US"/>
        </w:rPr>
        <w:t xml:space="preserve">coral reefs </w:t>
      </w:r>
      <w:r w:rsidR="003C7BDF">
        <w:rPr>
          <w:rFonts w:ascii="Arial" w:hAnsi="Arial" w:cs="Arial"/>
          <w:sz w:val="24"/>
          <w:szCs w:val="24"/>
          <w:lang w:val="en-US"/>
        </w:rPr>
        <w:t xml:space="preserve">and seagrasses, suggesting that the water quality in Cartagena Bay was </w:t>
      </w:r>
      <w:del w:id="353" w:author="Autorizado" w:date="2019-08-14T15:33:00Z">
        <w:r w:rsidR="003C7BDF" w:rsidDel="005147E6">
          <w:rPr>
            <w:rFonts w:ascii="Arial" w:hAnsi="Arial" w:cs="Arial"/>
            <w:sz w:val="24"/>
            <w:szCs w:val="24"/>
            <w:lang w:val="en-US"/>
          </w:rPr>
          <w:delText xml:space="preserve">auspicious </w:delText>
        </w:r>
      </w:del>
      <w:ins w:id="354" w:author="Autorizado" w:date="2019-08-14T15:33:00Z">
        <w:r w:rsidR="005147E6">
          <w:rPr>
            <w:rFonts w:ascii="Arial" w:hAnsi="Arial" w:cs="Arial"/>
            <w:sz w:val="24"/>
            <w:szCs w:val="24"/>
            <w:lang w:val="en-US"/>
          </w:rPr>
          <w:t xml:space="preserve">favorable </w:t>
        </w:r>
      </w:ins>
      <w:r w:rsidR="003C7BDF">
        <w:rPr>
          <w:rFonts w:ascii="Arial" w:hAnsi="Arial" w:cs="Arial"/>
          <w:sz w:val="24"/>
          <w:szCs w:val="24"/>
          <w:lang w:val="en-US"/>
        </w:rPr>
        <w:t xml:space="preserve">for the development of these ecosystems </w:t>
      </w:r>
      <w:r w:rsidR="003C7BDF">
        <w:rPr>
          <w:rFonts w:ascii="Arial" w:hAnsi="Arial" w:cs="Arial"/>
          <w:sz w:val="24"/>
          <w:szCs w:val="24"/>
          <w:lang w:val="en-US"/>
        </w:rPr>
        <w:fldChar w:fldCharType="begin" w:fldLock="1"/>
      </w:r>
      <w:r w:rsidR="00620921">
        <w:rPr>
          <w:rFonts w:ascii="Arial" w:hAnsi="Arial" w:cs="Arial"/>
          <w:sz w:val="24"/>
          <w:szCs w:val="24"/>
          <w:lang w:val="en-US"/>
        </w:rPr>
        <w:instrText xml:space="preserve">ADDIN CSL_CITATION {"citationItems":[{"id":"ITEM-1","itemData":{"DOI":"10.1016/j.jsames.2009.08.010","ISBN":"0895-9811","ISSN":"08959811","abstract":"The detailed stratigraphic survey and paleontological study (mollusks, corals, foraminifera and ostracods) of four low-level,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 m, marine terrace sections: Punta Canoas, Manzanillo del Mar, Playa de Oro, and Tierra Bomba Island, from the Cartagena region, southern Caribbean, supplemented with 22 radiocarbon dates, reveals that the northern terraces were deposited as parasequences in a clastic depositional system compared to the Tierra Bomba Island succession that was deposited in a carbonate depositional system between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3600 and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1700 cal yrs BP. Drier conditions and the southern location of the ITCZ at about 3 ka triggered stronger easterly Trades and more dynamic southwestward sediment drift fed by the Magdalena River mouth, thus promoting the formation of sand spits that ultimately isolated the Cienaga de Tesca coastal lagoon from the Caribbean Sea. Our estimates support the hypothesis that the present position of the terraces is the product of neotectonism rather than a higher 3 ka, sea-level. Upheaval of the terraces varies between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3.8 mmyr-1 at Punta Canoas and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2.2 mmyr-1 at Tierra Bomba to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1.5 mmyr-1 at Manzanillo del Mar and Playa de Oro terraces. Our study corroborates previous contentions on the role of mud diapirism and the dynamics of the Dique Fault as late Holocene upheaval mechanisms. © 2009 Elsevier Ltd. All rights reserved.","author":[{"dropping-particle":"","family":"Martínez","given":"J. Ignacio","non-dropping-particle":"","parse-names":false,"suffix":""},{"dropping-particle":"","family":"Yokoyama","given":"Yusuke","non-dropping-particle":"","parse-names":false,"suffix":""},{"dropping-particle":"","family":"Gomez","given":"Andres","non-dropping-particle":"","parse-names":false,"suffix":""},{"dropping-particle":"","family":"Delgado","given":"Adriana","non-dropping-particle":"","parse-names":false,"suffix":""},{"dropping-particle":"","family":"Matsuzaki","given":"Hiroyuki","non-dropping-particle":"","parse-names":false,"suffix":""},{"dropping-particle":"","family":"Rendon","given":"Esteban","non-dropping-particle":"","parse-names":false,"suffix":""}],"container-title":"Journal of South American Earth Sciences","id":"ITEM-1","issue":"2","issued":{"date-parts":[["2010"]]},"page":"214-224","publisher":"Elsevier Ltd","title":"Late Holocene marine terraces of the Cartagena region, southern Caribbean: The product of neotectonism or a former high stand in sea-level?","type":"article-journal","volume":"29"},"uris":["http://www.mendeley.com/documents/?uuid=27df5caf-6964-4c1a-bf34-63180fe5887c"]}],"mendeley":{"formattedCitation":"(Martínez et al. 2010)","plainTextFormattedCitation":"(Martínez et al. 2010)","previouslyFormattedCitation":"(Martínez et al. 2010)"},"properties":{"noteIndex":0},"schema":"https://github.com/citation-style-language/schema/raw/master/csl-citation.json"}</w:instrText>
      </w:r>
      <w:r w:rsidR="003C7BDF">
        <w:rPr>
          <w:rFonts w:ascii="Arial" w:hAnsi="Arial" w:cs="Arial"/>
          <w:sz w:val="24"/>
          <w:szCs w:val="24"/>
          <w:lang w:val="en-US"/>
        </w:rPr>
        <w:fldChar w:fldCharType="separate"/>
      </w:r>
      <w:r w:rsidR="003C7BDF" w:rsidRPr="003C7BDF">
        <w:rPr>
          <w:rFonts w:ascii="Arial" w:hAnsi="Arial" w:cs="Arial"/>
          <w:noProof/>
          <w:sz w:val="24"/>
          <w:szCs w:val="24"/>
          <w:lang w:val="en-US"/>
        </w:rPr>
        <w:t>(Martínez et al. 2010)</w:t>
      </w:r>
      <w:r w:rsidR="003C7BDF">
        <w:rPr>
          <w:rFonts w:ascii="Arial" w:hAnsi="Arial" w:cs="Arial"/>
          <w:sz w:val="24"/>
          <w:szCs w:val="24"/>
          <w:lang w:val="en-US"/>
        </w:rPr>
        <w:fldChar w:fldCharType="end"/>
      </w:r>
      <w:r w:rsidR="003C7BDF">
        <w:rPr>
          <w:rFonts w:ascii="Arial" w:hAnsi="Arial" w:cs="Arial"/>
          <w:sz w:val="24"/>
          <w:szCs w:val="24"/>
          <w:lang w:val="en-US"/>
        </w:rPr>
        <w:t>.</w:t>
      </w:r>
      <w:r w:rsidR="00EE7505">
        <w:rPr>
          <w:rFonts w:ascii="Arial" w:hAnsi="Arial" w:cs="Arial"/>
          <w:sz w:val="24"/>
          <w:szCs w:val="24"/>
          <w:lang w:val="en-US"/>
        </w:rPr>
        <w:t xml:space="preserve"> The </w:t>
      </w:r>
      <w:ins w:id="355" w:author="Autorizado" w:date="2019-08-14T15:35:00Z">
        <w:r w:rsidR="007B00F5">
          <w:rPr>
            <w:rFonts w:ascii="Arial" w:hAnsi="Arial" w:cs="Arial"/>
            <w:sz w:val="24"/>
            <w:szCs w:val="24"/>
            <w:lang w:val="en-US"/>
          </w:rPr>
          <w:t xml:space="preserve">currently </w:t>
        </w:r>
      </w:ins>
      <w:r w:rsidR="00EE7505">
        <w:rPr>
          <w:rFonts w:ascii="Arial" w:hAnsi="Arial" w:cs="Arial"/>
          <w:sz w:val="24"/>
          <w:szCs w:val="24"/>
          <w:lang w:val="en-US"/>
        </w:rPr>
        <w:t xml:space="preserve">living coral reef </w:t>
      </w:r>
      <w:ins w:id="356" w:author="Autorizado" w:date="2019-08-14T15:35:00Z">
        <w:r w:rsidR="007B00F5">
          <w:rPr>
            <w:rFonts w:ascii="Arial" w:hAnsi="Arial" w:cs="Arial"/>
            <w:sz w:val="24"/>
            <w:szCs w:val="24"/>
            <w:lang w:val="en-US"/>
          </w:rPr>
          <w:t xml:space="preserve">of Varadero </w:t>
        </w:r>
      </w:ins>
      <w:del w:id="357" w:author="Autorizado" w:date="2019-08-14T15:35:00Z">
        <w:r w:rsidR="00EE7505" w:rsidDel="007B00F5">
          <w:rPr>
            <w:rFonts w:ascii="Arial" w:hAnsi="Arial" w:cs="Arial"/>
            <w:sz w:val="24"/>
            <w:szCs w:val="24"/>
            <w:lang w:val="en-US"/>
          </w:rPr>
          <w:delText>today</w:delText>
        </w:r>
      </w:del>
      <w:r w:rsidR="0061529D">
        <w:rPr>
          <w:rFonts w:ascii="Arial" w:hAnsi="Arial" w:cs="Arial"/>
          <w:sz w:val="24"/>
          <w:szCs w:val="24"/>
          <w:lang w:val="en-US"/>
        </w:rPr>
        <w:t xml:space="preserve"> is a reminiscent of all the perturbations made by man after the Spaniard</w:t>
      </w:r>
      <w:del w:id="358" w:author="Autorizado" w:date="2019-08-14T15:37:00Z">
        <w:r w:rsidR="0061529D" w:rsidDel="007B00F5">
          <w:rPr>
            <w:rFonts w:ascii="Arial" w:hAnsi="Arial" w:cs="Arial"/>
            <w:sz w:val="24"/>
            <w:szCs w:val="24"/>
            <w:lang w:val="en-US"/>
          </w:rPr>
          <w:delText>s</w:delText>
        </w:r>
      </w:del>
      <w:r w:rsidR="00EE7505">
        <w:rPr>
          <w:rFonts w:ascii="Arial" w:hAnsi="Arial" w:cs="Arial"/>
          <w:sz w:val="24"/>
          <w:szCs w:val="24"/>
          <w:lang w:val="en-US"/>
        </w:rPr>
        <w:t xml:space="preserve"> settlement in Cartagena during the sixteenth century</w:t>
      </w:r>
      <w:ins w:id="359" w:author="Autorizado" w:date="2019-08-14T15:37:00Z">
        <w:r w:rsidR="007B00F5">
          <w:rPr>
            <w:rFonts w:ascii="Arial" w:hAnsi="Arial" w:cs="Arial"/>
            <w:sz w:val="24"/>
            <w:szCs w:val="24"/>
            <w:lang w:val="en-US"/>
          </w:rPr>
          <w:t>,</w:t>
        </w:r>
      </w:ins>
      <w:r w:rsidR="00EE7505">
        <w:rPr>
          <w:rFonts w:ascii="Arial" w:hAnsi="Arial" w:cs="Arial"/>
          <w:sz w:val="24"/>
          <w:szCs w:val="24"/>
          <w:lang w:val="en-US"/>
        </w:rPr>
        <w:t xml:space="preserve"> and much </w:t>
      </w:r>
      <w:r w:rsidR="00B203B9">
        <w:rPr>
          <w:rFonts w:ascii="Arial" w:hAnsi="Arial" w:cs="Arial"/>
          <w:sz w:val="24"/>
          <w:szCs w:val="24"/>
          <w:lang w:val="en-US"/>
        </w:rPr>
        <w:t xml:space="preserve">more questions about </w:t>
      </w:r>
      <w:r w:rsidR="00EE7505">
        <w:rPr>
          <w:rFonts w:ascii="Arial" w:hAnsi="Arial" w:cs="Arial"/>
          <w:sz w:val="24"/>
          <w:szCs w:val="24"/>
          <w:lang w:val="en-US"/>
        </w:rPr>
        <w:t>coral adaptation left to be solved.</w:t>
      </w:r>
    </w:p>
    <w:p w14:paraId="30F40194" w14:textId="77777777" w:rsidR="003301D2" w:rsidRPr="000D7E42" w:rsidRDefault="003301D2" w:rsidP="001C796C">
      <w:pPr>
        <w:spacing w:line="480" w:lineRule="auto"/>
        <w:rPr>
          <w:rFonts w:ascii="Arial" w:hAnsi="Arial" w:cs="Arial"/>
          <w:sz w:val="24"/>
          <w:szCs w:val="24"/>
          <w:lang w:val="en-US"/>
        </w:rPr>
      </w:pPr>
    </w:p>
    <w:p w14:paraId="4FFE8B48" w14:textId="12592850" w:rsidR="00C12CB2" w:rsidRPr="00853E00" w:rsidRDefault="00DF6EE4" w:rsidP="001C796C">
      <w:pPr>
        <w:spacing w:line="480" w:lineRule="auto"/>
        <w:rPr>
          <w:rFonts w:ascii="Arial" w:hAnsi="Arial" w:cs="Arial"/>
          <w:b/>
          <w:sz w:val="24"/>
          <w:szCs w:val="24"/>
        </w:rPr>
      </w:pPr>
      <w:proofErr w:type="spellStart"/>
      <w:r w:rsidRPr="00853E00">
        <w:rPr>
          <w:rFonts w:ascii="Arial" w:hAnsi="Arial" w:cs="Arial"/>
          <w:b/>
          <w:sz w:val="24"/>
          <w:szCs w:val="24"/>
        </w:rPr>
        <w:t>References</w:t>
      </w:r>
      <w:proofErr w:type="spellEnd"/>
    </w:p>
    <w:p w14:paraId="58B90B5B" w14:textId="2D8C1F7A" w:rsidR="00620921" w:rsidRPr="00620921" w:rsidRDefault="004E66A9" w:rsidP="00620921">
      <w:pPr>
        <w:widowControl w:val="0"/>
        <w:autoSpaceDE w:val="0"/>
        <w:autoSpaceDN w:val="0"/>
        <w:adjustRightInd w:val="0"/>
        <w:spacing w:line="480" w:lineRule="auto"/>
        <w:ind w:left="480" w:hanging="480"/>
        <w:rPr>
          <w:rFonts w:ascii="Arial" w:hAnsi="Arial" w:cs="Arial"/>
          <w:noProof/>
          <w:sz w:val="24"/>
          <w:szCs w:val="24"/>
        </w:rPr>
      </w:pPr>
      <w:r>
        <w:rPr>
          <w:rFonts w:ascii="Arial" w:hAnsi="Arial" w:cs="Arial"/>
          <w:sz w:val="24"/>
          <w:szCs w:val="24"/>
          <w:lang w:val="en-US"/>
        </w:rPr>
        <w:fldChar w:fldCharType="begin" w:fldLock="1"/>
      </w:r>
      <w:r w:rsidRPr="0006063C">
        <w:rPr>
          <w:rFonts w:ascii="Arial" w:hAnsi="Arial" w:cs="Arial"/>
          <w:sz w:val="24"/>
          <w:szCs w:val="24"/>
        </w:rPr>
        <w:instrText xml:space="preserve">ADDIN Mendeley Bibliography CSL_BIBLIOGRAPHY </w:instrText>
      </w:r>
      <w:r>
        <w:rPr>
          <w:rFonts w:ascii="Arial" w:hAnsi="Arial" w:cs="Arial"/>
          <w:sz w:val="24"/>
          <w:szCs w:val="24"/>
          <w:lang w:val="en-US"/>
        </w:rPr>
        <w:fldChar w:fldCharType="separate"/>
      </w:r>
      <w:r w:rsidR="00620921" w:rsidRPr="00620921">
        <w:rPr>
          <w:rFonts w:ascii="Arial" w:hAnsi="Arial" w:cs="Arial"/>
          <w:noProof/>
          <w:sz w:val="24"/>
          <w:szCs w:val="24"/>
        </w:rPr>
        <w:t xml:space="preserve">Aguilera MM (2006) El Canal del Dique y su subregión: Una economía basada en la riqueza hídrica. Banco de la Replública, Cartagena, Colombia </w:t>
      </w:r>
    </w:p>
    <w:p w14:paraId="4DF58E41"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Alonso D, Pineda P, Olivero J, González H, Campos N (2000) Mercury levels in muscle of two fish species and sediments from the Cartagena Bay and the Cienaga Grande de Santa Marta, Colombia. </w:t>
      </w:r>
      <w:r w:rsidRPr="00F901E7">
        <w:rPr>
          <w:rFonts w:ascii="Arial" w:hAnsi="Arial" w:cs="Arial"/>
          <w:noProof/>
          <w:sz w:val="24"/>
          <w:szCs w:val="24"/>
          <w:lang w:val="en-US"/>
        </w:rPr>
        <w:t xml:space="preserve">Environ Pollut 109:157–163 </w:t>
      </w:r>
    </w:p>
    <w:p w14:paraId="605F388A"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Anthony KRN, Connolly SR (2004) Environmental limits to growth: Physiological niche boundaries of corals along turbidity: Light gradients. Oecologia 141:373–384 </w:t>
      </w:r>
    </w:p>
    <w:p w14:paraId="4008F9AC"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Anthony KRN, Ridd P V., Orpin AR, Larcombe P, Lough J (2004) Temporal variation in light availability in coastal benthic habitats: Effects of clouds, turbidity, and tides. Limnol Oceanogr 49:2201–2211 </w:t>
      </w:r>
    </w:p>
    <w:p w14:paraId="335F18C5"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lastRenderedPageBreak/>
        <w:t xml:space="preserve">Barnes DJ, Taylor RB (2005) On the nature and causes of luminescent lines and bands in coral skeletons: II. Contribution of skeletal crystals. J Exp Mar Bio Ecol 322:135–142 </w:t>
      </w:r>
    </w:p>
    <w:p w14:paraId="62461CE0"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Bricaud A, Morel A, Prieur L (1981) Absorption by dissolved organic matter of the sea (yellow substance) in the UV and visible domains. Limnol Oceanogr 26:43–53 </w:t>
      </w:r>
    </w:p>
    <w:p w14:paraId="36CE9903"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Bruno JF, Selig ER, Casey KS, Page CA, Willis BL, Harvell CD, Sweatman H, Melendy AM (2007) Thermal stress and coral cover as drivers of coral disease outbreaks. PLoS Biol 5:1220–1227 </w:t>
      </w:r>
    </w:p>
    <w:p w14:paraId="2ED0E78D"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Bryant D, Burke L, McManus J, Spalding M (1998) Reefs at risk: A map-based indicator of threats to the world’s coral reefs. </w:t>
      </w:r>
      <w:r w:rsidRPr="00620921">
        <w:rPr>
          <w:rFonts w:ascii="Arial" w:hAnsi="Arial" w:cs="Arial"/>
          <w:noProof/>
          <w:sz w:val="24"/>
          <w:szCs w:val="24"/>
        </w:rPr>
        <w:t xml:space="preserve">World Resources Institute, Washington D.C., USA </w:t>
      </w:r>
    </w:p>
    <w:p w14:paraId="1F4FCF70"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Cañón ML, Tous G, López K, López R, Orozco F (2007) Variación espaciotemporal de los componentes fisicoquímico, zooplanctónico y microbiológico en la Bahía de Cartagena. </w:t>
      </w:r>
      <w:r w:rsidRPr="00F901E7">
        <w:rPr>
          <w:rFonts w:ascii="Arial" w:hAnsi="Arial" w:cs="Arial"/>
          <w:noProof/>
          <w:sz w:val="24"/>
          <w:szCs w:val="24"/>
          <w:lang w:val="en-US"/>
        </w:rPr>
        <w:t xml:space="preserve">Boletín Científico CIOH 25:120–134 </w:t>
      </w:r>
    </w:p>
    <w:p w14:paraId="53D5AC8A"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Carilli JE, Norris RD, Black B, Walsh SM, McField M (2010) Century-scale records of coral growth rates indicate that local stressors reduce coral thermal tolerance threshold. Glob Chang Biol 16:1247–1257 </w:t>
      </w:r>
    </w:p>
    <w:p w14:paraId="47491475"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Carricart-Ganivet JP (2004) Sea surface temperature and the growth of the West Atlantic reef-building coral </w:t>
      </w:r>
      <w:r w:rsidRPr="00F901E7">
        <w:rPr>
          <w:rFonts w:ascii="Arial" w:hAnsi="Arial" w:cs="Arial"/>
          <w:i/>
          <w:iCs/>
          <w:noProof/>
          <w:sz w:val="24"/>
          <w:szCs w:val="24"/>
          <w:lang w:val="en-US"/>
        </w:rPr>
        <w:t>Montastraea annularis</w:t>
      </w:r>
      <w:r w:rsidRPr="00F901E7">
        <w:rPr>
          <w:rFonts w:ascii="Arial" w:hAnsi="Arial" w:cs="Arial"/>
          <w:noProof/>
          <w:sz w:val="24"/>
          <w:szCs w:val="24"/>
          <w:lang w:val="en-US"/>
        </w:rPr>
        <w:t xml:space="preserve">. J Exp Mar Bio Ecol 302:249–260 </w:t>
      </w:r>
    </w:p>
    <w:p w14:paraId="59A29CAD"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Carricart-Ganivet JP, Barnes DJ (2007) Densitometry from digitized images of X-</w:t>
      </w:r>
      <w:r w:rsidRPr="00F901E7">
        <w:rPr>
          <w:rFonts w:ascii="Arial" w:hAnsi="Arial" w:cs="Arial"/>
          <w:noProof/>
          <w:sz w:val="24"/>
          <w:szCs w:val="24"/>
          <w:lang w:val="en-US"/>
        </w:rPr>
        <w:lastRenderedPageBreak/>
        <w:t xml:space="preserve">radiographs: Methodology for measurement of coral skeletal density. J Exp Mar Bio Ecol 344:67–72 </w:t>
      </w:r>
    </w:p>
    <w:p w14:paraId="4E618053"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Carricart-Ganivet JP, Beltrán-Torres AU, Merino M, Ruiz-Zárate MA (2000) Skeletal extension, density and calcification rate of the reef building coral </w:t>
      </w:r>
      <w:r w:rsidRPr="00F901E7">
        <w:rPr>
          <w:rFonts w:ascii="Arial" w:hAnsi="Arial" w:cs="Arial"/>
          <w:i/>
          <w:iCs/>
          <w:noProof/>
          <w:sz w:val="24"/>
          <w:szCs w:val="24"/>
          <w:lang w:val="en-US"/>
        </w:rPr>
        <w:t>Montastraea annularis</w:t>
      </w:r>
      <w:r w:rsidRPr="00F901E7">
        <w:rPr>
          <w:rFonts w:ascii="Arial" w:hAnsi="Arial" w:cs="Arial"/>
          <w:noProof/>
          <w:sz w:val="24"/>
          <w:szCs w:val="24"/>
          <w:lang w:val="en-US"/>
        </w:rPr>
        <w:t xml:space="preserve"> (Ellis and Solander) in the Mexican Caribbean. Bull Mar Sci 66:215–224 </w:t>
      </w:r>
    </w:p>
    <w:p w14:paraId="0D84C413"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Carricart-Ganivet JP, Cabanillas-Terán N, Cruz-Ortega I, Blanchon P (2012) Sensitivity of calcification to thermal stress varies among genera of massive reef-building corals. PLoS One 7:e32859 </w:t>
      </w:r>
    </w:p>
    <w:p w14:paraId="3962D12A"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Cesar H, Burke L, Pet-Soede L (2003) The economics of worldwide coral reef degradation. </w:t>
      </w:r>
      <w:r w:rsidRPr="00620921">
        <w:rPr>
          <w:rFonts w:ascii="Arial" w:hAnsi="Arial" w:cs="Arial"/>
          <w:noProof/>
          <w:sz w:val="24"/>
          <w:szCs w:val="24"/>
        </w:rPr>
        <w:t xml:space="preserve">Cesar Environmental Economics Consulting, The Netherlands </w:t>
      </w:r>
    </w:p>
    <w:p w14:paraId="1EFEFDF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Cogua P, Campos-Campos H, Duque G (2012) Concentración de mercurio total y metilmercurio en sedimento y seston de la Bahía de Cartagena, Caribe Colombiano. </w:t>
      </w:r>
      <w:r w:rsidRPr="00F901E7">
        <w:rPr>
          <w:rFonts w:ascii="Arial" w:hAnsi="Arial" w:cs="Arial"/>
          <w:noProof/>
          <w:sz w:val="24"/>
          <w:szCs w:val="24"/>
          <w:lang w:val="en-US"/>
        </w:rPr>
        <w:t xml:space="preserve">Bol Investig Mar y Costeras 41:267–285 </w:t>
      </w:r>
    </w:p>
    <w:p w14:paraId="3760DD8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Cohen I, Dubinsky Z, Erez J (2016) Light enhanced calcification in hermatypic corals: New insights from light spectral responses. Front Mar Sci 2:122 </w:t>
      </w:r>
    </w:p>
    <w:p w14:paraId="1A1FF2E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Colombo-Pallotta MF, Rodríguez-Román A, Iglesias-Prieto R (2010) Calcification in bleached and unbleached </w:t>
      </w:r>
      <w:r w:rsidRPr="00F901E7">
        <w:rPr>
          <w:rFonts w:ascii="Arial" w:hAnsi="Arial" w:cs="Arial"/>
          <w:i/>
          <w:iCs/>
          <w:noProof/>
          <w:sz w:val="24"/>
          <w:szCs w:val="24"/>
          <w:lang w:val="en-US"/>
        </w:rPr>
        <w:t>Montastraea faveolata</w:t>
      </w:r>
      <w:r w:rsidRPr="00F901E7">
        <w:rPr>
          <w:rFonts w:ascii="Arial" w:hAnsi="Arial" w:cs="Arial"/>
          <w:noProof/>
          <w:sz w:val="24"/>
          <w:szCs w:val="24"/>
          <w:lang w:val="en-US"/>
        </w:rPr>
        <w:t xml:space="preserve">: Evaluating the role of oxygen and glycerol. Coral Reefs 29:899–907 </w:t>
      </w:r>
    </w:p>
    <w:p w14:paraId="56B6D78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Duprey N, Boucher H, Jiménez C (2012) Digital correction of computed X-radiographs for coral densitometry. J Exp Mar Bio Ecol 438:84–92 </w:t>
      </w:r>
    </w:p>
    <w:p w14:paraId="3F77D5D9"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lastRenderedPageBreak/>
        <w:t xml:space="preserve">Enfield DB, Mestas-Nuñez AM, Trimble PJ (2001) The Atlantic multidecadal oscillation and its relationship to rainfall and river flows in the continental U.S.A. Geophys Res Lett 28:2077–2080 </w:t>
      </w:r>
    </w:p>
    <w:p w14:paraId="7353C450"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Falkowski PG, Dubinsky Z, Muscatine L, Porter JW (1984) Light and the bioenergetics of a symbiotic coral. </w:t>
      </w:r>
      <w:r w:rsidRPr="00620921">
        <w:rPr>
          <w:rFonts w:ascii="Arial" w:hAnsi="Arial" w:cs="Arial"/>
          <w:noProof/>
          <w:sz w:val="24"/>
          <w:szCs w:val="24"/>
        </w:rPr>
        <w:t xml:space="preserve">Bioscience 34:705–709 </w:t>
      </w:r>
    </w:p>
    <w:p w14:paraId="6F9F3323"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Garay JA, Giraldo LN (1997) Influencia de los aportes de materia orgánica externa y autóctona en el decrecimiento de los niveles de oxigeno disuelto en la Bahía de Cartagena, Colombia. </w:t>
      </w:r>
      <w:r w:rsidRPr="00F901E7">
        <w:rPr>
          <w:rFonts w:ascii="Arial" w:hAnsi="Arial" w:cs="Arial"/>
          <w:noProof/>
          <w:sz w:val="24"/>
          <w:szCs w:val="24"/>
          <w:lang w:val="en-US"/>
        </w:rPr>
        <w:t xml:space="preserve">Boletín Científico CIOH 18:1–13 </w:t>
      </w:r>
    </w:p>
    <w:p w14:paraId="4979AC24"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Grove CA, Nagtegaal R, Zinke J, Scheufen T, Koster B, Kasper S, McCulloch MT, van den Bergh G, Brummer GJA (2010) River runoff reconstructions from novel spectral luminescence scanning of massive coral skeletons. Coral Reefs 29:579–591 </w:t>
      </w:r>
    </w:p>
    <w:p w14:paraId="5BCDC69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Guan Y, Hohn S, Merico A (2015) Suitable environmental ranges for potential coral reef habitats in the tropical ocean. PLoS One 10:e0128831 </w:t>
      </w:r>
    </w:p>
    <w:p w14:paraId="004906DF"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Helmle KP, Dodge RE, Swart PK, Gledhill DK, Eakin CM (2011) Growth rates of Florida corals from 1937 to 1996 and their response to climate change. Nat Commun 2:215 </w:t>
      </w:r>
    </w:p>
    <w:p w14:paraId="0C995555"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Hennige SJ, Smith DJ, Perkins R, Consalvey M, Paterson DM, Suggett DJ (2008) Photoacclimation, growth and distribution of massive coral species in clear and turbid waters. Mar Ecol Prog Ser 369:77–88 </w:t>
      </w:r>
    </w:p>
    <w:p w14:paraId="716B59D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Hoegh-Guldberg O (2011) Coral reef ecosystems and anthropogenic climate change. Reg Environ Chang 11:215–227 </w:t>
      </w:r>
    </w:p>
    <w:p w14:paraId="3E61C17E" w14:textId="33D9327D"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lastRenderedPageBreak/>
        <w:t xml:space="preserve">Hoegh-Guldberg O, Mumby PJ, Hooten AJ, Stenerck RS, Greenfield P, Gomez E, Harvell CD, Sale PF, Edwards AJ, Caldeira K, Knowlton N, Eakin CM, Iglesias-Prieto R, Muthiga N, Bradbury RH, Dubi RH, Hatziolos ME (2007) Coral reefs under rapid climate change and ocean acidification. Science 318:1737–1742 </w:t>
      </w:r>
    </w:p>
    <w:p w14:paraId="4748E533" w14:textId="78F78FF0"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Hughes TP, Baird AH, Bellwood DR, Card M, Connolly SR, Folke C, Grosberg R, Hoegh-Guldberg O, Jackson JBC, Kleypas J, Lough JM, Marshall P, Nyström M, Palumbi SR, Pandolfi JM, Rosen B, Roughgarden J (2003) Climate change, human impacts, and the resilience of coral reefs. Science 301:929–933 </w:t>
      </w:r>
    </w:p>
    <w:p w14:paraId="528DBAF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Junjie RK, Browne NK, Erftemeijer PLA, Todd PA (2014) Impacts of sediments on coral energetics: Partitioning the effects of turbidity and settling particles. PLoS One 9: </w:t>
      </w:r>
    </w:p>
    <w:p w14:paraId="224B06C7"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Kleypas JA, McManus JW, Meñez LAB (1999) Environmental limits to coral reef development: Where do we draw the line? Am Zool 39:146–159 </w:t>
      </w:r>
    </w:p>
    <w:p w14:paraId="334FC0B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Knowlton N, Jackson JBC (2008) Shifting baselines, local impacts, and global change on coral reefs. PLoS Biol 6:215–220 </w:t>
      </w:r>
    </w:p>
    <w:p w14:paraId="15A1A7DE"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Kwiatkowski L, Cox PM, Economou T, Halloran PR, Mumby PJ, Booth BBB, Carilli J, Guzman HM (2013) Caribbean coral growth influenced by anthropogenic aerosol emissions. </w:t>
      </w:r>
      <w:r w:rsidRPr="00620921">
        <w:rPr>
          <w:rFonts w:ascii="Arial" w:hAnsi="Arial" w:cs="Arial"/>
          <w:noProof/>
          <w:sz w:val="24"/>
          <w:szCs w:val="24"/>
        </w:rPr>
        <w:t xml:space="preserve">Nat Geosci 6:362–366 </w:t>
      </w:r>
    </w:p>
    <w:p w14:paraId="75B1B2A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Lemaitre E (1982) Historia del Canal del Dique: Sus Peripecias y Vicisitudes. </w:t>
      </w:r>
      <w:r w:rsidRPr="00F901E7">
        <w:rPr>
          <w:rFonts w:ascii="Arial" w:hAnsi="Arial" w:cs="Arial"/>
          <w:noProof/>
          <w:sz w:val="24"/>
          <w:szCs w:val="24"/>
          <w:lang w:val="en-US"/>
        </w:rPr>
        <w:t xml:space="preserve">Constructora Sanz &amp; Cia., Cartagena, Colombia </w:t>
      </w:r>
    </w:p>
    <w:p w14:paraId="3D1ED987"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lastRenderedPageBreak/>
        <w:t xml:space="preserve">Lizcano-Sandoval LD, Marulanda-Gómez Á, López-Victoria M, Rodriguez-Ramirez A (2019) Climate change and Atlantic Multidecadal Oscillation as drivers of recent declines in coral growth rates in the Southwestern Caribbean. </w:t>
      </w:r>
      <w:r w:rsidRPr="00620921">
        <w:rPr>
          <w:rFonts w:ascii="Arial" w:hAnsi="Arial" w:cs="Arial"/>
          <w:noProof/>
          <w:sz w:val="24"/>
          <w:szCs w:val="24"/>
        </w:rPr>
        <w:t xml:space="preserve">Front Mar Sci 6:38 </w:t>
      </w:r>
    </w:p>
    <w:p w14:paraId="638BE070"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López-Victoria M, Rodríguez-Moreno M, Zapata FA (2015) A paradoxical reef from Varadero, Cartagena Bay, Colombia. </w:t>
      </w:r>
      <w:r w:rsidRPr="00F901E7">
        <w:rPr>
          <w:rFonts w:ascii="Arial" w:hAnsi="Arial" w:cs="Arial"/>
          <w:noProof/>
          <w:sz w:val="24"/>
          <w:szCs w:val="24"/>
          <w:lang w:val="en-US"/>
        </w:rPr>
        <w:t xml:space="preserve">Coral Reefs 34:231 </w:t>
      </w:r>
    </w:p>
    <w:p w14:paraId="082E2512"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Lough JM, Barnes DJ (1997) Several centuries of variation in skeletal extension, density and calcification in massive </w:t>
      </w:r>
      <w:r w:rsidRPr="00F901E7">
        <w:rPr>
          <w:rFonts w:ascii="Arial" w:hAnsi="Arial" w:cs="Arial"/>
          <w:i/>
          <w:noProof/>
          <w:sz w:val="24"/>
          <w:szCs w:val="24"/>
          <w:lang w:val="en-US"/>
        </w:rPr>
        <w:t>Porites</w:t>
      </w:r>
      <w:r w:rsidRPr="00F901E7">
        <w:rPr>
          <w:rFonts w:ascii="Arial" w:hAnsi="Arial" w:cs="Arial"/>
          <w:noProof/>
          <w:sz w:val="24"/>
          <w:szCs w:val="24"/>
          <w:lang w:val="en-US"/>
        </w:rPr>
        <w:t xml:space="preserve"> colonies from the Great Barrier Reef: A proxy for seawater temperature and a background of variability against which to identify unnatural change. </w:t>
      </w:r>
      <w:r w:rsidRPr="00620921">
        <w:rPr>
          <w:rFonts w:ascii="Arial" w:hAnsi="Arial" w:cs="Arial"/>
          <w:noProof/>
          <w:sz w:val="24"/>
          <w:szCs w:val="24"/>
        </w:rPr>
        <w:t xml:space="preserve">J Exp Mar Bio Ecol 211:29–67 </w:t>
      </w:r>
    </w:p>
    <w:p w14:paraId="6D50EB18"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Manjarrez G, Castro I, Utria L (2008) Bioacumulación de cadmio en ostras de la Bahía de Cartagena. </w:t>
      </w:r>
      <w:r w:rsidRPr="00F901E7">
        <w:rPr>
          <w:rFonts w:ascii="Arial" w:hAnsi="Arial" w:cs="Arial"/>
          <w:noProof/>
          <w:sz w:val="24"/>
          <w:szCs w:val="24"/>
          <w:lang w:val="en-US"/>
        </w:rPr>
        <w:t xml:space="preserve">Rev Ing Univ Medellín 7:11–20 </w:t>
      </w:r>
    </w:p>
    <w:p w14:paraId="5457E377"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Manzello DP, Enochs IC, Kolodziej G, Carlton R (2015a) Recent decade of growth and calcification of </w:t>
      </w:r>
      <w:r w:rsidRPr="00F901E7">
        <w:rPr>
          <w:rFonts w:ascii="Arial" w:hAnsi="Arial" w:cs="Arial"/>
          <w:i/>
          <w:iCs/>
          <w:noProof/>
          <w:sz w:val="24"/>
          <w:szCs w:val="24"/>
          <w:lang w:val="en-US"/>
        </w:rPr>
        <w:t>Orbicella faveolata</w:t>
      </w:r>
      <w:r w:rsidRPr="00F901E7">
        <w:rPr>
          <w:rFonts w:ascii="Arial" w:hAnsi="Arial" w:cs="Arial"/>
          <w:noProof/>
          <w:sz w:val="24"/>
          <w:szCs w:val="24"/>
          <w:lang w:val="en-US"/>
        </w:rPr>
        <w:t xml:space="preserve"> in the Florida Keys: An inshore-offshore comparison. Mar Ecol Prog Ser 521:81–89 </w:t>
      </w:r>
    </w:p>
    <w:p w14:paraId="4ABE2DDD"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Manzello DP, Enochs IC, Kolodziej G, Carlton R (2015b) Coral growth patterns of </w:t>
      </w:r>
      <w:r w:rsidRPr="00F901E7">
        <w:rPr>
          <w:rFonts w:ascii="Arial" w:hAnsi="Arial" w:cs="Arial"/>
          <w:i/>
          <w:iCs/>
          <w:noProof/>
          <w:sz w:val="24"/>
          <w:szCs w:val="24"/>
          <w:lang w:val="en-US"/>
        </w:rPr>
        <w:t>Montastraea cavernosa</w:t>
      </w:r>
      <w:r w:rsidRPr="00F901E7">
        <w:rPr>
          <w:rFonts w:ascii="Arial" w:hAnsi="Arial" w:cs="Arial"/>
          <w:noProof/>
          <w:sz w:val="24"/>
          <w:szCs w:val="24"/>
          <w:lang w:val="en-US"/>
        </w:rPr>
        <w:t xml:space="preserve"> and </w:t>
      </w:r>
      <w:r w:rsidRPr="00F901E7">
        <w:rPr>
          <w:rFonts w:ascii="Arial" w:hAnsi="Arial" w:cs="Arial"/>
          <w:i/>
          <w:iCs/>
          <w:noProof/>
          <w:sz w:val="24"/>
          <w:szCs w:val="24"/>
          <w:lang w:val="en-US"/>
        </w:rPr>
        <w:t>Porites astreoides</w:t>
      </w:r>
      <w:r w:rsidRPr="00F901E7">
        <w:rPr>
          <w:rFonts w:ascii="Arial" w:hAnsi="Arial" w:cs="Arial"/>
          <w:noProof/>
          <w:sz w:val="24"/>
          <w:szCs w:val="24"/>
          <w:lang w:val="en-US"/>
        </w:rPr>
        <w:t xml:space="preserve"> in the Florida Keys: The importance of thermal stress and inimical waters. J Exp Mar Bio Ecol 471:198–207 </w:t>
      </w:r>
    </w:p>
    <w:p w14:paraId="7CF244C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Martínez JI, Yokoyama Y, Gomez A, Delgado A, Matsuzaki H, Rendon E (2010) Late Holocene marine terraces of the Cartagena region, southern Caribbean: The product of neotectonism or a former high stand in sea-level? J South Am </w:t>
      </w:r>
      <w:r w:rsidRPr="00F901E7">
        <w:rPr>
          <w:rFonts w:ascii="Arial" w:hAnsi="Arial" w:cs="Arial"/>
          <w:noProof/>
          <w:sz w:val="24"/>
          <w:szCs w:val="24"/>
          <w:lang w:val="en-US"/>
        </w:rPr>
        <w:lastRenderedPageBreak/>
        <w:t xml:space="preserve">Earth Sci 29:214–224 </w:t>
      </w:r>
    </w:p>
    <w:p w14:paraId="7544BFA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Mass T, Kline DI, Roopin M, Veal CJ, Cohen S, Iluz D, Levy O (2010) The spectral quality of light is a key driver of photosynthesis and photoadaptation in </w:t>
      </w:r>
      <w:r w:rsidRPr="00F901E7">
        <w:rPr>
          <w:rFonts w:ascii="Arial" w:hAnsi="Arial" w:cs="Arial"/>
          <w:i/>
          <w:noProof/>
          <w:sz w:val="24"/>
          <w:szCs w:val="24"/>
          <w:lang w:val="en-US"/>
        </w:rPr>
        <w:t>Stylophora pistillata</w:t>
      </w:r>
      <w:r w:rsidRPr="00F901E7">
        <w:rPr>
          <w:rFonts w:ascii="Arial" w:hAnsi="Arial" w:cs="Arial"/>
          <w:noProof/>
          <w:sz w:val="24"/>
          <w:szCs w:val="24"/>
          <w:lang w:val="en-US"/>
        </w:rPr>
        <w:t xml:space="preserve"> colonies from different depths in the Red Sea. J Exp Biol 213:4084–91 </w:t>
      </w:r>
    </w:p>
    <w:p w14:paraId="69789F1D"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McClanahan T, Polunin N, Done T (2002) Ecological states and the resilience of coral reefs. Conserv Ecol 6:Art. 18 </w:t>
      </w:r>
    </w:p>
    <w:p w14:paraId="537CFFB7"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McClanahan TR, Donner SD, Maynard JA, MacNeil MA, Graham NAJ, Maina J, Baker AC, Alemu I. JB, Beger M, Campbell SJ, Darling ES, Eakin CM, Heron SF, Jupiter SD, Lundquist CJ, McLeod E, Mumby PJ, Paddack MJ, Selig ER, van Woesik R (2012) Prioritizing key resilience indicators to support coral reef management in a changing climate. </w:t>
      </w:r>
      <w:r w:rsidRPr="00620921">
        <w:rPr>
          <w:rFonts w:ascii="Arial" w:hAnsi="Arial" w:cs="Arial"/>
          <w:noProof/>
          <w:sz w:val="24"/>
          <w:szCs w:val="24"/>
        </w:rPr>
        <w:t xml:space="preserve">PLoS One 7:e42884 </w:t>
      </w:r>
    </w:p>
    <w:p w14:paraId="7D6AE3B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Mogollón J V. (2013) El Canal del Dique: Historia de un Desastre Ambiental. </w:t>
      </w:r>
      <w:r w:rsidRPr="00F901E7">
        <w:rPr>
          <w:rFonts w:ascii="Arial" w:hAnsi="Arial" w:cs="Arial"/>
          <w:noProof/>
          <w:sz w:val="24"/>
          <w:szCs w:val="24"/>
          <w:lang w:val="en-US"/>
        </w:rPr>
        <w:t xml:space="preserve">El Áncora Editores, Bogotá, Colombia </w:t>
      </w:r>
    </w:p>
    <w:p w14:paraId="08AE2A2A"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Mora C, Sale PF (2011) Ongoing global biodiversity loss and the need to move beyond protected areas: A review of the technical and practical shortcomings of protected areas on land and sea. Mar Ecol Prog Ser 434:251–266 </w:t>
      </w:r>
    </w:p>
    <w:p w14:paraId="1C944289"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Nagtegaal R, Grove CA, Kasper S, Zinke J, Boer W, Brummer GJA (2012) Spectral luminescence and geochemistry of coral aragonite: Effects of whole-core treatment. Chem Geol 318–319:6–15 </w:t>
      </w:r>
    </w:p>
    <w:p w14:paraId="7EC93ADD"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Odriozola AL, Varela R, Hu C, Astor Y, Lorenzoni L, Müller-Karger FE (2007) On the absorption of light in the Orinoco River plume. Cont Shelf Res 27:1447–</w:t>
      </w:r>
      <w:r w:rsidRPr="00F901E7">
        <w:rPr>
          <w:rFonts w:ascii="Arial" w:hAnsi="Arial" w:cs="Arial"/>
          <w:noProof/>
          <w:sz w:val="24"/>
          <w:szCs w:val="24"/>
          <w:lang w:val="en-US"/>
        </w:rPr>
        <w:lastRenderedPageBreak/>
        <w:t xml:space="preserve">1464 </w:t>
      </w:r>
    </w:p>
    <w:p w14:paraId="08E419DD"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Olivero-Verbel J, Agudelo-Frias D, Caballero-Gallardo K (2013) Morphometric parameters and total mercury in eggs of snowy egret (</w:t>
      </w:r>
      <w:r w:rsidRPr="00F901E7">
        <w:rPr>
          <w:rFonts w:ascii="Arial" w:hAnsi="Arial" w:cs="Arial"/>
          <w:i/>
          <w:noProof/>
          <w:sz w:val="24"/>
          <w:szCs w:val="24"/>
          <w:lang w:val="en-US"/>
        </w:rPr>
        <w:t>Egretta thula</w:t>
      </w:r>
      <w:r w:rsidRPr="00F901E7">
        <w:rPr>
          <w:rFonts w:ascii="Arial" w:hAnsi="Arial" w:cs="Arial"/>
          <w:noProof/>
          <w:sz w:val="24"/>
          <w:szCs w:val="24"/>
          <w:lang w:val="en-US"/>
        </w:rPr>
        <w:t xml:space="preserve">) from Cartagena Bay and Totumo Marsh, north of Colombia. </w:t>
      </w:r>
      <w:r w:rsidRPr="00620921">
        <w:rPr>
          <w:rFonts w:ascii="Arial" w:hAnsi="Arial" w:cs="Arial"/>
          <w:noProof/>
          <w:sz w:val="24"/>
          <w:szCs w:val="24"/>
        </w:rPr>
        <w:t xml:space="preserve">Mar Pollut Bull 69:105–109 </w:t>
      </w:r>
    </w:p>
    <w:p w14:paraId="31C0E437"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Pagliardini JL, Gómez MA, Gutiérrez H, Zapata SI, Jurado A, Garay JA, Vernette G (1982) Síntesis del proyecto Bahía de Cartagena. </w:t>
      </w:r>
      <w:r w:rsidRPr="00F901E7">
        <w:rPr>
          <w:rFonts w:ascii="Arial" w:hAnsi="Arial" w:cs="Arial"/>
          <w:noProof/>
          <w:sz w:val="24"/>
          <w:szCs w:val="24"/>
          <w:lang w:val="en-US"/>
        </w:rPr>
        <w:t xml:space="preserve">Boletín Científico CIOH 4:49–11 </w:t>
      </w:r>
    </w:p>
    <w:p w14:paraId="4FFFDCE8" w14:textId="68AB8250"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Pandolfi JM, Connolly SR, Marshall DJ, Cohen AL (2011) Projecting coral reef futures under global warming and ocean acidification. </w:t>
      </w:r>
      <w:r w:rsidRPr="00620921">
        <w:rPr>
          <w:rFonts w:ascii="Arial" w:hAnsi="Arial" w:cs="Arial"/>
          <w:noProof/>
          <w:sz w:val="24"/>
          <w:szCs w:val="24"/>
        </w:rPr>
        <w:t xml:space="preserve">Science 333:418–423 </w:t>
      </w:r>
    </w:p>
    <w:p w14:paraId="25CAA2B3"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620921">
        <w:rPr>
          <w:rFonts w:ascii="Arial" w:hAnsi="Arial" w:cs="Arial"/>
          <w:noProof/>
          <w:sz w:val="24"/>
          <w:szCs w:val="24"/>
        </w:rPr>
        <w:t xml:space="preserve">Parra-Lozano JP, Espinoza-Diaz LF, Betancourt-Portela JM, Garay-Tinoco JA, Alonso-Hernandez C, Diaz-Asencio M, Ruiz-Fernandez AC, Sanchez-Cabeza JA, Gerardo-Abaya J (2011) Historical reconstructions of mercury contamination in sediments from Cartagena Bay, Colombia. </w:t>
      </w:r>
    </w:p>
    <w:p w14:paraId="69D06E83"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Pizarro V, Rodríguez SC, López-Victoria M, Zapata FA, Zea S, Galindo-Martínez CT, Iglesias-Prieto R, Pollock J, Medina M (2017) Unraveling the structure and composition of Varadero Reef, an improbable and imperiled coral reef in the Colombian Caribbean. PeerJ 5:e4119 </w:t>
      </w:r>
    </w:p>
    <w:p w14:paraId="7C2C8E59"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Rayner NA, Parker DE, Horton EB, Folland CK, Alexander LV, Rowell DP (2003) Global analyses of sea surface temperature, sea ice, and night marine air temperature since the late nineteenth century. J Geophys Res 108:4407 </w:t>
      </w:r>
    </w:p>
    <w:p w14:paraId="545DE8B6"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Reed E V., Cole JE, Lough JM, Thompson D, Cantin NE (2019) Linking climate </w:t>
      </w:r>
      <w:r w:rsidRPr="00F901E7">
        <w:rPr>
          <w:rFonts w:ascii="Arial" w:hAnsi="Arial" w:cs="Arial"/>
          <w:noProof/>
          <w:sz w:val="24"/>
          <w:szCs w:val="24"/>
          <w:lang w:val="en-US"/>
        </w:rPr>
        <w:lastRenderedPageBreak/>
        <w:t xml:space="preserve">variability and growth in coral skeletal records from the Great Barrier Reef. Coral Reefs 38:29–43 </w:t>
      </w:r>
    </w:p>
    <w:p w14:paraId="31B57C0A"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Restrepo JC, Escobar J, Otero L, Franco D, Pierini J, Correa I (2017) Factors influencing the distribution and characteristics of surface sediment in the Bay of Cartagena, Colombia. </w:t>
      </w:r>
      <w:r w:rsidRPr="00620921">
        <w:rPr>
          <w:rFonts w:ascii="Arial" w:hAnsi="Arial" w:cs="Arial"/>
          <w:noProof/>
          <w:sz w:val="24"/>
          <w:szCs w:val="24"/>
        </w:rPr>
        <w:t xml:space="preserve">J Coast Res 331:135–148 </w:t>
      </w:r>
    </w:p>
    <w:p w14:paraId="1A645105"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Restrepo JC, Franco D, Escobar J, Correa ID, Otero L, Gutiérrez J (2013) Bahía de Cartagena (Colombia): Distribución de sedimentos superficiales y ambientes sedimentarios. </w:t>
      </w:r>
      <w:r w:rsidRPr="00F901E7">
        <w:rPr>
          <w:rFonts w:ascii="Arial" w:hAnsi="Arial" w:cs="Arial"/>
          <w:noProof/>
          <w:sz w:val="24"/>
          <w:szCs w:val="24"/>
          <w:lang w:val="en-US"/>
        </w:rPr>
        <w:t xml:space="preserve">Lat Am J Aquat Res 41:99–112 </w:t>
      </w:r>
    </w:p>
    <w:p w14:paraId="1584E7F0"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Restrepo JD, Kjerfve B (2000) Magdalena river: Interannual variability (1975-1995) and revised water discharge and sediment load estimates. J Hydrol 235:137–149 </w:t>
      </w:r>
    </w:p>
    <w:p w14:paraId="26C2A1B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Restrepo JD, Park E, Aquino S, Latrubesse EM (2016) Coral reefs chronically exposed to river sediment plumes in the southwestern Caribbean: Rosario Islands, Colombia. Sci Total Environ 553:316–329 </w:t>
      </w:r>
    </w:p>
    <w:p w14:paraId="13C3379C"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Saenger C, Cohen AL, Oppo DW, Halley RB, Carilli JE (2009) Surface-temperature trends and variability in the low-latitude North Atlantic since 1552. Nat Geosci 2:492–495 </w:t>
      </w:r>
    </w:p>
    <w:p w14:paraId="433929BF"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Tanzil JTI, Lee JN, Brown BE, Quax R, Kaandorp JA, Lough JM, Todd PA (2016) Luminescence and density banding patterns in massive </w:t>
      </w:r>
      <w:r w:rsidRPr="00F901E7">
        <w:rPr>
          <w:rFonts w:ascii="Arial" w:hAnsi="Arial" w:cs="Arial"/>
          <w:i/>
          <w:noProof/>
          <w:sz w:val="24"/>
          <w:szCs w:val="24"/>
          <w:lang w:val="en-US"/>
        </w:rPr>
        <w:t>Porites</w:t>
      </w:r>
      <w:r w:rsidRPr="00F901E7">
        <w:rPr>
          <w:rFonts w:ascii="Arial" w:hAnsi="Arial" w:cs="Arial"/>
          <w:noProof/>
          <w:sz w:val="24"/>
          <w:szCs w:val="24"/>
          <w:lang w:val="en-US"/>
        </w:rPr>
        <w:t xml:space="preserve"> corals around the Thai-Malay Peninsula, Southeast Asia. Limnol Oceanogr 61:2003–2025 </w:t>
      </w:r>
    </w:p>
    <w:p w14:paraId="0303689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Tosic M, Martins F, Lonin S, Izquierdo A, Restrepo JD (2019a) Hydrodynamic modelling of a polluted tropical bay: Assessment of anthropogenic impacts on </w:t>
      </w:r>
      <w:r w:rsidRPr="00F901E7">
        <w:rPr>
          <w:rFonts w:ascii="Arial" w:hAnsi="Arial" w:cs="Arial"/>
          <w:noProof/>
          <w:sz w:val="24"/>
          <w:szCs w:val="24"/>
          <w:lang w:val="en-US"/>
        </w:rPr>
        <w:lastRenderedPageBreak/>
        <w:t xml:space="preserve">freshwater runoff and estuarine water renewal. J Environ Manage 236:695–714 </w:t>
      </w:r>
    </w:p>
    <w:p w14:paraId="34CF56E5"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Tosic M, Restrepo JD, Izquierdo A, Lonin S, Martins F, Escobar R (2018) An integrated approach for the assessment of land-based pollution loads in the coastal zone. Estuar Coast Shelf Sci 211:217–226 </w:t>
      </w:r>
    </w:p>
    <w:p w14:paraId="11456F54"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Tosic M, Restrepo JD, Lonin S, Izquierdo A, Martins F (2019b) Water and sediment quality in Cartagena Bay, Colombia: Seasonal variability and potential impacts of pollution. Estuar Coast Shelf Sci 216:187–203 </w:t>
      </w:r>
    </w:p>
    <w:p w14:paraId="2FCCB5B8"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Tuchkovenko YS, Lonin SA (2003) Mathematical model of the oxygen regime of Cartagena Bay. </w:t>
      </w:r>
      <w:r w:rsidRPr="00620921">
        <w:rPr>
          <w:rFonts w:ascii="Arial" w:hAnsi="Arial" w:cs="Arial"/>
          <w:noProof/>
          <w:sz w:val="24"/>
          <w:szCs w:val="24"/>
        </w:rPr>
        <w:t xml:space="preserve">Ecol Modell 165:91–106 </w:t>
      </w:r>
    </w:p>
    <w:p w14:paraId="5B642344"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Tuchkovenko YS, Rendón SR (2002) Estudio del comportamiento de la contaminación bacteriana en la Bahía de Cartagena. </w:t>
      </w:r>
      <w:r w:rsidRPr="00F901E7">
        <w:rPr>
          <w:rFonts w:ascii="Arial" w:hAnsi="Arial" w:cs="Arial"/>
          <w:noProof/>
          <w:sz w:val="24"/>
          <w:szCs w:val="24"/>
          <w:lang w:val="en-US"/>
        </w:rPr>
        <w:t xml:space="preserve">Boletín Científico CIOH 20:56–67 </w:t>
      </w:r>
    </w:p>
    <w:p w14:paraId="2BA9D639"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lang w:val="en-US"/>
        </w:rPr>
      </w:pPr>
      <w:r w:rsidRPr="00F901E7">
        <w:rPr>
          <w:rFonts w:ascii="Arial" w:hAnsi="Arial" w:cs="Arial"/>
          <w:noProof/>
          <w:sz w:val="24"/>
          <w:szCs w:val="24"/>
          <w:lang w:val="en-US"/>
        </w:rPr>
        <w:t xml:space="preserve">Vásquez-Bedoya LF, Cohen AL, Oppo DW, Blanchon P (2012) Corals record persistent multidecadal SST variability in the Atlantic Warm Pool since 1775 AD. Paleoceanography 27:PA3231 </w:t>
      </w:r>
    </w:p>
    <w:p w14:paraId="1177D8EF" w14:textId="3E2E4297" w:rsidR="009E0BA2" w:rsidRPr="00F901E7" w:rsidRDefault="004E66A9" w:rsidP="00293772">
      <w:pPr>
        <w:spacing w:line="480" w:lineRule="auto"/>
        <w:rPr>
          <w:rFonts w:ascii="Arial" w:hAnsi="Arial" w:cs="Arial"/>
          <w:sz w:val="24"/>
          <w:szCs w:val="24"/>
          <w:lang w:val="en-US"/>
        </w:rPr>
      </w:pPr>
      <w:r>
        <w:rPr>
          <w:rFonts w:ascii="Arial" w:hAnsi="Arial" w:cs="Arial"/>
          <w:sz w:val="24"/>
          <w:szCs w:val="24"/>
          <w:lang w:val="en-US"/>
        </w:rPr>
        <w:fldChar w:fldCharType="end"/>
      </w:r>
      <w:r w:rsidR="009E0BA2" w:rsidRPr="00146443">
        <w:rPr>
          <w:rFonts w:ascii="Arial" w:hAnsi="Arial" w:cs="Arial"/>
          <w:lang w:val="en-US"/>
        </w:rPr>
        <w:br w:type="page"/>
      </w:r>
    </w:p>
    <w:p w14:paraId="00A9D845" w14:textId="22275625" w:rsidR="002218AE" w:rsidRDefault="002218AE">
      <w:pPr>
        <w:rPr>
          <w:rFonts w:ascii="Arial" w:hAnsi="Arial" w:cs="Arial"/>
          <w:b/>
          <w:lang w:val="en-US"/>
        </w:rPr>
      </w:pPr>
      <w:r w:rsidRPr="001B0CCE">
        <w:rPr>
          <w:rFonts w:ascii="Arial" w:hAnsi="Arial" w:cs="Arial"/>
          <w:b/>
          <w:lang w:val="en-US"/>
        </w:rPr>
        <w:lastRenderedPageBreak/>
        <w:t>TABL</w:t>
      </w:r>
      <w:r w:rsidR="00EB1EF6" w:rsidRPr="001B0CCE">
        <w:rPr>
          <w:rFonts w:ascii="Arial" w:hAnsi="Arial" w:cs="Arial"/>
          <w:b/>
          <w:lang w:val="en-US"/>
        </w:rPr>
        <w:t>E</w:t>
      </w:r>
      <w:r w:rsidRPr="001B0CCE">
        <w:rPr>
          <w:rFonts w:ascii="Arial" w:hAnsi="Arial" w:cs="Arial"/>
          <w:b/>
          <w:lang w:val="en-US"/>
        </w:rPr>
        <w:t>S</w:t>
      </w:r>
    </w:p>
    <w:p w14:paraId="1D7AD950" w14:textId="77777777" w:rsidR="00386546" w:rsidRDefault="00386546">
      <w:pPr>
        <w:rPr>
          <w:rFonts w:ascii="Arial" w:hAnsi="Arial" w:cs="Arial"/>
          <w:b/>
          <w:lang w:val="en-US"/>
        </w:rPr>
      </w:pPr>
    </w:p>
    <w:p w14:paraId="7EFD25D9" w14:textId="57D954D6" w:rsidR="007A2F99" w:rsidRPr="001E4B29" w:rsidRDefault="00386546">
      <w:pPr>
        <w:rPr>
          <w:rFonts w:ascii="Arial" w:hAnsi="Arial" w:cs="Arial"/>
          <w:lang w:val="en-US"/>
        </w:rPr>
      </w:pPr>
      <w:r>
        <w:rPr>
          <w:rFonts w:ascii="Arial" w:hAnsi="Arial" w:cs="Arial"/>
          <w:b/>
          <w:lang w:val="en-US"/>
        </w:rPr>
        <w:t>Table 1.</w:t>
      </w:r>
      <w:r w:rsidR="001E4B29">
        <w:rPr>
          <w:rFonts w:ascii="Arial" w:hAnsi="Arial" w:cs="Arial"/>
          <w:b/>
          <w:lang w:val="en-US"/>
        </w:rPr>
        <w:t xml:space="preserve"> </w:t>
      </w:r>
      <w:r w:rsidR="001E4B29">
        <w:rPr>
          <w:rFonts w:ascii="Arial" w:hAnsi="Arial" w:cs="Arial"/>
          <w:lang w:val="en-US"/>
        </w:rPr>
        <w:t xml:space="preserve">Coral growth mean and standard deviations from four cores of the coral </w:t>
      </w:r>
      <w:r w:rsidR="001E4B29" w:rsidRPr="001E4B29">
        <w:rPr>
          <w:rFonts w:ascii="Arial" w:hAnsi="Arial" w:cs="Arial"/>
          <w:i/>
          <w:lang w:val="en-US"/>
        </w:rPr>
        <w:t xml:space="preserve">O. </w:t>
      </w:r>
      <w:proofErr w:type="spellStart"/>
      <w:r w:rsidR="001E4B29" w:rsidRPr="001E4B29">
        <w:rPr>
          <w:rFonts w:ascii="Arial" w:hAnsi="Arial" w:cs="Arial"/>
          <w:i/>
          <w:lang w:val="en-US"/>
        </w:rPr>
        <w:t>faveolata</w:t>
      </w:r>
      <w:proofErr w:type="spellEnd"/>
      <w:r w:rsidR="001E4B29">
        <w:rPr>
          <w:rFonts w:ascii="Arial" w:hAnsi="Arial" w:cs="Arial"/>
          <w:lang w:val="en-US"/>
        </w:rPr>
        <w:t xml:space="preserve"> in Varadero Reef.</w:t>
      </w:r>
    </w:p>
    <w:tbl>
      <w:tblPr>
        <w:tblW w:w="8496" w:type="dxa"/>
        <w:tblInd w:w="70" w:type="dxa"/>
        <w:tblCellMar>
          <w:left w:w="70" w:type="dxa"/>
          <w:right w:w="70" w:type="dxa"/>
        </w:tblCellMar>
        <w:tblLook w:val="04A0" w:firstRow="1" w:lastRow="0" w:firstColumn="1" w:lastColumn="0" w:noHBand="0" w:noVBand="1"/>
      </w:tblPr>
      <w:tblGrid>
        <w:gridCol w:w="2308"/>
        <w:gridCol w:w="1236"/>
        <w:gridCol w:w="1276"/>
        <w:gridCol w:w="1276"/>
        <w:gridCol w:w="1200"/>
        <w:gridCol w:w="1200"/>
      </w:tblGrid>
      <w:tr w:rsidR="007A2F99" w:rsidRPr="007A2F99" w14:paraId="382375F6" w14:textId="77777777" w:rsidTr="007A2F99">
        <w:trPr>
          <w:trHeight w:val="315"/>
        </w:trPr>
        <w:tc>
          <w:tcPr>
            <w:tcW w:w="2308" w:type="dxa"/>
            <w:tcBorders>
              <w:top w:val="single" w:sz="4" w:space="0" w:color="auto"/>
              <w:left w:val="nil"/>
              <w:bottom w:val="single" w:sz="8" w:space="0" w:color="auto"/>
              <w:right w:val="nil"/>
            </w:tcBorders>
            <w:shd w:val="clear" w:color="auto" w:fill="auto"/>
            <w:noWrap/>
            <w:vAlign w:val="center"/>
            <w:hideMark/>
          </w:tcPr>
          <w:p w14:paraId="050D2E35" w14:textId="77777777" w:rsidR="007A2F99" w:rsidRPr="007A2F99" w:rsidRDefault="007A2F99" w:rsidP="007A2F99">
            <w:pPr>
              <w:spacing w:after="0" w:line="240" w:lineRule="auto"/>
              <w:rPr>
                <w:rFonts w:ascii="Arial" w:eastAsia="Times New Roman" w:hAnsi="Arial" w:cs="Arial"/>
                <w:b/>
                <w:bCs/>
                <w:sz w:val="18"/>
                <w:szCs w:val="18"/>
                <w:lang w:val="es-ES" w:eastAsia="es-ES"/>
              </w:rPr>
            </w:pPr>
            <w:proofErr w:type="spellStart"/>
            <w:r w:rsidRPr="007A2F99">
              <w:rPr>
                <w:rFonts w:ascii="Arial" w:eastAsia="Times New Roman" w:hAnsi="Arial" w:cs="Arial"/>
                <w:b/>
                <w:bCs/>
                <w:sz w:val="18"/>
                <w:szCs w:val="18"/>
                <w:lang w:val="es-ES" w:eastAsia="es-ES"/>
              </w:rPr>
              <w:t>Growth</w:t>
            </w:r>
            <w:proofErr w:type="spellEnd"/>
            <w:r w:rsidRPr="007A2F99">
              <w:rPr>
                <w:rFonts w:ascii="Arial" w:eastAsia="Times New Roman" w:hAnsi="Arial" w:cs="Arial"/>
                <w:b/>
                <w:bCs/>
                <w:sz w:val="18"/>
                <w:szCs w:val="18"/>
                <w:lang w:val="es-ES" w:eastAsia="es-ES"/>
              </w:rPr>
              <w:t xml:space="preserve"> </w:t>
            </w:r>
            <w:proofErr w:type="spellStart"/>
            <w:r w:rsidRPr="007A2F99">
              <w:rPr>
                <w:rFonts w:ascii="Arial" w:eastAsia="Times New Roman" w:hAnsi="Arial" w:cs="Arial"/>
                <w:b/>
                <w:bCs/>
                <w:sz w:val="18"/>
                <w:szCs w:val="18"/>
                <w:lang w:val="es-ES" w:eastAsia="es-ES"/>
              </w:rPr>
              <w:t>parameter</w:t>
            </w:r>
            <w:proofErr w:type="spellEnd"/>
          </w:p>
        </w:tc>
        <w:tc>
          <w:tcPr>
            <w:tcW w:w="1236" w:type="dxa"/>
            <w:tcBorders>
              <w:top w:val="single" w:sz="4" w:space="0" w:color="auto"/>
              <w:left w:val="nil"/>
              <w:bottom w:val="single" w:sz="8" w:space="0" w:color="auto"/>
              <w:right w:val="nil"/>
            </w:tcBorders>
            <w:shd w:val="clear" w:color="auto" w:fill="auto"/>
            <w:noWrap/>
            <w:vAlign w:val="center"/>
            <w:hideMark/>
          </w:tcPr>
          <w:p w14:paraId="47A788F1" w14:textId="77777777" w:rsidR="007A2F99" w:rsidRDefault="007A2F99" w:rsidP="007A2F99">
            <w:pPr>
              <w:spacing w:after="0" w:line="240" w:lineRule="auto"/>
              <w:rPr>
                <w:rFonts w:ascii="Arial" w:eastAsia="Times New Roman" w:hAnsi="Arial" w:cs="Arial"/>
                <w:b/>
                <w:bCs/>
                <w:sz w:val="18"/>
                <w:szCs w:val="18"/>
                <w:lang w:val="es-ES" w:eastAsia="es-ES"/>
              </w:rPr>
            </w:pPr>
            <w:proofErr w:type="spellStart"/>
            <w:r>
              <w:rPr>
                <w:rFonts w:ascii="Arial" w:eastAsia="Times New Roman" w:hAnsi="Arial" w:cs="Arial"/>
                <w:b/>
                <w:bCs/>
                <w:sz w:val="18"/>
                <w:szCs w:val="18"/>
                <w:lang w:val="es-ES" w:eastAsia="es-ES"/>
              </w:rPr>
              <w:t>Overall</w:t>
            </w:r>
            <w:proofErr w:type="spellEnd"/>
          </w:p>
          <w:p w14:paraId="65B26777" w14:textId="7616A4B9" w:rsidR="007A2F99" w:rsidRPr="007A2F99" w:rsidRDefault="00A461B6"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c>
          <w:tcPr>
            <w:tcW w:w="1276" w:type="dxa"/>
            <w:tcBorders>
              <w:top w:val="single" w:sz="4" w:space="0" w:color="auto"/>
              <w:left w:val="nil"/>
              <w:bottom w:val="single" w:sz="8" w:space="0" w:color="auto"/>
              <w:right w:val="nil"/>
            </w:tcBorders>
            <w:shd w:val="clear" w:color="auto" w:fill="auto"/>
            <w:noWrap/>
            <w:vAlign w:val="center"/>
            <w:hideMark/>
          </w:tcPr>
          <w:p w14:paraId="14421AC9" w14:textId="77777777" w:rsidR="007A2F99" w:rsidRDefault="007A2F99" w:rsidP="007A2F99">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VAR1</w:t>
            </w:r>
          </w:p>
          <w:p w14:paraId="083833A0" w14:textId="4D91F9D4" w:rsidR="007A2F99" w:rsidRPr="007A2F99" w:rsidRDefault="007A2F99" w:rsidP="00A8527A">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(1982</w:t>
            </w:r>
            <w:r w:rsidR="00A8527A">
              <w:rPr>
                <w:rFonts w:ascii="Arial" w:eastAsia="Times New Roman" w:hAnsi="Arial" w:cs="Arial"/>
                <w:b/>
                <w:bCs/>
                <w:sz w:val="18"/>
                <w:szCs w:val="18"/>
                <w:lang w:val="es-ES" w:eastAsia="es-ES"/>
              </w:rPr>
              <w:t>‒</w:t>
            </w:r>
            <w:r w:rsidRPr="007A2F99">
              <w:rPr>
                <w:rFonts w:ascii="Arial" w:eastAsia="Times New Roman" w:hAnsi="Arial" w:cs="Arial"/>
                <w:b/>
                <w:bCs/>
                <w:sz w:val="18"/>
                <w:szCs w:val="18"/>
                <w:lang w:val="es-ES" w:eastAsia="es-ES"/>
              </w:rPr>
              <w:t>2015)</w:t>
            </w:r>
          </w:p>
        </w:tc>
        <w:tc>
          <w:tcPr>
            <w:tcW w:w="1276" w:type="dxa"/>
            <w:tcBorders>
              <w:top w:val="single" w:sz="4" w:space="0" w:color="auto"/>
              <w:left w:val="nil"/>
              <w:bottom w:val="single" w:sz="8" w:space="0" w:color="auto"/>
              <w:right w:val="nil"/>
            </w:tcBorders>
            <w:shd w:val="clear" w:color="auto" w:fill="auto"/>
            <w:noWrap/>
            <w:vAlign w:val="center"/>
            <w:hideMark/>
          </w:tcPr>
          <w:p w14:paraId="76040DAC" w14:textId="77777777" w:rsidR="007A2F99" w:rsidRDefault="007A2F99"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VAR2</w:t>
            </w:r>
          </w:p>
          <w:p w14:paraId="6F212A1C" w14:textId="0C03B8D9" w:rsidR="007A2F99" w:rsidRPr="007A2F99" w:rsidRDefault="00654293"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c>
          <w:tcPr>
            <w:tcW w:w="1200" w:type="dxa"/>
            <w:tcBorders>
              <w:top w:val="single" w:sz="4" w:space="0" w:color="auto"/>
              <w:left w:val="nil"/>
              <w:bottom w:val="single" w:sz="8" w:space="0" w:color="auto"/>
              <w:right w:val="nil"/>
            </w:tcBorders>
            <w:shd w:val="clear" w:color="auto" w:fill="auto"/>
            <w:noWrap/>
            <w:vAlign w:val="center"/>
            <w:hideMark/>
          </w:tcPr>
          <w:p w14:paraId="719D16FC" w14:textId="77777777" w:rsidR="007A2F99" w:rsidRDefault="007A2F99"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VAR3</w:t>
            </w:r>
          </w:p>
          <w:p w14:paraId="66595BB9" w14:textId="27572FD6" w:rsidR="007A2F99" w:rsidRPr="007A2F99" w:rsidRDefault="00654293"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c>
          <w:tcPr>
            <w:tcW w:w="1200" w:type="dxa"/>
            <w:tcBorders>
              <w:top w:val="single" w:sz="4" w:space="0" w:color="auto"/>
              <w:left w:val="nil"/>
              <w:bottom w:val="single" w:sz="8" w:space="0" w:color="auto"/>
              <w:right w:val="nil"/>
            </w:tcBorders>
            <w:shd w:val="clear" w:color="auto" w:fill="auto"/>
            <w:noWrap/>
            <w:vAlign w:val="center"/>
            <w:hideMark/>
          </w:tcPr>
          <w:p w14:paraId="30135CC7" w14:textId="77777777" w:rsidR="007A2F99" w:rsidRDefault="007A2F99"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VAR4</w:t>
            </w:r>
          </w:p>
          <w:p w14:paraId="0D20A340" w14:textId="76E7F286" w:rsidR="007A2F99" w:rsidRPr="007A2F99" w:rsidRDefault="00A461B6"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r>
      <w:tr w:rsidR="007A2F99" w:rsidRPr="00654293" w14:paraId="0B917AF1" w14:textId="77777777" w:rsidTr="007A2F99">
        <w:trPr>
          <w:trHeight w:val="300"/>
        </w:trPr>
        <w:tc>
          <w:tcPr>
            <w:tcW w:w="2308" w:type="dxa"/>
            <w:tcBorders>
              <w:top w:val="nil"/>
              <w:left w:val="nil"/>
              <w:bottom w:val="nil"/>
              <w:right w:val="nil"/>
            </w:tcBorders>
            <w:shd w:val="clear" w:color="auto" w:fill="auto"/>
            <w:noWrap/>
            <w:vAlign w:val="center"/>
            <w:hideMark/>
          </w:tcPr>
          <w:p w14:paraId="4371428C" w14:textId="77777777" w:rsidR="007A2F99" w:rsidRPr="007A2F99" w:rsidRDefault="007A2F99" w:rsidP="007A2F99">
            <w:pPr>
              <w:spacing w:after="0" w:line="240" w:lineRule="auto"/>
              <w:rPr>
                <w:rFonts w:ascii="Arial" w:eastAsia="Times New Roman" w:hAnsi="Arial" w:cs="Arial"/>
                <w:sz w:val="18"/>
                <w:szCs w:val="18"/>
                <w:lang w:val="es-ES" w:eastAsia="es-ES"/>
              </w:rPr>
            </w:pPr>
            <w:proofErr w:type="spellStart"/>
            <w:r w:rsidRPr="007A2F99">
              <w:rPr>
                <w:rFonts w:ascii="Arial" w:eastAsia="Times New Roman" w:hAnsi="Arial" w:cs="Arial"/>
                <w:sz w:val="18"/>
                <w:szCs w:val="18"/>
                <w:lang w:val="es-ES" w:eastAsia="es-ES"/>
              </w:rPr>
              <w:t>Density</w:t>
            </w:r>
            <w:proofErr w:type="spellEnd"/>
            <w:r w:rsidRPr="007A2F99">
              <w:rPr>
                <w:rFonts w:ascii="Arial" w:eastAsia="Times New Roman" w:hAnsi="Arial" w:cs="Arial"/>
                <w:sz w:val="18"/>
                <w:szCs w:val="18"/>
                <w:lang w:val="es-ES" w:eastAsia="es-ES"/>
              </w:rPr>
              <w:t xml:space="preserve"> (g cm</w:t>
            </w:r>
            <w:r w:rsidRPr="007A2F99">
              <w:rPr>
                <w:rFonts w:ascii="Arial" w:eastAsia="Times New Roman" w:hAnsi="Arial" w:cs="Arial"/>
                <w:sz w:val="18"/>
                <w:szCs w:val="18"/>
                <w:vertAlign w:val="superscript"/>
                <w:lang w:val="es-ES" w:eastAsia="es-ES"/>
              </w:rPr>
              <w:t>-3</w:t>
            </w:r>
            <w:r w:rsidRPr="007A2F99">
              <w:rPr>
                <w:rFonts w:ascii="Arial" w:eastAsia="Times New Roman" w:hAnsi="Arial" w:cs="Arial"/>
                <w:sz w:val="18"/>
                <w:szCs w:val="18"/>
                <w:lang w:val="es-ES" w:eastAsia="es-ES"/>
              </w:rPr>
              <w:t>)</w:t>
            </w:r>
          </w:p>
        </w:tc>
        <w:tc>
          <w:tcPr>
            <w:tcW w:w="1236" w:type="dxa"/>
            <w:tcBorders>
              <w:top w:val="nil"/>
              <w:left w:val="nil"/>
              <w:bottom w:val="nil"/>
              <w:right w:val="nil"/>
            </w:tcBorders>
            <w:shd w:val="clear" w:color="auto" w:fill="auto"/>
            <w:noWrap/>
            <w:vAlign w:val="center"/>
            <w:hideMark/>
          </w:tcPr>
          <w:p w14:paraId="6B12C914" w14:textId="7F298EDB" w:rsidR="007A2F99" w:rsidRPr="007A2F99" w:rsidRDefault="00A461B6"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0.73</w:t>
            </w:r>
            <w:r w:rsidR="007A2F99" w:rsidRPr="007A2F99">
              <w:rPr>
                <w:rFonts w:ascii="Arial" w:eastAsia="Times New Roman" w:hAnsi="Arial" w:cs="Arial"/>
                <w:sz w:val="18"/>
                <w:szCs w:val="18"/>
                <w:lang w:val="es-ES" w:eastAsia="es-ES"/>
              </w:rPr>
              <w:t xml:space="preserve"> ± 0.07</w:t>
            </w:r>
          </w:p>
        </w:tc>
        <w:tc>
          <w:tcPr>
            <w:tcW w:w="1276" w:type="dxa"/>
            <w:tcBorders>
              <w:top w:val="nil"/>
              <w:left w:val="nil"/>
              <w:bottom w:val="nil"/>
              <w:right w:val="nil"/>
            </w:tcBorders>
            <w:shd w:val="clear" w:color="auto" w:fill="auto"/>
            <w:noWrap/>
            <w:vAlign w:val="center"/>
            <w:hideMark/>
          </w:tcPr>
          <w:p w14:paraId="4AB8E466" w14:textId="1365CF46"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0.69 ± 0.09</w:t>
            </w:r>
          </w:p>
        </w:tc>
        <w:tc>
          <w:tcPr>
            <w:tcW w:w="1276" w:type="dxa"/>
            <w:tcBorders>
              <w:top w:val="nil"/>
              <w:left w:val="nil"/>
              <w:bottom w:val="nil"/>
              <w:right w:val="nil"/>
            </w:tcBorders>
            <w:shd w:val="clear" w:color="auto" w:fill="auto"/>
            <w:noWrap/>
            <w:vAlign w:val="center"/>
            <w:hideMark/>
          </w:tcPr>
          <w:p w14:paraId="321EF8B1" w14:textId="350AE51C"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0.74</w:t>
            </w:r>
            <w:r w:rsidR="007A2F99" w:rsidRPr="007A2F99">
              <w:rPr>
                <w:rFonts w:ascii="Arial" w:eastAsia="Times New Roman" w:hAnsi="Arial" w:cs="Arial"/>
                <w:sz w:val="18"/>
                <w:szCs w:val="18"/>
                <w:lang w:val="es-ES" w:eastAsia="es-ES"/>
              </w:rPr>
              <w:t xml:space="preserve"> ± 0.14</w:t>
            </w:r>
          </w:p>
        </w:tc>
        <w:tc>
          <w:tcPr>
            <w:tcW w:w="1200" w:type="dxa"/>
            <w:tcBorders>
              <w:top w:val="nil"/>
              <w:left w:val="nil"/>
              <w:bottom w:val="nil"/>
              <w:right w:val="nil"/>
            </w:tcBorders>
            <w:shd w:val="clear" w:color="auto" w:fill="auto"/>
            <w:noWrap/>
            <w:vAlign w:val="center"/>
            <w:hideMark/>
          </w:tcPr>
          <w:p w14:paraId="69377DC2" w14:textId="5E61F80D" w:rsidR="007A2F99" w:rsidRPr="00654293" w:rsidRDefault="0065429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0.</w:t>
            </w:r>
            <w:r>
              <w:rPr>
                <w:rFonts w:ascii="Arial" w:eastAsia="Times New Roman" w:hAnsi="Arial" w:cs="Arial"/>
                <w:sz w:val="18"/>
                <w:szCs w:val="18"/>
                <w:lang w:val="en-US" w:eastAsia="es-ES"/>
              </w:rPr>
              <w:t>79</w:t>
            </w:r>
            <w:r w:rsidR="00A461B6">
              <w:rPr>
                <w:rFonts w:ascii="Arial" w:eastAsia="Times New Roman" w:hAnsi="Arial" w:cs="Arial"/>
                <w:sz w:val="18"/>
                <w:szCs w:val="18"/>
                <w:lang w:val="en-US" w:eastAsia="es-ES"/>
              </w:rPr>
              <w:t xml:space="preserve"> ± 0.12</w:t>
            </w:r>
          </w:p>
        </w:tc>
        <w:tc>
          <w:tcPr>
            <w:tcW w:w="1200" w:type="dxa"/>
            <w:tcBorders>
              <w:top w:val="nil"/>
              <w:left w:val="nil"/>
              <w:bottom w:val="nil"/>
              <w:right w:val="nil"/>
            </w:tcBorders>
            <w:shd w:val="clear" w:color="auto" w:fill="auto"/>
            <w:noWrap/>
            <w:vAlign w:val="center"/>
            <w:hideMark/>
          </w:tcPr>
          <w:p w14:paraId="10E0650E" w14:textId="52C90749" w:rsidR="007A2F99" w:rsidRPr="00654293" w:rsidRDefault="00A461B6"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0.67 ± 0.13</w:t>
            </w:r>
          </w:p>
        </w:tc>
      </w:tr>
      <w:tr w:rsidR="007A2F99" w:rsidRPr="00654293" w14:paraId="477A460F" w14:textId="77777777" w:rsidTr="007A2F99">
        <w:trPr>
          <w:trHeight w:val="315"/>
        </w:trPr>
        <w:tc>
          <w:tcPr>
            <w:tcW w:w="2308" w:type="dxa"/>
            <w:tcBorders>
              <w:top w:val="nil"/>
              <w:left w:val="nil"/>
              <w:bottom w:val="nil"/>
              <w:right w:val="nil"/>
            </w:tcBorders>
            <w:shd w:val="clear" w:color="auto" w:fill="auto"/>
            <w:noWrap/>
            <w:vAlign w:val="center"/>
            <w:hideMark/>
          </w:tcPr>
          <w:p w14:paraId="67263382" w14:textId="77777777" w:rsidR="007A2F99" w:rsidRPr="00654293" w:rsidRDefault="007A2F99"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Extension (cm yr</w:t>
            </w:r>
            <w:r w:rsidRPr="00654293">
              <w:rPr>
                <w:rFonts w:ascii="Arial" w:eastAsia="Times New Roman" w:hAnsi="Arial" w:cs="Arial"/>
                <w:sz w:val="18"/>
                <w:szCs w:val="18"/>
                <w:vertAlign w:val="superscript"/>
                <w:lang w:val="en-US" w:eastAsia="es-ES"/>
              </w:rPr>
              <w:t>-1</w:t>
            </w:r>
            <w:r w:rsidRPr="00654293">
              <w:rPr>
                <w:rFonts w:ascii="Arial" w:eastAsia="Times New Roman" w:hAnsi="Arial" w:cs="Arial"/>
                <w:sz w:val="18"/>
                <w:szCs w:val="18"/>
                <w:lang w:val="en-US" w:eastAsia="es-ES"/>
              </w:rPr>
              <w:t>)</w:t>
            </w:r>
          </w:p>
        </w:tc>
        <w:tc>
          <w:tcPr>
            <w:tcW w:w="1236" w:type="dxa"/>
            <w:tcBorders>
              <w:top w:val="nil"/>
              <w:left w:val="nil"/>
              <w:bottom w:val="nil"/>
              <w:right w:val="nil"/>
            </w:tcBorders>
            <w:shd w:val="clear" w:color="auto" w:fill="auto"/>
            <w:noWrap/>
            <w:vAlign w:val="center"/>
            <w:hideMark/>
          </w:tcPr>
          <w:p w14:paraId="3F92F8C3" w14:textId="32FA2407" w:rsidR="007A2F99" w:rsidRPr="00654293" w:rsidRDefault="00A461B6"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1.07 ± 0.12</w:t>
            </w:r>
          </w:p>
        </w:tc>
        <w:tc>
          <w:tcPr>
            <w:tcW w:w="1276" w:type="dxa"/>
            <w:tcBorders>
              <w:top w:val="nil"/>
              <w:left w:val="nil"/>
              <w:bottom w:val="nil"/>
              <w:right w:val="nil"/>
            </w:tcBorders>
            <w:shd w:val="clear" w:color="auto" w:fill="auto"/>
            <w:noWrap/>
            <w:vAlign w:val="center"/>
            <w:hideMark/>
          </w:tcPr>
          <w:p w14:paraId="045E3852" w14:textId="3CFB1D8A" w:rsidR="007A2F99" w:rsidRPr="00654293" w:rsidRDefault="0065429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1.35 ± 0.32</w:t>
            </w:r>
          </w:p>
        </w:tc>
        <w:tc>
          <w:tcPr>
            <w:tcW w:w="1276" w:type="dxa"/>
            <w:tcBorders>
              <w:top w:val="nil"/>
              <w:left w:val="nil"/>
              <w:bottom w:val="nil"/>
              <w:right w:val="nil"/>
            </w:tcBorders>
            <w:shd w:val="clear" w:color="auto" w:fill="auto"/>
            <w:noWrap/>
            <w:vAlign w:val="center"/>
            <w:hideMark/>
          </w:tcPr>
          <w:p w14:paraId="2DA34F59" w14:textId="1B2C8B3A" w:rsidR="007A2F99" w:rsidRPr="00654293" w:rsidRDefault="0065429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1.10 ± 0.19</w:t>
            </w:r>
          </w:p>
        </w:tc>
        <w:tc>
          <w:tcPr>
            <w:tcW w:w="1200" w:type="dxa"/>
            <w:tcBorders>
              <w:top w:val="nil"/>
              <w:left w:val="nil"/>
              <w:bottom w:val="nil"/>
              <w:right w:val="nil"/>
            </w:tcBorders>
            <w:shd w:val="clear" w:color="auto" w:fill="auto"/>
            <w:noWrap/>
            <w:vAlign w:val="center"/>
            <w:hideMark/>
          </w:tcPr>
          <w:p w14:paraId="6D27CD97" w14:textId="5AA373E5" w:rsidR="007A2F99" w:rsidRPr="00654293" w:rsidRDefault="00A461B6"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0.95 ± 0.20</w:t>
            </w:r>
          </w:p>
        </w:tc>
        <w:tc>
          <w:tcPr>
            <w:tcW w:w="1200" w:type="dxa"/>
            <w:tcBorders>
              <w:top w:val="nil"/>
              <w:left w:val="nil"/>
              <w:bottom w:val="nil"/>
              <w:right w:val="nil"/>
            </w:tcBorders>
            <w:shd w:val="clear" w:color="auto" w:fill="auto"/>
            <w:noWrap/>
            <w:vAlign w:val="center"/>
            <w:hideMark/>
          </w:tcPr>
          <w:p w14:paraId="2B0705E7" w14:textId="016D10CE" w:rsidR="007A2F99" w:rsidRPr="00654293" w:rsidRDefault="007A2F99"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1.0</w:t>
            </w:r>
            <w:r w:rsidR="00A461B6">
              <w:rPr>
                <w:rFonts w:ascii="Arial" w:eastAsia="Times New Roman" w:hAnsi="Arial" w:cs="Arial"/>
                <w:sz w:val="18"/>
                <w:szCs w:val="18"/>
                <w:lang w:val="en-US" w:eastAsia="es-ES"/>
              </w:rPr>
              <w:t>3 ± 0.19</w:t>
            </w:r>
          </w:p>
        </w:tc>
      </w:tr>
      <w:tr w:rsidR="007A2F99" w:rsidRPr="007A2F99" w14:paraId="5837B216" w14:textId="77777777" w:rsidTr="007A2F99">
        <w:trPr>
          <w:trHeight w:val="315"/>
        </w:trPr>
        <w:tc>
          <w:tcPr>
            <w:tcW w:w="2308" w:type="dxa"/>
            <w:tcBorders>
              <w:top w:val="nil"/>
              <w:left w:val="nil"/>
              <w:bottom w:val="single" w:sz="8" w:space="0" w:color="auto"/>
              <w:right w:val="nil"/>
            </w:tcBorders>
            <w:shd w:val="clear" w:color="auto" w:fill="auto"/>
            <w:noWrap/>
            <w:vAlign w:val="center"/>
            <w:hideMark/>
          </w:tcPr>
          <w:p w14:paraId="38DE90CE" w14:textId="77777777" w:rsidR="007A2F99" w:rsidRPr="00654293" w:rsidRDefault="007A2F99"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Calcification (g cm</w:t>
            </w:r>
            <w:r w:rsidRPr="00654293">
              <w:rPr>
                <w:rFonts w:ascii="Arial" w:eastAsia="Times New Roman" w:hAnsi="Arial" w:cs="Arial"/>
                <w:sz w:val="18"/>
                <w:szCs w:val="18"/>
                <w:vertAlign w:val="superscript"/>
                <w:lang w:val="en-US" w:eastAsia="es-ES"/>
              </w:rPr>
              <w:t>-2</w:t>
            </w:r>
            <w:r w:rsidRPr="00654293">
              <w:rPr>
                <w:rFonts w:ascii="Arial" w:eastAsia="Times New Roman" w:hAnsi="Arial" w:cs="Arial"/>
                <w:sz w:val="18"/>
                <w:szCs w:val="18"/>
                <w:lang w:val="en-US" w:eastAsia="es-ES"/>
              </w:rPr>
              <w:t xml:space="preserve"> yr</w:t>
            </w:r>
            <w:r w:rsidRPr="00654293">
              <w:rPr>
                <w:rFonts w:ascii="Arial" w:eastAsia="Times New Roman" w:hAnsi="Arial" w:cs="Arial"/>
                <w:sz w:val="18"/>
                <w:szCs w:val="18"/>
                <w:vertAlign w:val="superscript"/>
                <w:lang w:val="en-US" w:eastAsia="es-ES"/>
              </w:rPr>
              <w:t>-1</w:t>
            </w:r>
            <w:r w:rsidRPr="00654293">
              <w:rPr>
                <w:rFonts w:ascii="Arial" w:eastAsia="Times New Roman" w:hAnsi="Arial" w:cs="Arial"/>
                <w:sz w:val="18"/>
                <w:szCs w:val="18"/>
                <w:lang w:val="en-US" w:eastAsia="es-ES"/>
              </w:rPr>
              <w:t>)</w:t>
            </w:r>
          </w:p>
        </w:tc>
        <w:tc>
          <w:tcPr>
            <w:tcW w:w="1236" w:type="dxa"/>
            <w:tcBorders>
              <w:top w:val="nil"/>
              <w:left w:val="nil"/>
              <w:bottom w:val="single" w:sz="8" w:space="0" w:color="auto"/>
              <w:right w:val="nil"/>
            </w:tcBorders>
            <w:shd w:val="clear" w:color="auto" w:fill="auto"/>
            <w:noWrap/>
            <w:vAlign w:val="center"/>
            <w:hideMark/>
          </w:tcPr>
          <w:p w14:paraId="4D660321" w14:textId="77777777" w:rsidR="007A2F99" w:rsidRPr="007A2F99" w:rsidRDefault="007A2F99" w:rsidP="007A2F99">
            <w:pPr>
              <w:spacing w:after="0" w:line="240" w:lineRule="auto"/>
              <w:rPr>
                <w:rFonts w:ascii="Arial" w:eastAsia="Times New Roman" w:hAnsi="Arial" w:cs="Arial"/>
                <w:sz w:val="18"/>
                <w:szCs w:val="18"/>
                <w:lang w:val="es-ES" w:eastAsia="es-ES"/>
              </w:rPr>
            </w:pPr>
            <w:r w:rsidRPr="00654293">
              <w:rPr>
                <w:rFonts w:ascii="Arial" w:eastAsia="Times New Roman" w:hAnsi="Arial" w:cs="Arial"/>
                <w:sz w:val="18"/>
                <w:szCs w:val="18"/>
                <w:lang w:val="en-US" w:eastAsia="es-ES"/>
              </w:rPr>
              <w:t xml:space="preserve">0.78 </w:t>
            </w:r>
            <w:r w:rsidRPr="007A2F99">
              <w:rPr>
                <w:rFonts w:ascii="Arial" w:eastAsia="Times New Roman" w:hAnsi="Arial" w:cs="Arial"/>
                <w:sz w:val="18"/>
                <w:szCs w:val="18"/>
                <w:lang w:val="es-ES" w:eastAsia="es-ES"/>
              </w:rPr>
              <w:t>± 0.09</w:t>
            </w:r>
          </w:p>
        </w:tc>
        <w:tc>
          <w:tcPr>
            <w:tcW w:w="1276" w:type="dxa"/>
            <w:tcBorders>
              <w:top w:val="nil"/>
              <w:left w:val="nil"/>
              <w:bottom w:val="single" w:sz="8" w:space="0" w:color="auto"/>
              <w:right w:val="nil"/>
            </w:tcBorders>
            <w:shd w:val="clear" w:color="auto" w:fill="auto"/>
            <w:noWrap/>
            <w:vAlign w:val="center"/>
            <w:hideMark/>
          </w:tcPr>
          <w:p w14:paraId="5D92F017" w14:textId="70749D0B"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0.92 ± 0.22</w:t>
            </w:r>
          </w:p>
        </w:tc>
        <w:tc>
          <w:tcPr>
            <w:tcW w:w="1276" w:type="dxa"/>
            <w:tcBorders>
              <w:top w:val="nil"/>
              <w:left w:val="nil"/>
              <w:bottom w:val="single" w:sz="8" w:space="0" w:color="auto"/>
              <w:right w:val="nil"/>
            </w:tcBorders>
            <w:shd w:val="clear" w:color="auto" w:fill="auto"/>
            <w:noWrap/>
            <w:vAlign w:val="center"/>
            <w:hideMark/>
          </w:tcPr>
          <w:p w14:paraId="691179CB" w14:textId="7048D58B"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0.81 ± 0.21</w:t>
            </w:r>
          </w:p>
        </w:tc>
        <w:tc>
          <w:tcPr>
            <w:tcW w:w="1200" w:type="dxa"/>
            <w:tcBorders>
              <w:top w:val="nil"/>
              <w:left w:val="nil"/>
              <w:bottom w:val="single" w:sz="8" w:space="0" w:color="auto"/>
              <w:right w:val="nil"/>
            </w:tcBorders>
            <w:shd w:val="clear" w:color="auto" w:fill="auto"/>
            <w:noWrap/>
            <w:vAlign w:val="center"/>
            <w:hideMark/>
          </w:tcPr>
          <w:p w14:paraId="5E7A5FF9" w14:textId="20F29A5C" w:rsidR="007A2F99" w:rsidRPr="007A2F99" w:rsidRDefault="00A461B6"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0.74</w:t>
            </w:r>
            <w:r w:rsidR="007A2F99" w:rsidRPr="007A2F99">
              <w:rPr>
                <w:rFonts w:ascii="Arial" w:eastAsia="Times New Roman" w:hAnsi="Arial" w:cs="Arial"/>
                <w:sz w:val="18"/>
                <w:szCs w:val="18"/>
                <w:lang w:val="es-ES" w:eastAsia="es-ES"/>
              </w:rPr>
              <w:t xml:space="preserve"> ± 0.19</w:t>
            </w:r>
          </w:p>
        </w:tc>
        <w:tc>
          <w:tcPr>
            <w:tcW w:w="1200" w:type="dxa"/>
            <w:tcBorders>
              <w:top w:val="nil"/>
              <w:left w:val="nil"/>
              <w:bottom w:val="single" w:sz="8" w:space="0" w:color="auto"/>
              <w:right w:val="nil"/>
            </w:tcBorders>
            <w:shd w:val="clear" w:color="auto" w:fill="auto"/>
            <w:noWrap/>
            <w:vAlign w:val="center"/>
            <w:hideMark/>
          </w:tcPr>
          <w:p w14:paraId="17C0BDA2" w14:textId="5FBABB12" w:rsidR="007A2F99" w:rsidRPr="007A2F99" w:rsidRDefault="00A461B6"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0.68 ± 0.14</w:t>
            </w:r>
          </w:p>
        </w:tc>
      </w:tr>
    </w:tbl>
    <w:p w14:paraId="1A9C1721" w14:textId="11A66292" w:rsidR="00386546" w:rsidRDefault="00386546">
      <w:pPr>
        <w:rPr>
          <w:rFonts w:ascii="Arial" w:hAnsi="Arial" w:cs="Arial"/>
          <w:b/>
          <w:lang w:val="en-US"/>
        </w:rPr>
      </w:pPr>
      <w:r>
        <w:rPr>
          <w:rFonts w:ascii="Arial" w:hAnsi="Arial" w:cs="Arial"/>
          <w:b/>
          <w:lang w:val="en-US"/>
        </w:rPr>
        <w:br w:type="page"/>
      </w:r>
    </w:p>
    <w:p w14:paraId="6EB799BB" w14:textId="25473D61" w:rsidR="002218AE" w:rsidRPr="00146443" w:rsidRDefault="00386546">
      <w:pPr>
        <w:rPr>
          <w:rFonts w:ascii="Arial" w:hAnsi="Arial" w:cs="Arial"/>
          <w:lang w:val="en-US"/>
        </w:rPr>
      </w:pPr>
      <w:r>
        <w:rPr>
          <w:rFonts w:ascii="Arial" w:hAnsi="Arial" w:cs="Arial"/>
          <w:b/>
          <w:lang w:val="en-US"/>
        </w:rPr>
        <w:lastRenderedPageBreak/>
        <w:t>Table 2</w:t>
      </w:r>
      <w:r w:rsidR="00EB1EF6" w:rsidRPr="001B0CCE">
        <w:rPr>
          <w:rFonts w:ascii="Arial" w:hAnsi="Arial" w:cs="Arial"/>
          <w:b/>
          <w:lang w:val="en-US"/>
        </w:rPr>
        <w:t>.</w:t>
      </w:r>
      <w:r w:rsidR="00146443" w:rsidRPr="00146443">
        <w:rPr>
          <w:rFonts w:ascii="Arial" w:hAnsi="Arial" w:cs="Arial"/>
          <w:lang w:val="en-US"/>
        </w:rPr>
        <w:t xml:space="preserve"> </w:t>
      </w:r>
      <w:r w:rsidR="00C7661E">
        <w:rPr>
          <w:rFonts w:ascii="Arial" w:hAnsi="Arial" w:cs="Arial"/>
          <w:lang w:val="en-US"/>
        </w:rPr>
        <w:t>Pearson’s c</w:t>
      </w:r>
      <w:r w:rsidR="00146443" w:rsidRPr="00146443">
        <w:rPr>
          <w:rFonts w:ascii="Arial" w:hAnsi="Arial" w:cs="Arial"/>
          <w:lang w:val="en-US"/>
        </w:rPr>
        <w:t>orrelations of an</w:t>
      </w:r>
      <w:r w:rsidR="00146443">
        <w:rPr>
          <w:rFonts w:ascii="Arial" w:hAnsi="Arial" w:cs="Arial"/>
          <w:lang w:val="en-US"/>
        </w:rPr>
        <w:t>n</w:t>
      </w:r>
      <w:r w:rsidR="00146443" w:rsidRPr="00146443">
        <w:rPr>
          <w:rFonts w:ascii="Arial" w:hAnsi="Arial" w:cs="Arial"/>
          <w:lang w:val="en-US"/>
        </w:rPr>
        <w:t>ual environmental records with coral growth parameters</w:t>
      </w:r>
      <w:r w:rsidR="00146443">
        <w:rPr>
          <w:rFonts w:ascii="Arial" w:hAnsi="Arial" w:cs="Arial"/>
          <w:lang w:val="en-US"/>
        </w:rPr>
        <w:t>.</w:t>
      </w:r>
      <w:r w:rsidR="00F26EEB">
        <w:rPr>
          <w:rFonts w:ascii="Arial" w:hAnsi="Arial" w:cs="Arial"/>
          <w:lang w:val="en-US"/>
        </w:rPr>
        <w:t xml:space="preserve"> Bold values indica</w:t>
      </w:r>
      <w:r w:rsidR="004C02D1">
        <w:rPr>
          <w:rFonts w:ascii="Arial" w:hAnsi="Arial" w:cs="Arial"/>
          <w:lang w:val="en-US"/>
        </w:rPr>
        <w:t>te significant correlations at</w:t>
      </w:r>
      <w:r w:rsidR="00F26EEB">
        <w:rPr>
          <w:rFonts w:ascii="Arial" w:hAnsi="Arial" w:cs="Arial"/>
          <w:lang w:val="en-US"/>
        </w:rPr>
        <w:t xml:space="preserve"> p &lt; 0.05.</w:t>
      </w:r>
    </w:p>
    <w:tbl>
      <w:tblPr>
        <w:tblW w:w="8959" w:type="dxa"/>
        <w:tblInd w:w="70" w:type="dxa"/>
        <w:tblCellMar>
          <w:left w:w="70" w:type="dxa"/>
          <w:right w:w="70" w:type="dxa"/>
        </w:tblCellMar>
        <w:tblLook w:val="04A0" w:firstRow="1" w:lastRow="0" w:firstColumn="1" w:lastColumn="0" w:noHBand="0" w:noVBand="1"/>
      </w:tblPr>
      <w:tblGrid>
        <w:gridCol w:w="1560"/>
        <w:gridCol w:w="2409"/>
        <w:gridCol w:w="2410"/>
        <w:gridCol w:w="2580"/>
        <w:tblGridChange w:id="360">
          <w:tblGrid>
            <w:gridCol w:w="1560"/>
            <w:gridCol w:w="2409"/>
            <w:gridCol w:w="2410"/>
            <w:gridCol w:w="2580"/>
          </w:tblGrid>
        </w:tblGridChange>
      </w:tblGrid>
      <w:tr w:rsidR="00305513" w:rsidRPr="00305513" w14:paraId="2757684B" w14:textId="77777777" w:rsidTr="00305513">
        <w:trPr>
          <w:trHeight w:val="184"/>
        </w:trPr>
        <w:tc>
          <w:tcPr>
            <w:tcW w:w="1560" w:type="dxa"/>
            <w:tcBorders>
              <w:top w:val="single" w:sz="4" w:space="0" w:color="auto"/>
              <w:left w:val="nil"/>
              <w:right w:val="nil"/>
            </w:tcBorders>
            <w:shd w:val="clear" w:color="auto" w:fill="auto"/>
            <w:noWrap/>
            <w:vAlign w:val="center"/>
            <w:hideMark/>
          </w:tcPr>
          <w:p w14:paraId="0B3950BC" w14:textId="77777777" w:rsidR="00305513" w:rsidRPr="00305513" w:rsidRDefault="00305513" w:rsidP="00434592">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71A3789F" w14:textId="05EA4B06" w:rsidR="00305513" w:rsidRPr="00305513" w:rsidRDefault="00305513" w:rsidP="00305513">
            <w:pPr>
              <w:spacing w:after="0" w:line="240" w:lineRule="auto"/>
              <w:jc w:val="center"/>
              <w:rPr>
                <w:rFonts w:ascii="Arial" w:eastAsia="Times New Roman" w:hAnsi="Arial" w:cs="Arial"/>
                <w:bCs/>
                <w:i/>
                <w:sz w:val="16"/>
                <w:szCs w:val="16"/>
                <w:lang w:val="es-ES" w:eastAsia="es-ES"/>
              </w:rPr>
            </w:pPr>
            <w:proofErr w:type="spellStart"/>
            <w:r w:rsidRPr="00305513">
              <w:rPr>
                <w:rFonts w:ascii="Arial" w:eastAsia="Times New Roman" w:hAnsi="Arial" w:cs="Arial"/>
                <w:bCs/>
                <w:i/>
                <w:sz w:val="16"/>
                <w:szCs w:val="16"/>
                <w:lang w:val="es-ES" w:eastAsia="es-ES"/>
              </w:rPr>
              <w:t>Overall</w:t>
            </w:r>
            <w:proofErr w:type="spellEnd"/>
          </w:p>
        </w:tc>
      </w:tr>
      <w:tr w:rsidR="00305513" w:rsidRPr="00305513" w14:paraId="174EC561" w14:textId="77777777" w:rsidTr="00305513">
        <w:trPr>
          <w:trHeight w:val="149"/>
        </w:trPr>
        <w:tc>
          <w:tcPr>
            <w:tcW w:w="1560" w:type="dxa"/>
            <w:tcBorders>
              <w:left w:val="nil"/>
              <w:bottom w:val="single" w:sz="8" w:space="0" w:color="auto"/>
              <w:right w:val="nil"/>
            </w:tcBorders>
            <w:shd w:val="clear" w:color="auto" w:fill="auto"/>
            <w:noWrap/>
            <w:vAlign w:val="center"/>
          </w:tcPr>
          <w:p w14:paraId="4852F531" w14:textId="77777777" w:rsidR="00305513" w:rsidRPr="00305513" w:rsidRDefault="00305513" w:rsidP="00305513">
            <w:pPr>
              <w:spacing w:after="0" w:line="240" w:lineRule="auto"/>
              <w:rPr>
                <w:rFonts w:ascii="Arial" w:eastAsia="Times New Roman" w:hAnsi="Arial" w:cs="Arial"/>
                <w:color w:val="auto"/>
                <w:sz w:val="16"/>
                <w:szCs w:val="16"/>
                <w:lang w:val="en-US" w:eastAsia="es-ES"/>
              </w:rPr>
            </w:pPr>
          </w:p>
        </w:tc>
        <w:tc>
          <w:tcPr>
            <w:tcW w:w="2409" w:type="dxa"/>
            <w:tcBorders>
              <w:left w:val="nil"/>
              <w:bottom w:val="single" w:sz="8" w:space="0" w:color="auto"/>
              <w:right w:val="nil"/>
            </w:tcBorders>
            <w:shd w:val="clear" w:color="auto" w:fill="auto"/>
            <w:noWrap/>
            <w:vAlign w:val="center"/>
          </w:tcPr>
          <w:p w14:paraId="31953749" w14:textId="3C1092B9" w:rsidR="00305513" w:rsidRPr="00305513" w:rsidRDefault="00305513" w:rsidP="00305513">
            <w:pPr>
              <w:spacing w:after="0" w:line="240" w:lineRule="auto"/>
              <w:rPr>
                <w:rFonts w:ascii="Arial" w:eastAsia="Times New Roman" w:hAnsi="Arial" w:cs="Arial"/>
                <w:b/>
                <w:bCs/>
                <w:sz w:val="16"/>
                <w:szCs w:val="16"/>
                <w:lang w:val="es-ES" w:eastAsia="es-ES"/>
              </w:rPr>
            </w:pPr>
            <w:proofErr w:type="spellStart"/>
            <w:r w:rsidRPr="00305513">
              <w:rPr>
                <w:rFonts w:ascii="Arial" w:eastAsia="Times New Roman" w:hAnsi="Arial" w:cs="Arial"/>
                <w:b/>
                <w:bCs/>
                <w:sz w:val="16"/>
                <w:szCs w:val="16"/>
                <w:lang w:val="es-ES" w:eastAsia="es-ES"/>
              </w:rPr>
              <w:t>Density</w:t>
            </w:r>
            <w:proofErr w:type="spellEnd"/>
          </w:p>
        </w:tc>
        <w:tc>
          <w:tcPr>
            <w:tcW w:w="2410" w:type="dxa"/>
            <w:tcBorders>
              <w:left w:val="nil"/>
              <w:bottom w:val="single" w:sz="8" w:space="0" w:color="auto"/>
              <w:right w:val="nil"/>
            </w:tcBorders>
            <w:shd w:val="clear" w:color="auto" w:fill="auto"/>
            <w:noWrap/>
            <w:vAlign w:val="center"/>
          </w:tcPr>
          <w:p w14:paraId="4476C73B" w14:textId="62D988F7" w:rsidR="00305513" w:rsidRPr="00305513" w:rsidRDefault="00305513" w:rsidP="00305513">
            <w:pPr>
              <w:spacing w:after="0" w:line="240" w:lineRule="auto"/>
              <w:rPr>
                <w:rFonts w:ascii="Arial" w:eastAsia="Times New Roman" w:hAnsi="Arial" w:cs="Arial"/>
                <w:b/>
                <w:bCs/>
                <w:sz w:val="16"/>
                <w:szCs w:val="16"/>
                <w:lang w:val="es-ES" w:eastAsia="es-ES"/>
              </w:rPr>
            </w:pPr>
            <w:proofErr w:type="spellStart"/>
            <w:r w:rsidRPr="00305513">
              <w:rPr>
                <w:rFonts w:ascii="Arial" w:eastAsia="Times New Roman" w:hAnsi="Arial" w:cs="Arial"/>
                <w:b/>
                <w:bCs/>
                <w:sz w:val="16"/>
                <w:szCs w:val="16"/>
                <w:lang w:val="es-ES" w:eastAsia="es-ES"/>
              </w:rPr>
              <w:t>Extension</w:t>
            </w:r>
            <w:proofErr w:type="spellEnd"/>
          </w:p>
        </w:tc>
        <w:tc>
          <w:tcPr>
            <w:tcW w:w="2580" w:type="dxa"/>
            <w:tcBorders>
              <w:left w:val="nil"/>
              <w:bottom w:val="single" w:sz="8" w:space="0" w:color="auto"/>
              <w:right w:val="nil"/>
            </w:tcBorders>
            <w:shd w:val="clear" w:color="auto" w:fill="auto"/>
            <w:noWrap/>
            <w:vAlign w:val="center"/>
          </w:tcPr>
          <w:p w14:paraId="1BC608DD" w14:textId="4E6849B1" w:rsidR="00305513" w:rsidRPr="00305513" w:rsidRDefault="00305513" w:rsidP="00305513">
            <w:pPr>
              <w:spacing w:after="0" w:line="240" w:lineRule="auto"/>
              <w:rPr>
                <w:rFonts w:ascii="Arial" w:eastAsia="Times New Roman" w:hAnsi="Arial" w:cs="Arial"/>
                <w:b/>
                <w:bCs/>
                <w:sz w:val="16"/>
                <w:szCs w:val="16"/>
                <w:lang w:val="es-ES" w:eastAsia="es-ES"/>
              </w:rPr>
            </w:pPr>
            <w:proofErr w:type="spellStart"/>
            <w:r w:rsidRPr="00305513">
              <w:rPr>
                <w:rFonts w:ascii="Arial" w:eastAsia="Times New Roman" w:hAnsi="Arial" w:cs="Arial"/>
                <w:b/>
                <w:bCs/>
                <w:sz w:val="16"/>
                <w:szCs w:val="16"/>
                <w:lang w:val="es-ES" w:eastAsia="es-ES"/>
              </w:rPr>
              <w:t>Calcification</w:t>
            </w:r>
            <w:proofErr w:type="spellEnd"/>
          </w:p>
        </w:tc>
      </w:tr>
      <w:tr w:rsidR="00305513" w:rsidRPr="00305513" w14:paraId="47252CFF" w14:textId="77777777" w:rsidTr="00305513">
        <w:trPr>
          <w:trHeight w:val="156"/>
        </w:trPr>
        <w:tc>
          <w:tcPr>
            <w:tcW w:w="1560" w:type="dxa"/>
            <w:tcBorders>
              <w:top w:val="nil"/>
              <w:left w:val="nil"/>
              <w:bottom w:val="nil"/>
              <w:right w:val="nil"/>
            </w:tcBorders>
            <w:shd w:val="clear" w:color="auto" w:fill="auto"/>
            <w:noWrap/>
            <w:vAlign w:val="center"/>
          </w:tcPr>
          <w:p w14:paraId="5F48DAE3" w14:textId="79BA9A6A" w:rsidR="00305513" w:rsidRPr="00305513" w:rsidRDefault="00305513" w:rsidP="0030551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nil"/>
              <w:left w:val="nil"/>
              <w:bottom w:val="nil"/>
              <w:right w:val="nil"/>
            </w:tcBorders>
            <w:shd w:val="clear" w:color="auto" w:fill="auto"/>
            <w:noWrap/>
            <w:vAlign w:val="center"/>
          </w:tcPr>
          <w:p w14:paraId="090227E9" w14:textId="7D626E76" w:rsidR="00305513" w:rsidRPr="00305513" w:rsidRDefault="004C02D1" w:rsidP="00305513">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0.06, p = 0.781</w:t>
            </w:r>
            <w:r w:rsidR="00305513" w:rsidRPr="00305513">
              <w:rPr>
                <w:rFonts w:ascii="Arial" w:eastAsia="Times New Roman" w:hAnsi="Arial" w:cs="Arial"/>
                <w:sz w:val="16"/>
                <w:szCs w:val="16"/>
                <w:lang w:val="es-ES" w:eastAsia="es-ES"/>
              </w:rPr>
              <w:t>, n = 28</w:t>
            </w:r>
          </w:p>
        </w:tc>
        <w:tc>
          <w:tcPr>
            <w:tcW w:w="2410" w:type="dxa"/>
            <w:tcBorders>
              <w:top w:val="nil"/>
              <w:left w:val="nil"/>
              <w:bottom w:val="nil"/>
              <w:right w:val="nil"/>
            </w:tcBorders>
            <w:shd w:val="clear" w:color="auto" w:fill="auto"/>
            <w:noWrap/>
            <w:vAlign w:val="center"/>
          </w:tcPr>
          <w:p w14:paraId="32C1C945" w14:textId="4697613B" w:rsidR="00305513" w:rsidRPr="00305513" w:rsidRDefault="00305513" w:rsidP="004C02D1">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4C02D1">
              <w:rPr>
                <w:rFonts w:ascii="Arial" w:eastAsia="Times New Roman" w:hAnsi="Arial" w:cs="Arial"/>
                <w:sz w:val="16"/>
                <w:szCs w:val="16"/>
                <w:lang w:val="es-ES" w:eastAsia="es-ES"/>
              </w:rPr>
              <w:t>24</w:t>
            </w:r>
            <w:r w:rsidRPr="00305513">
              <w:rPr>
                <w:rFonts w:ascii="Arial" w:eastAsia="Times New Roman" w:hAnsi="Arial" w:cs="Arial"/>
                <w:sz w:val="16"/>
                <w:szCs w:val="16"/>
                <w:lang w:val="es-ES" w:eastAsia="es-ES"/>
              </w:rPr>
              <w:t>, p = 0.</w:t>
            </w:r>
            <w:r w:rsidR="004C02D1">
              <w:rPr>
                <w:rFonts w:ascii="Arial" w:eastAsia="Times New Roman" w:hAnsi="Arial" w:cs="Arial"/>
                <w:sz w:val="16"/>
                <w:szCs w:val="16"/>
                <w:lang w:val="es-ES" w:eastAsia="es-ES"/>
              </w:rPr>
              <w:t>902</w:t>
            </w:r>
            <w:r w:rsidRPr="00305513">
              <w:rPr>
                <w:rFonts w:ascii="Arial" w:eastAsia="Times New Roman" w:hAnsi="Arial" w:cs="Arial"/>
                <w:sz w:val="16"/>
                <w:szCs w:val="16"/>
                <w:lang w:val="es-ES" w:eastAsia="es-ES"/>
              </w:rPr>
              <w:t>, n = 28</w:t>
            </w:r>
          </w:p>
        </w:tc>
        <w:tc>
          <w:tcPr>
            <w:tcW w:w="2580" w:type="dxa"/>
            <w:tcBorders>
              <w:top w:val="nil"/>
              <w:left w:val="nil"/>
              <w:bottom w:val="nil"/>
              <w:right w:val="nil"/>
            </w:tcBorders>
            <w:shd w:val="clear" w:color="auto" w:fill="auto"/>
            <w:noWrap/>
            <w:vAlign w:val="center"/>
          </w:tcPr>
          <w:p w14:paraId="4F533BAD" w14:textId="3F4836AF" w:rsidR="00305513" w:rsidRPr="00305513" w:rsidRDefault="00305513" w:rsidP="00262D32">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sidR="00262D32">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0.0</w:t>
            </w:r>
            <w:r w:rsidR="00262D32">
              <w:rPr>
                <w:rFonts w:ascii="Arial" w:eastAsia="Times New Roman" w:hAnsi="Arial" w:cs="Arial"/>
                <w:sz w:val="16"/>
                <w:szCs w:val="16"/>
                <w:lang w:val="es-ES" w:eastAsia="es-ES"/>
              </w:rPr>
              <w:t>2</w:t>
            </w:r>
            <w:r w:rsidRPr="00305513">
              <w:rPr>
                <w:rFonts w:ascii="Arial" w:eastAsia="Times New Roman" w:hAnsi="Arial" w:cs="Arial"/>
                <w:sz w:val="16"/>
                <w:szCs w:val="16"/>
                <w:lang w:val="es-ES" w:eastAsia="es-ES"/>
              </w:rPr>
              <w:t>, p = 0.9</w:t>
            </w:r>
            <w:r w:rsidR="00262D32">
              <w:rPr>
                <w:rFonts w:ascii="Arial" w:eastAsia="Times New Roman" w:hAnsi="Arial" w:cs="Arial"/>
                <w:sz w:val="16"/>
                <w:szCs w:val="16"/>
                <w:lang w:val="es-ES" w:eastAsia="es-ES"/>
              </w:rPr>
              <w:t>14</w:t>
            </w:r>
            <w:r w:rsidRPr="00305513">
              <w:rPr>
                <w:rFonts w:ascii="Arial" w:eastAsia="Times New Roman" w:hAnsi="Arial" w:cs="Arial"/>
                <w:sz w:val="16"/>
                <w:szCs w:val="16"/>
                <w:lang w:val="es-ES" w:eastAsia="es-ES"/>
              </w:rPr>
              <w:t>, n = 28</w:t>
            </w:r>
          </w:p>
        </w:tc>
      </w:tr>
      <w:tr w:rsidR="00305513" w:rsidRPr="004C02D1" w14:paraId="3D7DF457" w14:textId="77777777" w:rsidTr="00305513">
        <w:trPr>
          <w:trHeight w:val="239"/>
        </w:trPr>
        <w:tc>
          <w:tcPr>
            <w:tcW w:w="1560" w:type="dxa"/>
            <w:tcBorders>
              <w:top w:val="nil"/>
              <w:left w:val="nil"/>
              <w:bottom w:val="nil"/>
              <w:right w:val="nil"/>
            </w:tcBorders>
            <w:shd w:val="clear" w:color="auto" w:fill="auto"/>
            <w:noWrap/>
            <w:vAlign w:val="center"/>
          </w:tcPr>
          <w:p w14:paraId="55AFB688" w14:textId="7FB20B07" w:rsidR="00305513" w:rsidRPr="00305513" w:rsidRDefault="00305513" w:rsidP="0030551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Water</w:t>
            </w:r>
            <w:proofErr w:type="spellEnd"/>
            <w:r w:rsidRPr="00305513">
              <w:rPr>
                <w:rFonts w:ascii="Arial" w:eastAsia="Times New Roman" w:hAnsi="Arial" w:cs="Arial"/>
                <w:sz w:val="16"/>
                <w:szCs w:val="16"/>
                <w:lang w:val="es-ES" w:eastAsia="es-ES"/>
              </w:rPr>
              <w:t xml:space="preserve"> </w:t>
            </w:r>
            <w:proofErr w:type="spellStart"/>
            <w:r w:rsidRPr="00305513">
              <w:rPr>
                <w:rFonts w:ascii="Arial" w:eastAsia="Times New Roman" w:hAnsi="Arial" w:cs="Arial"/>
                <w:sz w:val="16"/>
                <w:szCs w:val="16"/>
                <w:lang w:val="es-ES" w:eastAsia="es-ES"/>
              </w:rPr>
              <w:t>flow</w:t>
            </w:r>
            <w:proofErr w:type="spellEnd"/>
          </w:p>
        </w:tc>
        <w:tc>
          <w:tcPr>
            <w:tcW w:w="2409" w:type="dxa"/>
            <w:tcBorders>
              <w:top w:val="nil"/>
              <w:left w:val="nil"/>
              <w:bottom w:val="nil"/>
              <w:right w:val="nil"/>
            </w:tcBorders>
            <w:shd w:val="clear" w:color="auto" w:fill="auto"/>
            <w:noWrap/>
            <w:vAlign w:val="center"/>
          </w:tcPr>
          <w:p w14:paraId="50FA71D2" w14:textId="271EE995" w:rsidR="00305513" w:rsidRPr="0079369F" w:rsidRDefault="004C02D1" w:rsidP="0079369F">
            <w:pPr>
              <w:spacing w:after="0" w:line="240" w:lineRule="auto"/>
              <w:rPr>
                <w:rFonts w:ascii="Arial" w:eastAsia="Times New Roman" w:hAnsi="Arial" w:cs="Arial"/>
                <w:sz w:val="16"/>
                <w:szCs w:val="16"/>
                <w:lang w:val="en-US" w:eastAsia="es-ES"/>
              </w:rPr>
            </w:pPr>
            <w:r w:rsidRPr="0079369F">
              <w:rPr>
                <w:rFonts w:ascii="Arial" w:eastAsia="Times New Roman" w:hAnsi="Arial" w:cs="Arial"/>
                <w:sz w:val="16"/>
                <w:szCs w:val="16"/>
                <w:lang w:val="en-US" w:eastAsia="es-ES"/>
              </w:rPr>
              <w:t xml:space="preserve">r = </w:t>
            </w:r>
            <w:r w:rsidR="0079369F" w:rsidRPr="0079369F">
              <w:rPr>
                <w:rFonts w:ascii="Arial" w:eastAsia="Times New Roman" w:hAnsi="Arial" w:cs="Arial"/>
                <w:sz w:val="16"/>
                <w:szCs w:val="16"/>
                <w:lang w:val="en-US" w:eastAsia="es-ES"/>
              </w:rPr>
              <w:t>-</w:t>
            </w:r>
            <w:r w:rsidRPr="0079369F">
              <w:rPr>
                <w:rFonts w:ascii="Arial" w:eastAsia="Times New Roman" w:hAnsi="Arial" w:cs="Arial"/>
                <w:sz w:val="16"/>
                <w:szCs w:val="16"/>
                <w:lang w:val="en-US" w:eastAsia="es-ES"/>
              </w:rPr>
              <w:t>0.</w:t>
            </w:r>
            <w:r w:rsidR="0079369F" w:rsidRPr="0079369F">
              <w:rPr>
                <w:rFonts w:ascii="Arial" w:eastAsia="Times New Roman" w:hAnsi="Arial" w:cs="Arial"/>
                <w:sz w:val="16"/>
                <w:szCs w:val="16"/>
                <w:lang w:val="en-US" w:eastAsia="es-ES"/>
              </w:rPr>
              <w:t>07</w:t>
            </w:r>
            <w:r w:rsidRPr="0079369F">
              <w:rPr>
                <w:rFonts w:ascii="Arial" w:eastAsia="Times New Roman" w:hAnsi="Arial" w:cs="Arial"/>
                <w:sz w:val="16"/>
                <w:szCs w:val="16"/>
                <w:lang w:val="en-US" w:eastAsia="es-ES"/>
              </w:rPr>
              <w:t xml:space="preserve">, p </w:t>
            </w:r>
            <w:r w:rsidR="0079369F" w:rsidRPr="0079369F">
              <w:rPr>
                <w:rFonts w:ascii="Arial" w:eastAsia="Times New Roman" w:hAnsi="Arial" w:cs="Arial"/>
                <w:sz w:val="16"/>
                <w:szCs w:val="16"/>
                <w:lang w:val="en-US" w:eastAsia="es-ES"/>
              </w:rPr>
              <w:t>=</w:t>
            </w:r>
            <w:r w:rsidR="00305513" w:rsidRPr="0079369F">
              <w:rPr>
                <w:rFonts w:ascii="Arial" w:eastAsia="Times New Roman" w:hAnsi="Arial" w:cs="Arial"/>
                <w:sz w:val="16"/>
                <w:szCs w:val="16"/>
                <w:lang w:val="en-US" w:eastAsia="es-ES"/>
              </w:rPr>
              <w:t xml:space="preserve"> 0.</w:t>
            </w:r>
            <w:r w:rsidR="0079369F" w:rsidRPr="0079369F">
              <w:rPr>
                <w:rFonts w:ascii="Arial" w:eastAsia="Times New Roman" w:hAnsi="Arial" w:cs="Arial"/>
                <w:sz w:val="16"/>
                <w:szCs w:val="16"/>
                <w:lang w:val="en-US" w:eastAsia="es-ES"/>
              </w:rPr>
              <w:t>675</w:t>
            </w:r>
            <w:r w:rsidRPr="0079369F">
              <w:rPr>
                <w:rFonts w:ascii="Arial" w:eastAsia="Times New Roman" w:hAnsi="Arial" w:cs="Arial"/>
                <w:sz w:val="16"/>
                <w:szCs w:val="16"/>
                <w:lang w:val="en-US" w:eastAsia="es-ES"/>
              </w:rPr>
              <w:t xml:space="preserve">, n = </w:t>
            </w:r>
            <w:r w:rsidR="0079369F" w:rsidRPr="0079369F">
              <w:rPr>
                <w:rFonts w:ascii="Arial" w:eastAsia="Times New Roman" w:hAnsi="Arial" w:cs="Arial"/>
                <w:sz w:val="16"/>
                <w:szCs w:val="16"/>
                <w:lang w:val="en-US" w:eastAsia="es-ES"/>
              </w:rPr>
              <w:t>3</w:t>
            </w:r>
            <w:r w:rsidR="00305513" w:rsidRPr="0079369F">
              <w:rPr>
                <w:rFonts w:ascii="Arial" w:eastAsia="Times New Roman" w:hAnsi="Arial" w:cs="Arial"/>
                <w:sz w:val="16"/>
                <w:szCs w:val="16"/>
                <w:lang w:val="en-US" w:eastAsia="es-ES"/>
              </w:rPr>
              <w:t>5</w:t>
            </w:r>
          </w:p>
        </w:tc>
        <w:tc>
          <w:tcPr>
            <w:tcW w:w="2410" w:type="dxa"/>
            <w:tcBorders>
              <w:top w:val="nil"/>
              <w:left w:val="nil"/>
              <w:bottom w:val="nil"/>
              <w:right w:val="nil"/>
            </w:tcBorders>
            <w:shd w:val="clear" w:color="auto" w:fill="auto"/>
            <w:noWrap/>
            <w:vAlign w:val="center"/>
          </w:tcPr>
          <w:p w14:paraId="32ED6D24" w14:textId="348992BE" w:rsidR="00305513" w:rsidRPr="004C02D1" w:rsidRDefault="00262D32" w:rsidP="00262D32">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 xml:space="preserve">r = </w:t>
            </w:r>
            <w:r w:rsidR="00305513" w:rsidRPr="004C02D1">
              <w:rPr>
                <w:rFonts w:ascii="Arial" w:eastAsia="Times New Roman" w:hAnsi="Arial" w:cs="Arial"/>
                <w:sz w:val="16"/>
                <w:szCs w:val="16"/>
                <w:lang w:val="en-US" w:eastAsia="es-ES"/>
              </w:rPr>
              <w:t>0.</w:t>
            </w:r>
            <w:r w:rsidR="0079369F">
              <w:rPr>
                <w:rFonts w:ascii="Arial" w:eastAsia="Times New Roman" w:hAnsi="Arial" w:cs="Arial"/>
                <w:sz w:val="16"/>
                <w:szCs w:val="16"/>
                <w:lang w:val="en-US" w:eastAsia="es-ES"/>
              </w:rPr>
              <w:t>2</w:t>
            </w:r>
            <w:r>
              <w:rPr>
                <w:rFonts w:ascii="Arial" w:eastAsia="Times New Roman" w:hAnsi="Arial" w:cs="Arial"/>
                <w:sz w:val="16"/>
                <w:szCs w:val="16"/>
                <w:lang w:val="en-US" w:eastAsia="es-ES"/>
              </w:rPr>
              <w:t>0</w:t>
            </w:r>
            <w:r w:rsidR="00305513" w:rsidRPr="004C02D1">
              <w:rPr>
                <w:rFonts w:ascii="Arial" w:eastAsia="Times New Roman" w:hAnsi="Arial" w:cs="Arial"/>
                <w:sz w:val="16"/>
                <w:szCs w:val="16"/>
                <w:lang w:val="en-US" w:eastAsia="es-ES"/>
              </w:rPr>
              <w:t>, p = 0.</w:t>
            </w:r>
            <w:r>
              <w:rPr>
                <w:rFonts w:ascii="Arial" w:eastAsia="Times New Roman" w:hAnsi="Arial" w:cs="Arial"/>
                <w:sz w:val="16"/>
                <w:szCs w:val="16"/>
                <w:lang w:val="en-US" w:eastAsia="es-ES"/>
              </w:rPr>
              <w:t>2</w:t>
            </w:r>
            <w:r w:rsidR="0079369F">
              <w:rPr>
                <w:rFonts w:ascii="Arial" w:eastAsia="Times New Roman" w:hAnsi="Arial" w:cs="Arial"/>
                <w:sz w:val="16"/>
                <w:szCs w:val="16"/>
                <w:lang w:val="en-US" w:eastAsia="es-ES"/>
              </w:rPr>
              <w:t>39</w:t>
            </w:r>
            <w:r w:rsidR="00305513" w:rsidRPr="004C02D1">
              <w:rPr>
                <w:rFonts w:ascii="Arial" w:eastAsia="Times New Roman" w:hAnsi="Arial" w:cs="Arial"/>
                <w:sz w:val="16"/>
                <w:szCs w:val="16"/>
                <w:lang w:val="en-US" w:eastAsia="es-ES"/>
              </w:rPr>
              <w:t xml:space="preserve">, n = </w:t>
            </w:r>
            <w:r>
              <w:rPr>
                <w:rFonts w:ascii="Arial" w:eastAsia="Times New Roman" w:hAnsi="Arial" w:cs="Arial"/>
                <w:sz w:val="16"/>
                <w:szCs w:val="16"/>
                <w:lang w:val="en-US" w:eastAsia="es-ES"/>
              </w:rPr>
              <w:t>3</w:t>
            </w:r>
            <w:r w:rsidR="0079369F">
              <w:rPr>
                <w:rFonts w:ascii="Arial" w:eastAsia="Times New Roman" w:hAnsi="Arial" w:cs="Arial"/>
                <w:sz w:val="16"/>
                <w:szCs w:val="16"/>
                <w:lang w:val="en-US" w:eastAsia="es-ES"/>
              </w:rPr>
              <w:t>5</w:t>
            </w:r>
          </w:p>
        </w:tc>
        <w:tc>
          <w:tcPr>
            <w:tcW w:w="2580" w:type="dxa"/>
            <w:tcBorders>
              <w:top w:val="nil"/>
              <w:left w:val="nil"/>
              <w:bottom w:val="nil"/>
              <w:right w:val="nil"/>
            </w:tcBorders>
            <w:shd w:val="clear" w:color="auto" w:fill="auto"/>
            <w:noWrap/>
            <w:vAlign w:val="center"/>
          </w:tcPr>
          <w:p w14:paraId="5980CE7A" w14:textId="301D8608" w:rsidR="00305513" w:rsidRPr="004C02D1" w:rsidRDefault="00305513" w:rsidP="002B742B">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r</w:t>
            </w:r>
            <w:r w:rsidR="002B742B">
              <w:rPr>
                <w:rFonts w:ascii="Arial" w:eastAsia="Times New Roman" w:hAnsi="Arial" w:cs="Arial"/>
                <w:sz w:val="16"/>
                <w:szCs w:val="16"/>
                <w:lang w:val="en-US" w:eastAsia="es-ES"/>
              </w:rPr>
              <w:t xml:space="preserve"> = 0.10</w:t>
            </w:r>
            <w:r w:rsidRPr="004C02D1">
              <w:rPr>
                <w:rFonts w:ascii="Arial" w:eastAsia="Times New Roman" w:hAnsi="Arial" w:cs="Arial"/>
                <w:sz w:val="16"/>
                <w:szCs w:val="16"/>
                <w:lang w:val="en-US" w:eastAsia="es-ES"/>
              </w:rPr>
              <w:t>, p = 0.</w:t>
            </w:r>
            <w:r w:rsidR="002B742B">
              <w:rPr>
                <w:rFonts w:ascii="Arial" w:eastAsia="Times New Roman" w:hAnsi="Arial" w:cs="Arial"/>
                <w:sz w:val="16"/>
                <w:szCs w:val="16"/>
                <w:lang w:val="en-US" w:eastAsia="es-ES"/>
              </w:rPr>
              <w:t>570</w:t>
            </w:r>
            <w:r w:rsidRPr="004C02D1">
              <w:rPr>
                <w:rFonts w:ascii="Arial" w:eastAsia="Times New Roman" w:hAnsi="Arial" w:cs="Arial"/>
                <w:sz w:val="16"/>
                <w:szCs w:val="16"/>
                <w:lang w:val="en-US" w:eastAsia="es-ES"/>
              </w:rPr>
              <w:t>, n = 35</w:t>
            </w:r>
          </w:p>
        </w:tc>
      </w:tr>
      <w:tr w:rsidR="00305513" w:rsidRPr="00262D32" w14:paraId="5BCC01AF" w14:textId="77777777" w:rsidTr="00305513">
        <w:trPr>
          <w:trHeight w:val="185"/>
        </w:trPr>
        <w:tc>
          <w:tcPr>
            <w:tcW w:w="1560" w:type="dxa"/>
            <w:tcBorders>
              <w:top w:val="nil"/>
              <w:left w:val="nil"/>
              <w:bottom w:val="nil"/>
              <w:right w:val="nil"/>
            </w:tcBorders>
            <w:shd w:val="clear" w:color="auto" w:fill="auto"/>
            <w:noWrap/>
            <w:vAlign w:val="center"/>
          </w:tcPr>
          <w:p w14:paraId="783C019C" w14:textId="3BDF64DA" w:rsidR="00305513" w:rsidRPr="004C02D1" w:rsidRDefault="00305513" w:rsidP="00305513">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Water level*</w:t>
            </w:r>
          </w:p>
        </w:tc>
        <w:tc>
          <w:tcPr>
            <w:tcW w:w="2409" w:type="dxa"/>
            <w:tcBorders>
              <w:top w:val="nil"/>
              <w:left w:val="nil"/>
              <w:bottom w:val="nil"/>
              <w:right w:val="nil"/>
            </w:tcBorders>
            <w:shd w:val="clear" w:color="auto" w:fill="auto"/>
            <w:noWrap/>
            <w:vAlign w:val="center"/>
          </w:tcPr>
          <w:p w14:paraId="3116A8BF" w14:textId="58F2CCF4" w:rsidR="00305513" w:rsidRPr="004C02D1" w:rsidRDefault="00305513" w:rsidP="0079369F">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 xml:space="preserve">r </w:t>
            </w:r>
            <w:r w:rsidR="0079369F">
              <w:rPr>
                <w:rFonts w:ascii="Arial" w:eastAsia="Times New Roman" w:hAnsi="Arial" w:cs="Arial"/>
                <w:sz w:val="16"/>
                <w:szCs w:val="16"/>
                <w:lang w:val="en-US" w:eastAsia="es-ES"/>
              </w:rPr>
              <w:t>= -0.05</w:t>
            </w:r>
            <w:r w:rsidRPr="004C02D1">
              <w:rPr>
                <w:rFonts w:ascii="Arial" w:eastAsia="Times New Roman" w:hAnsi="Arial" w:cs="Arial"/>
                <w:sz w:val="16"/>
                <w:szCs w:val="16"/>
                <w:lang w:val="en-US" w:eastAsia="es-ES"/>
              </w:rPr>
              <w:t>, p = 0.</w:t>
            </w:r>
            <w:r w:rsidR="0079369F">
              <w:rPr>
                <w:rFonts w:ascii="Arial" w:eastAsia="Times New Roman" w:hAnsi="Arial" w:cs="Arial"/>
                <w:sz w:val="16"/>
                <w:szCs w:val="16"/>
                <w:lang w:val="en-US" w:eastAsia="es-ES"/>
              </w:rPr>
              <w:t>802</w:t>
            </w:r>
            <w:r w:rsidRPr="004C02D1">
              <w:rPr>
                <w:rFonts w:ascii="Arial" w:eastAsia="Times New Roman" w:hAnsi="Arial" w:cs="Arial"/>
                <w:sz w:val="16"/>
                <w:szCs w:val="16"/>
                <w:lang w:val="en-US" w:eastAsia="es-ES"/>
              </w:rPr>
              <w:t xml:space="preserve">, n = </w:t>
            </w:r>
            <w:r w:rsidR="0079369F">
              <w:rPr>
                <w:rFonts w:ascii="Arial" w:eastAsia="Times New Roman" w:hAnsi="Arial" w:cs="Arial"/>
                <w:sz w:val="16"/>
                <w:szCs w:val="16"/>
                <w:lang w:val="en-US" w:eastAsia="es-ES"/>
              </w:rPr>
              <w:t>32</w:t>
            </w:r>
          </w:p>
        </w:tc>
        <w:tc>
          <w:tcPr>
            <w:tcW w:w="2410" w:type="dxa"/>
            <w:tcBorders>
              <w:top w:val="nil"/>
              <w:left w:val="nil"/>
              <w:bottom w:val="nil"/>
              <w:right w:val="nil"/>
            </w:tcBorders>
            <w:shd w:val="clear" w:color="auto" w:fill="auto"/>
            <w:noWrap/>
            <w:vAlign w:val="center"/>
          </w:tcPr>
          <w:p w14:paraId="4D547097" w14:textId="47B41B3C" w:rsidR="00305513" w:rsidRPr="00262D32" w:rsidRDefault="00305513" w:rsidP="00262D32">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r</w:t>
            </w:r>
            <w:r w:rsidR="00262D32">
              <w:rPr>
                <w:rFonts w:ascii="Arial" w:eastAsia="Times New Roman" w:hAnsi="Arial" w:cs="Arial"/>
                <w:sz w:val="16"/>
                <w:szCs w:val="16"/>
                <w:lang w:val="en-US" w:eastAsia="es-ES"/>
              </w:rPr>
              <w:t xml:space="preserve"> = 0.10</w:t>
            </w:r>
            <w:r w:rsidRPr="004C02D1">
              <w:rPr>
                <w:rFonts w:ascii="Arial" w:eastAsia="Times New Roman" w:hAnsi="Arial" w:cs="Arial"/>
                <w:sz w:val="16"/>
                <w:szCs w:val="16"/>
                <w:lang w:val="en-US" w:eastAsia="es-ES"/>
              </w:rPr>
              <w:t>, p = 0.</w:t>
            </w:r>
            <w:r w:rsidR="00262D32">
              <w:rPr>
                <w:rFonts w:ascii="Arial" w:eastAsia="Times New Roman" w:hAnsi="Arial" w:cs="Arial"/>
                <w:sz w:val="16"/>
                <w:szCs w:val="16"/>
                <w:lang w:val="en-US" w:eastAsia="es-ES"/>
              </w:rPr>
              <w:t>600</w:t>
            </w:r>
            <w:r w:rsidRPr="004C02D1">
              <w:rPr>
                <w:rFonts w:ascii="Arial" w:eastAsia="Times New Roman" w:hAnsi="Arial" w:cs="Arial"/>
                <w:sz w:val="16"/>
                <w:szCs w:val="16"/>
                <w:lang w:val="en-US" w:eastAsia="es-ES"/>
              </w:rPr>
              <w:t xml:space="preserve">, </w:t>
            </w:r>
            <w:r w:rsidRPr="00262D32">
              <w:rPr>
                <w:rFonts w:ascii="Arial" w:eastAsia="Times New Roman" w:hAnsi="Arial" w:cs="Arial"/>
                <w:sz w:val="16"/>
                <w:szCs w:val="16"/>
                <w:lang w:val="en-US" w:eastAsia="es-ES"/>
              </w:rPr>
              <w:t>n = 3</w:t>
            </w:r>
            <w:r w:rsidR="00262D32">
              <w:rPr>
                <w:rFonts w:ascii="Arial" w:eastAsia="Times New Roman" w:hAnsi="Arial" w:cs="Arial"/>
                <w:sz w:val="16"/>
                <w:szCs w:val="16"/>
                <w:lang w:val="en-US" w:eastAsia="es-ES"/>
              </w:rPr>
              <w:t>2</w:t>
            </w:r>
          </w:p>
        </w:tc>
        <w:tc>
          <w:tcPr>
            <w:tcW w:w="2580" w:type="dxa"/>
            <w:tcBorders>
              <w:top w:val="nil"/>
              <w:left w:val="nil"/>
              <w:bottom w:val="nil"/>
              <w:right w:val="nil"/>
            </w:tcBorders>
            <w:shd w:val="clear" w:color="auto" w:fill="auto"/>
            <w:noWrap/>
            <w:vAlign w:val="center"/>
          </w:tcPr>
          <w:p w14:paraId="3B703C74" w14:textId="4C6B9E8C" w:rsidR="00305513" w:rsidRPr="00262D32" w:rsidRDefault="00305513" w:rsidP="002B742B">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r = 0.11, p = 0.5</w:t>
            </w:r>
            <w:r w:rsidR="002B742B">
              <w:rPr>
                <w:rFonts w:ascii="Arial" w:eastAsia="Times New Roman" w:hAnsi="Arial" w:cs="Arial"/>
                <w:sz w:val="16"/>
                <w:szCs w:val="16"/>
                <w:lang w:val="en-US" w:eastAsia="es-ES"/>
              </w:rPr>
              <w:t>49</w:t>
            </w:r>
            <w:r w:rsidRPr="00262D32">
              <w:rPr>
                <w:rFonts w:ascii="Arial" w:eastAsia="Times New Roman" w:hAnsi="Arial" w:cs="Arial"/>
                <w:sz w:val="16"/>
                <w:szCs w:val="16"/>
                <w:lang w:val="en-US" w:eastAsia="es-ES"/>
              </w:rPr>
              <w:t>, n = 3</w:t>
            </w:r>
            <w:r w:rsidR="002B742B">
              <w:rPr>
                <w:rFonts w:ascii="Arial" w:eastAsia="Times New Roman" w:hAnsi="Arial" w:cs="Arial"/>
                <w:sz w:val="16"/>
                <w:szCs w:val="16"/>
                <w:lang w:val="en-US" w:eastAsia="es-ES"/>
              </w:rPr>
              <w:t>2</w:t>
            </w:r>
          </w:p>
        </w:tc>
      </w:tr>
      <w:tr w:rsidR="00305513" w:rsidRPr="002B742B" w14:paraId="1527B83D" w14:textId="77777777" w:rsidTr="00305513">
        <w:trPr>
          <w:trHeight w:val="185"/>
        </w:trPr>
        <w:tc>
          <w:tcPr>
            <w:tcW w:w="1560" w:type="dxa"/>
            <w:tcBorders>
              <w:top w:val="nil"/>
              <w:left w:val="nil"/>
              <w:bottom w:val="nil"/>
              <w:right w:val="nil"/>
            </w:tcBorders>
            <w:shd w:val="clear" w:color="auto" w:fill="auto"/>
            <w:noWrap/>
            <w:vAlign w:val="center"/>
          </w:tcPr>
          <w:p w14:paraId="3C6984B8" w14:textId="3BFE5D30" w:rsidR="00305513" w:rsidRPr="00262D32" w:rsidRDefault="00305513" w:rsidP="00305513">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37156122" w14:textId="75D0B264" w:rsidR="00305513" w:rsidRPr="00262D32" w:rsidRDefault="004C02D1" w:rsidP="004C02D1">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r = -0.12</w:t>
            </w:r>
            <w:r w:rsidR="00305513" w:rsidRPr="00262D32">
              <w:rPr>
                <w:rFonts w:ascii="Arial" w:eastAsia="Times New Roman" w:hAnsi="Arial" w:cs="Arial"/>
                <w:sz w:val="16"/>
                <w:szCs w:val="16"/>
                <w:lang w:val="en-US" w:eastAsia="es-ES"/>
              </w:rPr>
              <w:t>, p = 0.</w:t>
            </w:r>
            <w:r w:rsidRPr="00262D32">
              <w:rPr>
                <w:rFonts w:ascii="Arial" w:eastAsia="Times New Roman" w:hAnsi="Arial" w:cs="Arial"/>
                <w:sz w:val="16"/>
                <w:szCs w:val="16"/>
                <w:lang w:val="en-US" w:eastAsia="es-ES"/>
              </w:rPr>
              <w:t>406</w:t>
            </w:r>
            <w:r w:rsidR="00305513" w:rsidRPr="00262D32">
              <w:rPr>
                <w:rFonts w:ascii="Arial" w:eastAsia="Times New Roman" w:hAnsi="Arial" w:cs="Arial"/>
                <w:sz w:val="16"/>
                <w:szCs w:val="16"/>
                <w:lang w:val="en-US" w:eastAsia="es-ES"/>
              </w:rPr>
              <w:t>, n = 54</w:t>
            </w:r>
          </w:p>
        </w:tc>
        <w:tc>
          <w:tcPr>
            <w:tcW w:w="2410" w:type="dxa"/>
            <w:tcBorders>
              <w:top w:val="nil"/>
              <w:left w:val="nil"/>
              <w:bottom w:val="nil"/>
              <w:right w:val="nil"/>
            </w:tcBorders>
            <w:shd w:val="clear" w:color="auto" w:fill="auto"/>
            <w:noWrap/>
            <w:vAlign w:val="center"/>
          </w:tcPr>
          <w:p w14:paraId="4A3C2A78" w14:textId="517BDA45" w:rsidR="00305513" w:rsidRPr="00262D32" w:rsidRDefault="00262D32" w:rsidP="00262D32">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0.23</w:t>
            </w:r>
            <w:r w:rsidR="00305513" w:rsidRPr="00262D32">
              <w:rPr>
                <w:rFonts w:ascii="Arial" w:eastAsia="Times New Roman" w:hAnsi="Arial" w:cs="Arial"/>
                <w:sz w:val="16"/>
                <w:szCs w:val="16"/>
                <w:lang w:val="en-US" w:eastAsia="es-ES"/>
              </w:rPr>
              <w:t>, p = 0.</w:t>
            </w:r>
            <w:r>
              <w:rPr>
                <w:rFonts w:ascii="Arial" w:eastAsia="Times New Roman" w:hAnsi="Arial" w:cs="Arial"/>
                <w:sz w:val="16"/>
                <w:szCs w:val="16"/>
                <w:lang w:val="en-US" w:eastAsia="es-ES"/>
              </w:rPr>
              <w:t>095</w:t>
            </w:r>
            <w:r w:rsidR="00305513" w:rsidRPr="00262D32">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013624A0" w14:textId="71362C3C" w:rsidR="00305513" w:rsidRPr="002B742B" w:rsidRDefault="00305513" w:rsidP="002B742B">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r</w:t>
            </w:r>
            <w:r w:rsidR="002B742B">
              <w:rPr>
                <w:rFonts w:ascii="Arial" w:eastAsia="Times New Roman" w:hAnsi="Arial" w:cs="Arial"/>
                <w:sz w:val="16"/>
                <w:szCs w:val="16"/>
                <w:lang w:val="en-US" w:eastAsia="es-ES"/>
              </w:rPr>
              <w:t xml:space="preserve"> = 0.06</w:t>
            </w:r>
            <w:r w:rsidRPr="00262D32">
              <w:rPr>
                <w:rFonts w:ascii="Arial" w:eastAsia="Times New Roman" w:hAnsi="Arial" w:cs="Arial"/>
                <w:sz w:val="16"/>
                <w:szCs w:val="16"/>
                <w:lang w:val="en-US" w:eastAsia="es-ES"/>
              </w:rPr>
              <w:t>, p = 0.</w:t>
            </w:r>
            <w:r w:rsidR="002B742B">
              <w:rPr>
                <w:rFonts w:ascii="Arial" w:eastAsia="Times New Roman" w:hAnsi="Arial" w:cs="Arial"/>
                <w:sz w:val="16"/>
                <w:szCs w:val="16"/>
                <w:lang w:val="en-US" w:eastAsia="es-ES"/>
              </w:rPr>
              <w:t>676</w:t>
            </w:r>
            <w:r w:rsidRPr="00262D32">
              <w:rPr>
                <w:rFonts w:ascii="Arial" w:eastAsia="Times New Roman" w:hAnsi="Arial" w:cs="Arial"/>
                <w:sz w:val="16"/>
                <w:szCs w:val="16"/>
                <w:lang w:val="en-US" w:eastAsia="es-ES"/>
              </w:rPr>
              <w:t xml:space="preserve">, n </w:t>
            </w:r>
            <w:r w:rsidRPr="002B742B">
              <w:rPr>
                <w:rFonts w:ascii="Arial" w:eastAsia="Times New Roman" w:hAnsi="Arial" w:cs="Arial"/>
                <w:sz w:val="16"/>
                <w:szCs w:val="16"/>
                <w:lang w:val="en-US" w:eastAsia="es-ES"/>
              </w:rPr>
              <w:t>= 54</w:t>
            </w:r>
          </w:p>
        </w:tc>
      </w:tr>
      <w:tr w:rsidR="00305513" w:rsidRPr="002B742B" w14:paraId="7398FF2A" w14:textId="77777777" w:rsidTr="00305513">
        <w:trPr>
          <w:trHeight w:val="185"/>
        </w:trPr>
        <w:tc>
          <w:tcPr>
            <w:tcW w:w="1560" w:type="dxa"/>
            <w:tcBorders>
              <w:top w:val="nil"/>
              <w:left w:val="nil"/>
              <w:bottom w:val="nil"/>
              <w:right w:val="nil"/>
            </w:tcBorders>
            <w:shd w:val="clear" w:color="auto" w:fill="auto"/>
            <w:noWrap/>
            <w:vAlign w:val="center"/>
          </w:tcPr>
          <w:p w14:paraId="6E769510" w14:textId="5DFBA036" w:rsidR="00305513" w:rsidRPr="002B742B" w:rsidRDefault="00305513" w:rsidP="00305513">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56416BE4" w14:textId="0C544BF4" w:rsidR="00305513" w:rsidRPr="002B742B" w:rsidRDefault="004C02D1" w:rsidP="004C02D1">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r = -0.14</w:t>
            </w:r>
            <w:r w:rsidR="00305513" w:rsidRPr="002B742B">
              <w:rPr>
                <w:rFonts w:ascii="Arial" w:eastAsia="Times New Roman" w:hAnsi="Arial" w:cs="Arial"/>
                <w:sz w:val="16"/>
                <w:szCs w:val="16"/>
                <w:lang w:val="en-US" w:eastAsia="es-ES"/>
              </w:rPr>
              <w:t>, p = 0.</w:t>
            </w:r>
            <w:r w:rsidRPr="002B742B">
              <w:rPr>
                <w:rFonts w:ascii="Arial" w:eastAsia="Times New Roman" w:hAnsi="Arial" w:cs="Arial"/>
                <w:sz w:val="16"/>
                <w:szCs w:val="16"/>
                <w:lang w:val="en-US" w:eastAsia="es-ES"/>
              </w:rPr>
              <w:t>274, n = 65</w:t>
            </w:r>
          </w:p>
        </w:tc>
        <w:tc>
          <w:tcPr>
            <w:tcW w:w="2410" w:type="dxa"/>
            <w:tcBorders>
              <w:top w:val="nil"/>
              <w:left w:val="nil"/>
              <w:bottom w:val="nil"/>
              <w:right w:val="nil"/>
            </w:tcBorders>
            <w:shd w:val="clear" w:color="auto" w:fill="auto"/>
            <w:noWrap/>
            <w:vAlign w:val="center"/>
          </w:tcPr>
          <w:p w14:paraId="26D4E505" w14:textId="73C35381" w:rsidR="00305513" w:rsidRPr="002B742B" w:rsidRDefault="00262D32" w:rsidP="00262D32">
            <w:pPr>
              <w:spacing w:after="0" w:line="240" w:lineRule="auto"/>
              <w:rPr>
                <w:rFonts w:ascii="Arial" w:eastAsia="Times New Roman" w:hAnsi="Arial" w:cs="Arial"/>
                <w:b/>
                <w:sz w:val="16"/>
                <w:szCs w:val="16"/>
                <w:lang w:val="en-US" w:eastAsia="es-ES"/>
              </w:rPr>
            </w:pPr>
            <w:r w:rsidRPr="002B742B">
              <w:rPr>
                <w:rFonts w:ascii="Arial" w:eastAsia="Times New Roman" w:hAnsi="Arial" w:cs="Arial"/>
                <w:b/>
                <w:sz w:val="16"/>
                <w:szCs w:val="16"/>
                <w:lang w:val="en-US" w:eastAsia="es-ES"/>
              </w:rPr>
              <w:t>r = 0.2</w:t>
            </w:r>
            <w:r w:rsidR="00305513" w:rsidRPr="002B742B">
              <w:rPr>
                <w:rFonts w:ascii="Arial" w:eastAsia="Times New Roman" w:hAnsi="Arial" w:cs="Arial"/>
                <w:b/>
                <w:sz w:val="16"/>
                <w:szCs w:val="16"/>
                <w:lang w:val="en-US" w:eastAsia="es-ES"/>
              </w:rPr>
              <w:t>8, p = 0.</w:t>
            </w:r>
            <w:r w:rsidRPr="002B742B">
              <w:rPr>
                <w:rFonts w:ascii="Arial" w:eastAsia="Times New Roman" w:hAnsi="Arial" w:cs="Arial"/>
                <w:b/>
                <w:sz w:val="16"/>
                <w:szCs w:val="16"/>
                <w:lang w:val="en-US" w:eastAsia="es-ES"/>
              </w:rPr>
              <w:t>023</w:t>
            </w:r>
            <w:r w:rsidR="00305513" w:rsidRPr="002B742B">
              <w:rPr>
                <w:rFonts w:ascii="Arial" w:eastAsia="Times New Roman" w:hAnsi="Arial" w:cs="Arial"/>
                <w:b/>
                <w:sz w:val="16"/>
                <w:szCs w:val="16"/>
                <w:lang w:val="en-US" w:eastAsia="es-ES"/>
              </w:rPr>
              <w:t>, n = 6</w:t>
            </w:r>
            <w:r w:rsidRPr="002B742B">
              <w:rPr>
                <w:rFonts w:ascii="Arial" w:eastAsia="Times New Roman" w:hAnsi="Arial" w:cs="Arial"/>
                <w:b/>
                <w:sz w:val="16"/>
                <w:szCs w:val="16"/>
                <w:lang w:val="en-US" w:eastAsia="es-ES"/>
              </w:rPr>
              <w:t>5</w:t>
            </w:r>
          </w:p>
        </w:tc>
        <w:tc>
          <w:tcPr>
            <w:tcW w:w="2580" w:type="dxa"/>
            <w:tcBorders>
              <w:top w:val="nil"/>
              <w:left w:val="nil"/>
              <w:bottom w:val="nil"/>
              <w:right w:val="nil"/>
            </w:tcBorders>
            <w:shd w:val="clear" w:color="auto" w:fill="auto"/>
            <w:noWrap/>
            <w:vAlign w:val="center"/>
          </w:tcPr>
          <w:p w14:paraId="5062A677" w14:textId="342916C8" w:rsidR="00305513" w:rsidRPr="002B742B" w:rsidRDefault="00305513" w:rsidP="00BF1457">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r</w:t>
            </w:r>
            <w:r w:rsidR="00BF1457">
              <w:rPr>
                <w:rFonts w:ascii="Arial" w:eastAsia="Times New Roman" w:hAnsi="Arial" w:cs="Arial"/>
                <w:sz w:val="16"/>
                <w:szCs w:val="16"/>
                <w:lang w:val="en-US" w:eastAsia="es-ES"/>
              </w:rPr>
              <w:t xml:space="preserve"> = </w:t>
            </w:r>
            <w:r w:rsidRPr="002B742B">
              <w:rPr>
                <w:rFonts w:ascii="Arial" w:eastAsia="Times New Roman" w:hAnsi="Arial" w:cs="Arial"/>
                <w:sz w:val="16"/>
                <w:szCs w:val="16"/>
                <w:lang w:val="en-US" w:eastAsia="es-ES"/>
              </w:rPr>
              <w:t>0.0</w:t>
            </w:r>
            <w:r w:rsidR="00BF1457">
              <w:rPr>
                <w:rFonts w:ascii="Arial" w:eastAsia="Times New Roman" w:hAnsi="Arial" w:cs="Arial"/>
                <w:sz w:val="16"/>
                <w:szCs w:val="16"/>
                <w:lang w:val="en-US" w:eastAsia="es-ES"/>
              </w:rPr>
              <w:t>6</w:t>
            </w:r>
            <w:r w:rsidRPr="002B742B">
              <w:rPr>
                <w:rFonts w:ascii="Arial" w:eastAsia="Times New Roman" w:hAnsi="Arial" w:cs="Arial"/>
                <w:sz w:val="16"/>
                <w:szCs w:val="16"/>
                <w:lang w:val="en-US" w:eastAsia="es-ES"/>
              </w:rPr>
              <w:t>, p = 0.</w:t>
            </w:r>
            <w:r w:rsidR="00BF1457">
              <w:rPr>
                <w:rFonts w:ascii="Arial" w:eastAsia="Times New Roman" w:hAnsi="Arial" w:cs="Arial"/>
                <w:sz w:val="16"/>
                <w:szCs w:val="16"/>
                <w:lang w:val="en-US" w:eastAsia="es-ES"/>
              </w:rPr>
              <w:t>662</w:t>
            </w:r>
            <w:r w:rsidRPr="002B742B">
              <w:rPr>
                <w:rFonts w:ascii="Arial" w:eastAsia="Times New Roman" w:hAnsi="Arial" w:cs="Arial"/>
                <w:sz w:val="16"/>
                <w:szCs w:val="16"/>
                <w:lang w:val="en-US" w:eastAsia="es-ES"/>
              </w:rPr>
              <w:t>, n = 6</w:t>
            </w:r>
            <w:r w:rsidR="00BF1457">
              <w:rPr>
                <w:rFonts w:ascii="Arial" w:eastAsia="Times New Roman" w:hAnsi="Arial" w:cs="Arial"/>
                <w:sz w:val="16"/>
                <w:szCs w:val="16"/>
                <w:lang w:val="en-US" w:eastAsia="es-ES"/>
              </w:rPr>
              <w:t>5</w:t>
            </w:r>
          </w:p>
        </w:tc>
      </w:tr>
      <w:tr w:rsidR="00305513" w:rsidRPr="00305513" w14:paraId="41DB6874" w14:textId="77777777" w:rsidTr="00305513">
        <w:trPr>
          <w:trHeight w:val="176"/>
        </w:trPr>
        <w:tc>
          <w:tcPr>
            <w:tcW w:w="1560" w:type="dxa"/>
            <w:tcBorders>
              <w:top w:val="nil"/>
              <w:left w:val="nil"/>
              <w:right w:val="nil"/>
            </w:tcBorders>
            <w:shd w:val="clear" w:color="auto" w:fill="auto"/>
            <w:noWrap/>
            <w:vAlign w:val="center"/>
          </w:tcPr>
          <w:p w14:paraId="4F81E997" w14:textId="008E80D0" w:rsidR="00305513" w:rsidRPr="002B742B" w:rsidRDefault="00305513" w:rsidP="00305513">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SOI</w:t>
            </w:r>
          </w:p>
        </w:tc>
        <w:tc>
          <w:tcPr>
            <w:tcW w:w="2409" w:type="dxa"/>
            <w:tcBorders>
              <w:top w:val="nil"/>
              <w:left w:val="nil"/>
              <w:right w:val="nil"/>
            </w:tcBorders>
            <w:shd w:val="clear" w:color="auto" w:fill="auto"/>
            <w:noWrap/>
            <w:vAlign w:val="center"/>
          </w:tcPr>
          <w:p w14:paraId="45EB1F18" w14:textId="44A70B30" w:rsidR="00305513" w:rsidRPr="002B742B" w:rsidRDefault="004C02D1" w:rsidP="004C02D1">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r = 0.19</w:t>
            </w:r>
            <w:r w:rsidR="00305513" w:rsidRPr="002B742B">
              <w:rPr>
                <w:rFonts w:ascii="Arial" w:eastAsia="Times New Roman" w:hAnsi="Arial" w:cs="Arial"/>
                <w:sz w:val="16"/>
                <w:szCs w:val="16"/>
                <w:lang w:val="en-US" w:eastAsia="es-ES"/>
              </w:rPr>
              <w:t>, p = 0.</w:t>
            </w:r>
            <w:r w:rsidRPr="002B742B">
              <w:rPr>
                <w:rFonts w:ascii="Arial" w:eastAsia="Times New Roman" w:hAnsi="Arial" w:cs="Arial"/>
                <w:sz w:val="16"/>
                <w:szCs w:val="16"/>
                <w:lang w:val="en-US" w:eastAsia="es-ES"/>
              </w:rPr>
              <w:t>13</w:t>
            </w:r>
            <w:r w:rsidR="00305513" w:rsidRPr="002B742B">
              <w:rPr>
                <w:rFonts w:ascii="Arial" w:eastAsia="Times New Roman" w:hAnsi="Arial" w:cs="Arial"/>
                <w:sz w:val="16"/>
                <w:szCs w:val="16"/>
                <w:lang w:val="en-US" w:eastAsia="es-ES"/>
              </w:rPr>
              <w:t>7, n = 65</w:t>
            </w:r>
          </w:p>
        </w:tc>
        <w:tc>
          <w:tcPr>
            <w:tcW w:w="2410" w:type="dxa"/>
            <w:tcBorders>
              <w:top w:val="nil"/>
              <w:left w:val="nil"/>
              <w:right w:val="nil"/>
            </w:tcBorders>
            <w:shd w:val="clear" w:color="auto" w:fill="auto"/>
            <w:noWrap/>
            <w:vAlign w:val="center"/>
          </w:tcPr>
          <w:p w14:paraId="6814C25E" w14:textId="1E26B733" w:rsidR="00305513" w:rsidRPr="00305513" w:rsidRDefault="00262D32" w:rsidP="00305513">
            <w:pPr>
              <w:spacing w:after="0" w:line="240" w:lineRule="auto"/>
              <w:rPr>
                <w:rFonts w:ascii="Arial" w:eastAsia="Times New Roman" w:hAnsi="Arial" w:cs="Arial"/>
                <w:sz w:val="16"/>
                <w:szCs w:val="16"/>
                <w:lang w:val="es-ES" w:eastAsia="es-ES"/>
              </w:rPr>
            </w:pPr>
            <w:r w:rsidRPr="002B742B">
              <w:rPr>
                <w:rFonts w:ascii="Arial" w:eastAsia="Times New Roman" w:hAnsi="Arial" w:cs="Arial"/>
                <w:sz w:val="16"/>
                <w:szCs w:val="16"/>
                <w:lang w:val="en-US" w:eastAsia="es-ES"/>
              </w:rPr>
              <w:t xml:space="preserve">r </w:t>
            </w:r>
            <w:r w:rsidRPr="00C213D3">
              <w:rPr>
                <w:rFonts w:ascii="Arial" w:eastAsia="Times New Roman" w:hAnsi="Arial" w:cs="Arial"/>
                <w:sz w:val="16"/>
                <w:szCs w:val="16"/>
                <w:lang w:val="en-US" w:eastAsia="es-ES"/>
              </w:rPr>
              <w:t>= -</w:t>
            </w:r>
            <w:r>
              <w:rPr>
                <w:rFonts w:ascii="Arial" w:eastAsia="Times New Roman" w:hAnsi="Arial" w:cs="Arial"/>
                <w:sz w:val="16"/>
                <w:szCs w:val="16"/>
                <w:lang w:val="es-ES" w:eastAsia="es-ES"/>
              </w:rPr>
              <w:t>0.08, p = 0.540</w:t>
            </w:r>
            <w:r w:rsidR="00305513" w:rsidRPr="00305513">
              <w:rPr>
                <w:rFonts w:ascii="Arial" w:eastAsia="Times New Roman" w:hAnsi="Arial" w:cs="Arial"/>
                <w:sz w:val="16"/>
                <w:szCs w:val="16"/>
                <w:lang w:val="es-ES" w:eastAsia="es-ES"/>
              </w:rPr>
              <w:t>, n = 65</w:t>
            </w:r>
          </w:p>
        </w:tc>
        <w:tc>
          <w:tcPr>
            <w:tcW w:w="2580" w:type="dxa"/>
            <w:tcBorders>
              <w:top w:val="nil"/>
              <w:left w:val="nil"/>
              <w:right w:val="nil"/>
            </w:tcBorders>
            <w:shd w:val="clear" w:color="auto" w:fill="auto"/>
            <w:noWrap/>
            <w:vAlign w:val="center"/>
          </w:tcPr>
          <w:p w14:paraId="7F718A81" w14:textId="595A7293" w:rsidR="00305513" w:rsidRPr="00305513" w:rsidRDefault="00BF1457" w:rsidP="00BF1457">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 xml:space="preserve">r = </w:t>
            </w:r>
            <w:r w:rsidR="00305513" w:rsidRPr="00305513">
              <w:rPr>
                <w:rFonts w:ascii="Arial" w:eastAsia="Times New Roman" w:hAnsi="Arial" w:cs="Arial"/>
                <w:sz w:val="16"/>
                <w:szCs w:val="16"/>
                <w:lang w:val="es-ES" w:eastAsia="es-ES"/>
              </w:rPr>
              <w:t>0.</w:t>
            </w:r>
            <w:r>
              <w:rPr>
                <w:rFonts w:ascii="Arial" w:eastAsia="Times New Roman" w:hAnsi="Arial" w:cs="Arial"/>
                <w:sz w:val="16"/>
                <w:szCs w:val="16"/>
                <w:lang w:val="es-ES" w:eastAsia="es-ES"/>
              </w:rPr>
              <w:t>23</w:t>
            </w:r>
            <w:r w:rsidR="00305513"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064</w:t>
            </w:r>
            <w:r w:rsidR="00305513" w:rsidRPr="00305513">
              <w:rPr>
                <w:rFonts w:ascii="Arial" w:eastAsia="Times New Roman" w:hAnsi="Arial" w:cs="Arial"/>
                <w:sz w:val="16"/>
                <w:szCs w:val="16"/>
                <w:lang w:val="es-ES" w:eastAsia="es-ES"/>
              </w:rPr>
              <w:t>, n = 65</w:t>
            </w:r>
          </w:p>
        </w:tc>
      </w:tr>
      <w:tr w:rsidR="00305513" w:rsidRPr="00305513" w14:paraId="19A2B4FE" w14:textId="77777777" w:rsidTr="00827CB4">
        <w:tblPrEx>
          <w:tblW w:w="8959" w:type="dxa"/>
          <w:tblInd w:w="70" w:type="dxa"/>
          <w:tblCellMar>
            <w:left w:w="70" w:type="dxa"/>
            <w:right w:w="70" w:type="dxa"/>
          </w:tblCellMar>
          <w:tblPrExChange w:id="361" w:author="Autorizado" w:date="2019-08-14T15:39:00Z">
            <w:tblPrEx>
              <w:tblW w:w="8959" w:type="dxa"/>
              <w:tblInd w:w="70" w:type="dxa"/>
              <w:tblCellMar>
                <w:left w:w="70" w:type="dxa"/>
                <w:right w:w="70" w:type="dxa"/>
              </w:tblCellMar>
            </w:tblPrEx>
          </w:tblPrExChange>
        </w:tblPrEx>
        <w:trPr>
          <w:trHeight w:val="86"/>
          <w:trPrChange w:id="362" w:author="Autorizado" w:date="2019-08-14T15:39:00Z">
            <w:trPr>
              <w:trHeight w:val="86"/>
            </w:trPr>
          </w:trPrChange>
        </w:trPr>
        <w:tc>
          <w:tcPr>
            <w:tcW w:w="1560" w:type="dxa"/>
            <w:tcBorders>
              <w:top w:val="nil"/>
              <w:left w:val="nil"/>
              <w:bottom w:val="single" w:sz="4" w:space="0" w:color="auto"/>
              <w:right w:val="nil"/>
            </w:tcBorders>
            <w:shd w:val="clear" w:color="auto" w:fill="auto"/>
            <w:noWrap/>
            <w:vAlign w:val="center"/>
            <w:tcPrChange w:id="363" w:author="Autorizado" w:date="2019-08-14T15:39:00Z">
              <w:tcPr>
                <w:tcW w:w="1560" w:type="dxa"/>
                <w:tcBorders>
                  <w:top w:val="nil"/>
                  <w:left w:val="nil"/>
                  <w:bottom w:val="nil"/>
                  <w:right w:val="nil"/>
                </w:tcBorders>
                <w:shd w:val="clear" w:color="auto" w:fill="auto"/>
                <w:noWrap/>
                <w:vAlign w:val="center"/>
              </w:tcPr>
            </w:tcPrChange>
          </w:tcPr>
          <w:p w14:paraId="19431212" w14:textId="7631C970" w:rsidR="00305513" w:rsidRPr="00305513" w:rsidRDefault="00305513" w:rsidP="0030551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AMO</w:t>
            </w:r>
          </w:p>
        </w:tc>
        <w:tc>
          <w:tcPr>
            <w:tcW w:w="2409" w:type="dxa"/>
            <w:tcBorders>
              <w:top w:val="nil"/>
              <w:left w:val="nil"/>
              <w:bottom w:val="single" w:sz="4" w:space="0" w:color="auto"/>
              <w:right w:val="nil"/>
            </w:tcBorders>
            <w:shd w:val="clear" w:color="auto" w:fill="auto"/>
            <w:noWrap/>
            <w:vAlign w:val="center"/>
            <w:tcPrChange w:id="364" w:author="Autorizado" w:date="2019-08-14T15:39:00Z">
              <w:tcPr>
                <w:tcW w:w="2409" w:type="dxa"/>
                <w:tcBorders>
                  <w:top w:val="nil"/>
                  <w:left w:val="nil"/>
                  <w:bottom w:val="nil"/>
                  <w:right w:val="nil"/>
                </w:tcBorders>
                <w:shd w:val="clear" w:color="auto" w:fill="auto"/>
                <w:noWrap/>
                <w:vAlign w:val="center"/>
              </w:tcPr>
            </w:tcPrChange>
          </w:tcPr>
          <w:p w14:paraId="3D18ED8B" w14:textId="27F36AB3" w:rsidR="00305513" w:rsidRPr="00305513" w:rsidRDefault="004C02D1" w:rsidP="004C02D1">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-0.21</w:t>
            </w:r>
            <w:r w:rsidR="00305513" w:rsidRPr="00305513">
              <w:rPr>
                <w:rFonts w:ascii="Arial" w:eastAsia="Times New Roman" w:hAnsi="Arial" w:cs="Arial"/>
                <w:sz w:val="16"/>
                <w:szCs w:val="16"/>
                <w:lang w:val="es-ES" w:eastAsia="es-ES"/>
              </w:rPr>
              <w:t>, p = 0.0</w:t>
            </w:r>
            <w:r>
              <w:rPr>
                <w:rFonts w:ascii="Arial" w:eastAsia="Times New Roman" w:hAnsi="Arial" w:cs="Arial"/>
                <w:sz w:val="16"/>
                <w:szCs w:val="16"/>
                <w:lang w:val="es-ES" w:eastAsia="es-ES"/>
              </w:rPr>
              <w:t>97</w:t>
            </w:r>
            <w:r w:rsidR="00305513" w:rsidRPr="00305513">
              <w:rPr>
                <w:rFonts w:ascii="Arial" w:eastAsia="Times New Roman" w:hAnsi="Arial" w:cs="Arial"/>
                <w:sz w:val="16"/>
                <w:szCs w:val="16"/>
                <w:lang w:val="es-ES" w:eastAsia="es-ES"/>
              </w:rPr>
              <w:t>, n = 6</w:t>
            </w:r>
            <w:r>
              <w:rPr>
                <w:rFonts w:ascii="Arial" w:eastAsia="Times New Roman" w:hAnsi="Arial" w:cs="Arial"/>
                <w:sz w:val="16"/>
                <w:szCs w:val="16"/>
                <w:lang w:val="es-ES" w:eastAsia="es-ES"/>
              </w:rPr>
              <w:t>5</w:t>
            </w:r>
          </w:p>
        </w:tc>
        <w:tc>
          <w:tcPr>
            <w:tcW w:w="2410" w:type="dxa"/>
            <w:tcBorders>
              <w:top w:val="nil"/>
              <w:left w:val="nil"/>
              <w:bottom w:val="single" w:sz="4" w:space="0" w:color="auto"/>
              <w:right w:val="nil"/>
            </w:tcBorders>
            <w:shd w:val="clear" w:color="auto" w:fill="auto"/>
            <w:noWrap/>
            <w:vAlign w:val="center"/>
            <w:tcPrChange w:id="365" w:author="Autorizado" w:date="2019-08-14T15:39:00Z">
              <w:tcPr>
                <w:tcW w:w="2410" w:type="dxa"/>
                <w:tcBorders>
                  <w:top w:val="nil"/>
                  <w:left w:val="nil"/>
                  <w:bottom w:val="nil"/>
                  <w:right w:val="nil"/>
                </w:tcBorders>
                <w:shd w:val="clear" w:color="auto" w:fill="auto"/>
                <w:noWrap/>
                <w:vAlign w:val="center"/>
              </w:tcPr>
            </w:tcPrChange>
          </w:tcPr>
          <w:p w14:paraId="005DBF66" w14:textId="1107647D" w:rsidR="00305513" w:rsidRPr="00305513" w:rsidRDefault="00262D32" w:rsidP="00262D32">
            <w:pPr>
              <w:spacing w:after="0" w:line="240" w:lineRule="auto"/>
              <w:rPr>
                <w:rFonts w:ascii="Arial" w:eastAsia="Times New Roman" w:hAnsi="Arial" w:cs="Arial"/>
                <w:b/>
                <w:sz w:val="16"/>
                <w:szCs w:val="16"/>
                <w:lang w:val="es-ES" w:eastAsia="es-ES"/>
              </w:rPr>
            </w:pPr>
            <w:r>
              <w:rPr>
                <w:rFonts w:ascii="Arial" w:eastAsia="Times New Roman" w:hAnsi="Arial" w:cs="Arial"/>
                <w:b/>
                <w:color w:val="000000" w:themeColor="text1"/>
                <w:sz w:val="16"/>
                <w:szCs w:val="16"/>
                <w:lang w:val="es-ES" w:eastAsia="es-ES"/>
              </w:rPr>
              <w:t>r = 0.45, p &lt;</w:t>
            </w:r>
            <w:r w:rsidR="00305513" w:rsidRPr="00305513">
              <w:rPr>
                <w:rFonts w:ascii="Arial" w:eastAsia="Times New Roman" w:hAnsi="Arial" w:cs="Arial"/>
                <w:b/>
                <w:color w:val="000000" w:themeColor="text1"/>
                <w:sz w:val="16"/>
                <w:szCs w:val="16"/>
                <w:lang w:val="es-ES" w:eastAsia="es-ES"/>
              </w:rPr>
              <w:t xml:space="preserve"> 0.001, n = 6</w:t>
            </w:r>
            <w:r>
              <w:rPr>
                <w:rFonts w:ascii="Arial" w:eastAsia="Times New Roman" w:hAnsi="Arial" w:cs="Arial"/>
                <w:b/>
                <w:color w:val="000000" w:themeColor="text1"/>
                <w:sz w:val="16"/>
                <w:szCs w:val="16"/>
                <w:lang w:val="es-ES" w:eastAsia="es-ES"/>
              </w:rPr>
              <w:t>5</w:t>
            </w:r>
          </w:p>
        </w:tc>
        <w:tc>
          <w:tcPr>
            <w:tcW w:w="2580" w:type="dxa"/>
            <w:tcBorders>
              <w:top w:val="nil"/>
              <w:left w:val="nil"/>
              <w:bottom w:val="single" w:sz="4" w:space="0" w:color="auto"/>
              <w:right w:val="nil"/>
            </w:tcBorders>
            <w:shd w:val="clear" w:color="auto" w:fill="auto"/>
            <w:noWrap/>
            <w:vAlign w:val="center"/>
            <w:tcPrChange w:id="366" w:author="Autorizado" w:date="2019-08-14T15:39:00Z">
              <w:tcPr>
                <w:tcW w:w="2580" w:type="dxa"/>
                <w:tcBorders>
                  <w:top w:val="nil"/>
                  <w:left w:val="nil"/>
                  <w:bottom w:val="nil"/>
                  <w:right w:val="nil"/>
                </w:tcBorders>
                <w:shd w:val="clear" w:color="auto" w:fill="auto"/>
                <w:noWrap/>
                <w:vAlign w:val="center"/>
              </w:tcPr>
            </w:tcPrChange>
          </w:tcPr>
          <w:p w14:paraId="27844DA0" w14:textId="336E6054" w:rsidR="00305513" w:rsidRPr="00305513" w:rsidRDefault="00305513" w:rsidP="00BF1457">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0.16, p = 0.</w:t>
            </w:r>
            <w:r w:rsidR="00BF1457">
              <w:rPr>
                <w:rFonts w:ascii="Arial" w:eastAsia="Times New Roman" w:hAnsi="Arial" w:cs="Arial"/>
                <w:sz w:val="16"/>
                <w:szCs w:val="16"/>
                <w:lang w:val="es-ES" w:eastAsia="es-ES"/>
              </w:rPr>
              <w:t>193</w:t>
            </w:r>
            <w:r w:rsidRPr="00305513">
              <w:rPr>
                <w:rFonts w:ascii="Arial" w:eastAsia="Times New Roman" w:hAnsi="Arial" w:cs="Arial"/>
                <w:sz w:val="16"/>
                <w:szCs w:val="16"/>
                <w:lang w:val="es-ES" w:eastAsia="es-ES"/>
              </w:rPr>
              <w:t>, n = 6</w:t>
            </w:r>
            <w:r w:rsidR="00BF1457">
              <w:rPr>
                <w:rFonts w:ascii="Arial" w:eastAsia="Times New Roman" w:hAnsi="Arial" w:cs="Arial"/>
                <w:sz w:val="16"/>
                <w:szCs w:val="16"/>
                <w:lang w:val="es-ES" w:eastAsia="es-ES"/>
              </w:rPr>
              <w:t>5</w:t>
            </w:r>
          </w:p>
        </w:tc>
      </w:tr>
      <w:tr w:rsidR="00305513" w:rsidRPr="00305513" w14:paraId="7E62B56D" w14:textId="77777777" w:rsidTr="00827CB4">
        <w:tblPrEx>
          <w:tblW w:w="8959" w:type="dxa"/>
          <w:tblInd w:w="70" w:type="dxa"/>
          <w:tblCellMar>
            <w:left w:w="70" w:type="dxa"/>
            <w:right w:w="70" w:type="dxa"/>
          </w:tblCellMar>
          <w:tblPrExChange w:id="367" w:author="Autorizado" w:date="2019-08-14T15:39:00Z">
            <w:tblPrEx>
              <w:tblW w:w="8959" w:type="dxa"/>
              <w:tblInd w:w="70" w:type="dxa"/>
              <w:tblCellMar>
                <w:left w:w="70" w:type="dxa"/>
                <w:right w:w="70" w:type="dxa"/>
              </w:tblCellMar>
            </w:tblPrEx>
          </w:tblPrExChange>
        </w:tblPrEx>
        <w:trPr>
          <w:trHeight w:val="247"/>
          <w:trPrChange w:id="368" w:author="Autorizado" w:date="2019-08-14T15:39:00Z">
            <w:trPr>
              <w:trHeight w:val="247"/>
            </w:trPr>
          </w:trPrChange>
        </w:trPr>
        <w:tc>
          <w:tcPr>
            <w:tcW w:w="1560" w:type="dxa"/>
            <w:tcBorders>
              <w:top w:val="single" w:sz="4" w:space="0" w:color="auto"/>
              <w:left w:val="nil"/>
              <w:bottom w:val="single" w:sz="4" w:space="0" w:color="auto"/>
              <w:right w:val="nil"/>
            </w:tcBorders>
            <w:shd w:val="clear" w:color="auto" w:fill="auto"/>
            <w:noWrap/>
            <w:vAlign w:val="center"/>
            <w:hideMark/>
            <w:tcPrChange w:id="369" w:author="Autorizado" w:date="2019-08-14T15:39:00Z">
              <w:tcPr>
                <w:tcW w:w="1560" w:type="dxa"/>
                <w:tcBorders>
                  <w:top w:val="single" w:sz="4" w:space="0" w:color="auto"/>
                  <w:left w:val="nil"/>
                  <w:right w:val="nil"/>
                </w:tcBorders>
                <w:shd w:val="clear" w:color="auto" w:fill="auto"/>
                <w:noWrap/>
                <w:vAlign w:val="center"/>
                <w:hideMark/>
              </w:tcPr>
            </w:tcPrChange>
          </w:tcPr>
          <w:p w14:paraId="4CFF6EE1" w14:textId="77777777" w:rsidR="00305513" w:rsidRPr="00262D32" w:rsidRDefault="00305513" w:rsidP="00654293">
            <w:pPr>
              <w:spacing w:after="0" w:line="240" w:lineRule="auto"/>
              <w:rPr>
                <w:rFonts w:ascii="Arial" w:eastAsia="Times New Roman" w:hAnsi="Arial" w:cs="Arial"/>
                <w:color w:val="auto"/>
                <w:sz w:val="16"/>
                <w:szCs w:val="16"/>
                <w:lang w:eastAsia="es-ES"/>
              </w:rPr>
            </w:pPr>
            <w:commentRangeStart w:id="370"/>
            <w:r w:rsidRPr="00262D32">
              <w:rPr>
                <w:rFonts w:ascii="Arial" w:eastAsia="Times New Roman" w:hAnsi="Arial" w:cs="Arial"/>
                <w:color w:val="auto"/>
                <w:sz w:val="16"/>
                <w:szCs w:val="16"/>
                <w:lang w:eastAsia="es-ES"/>
              </w:rPr>
              <w:t> </w:t>
            </w:r>
          </w:p>
        </w:tc>
        <w:tc>
          <w:tcPr>
            <w:tcW w:w="7399" w:type="dxa"/>
            <w:gridSpan w:val="3"/>
            <w:tcBorders>
              <w:top w:val="single" w:sz="4" w:space="0" w:color="auto"/>
              <w:left w:val="nil"/>
              <w:bottom w:val="single" w:sz="4" w:space="0" w:color="auto"/>
              <w:right w:val="nil"/>
            </w:tcBorders>
            <w:shd w:val="clear" w:color="auto" w:fill="auto"/>
            <w:noWrap/>
            <w:vAlign w:val="center"/>
            <w:tcPrChange w:id="371" w:author="Autorizado" w:date="2019-08-14T15:39:00Z">
              <w:tcPr>
                <w:tcW w:w="7399" w:type="dxa"/>
                <w:gridSpan w:val="3"/>
                <w:tcBorders>
                  <w:top w:val="single" w:sz="4" w:space="0" w:color="auto"/>
                  <w:left w:val="nil"/>
                  <w:right w:val="nil"/>
                </w:tcBorders>
                <w:shd w:val="clear" w:color="auto" w:fill="auto"/>
                <w:noWrap/>
                <w:vAlign w:val="center"/>
              </w:tcPr>
            </w:tcPrChange>
          </w:tcPr>
          <w:p w14:paraId="7E4D8134" w14:textId="2031D55D" w:rsidR="00305513" w:rsidRPr="00305513" w:rsidRDefault="00305513" w:rsidP="00654293">
            <w:pPr>
              <w:spacing w:after="0" w:line="240" w:lineRule="auto"/>
              <w:jc w:val="center"/>
              <w:rPr>
                <w:rFonts w:ascii="Arial" w:eastAsia="Times New Roman" w:hAnsi="Arial" w:cs="Arial"/>
                <w:bCs/>
                <w:i/>
                <w:sz w:val="16"/>
                <w:szCs w:val="16"/>
                <w:lang w:val="es-ES" w:eastAsia="es-ES"/>
              </w:rPr>
            </w:pPr>
            <w:r w:rsidRPr="00305513">
              <w:rPr>
                <w:rFonts w:ascii="Arial" w:eastAsia="Times New Roman" w:hAnsi="Arial" w:cs="Arial"/>
                <w:bCs/>
                <w:i/>
                <w:sz w:val="16"/>
                <w:szCs w:val="16"/>
                <w:lang w:val="es-ES" w:eastAsia="es-ES"/>
              </w:rPr>
              <w:t>VAR1</w:t>
            </w:r>
            <w:commentRangeEnd w:id="370"/>
            <w:r w:rsidR="00827CB4">
              <w:rPr>
                <w:rStyle w:val="Refdecomentario"/>
              </w:rPr>
              <w:commentReference w:id="370"/>
            </w:r>
          </w:p>
        </w:tc>
      </w:tr>
      <w:tr w:rsidR="00305513" w:rsidRPr="00BF1457" w14:paraId="4CD5B10D" w14:textId="77777777" w:rsidTr="00827CB4">
        <w:tblPrEx>
          <w:tblW w:w="8959" w:type="dxa"/>
          <w:tblInd w:w="70" w:type="dxa"/>
          <w:tblCellMar>
            <w:left w:w="70" w:type="dxa"/>
            <w:right w:w="70" w:type="dxa"/>
          </w:tblCellMar>
          <w:tblPrExChange w:id="372" w:author="Autorizado" w:date="2019-08-14T15:39:00Z">
            <w:tblPrEx>
              <w:tblW w:w="8959" w:type="dxa"/>
              <w:tblInd w:w="70" w:type="dxa"/>
              <w:tblCellMar>
                <w:left w:w="70" w:type="dxa"/>
                <w:right w:w="70" w:type="dxa"/>
              </w:tblCellMar>
            </w:tblPrEx>
          </w:tblPrExChange>
        </w:tblPrEx>
        <w:trPr>
          <w:trHeight w:val="176"/>
          <w:trPrChange w:id="373" w:author="Autorizado" w:date="2019-08-14T15:39:00Z">
            <w:trPr>
              <w:trHeight w:val="176"/>
            </w:trPr>
          </w:trPrChange>
        </w:trPr>
        <w:tc>
          <w:tcPr>
            <w:tcW w:w="1560" w:type="dxa"/>
            <w:tcBorders>
              <w:top w:val="single" w:sz="4" w:space="0" w:color="auto"/>
              <w:left w:val="nil"/>
              <w:bottom w:val="nil"/>
              <w:right w:val="nil"/>
            </w:tcBorders>
            <w:shd w:val="clear" w:color="auto" w:fill="auto"/>
            <w:noWrap/>
            <w:vAlign w:val="center"/>
            <w:tcPrChange w:id="374" w:author="Autorizado" w:date="2019-08-14T15:39:00Z">
              <w:tcPr>
                <w:tcW w:w="1560" w:type="dxa"/>
                <w:tcBorders>
                  <w:top w:val="nil"/>
                  <w:left w:val="nil"/>
                  <w:bottom w:val="nil"/>
                  <w:right w:val="nil"/>
                </w:tcBorders>
                <w:shd w:val="clear" w:color="auto" w:fill="auto"/>
                <w:noWrap/>
                <w:vAlign w:val="center"/>
              </w:tcPr>
            </w:tcPrChange>
          </w:tcPr>
          <w:p w14:paraId="03F5A85D"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single" w:sz="4" w:space="0" w:color="auto"/>
              <w:left w:val="nil"/>
              <w:bottom w:val="nil"/>
              <w:right w:val="nil"/>
            </w:tcBorders>
            <w:shd w:val="clear" w:color="auto" w:fill="auto"/>
            <w:noWrap/>
            <w:vAlign w:val="center"/>
            <w:tcPrChange w:id="375" w:author="Autorizado" w:date="2019-08-14T15:39:00Z">
              <w:tcPr>
                <w:tcW w:w="2409" w:type="dxa"/>
                <w:tcBorders>
                  <w:top w:val="nil"/>
                  <w:left w:val="nil"/>
                  <w:bottom w:val="nil"/>
                  <w:right w:val="nil"/>
                </w:tcBorders>
                <w:shd w:val="clear" w:color="auto" w:fill="auto"/>
                <w:noWrap/>
                <w:vAlign w:val="center"/>
              </w:tcPr>
            </w:tcPrChange>
          </w:tcPr>
          <w:p w14:paraId="02489EC1" w14:textId="4950E0D4" w:rsidR="00305513" w:rsidRPr="00BF1457" w:rsidRDefault="00305513" w:rsidP="00BF1457">
            <w:pPr>
              <w:spacing w:after="0" w:line="240" w:lineRule="auto"/>
              <w:rPr>
                <w:rFonts w:ascii="Arial" w:eastAsia="Times New Roman" w:hAnsi="Arial" w:cs="Arial"/>
                <w:sz w:val="16"/>
                <w:szCs w:val="16"/>
                <w:lang w:val="en-US" w:eastAsia="es-ES"/>
              </w:rPr>
            </w:pPr>
            <w:r w:rsidRPr="00BF1457">
              <w:rPr>
                <w:rFonts w:ascii="Arial" w:eastAsia="Times New Roman" w:hAnsi="Arial" w:cs="Arial"/>
                <w:sz w:val="16"/>
                <w:szCs w:val="16"/>
                <w:lang w:val="en-US" w:eastAsia="es-ES"/>
              </w:rPr>
              <w:t xml:space="preserve">r = </w:t>
            </w:r>
            <w:r w:rsidR="00BF1457" w:rsidRPr="00BF1457">
              <w:rPr>
                <w:rFonts w:ascii="Arial" w:eastAsia="Times New Roman" w:hAnsi="Arial" w:cs="Arial"/>
                <w:sz w:val="16"/>
                <w:szCs w:val="16"/>
                <w:lang w:val="en-US" w:eastAsia="es-ES"/>
              </w:rPr>
              <w:t>-0.</w:t>
            </w:r>
            <w:r w:rsidR="00BF1457">
              <w:rPr>
                <w:rFonts w:ascii="Arial" w:eastAsia="Times New Roman" w:hAnsi="Arial" w:cs="Arial"/>
                <w:sz w:val="16"/>
                <w:szCs w:val="16"/>
                <w:lang w:val="en-US" w:eastAsia="es-ES"/>
              </w:rPr>
              <w:t>33</w:t>
            </w:r>
            <w:r w:rsidRPr="00BF1457">
              <w:rPr>
                <w:rFonts w:ascii="Arial" w:eastAsia="Times New Roman" w:hAnsi="Arial" w:cs="Arial"/>
                <w:sz w:val="16"/>
                <w:szCs w:val="16"/>
                <w:lang w:val="en-US" w:eastAsia="es-ES"/>
              </w:rPr>
              <w:t>, p = 0.</w:t>
            </w:r>
            <w:r w:rsidR="00BF1457">
              <w:rPr>
                <w:rFonts w:ascii="Arial" w:eastAsia="Times New Roman" w:hAnsi="Arial" w:cs="Arial"/>
                <w:sz w:val="16"/>
                <w:szCs w:val="16"/>
                <w:lang w:val="en-US" w:eastAsia="es-ES"/>
              </w:rPr>
              <w:t>092</w:t>
            </w:r>
            <w:r w:rsidRPr="00BF1457">
              <w:rPr>
                <w:rFonts w:ascii="Arial" w:eastAsia="Times New Roman" w:hAnsi="Arial" w:cs="Arial"/>
                <w:sz w:val="16"/>
                <w:szCs w:val="16"/>
                <w:lang w:val="en-US" w:eastAsia="es-ES"/>
              </w:rPr>
              <w:t>, n = 28</w:t>
            </w:r>
          </w:p>
        </w:tc>
        <w:tc>
          <w:tcPr>
            <w:tcW w:w="2410" w:type="dxa"/>
            <w:tcBorders>
              <w:top w:val="single" w:sz="4" w:space="0" w:color="auto"/>
              <w:left w:val="nil"/>
              <w:bottom w:val="nil"/>
              <w:right w:val="nil"/>
            </w:tcBorders>
            <w:shd w:val="clear" w:color="auto" w:fill="auto"/>
            <w:noWrap/>
            <w:vAlign w:val="center"/>
            <w:tcPrChange w:id="376" w:author="Autorizado" w:date="2019-08-14T15:39:00Z">
              <w:tcPr>
                <w:tcW w:w="2410" w:type="dxa"/>
                <w:tcBorders>
                  <w:top w:val="nil"/>
                  <w:left w:val="nil"/>
                  <w:bottom w:val="nil"/>
                  <w:right w:val="nil"/>
                </w:tcBorders>
                <w:shd w:val="clear" w:color="auto" w:fill="auto"/>
                <w:noWrap/>
                <w:vAlign w:val="center"/>
              </w:tcPr>
            </w:tcPrChange>
          </w:tcPr>
          <w:p w14:paraId="36FEF09C" w14:textId="3CC8BBD5" w:rsidR="00305513" w:rsidRPr="00BF1457" w:rsidRDefault="00305513" w:rsidP="003F4DBD">
            <w:pPr>
              <w:spacing w:after="0" w:line="240" w:lineRule="auto"/>
              <w:rPr>
                <w:rFonts w:ascii="Arial" w:eastAsia="Times New Roman" w:hAnsi="Arial" w:cs="Arial"/>
                <w:sz w:val="16"/>
                <w:szCs w:val="16"/>
                <w:lang w:val="en-US" w:eastAsia="es-ES"/>
              </w:rPr>
            </w:pPr>
            <w:r w:rsidRPr="00BF1457">
              <w:rPr>
                <w:rFonts w:ascii="Arial" w:eastAsia="Times New Roman" w:hAnsi="Arial" w:cs="Arial"/>
                <w:sz w:val="16"/>
                <w:szCs w:val="16"/>
                <w:lang w:val="en-US" w:eastAsia="es-ES"/>
              </w:rPr>
              <w:t>r = -</w:t>
            </w:r>
            <w:r w:rsidR="003F4DBD">
              <w:rPr>
                <w:rFonts w:ascii="Arial" w:eastAsia="Times New Roman" w:hAnsi="Arial" w:cs="Arial"/>
                <w:sz w:val="16"/>
                <w:szCs w:val="16"/>
                <w:lang w:val="en-US" w:eastAsia="es-ES"/>
              </w:rPr>
              <w:t>0.03</w:t>
            </w:r>
            <w:r w:rsidRPr="00BF1457">
              <w:rPr>
                <w:rFonts w:ascii="Arial" w:eastAsia="Times New Roman" w:hAnsi="Arial" w:cs="Arial"/>
                <w:sz w:val="16"/>
                <w:szCs w:val="16"/>
                <w:lang w:val="en-US" w:eastAsia="es-ES"/>
              </w:rPr>
              <w:t>, p = 0.8</w:t>
            </w:r>
            <w:r w:rsidR="003F4DBD">
              <w:rPr>
                <w:rFonts w:ascii="Arial" w:eastAsia="Times New Roman" w:hAnsi="Arial" w:cs="Arial"/>
                <w:sz w:val="16"/>
                <w:szCs w:val="16"/>
                <w:lang w:val="en-US" w:eastAsia="es-ES"/>
              </w:rPr>
              <w:t>62</w:t>
            </w:r>
            <w:r w:rsidRPr="00BF1457">
              <w:rPr>
                <w:rFonts w:ascii="Arial" w:eastAsia="Times New Roman" w:hAnsi="Arial" w:cs="Arial"/>
                <w:sz w:val="16"/>
                <w:szCs w:val="16"/>
                <w:lang w:val="en-US" w:eastAsia="es-ES"/>
              </w:rPr>
              <w:t>, n = 28</w:t>
            </w:r>
          </w:p>
        </w:tc>
        <w:tc>
          <w:tcPr>
            <w:tcW w:w="2580" w:type="dxa"/>
            <w:tcBorders>
              <w:top w:val="single" w:sz="4" w:space="0" w:color="auto"/>
              <w:left w:val="nil"/>
              <w:bottom w:val="nil"/>
              <w:right w:val="nil"/>
            </w:tcBorders>
            <w:shd w:val="clear" w:color="auto" w:fill="auto"/>
            <w:noWrap/>
            <w:vAlign w:val="center"/>
            <w:tcPrChange w:id="377" w:author="Autorizado" w:date="2019-08-14T15:39:00Z">
              <w:tcPr>
                <w:tcW w:w="2580" w:type="dxa"/>
                <w:tcBorders>
                  <w:top w:val="nil"/>
                  <w:left w:val="nil"/>
                  <w:bottom w:val="nil"/>
                  <w:right w:val="nil"/>
                </w:tcBorders>
                <w:shd w:val="clear" w:color="auto" w:fill="auto"/>
                <w:noWrap/>
                <w:vAlign w:val="center"/>
              </w:tcPr>
            </w:tcPrChange>
          </w:tcPr>
          <w:p w14:paraId="6D6167BD" w14:textId="07D61443" w:rsidR="00305513" w:rsidRPr="00BF1457" w:rsidRDefault="00305513" w:rsidP="00C213D3">
            <w:pPr>
              <w:spacing w:after="0" w:line="240" w:lineRule="auto"/>
              <w:rPr>
                <w:rFonts w:ascii="Arial" w:eastAsia="Times New Roman" w:hAnsi="Arial" w:cs="Arial"/>
                <w:sz w:val="16"/>
                <w:szCs w:val="16"/>
                <w:lang w:val="en-US" w:eastAsia="es-ES"/>
              </w:rPr>
            </w:pPr>
            <w:r w:rsidRPr="00BF1457">
              <w:rPr>
                <w:rFonts w:ascii="Arial" w:eastAsia="Times New Roman" w:hAnsi="Arial" w:cs="Arial"/>
                <w:sz w:val="16"/>
                <w:szCs w:val="16"/>
                <w:lang w:val="en-US" w:eastAsia="es-ES"/>
              </w:rPr>
              <w:t xml:space="preserve">r = </w:t>
            </w:r>
            <w:r w:rsidR="00C213D3">
              <w:rPr>
                <w:rFonts w:ascii="Arial" w:eastAsia="Times New Roman" w:hAnsi="Arial" w:cs="Arial"/>
                <w:sz w:val="16"/>
                <w:szCs w:val="16"/>
                <w:lang w:val="en-US" w:eastAsia="es-ES"/>
              </w:rPr>
              <w:t>-</w:t>
            </w:r>
            <w:r w:rsidRPr="00BF1457">
              <w:rPr>
                <w:rFonts w:ascii="Arial" w:eastAsia="Times New Roman" w:hAnsi="Arial" w:cs="Arial"/>
                <w:sz w:val="16"/>
                <w:szCs w:val="16"/>
                <w:lang w:val="en-US" w:eastAsia="es-ES"/>
              </w:rPr>
              <w:t>0.0</w:t>
            </w:r>
            <w:r w:rsidR="00C213D3">
              <w:rPr>
                <w:rFonts w:ascii="Arial" w:eastAsia="Times New Roman" w:hAnsi="Arial" w:cs="Arial"/>
                <w:sz w:val="16"/>
                <w:szCs w:val="16"/>
                <w:lang w:val="en-US" w:eastAsia="es-ES"/>
              </w:rPr>
              <w:t>2</w:t>
            </w:r>
            <w:r w:rsidRPr="00BF1457">
              <w:rPr>
                <w:rFonts w:ascii="Arial" w:eastAsia="Times New Roman" w:hAnsi="Arial" w:cs="Arial"/>
                <w:sz w:val="16"/>
                <w:szCs w:val="16"/>
                <w:lang w:val="en-US" w:eastAsia="es-ES"/>
              </w:rPr>
              <w:t>, p = 0.</w:t>
            </w:r>
            <w:r w:rsidR="00C213D3">
              <w:rPr>
                <w:rFonts w:ascii="Arial" w:eastAsia="Times New Roman" w:hAnsi="Arial" w:cs="Arial"/>
                <w:sz w:val="16"/>
                <w:szCs w:val="16"/>
                <w:lang w:val="en-US" w:eastAsia="es-ES"/>
              </w:rPr>
              <w:t>301</w:t>
            </w:r>
            <w:r w:rsidRPr="00BF1457">
              <w:rPr>
                <w:rFonts w:ascii="Arial" w:eastAsia="Times New Roman" w:hAnsi="Arial" w:cs="Arial"/>
                <w:sz w:val="16"/>
                <w:szCs w:val="16"/>
                <w:lang w:val="en-US" w:eastAsia="es-ES"/>
              </w:rPr>
              <w:t>, n = 28</w:t>
            </w:r>
          </w:p>
        </w:tc>
      </w:tr>
      <w:tr w:rsidR="00305513" w:rsidRPr="00305513" w14:paraId="4392559A" w14:textId="77777777" w:rsidTr="00305513">
        <w:trPr>
          <w:trHeight w:val="167"/>
        </w:trPr>
        <w:tc>
          <w:tcPr>
            <w:tcW w:w="1560" w:type="dxa"/>
            <w:tcBorders>
              <w:top w:val="nil"/>
              <w:left w:val="nil"/>
              <w:bottom w:val="nil"/>
              <w:right w:val="nil"/>
            </w:tcBorders>
            <w:shd w:val="clear" w:color="auto" w:fill="auto"/>
            <w:noWrap/>
            <w:vAlign w:val="center"/>
          </w:tcPr>
          <w:p w14:paraId="3CF60F12" w14:textId="77777777" w:rsidR="00305513" w:rsidRPr="00BF1457" w:rsidRDefault="00305513" w:rsidP="00654293">
            <w:pPr>
              <w:spacing w:after="0" w:line="240" w:lineRule="auto"/>
              <w:rPr>
                <w:rFonts w:ascii="Arial" w:eastAsia="Times New Roman" w:hAnsi="Arial" w:cs="Arial"/>
                <w:sz w:val="16"/>
                <w:szCs w:val="16"/>
                <w:lang w:val="en-US" w:eastAsia="es-ES"/>
              </w:rPr>
            </w:pPr>
            <w:r w:rsidRPr="00BF1457">
              <w:rPr>
                <w:rFonts w:ascii="Arial" w:eastAsia="Times New Roman" w:hAnsi="Arial" w:cs="Arial"/>
                <w:sz w:val="16"/>
                <w:szCs w:val="16"/>
                <w:lang w:val="en-US" w:eastAsia="es-ES"/>
              </w:rPr>
              <w:t>Water flow</w:t>
            </w:r>
          </w:p>
        </w:tc>
        <w:tc>
          <w:tcPr>
            <w:tcW w:w="2409" w:type="dxa"/>
            <w:tcBorders>
              <w:top w:val="nil"/>
              <w:left w:val="nil"/>
              <w:bottom w:val="nil"/>
              <w:right w:val="nil"/>
            </w:tcBorders>
            <w:shd w:val="clear" w:color="auto" w:fill="auto"/>
            <w:noWrap/>
            <w:vAlign w:val="center"/>
          </w:tcPr>
          <w:p w14:paraId="46AD0D17" w14:textId="7E4CB986" w:rsidR="00305513" w:rsidRPr="00BF1457" w:rsidRDefault="00305513" w:rsidP="00BF1457">
            <w:pPr>
              <w:spacing w:after="0" w:line="240" w:lineRule="auto"/>
              <w:rPr>
                <w:rFonts w:ascii="Arial" w:eastAsia="Times New Roman" w:hAnsi="Arial" w:cs="Arial"/>
                <w:b/>
                <w:sz w:val="16"/>
                <w:szCs w:val="16"/>
                <w:lang w:val="en-US" w:eastAsia="es-ES"/>
              </w:rPr>
            </w:pPr>
            <w:r w:rsidRPr="00BF1457">
              <w:rPr>
                <w:rFonts w:ascii="Arial" w:eastAsia="Times New Roman" w:hAnsi="Arial" w:cs="Arial"/>
                <w:b/>
                <w:sz w:val="16"/>
                <w:szCs w:val="16"/>
                <w:lang w:val="en-US" w:eastAsia="es-ES"/>
              </w:rPr>
              <w:t xml:space="preserve">r = </w:t>
            </w:r>
            <w:r w:rsidR="00BF1457" w:rsidRPr="00BF1457">
              <w:rPr>
                <w:rFonts w:ascii="Arial" w:eastAsia="Times New Roman" w:hAnsi="Arial" w:cs="Arial"/>
                <w:b/>
                <w:sz w:val="16"/>
                <w:szCs w:val="16"/>
                <w:lang w:val="en-US" w:eastAsia="es-ES"/>
              </w:rPr>
              <w:t>-</w:t>
            </w:r>
            <w:r w:rsidRPr="00BF1457">
              <w:rPr>
                <w:rFonts w:ascii="Arial" w:eastAsia="Times New Roman" w:hAnsi="Arial" w:cs="Arial"/>
                <w:b/>
                <w:sz w:val="16"/>
                <w:szCs w:val="16"/>
                <w:lang w:val="en-US" w:eastAsia="es-ES"/>
              </w:rPr>
              <w:t>0.</w:t>
            </w:r>
            <w:r w:rsidR="00BF1457" w:rsidRPr="00BF1457">
              <w:rPr>
                <w:rFonts w:ascii="Arial" w:eastAsia="Times New Roman" w:hAnsi="Arial" w:cs="Arial"/>
                <w:b/>
                <w:sz w:val="16"/>
                <w:szCs w:val="16"/>
                <w:lang w:val="en-US" w:eastAsia="es-ES"/>
              </w:rPr>
              <w:t>40</w:t>
            </w:r>
            <w:r w:rsidRPr="00BF1457">
              <w:rPr>
                <w:rFonts w:ascii="Arial" w:eastAsia="Times New Roman" w:hAnsi="Arial" w:cs="Arial"/>
                <w:b/>
                <w:sz w:val="16"/>
                <w:szCs w:val="16"/>
                <w:lang w:val="en-US" w:eastAsia="es-ES"/>
              </w:rPr>
              <w:t>, p = 0.</w:t>
            </w:r>
            <w:r w:rsidR="00BF1457" w:rsidRPr="00BF1457">
              <w:rPr>
                <w:rFonts w:ascii="Arial" w:eastAsia="Times New Roman" w:hAnsi="Arial" w:cs="Arial"/>
                <w:b/>
                <w:sz w:val="16"/>
                <w:szCs w:val="16"/>
                <w:lang w:val="en-US" w:eastAsia="es-ES"/>
              </w:rPr>
              <w:t>018</w:t>
            </w:r>
            <w:r w:rsidRPr="00BF1457">
              <w:rPr>
                <w:rFonts w:ascii="Arial" w:eastAsia="Times New Roman" w:hAnsi="Arial" w:cs="Arial"/>
                <w:b/>
                <w:sz w:val="16"/>
                <w:szCs w:val="16"/>
                <w:lang w:val="en-US" w:eastAsia="es-ES"/>
              </w:rPr>
              <w:t>, n = 3</w:t>
            </w:r>
            <w:r w:rsidR="00BF1457" w:rsidRPr="00BF1457">
              <w:rPr>
                <w:rFonts w:ascii="Arial" w:eastAsia="Times New Roman" w:hAnsi="Arial" w:cs="Arial"/>
                <w:b/>
                <w:sz w:val="16"/>
                <w:szCs w:val="16"/>
                <w:lang w:val="en-US" w:eastAsia="es-ES"/>
              </w:rPr>
              <w:t>4</w:t>
            </w:r>
          </w:p>
        </w:tc>
        <w:tc>
          <w:tcPr>
            <w:tcW w:w="2410" w:type="dxa"/>
            <w:tcBorders>
              <w:top w:val="nil"/>
              <w:left w:val="nil"/>
              <w:bottom w:val="nil"/>
              <w:right w:val="nil"/>
            </w:tcBorders>
            <w:shd w:val="clear" w:color="auto" w:fill="auto"/>
            <w:noWrap/>
            <w:vAlign w:val="center"/>
          </w:tcPr>
          <w:p w14:paraId="77DC063E" w14:textId="037586D4" w:rsidR="00305513" w:rsidRPr="00BF1457" w:rsidRDefault="00305513" w:rsidP="003F4DBD">
            <w:pPr>
              <w:spacing w:after="0" w:line="240" w:lineRule="auto"/>
              <w:rPr>
                <w:rFonts w:ascii="Arial" w:eastAsia="Times New Roman" w:hAnsi="Arial" w:cs="Arial"/>
                <w:sz w:val="16"/>
                <w:szCs w:val="16"/>
                <w:lang w:val="en-US" w:eastAsia="es-ES"/>
              </w:rPr>
            </w:pPr>
            <w:r w:rsidRPr="00BF1457">
              <w:rPr>
                <w:rFonts w:ascii="Arial" w:eastAsia="Times New Roman" w:hAnsi="Arial" w:cs="Arial"/>
                <w:sz w:val="16"/>
                <w:szCs w:val="16"/>
                <w:lang w:val="en-US" w:eastAsia="es-ES"/>
              </w:rPr>
              <w:t>r</w:t>
            </w:r>
            <w:r w:rsidR="003F4DBD">
              <w:rPr>
                <w:rFonts w:ascii="Arial" w:eastAsia="Times New Roman" w:hAnsi="Arial" w:cs="Arial"/>
                <w:sz w:val="16"/>
                <w:szCs w:val="16"/>
                <w:lang w:val="en-US" w:eastAsia="es-ES"/>
              </w:rPr>
              <w:t xml:space="preserve"> = </w:t>
            </w:r>
            <w:r w:rsidRPr="00BF1457">
              <w:rPr>
                <w:rFonts w:ascii="Arial" w:eastAsia="Times New Roman" w:hAnsi="Arial" w:cs="Arial"/>
                <w:sz w:val="16"/>
                <w:szCs w:val="16"/>
                <w:lang w:val="en-US" w:eastAsia="es-ES"/>
              </w:rPr>
              <w:t>0.</w:t>
            </w:r>
            <w:r w:rsidR="003F4DBD">
              <w:rPr>
                <w:rFonts w:ascii="Arial" w:eastAsia="Times New Roman" w:hAnsi="Arial" w:cs="Arial"/>
                <w:sz w:val="16"/>
                <w:szCs w:val="16"/>
                <w:lang w:val="en-US" w:eastAsia="es-ES"/>
              </w:rPr>
              <w:t>21</w:t>
            </w:r>
            <w:r w:rsidRPr="00BF1457">
              <w:rPr>
                <w:rFonts w:ascii="Arial" w:eastAsia="Times New Roman" w:hAnsi="Arial" w:cs="Arial"/>
                <w:sz w:val="16"/>
                <w:szCs w:val="16"/>
                <w:lang w:val="en-US" w:eastAsia="es-ES"/>
              </w:rPr>
              <w:t>, p = 0.</w:t>
            </w:r>
            <w:r w:rsidR="003F4DBD">
              <w:rPr>
                <w:rFonts w:ascii="Arial" w:eastAsia="Times New Roman" w:hAnsi="Arial" w:cs="Arial"/>
                <w:sz w:val="16"/>
                <w:szCs w:val="16"/>
                <w:lang w:val="en-US" w:eastAsia="es-ES"/>
              </w:rPr>
              <w:t>228</w:t>
            </w:r>
            <w:r w:rsidRPr="00BF1457">
              <w:rPr>
                <w:rFonts w:ascii="Arial" w:eastAsia="Times New Roman" w:hAnsi="Arial" w:cs="Arial"/>
                <w:sz w:val="16"/>
                <w:szCs w:val="16"/>
                <w:lang w:val="en-US" w:eastAsia="es-ES"/>
              </w:rPr>
              <w:t>, n = 3</w:t>
            </w:r>
            <w:r w:rsidR="003F4DBD">
              <w:rPr>
                <w:rFonts w:ascii="Arial" w:eastAsia="Times New Roman" w:hAnsi="Arial" w:cs="Arial"/>
                <w:sz w:val="16"/>
                <w:szCs w:val="16"/>
                <w:lang w:val="en-US" w:eastAsia="es-ES"/>
              </w:rPr>
              <w:t>4</w:t>
            </w:r>
          </w:p>
        </w:tc>
        <w:tc>
          <w:tcPr>
            <w:tcW w:w="2580" w:type="dxa"/>
            <w:tcBorders>
              <w:top w:val="nil"/>
              <w:left w:val="nil"/>
              <w:bottom w:val="nil"/>
              <w:right w:val="nil"/>
            </w:tcBorders>
            <w:shd w:val="clear" w:color="auto" w:fill="auto"/>
            <w:noWrap/>
            <w:vAlign w:val="center"/>
          </w:tcPr>
          <w:p w14:paraId="4EE85F06" w14:textId="1EB36A7B" w:rsidR="00305513" w:rsidRPr="00305513" w:rsidRDefault="00305513" w:rsidP="00C213D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C213D3">
              <w:rPr>
                <w:rFonts w:ascii="Arial" w:eastAsia="Times New Roman" w:hAnsi="Arial" w:cs="Arial"/>
                <w:sz w:val="16"/>
                <w:szCs w:val="16"/>
                <w:lang w:val="es-ES" w:eastAsia="es-ES"/>
              </w:rPr>
              <w:t xml:space="preserve"> = 0.03</w:t>
            </w:r>
            <w:r w:rsidRPr="00305513">
              <w:rPr>
                <w:rFonts w:ascii="Arial" w:eastAsia="Times New Roman" w:hAnsi="Arial" w:cs="Arial"/>
                <w:sz w:val="16"/>
                <w:szCs w:val="16"/>
                <w:lang w:val="es-ES" w:eastAsia="es-ES"/>
              </w:rPr>
              <w:t>, p = 0.</w:t>
            </w:r>
            <w:r w:rsidR="00C213D3">
              <w:rPr>
                <w:rFonts w:ascii="Arial" w:eastAsia="Times New Roman" w:hAnsi="Arial" w:cs="Arial"/>
                <w:sz w:val="16"/>
                <w:szCs w:val="16"/>
                <w:lang w:val="es-ES" w:eastAsia="es-ES"/>
              </w:rPr>
              <w:t>864</w:t>
            </w:r>
            <w:r w:rsidRPr="00305513">
              <w:rPr>
                <w:rFonts w:ascii="Arial" w:eastAsia="Times New Roman" w:hAnsi="Arial" w:cs="Arial"/>
                <w:sz w:val="16"/>
                <w:szCs w:val="16"/>
                <w:lang w:val="es-ES" w:eastAsia="es-ES"/>
              </w:rPr>
              <w:t>, n = 3</w:t>
            </w:r>
            <w:r w:rsidR="00C213D3">
              <w:rPr>
                <w:rFonts w:ascii="Arial" w:eastAsia="Times New Roman" w:hAnsi="Arial" w:cs="Arial"/>
                <w:sz w:val="16"/>
                <w:szCs w:val="16"/>
                <w:lang w:val="es-ES" w:eastAsia="es-ES"/>
              </w:rPr>
              <w:t>4</w:t>
            </w:r>
          </w:p>
        </w:tc>
      </w:tr>
      <w:tr w:rsidR="00305513" w:rsidRPr="003F4DBD" w14:paraId="4A727D6E" w14:textId="77777777" w:rsidTr="00305513">
        <w:trPr>
          <w:trHeight w:val="167"/>
        </w:trPr>
        <w:tc>
          <w:tcPr>
            <w:tcW w:w="1560" w:type="dxa"/>
            <w:tcBorders>
              <w:top w:val="nil"/>
              <w:left w:val="nil"/>
              <w:bottom w:val="nil"/>
              <w:right w:val="nil"/>
            </w:tcBorders>
            <w:shd w:val="clear" w:color="auto" w:fill="auto"/>
            <w:noWrap/>
            <w:vAlign w:val="center"/>
          </w:tcPr>
          <w:p w14:paraId="5FEAC86A"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Water</w:t>
            </w:r>
            <w:proofErr w:type="spellEnd"/>
            <w:r w:rsidRPr="00305513">
              <w:rPr>
                <w:rFonts w:ascii="Arial" w:eastAsia="Times New Roman" w:hAnsi="Arial" w:cs="Arial"/>
                <w:sz w:val="16"/>
                <w:szCs w:val="16"/>
                <w:lang w:val="es-ES" w:eastAsia="es-ES"/>
              </w:rPr>
              <w:t xml:space="preserve"> </w:t>
            </w:r>
            <w:proofErr w:type="spellStart"/>
            <w:r w:rsidRPr="00305513">
              <w:rPr>
                <w:rFonts w:ascii="Arial" w:eastAsia="Times New Roman" w:hAnsi="Arial" w:cs="Arial"/>
                <w:sz w:val="16"/>
                <w:szCs w:val="16"/>
                <w:lang w:val="es-ES" w:eastAsia="es-ES"/>
              </w:rPr>
              <w:t>level</w:t>
            </w:r>
            <w:proofErr w:type="spellEnd"/>
            <w:r w:rsidRPr="00305513">
              <w:rPr>
                <w:rFonts w:ascii="Arial" w:eastAsia="Times New Roman" w:hAnsi="Arial" w:cs="Arial"/>
                <w:sz w:val="16"/>
                <w:szCs w:val="16"/>
                <w:lang w:val="es-ES" w:eastAsia="es-ES"/>
              </w:rPr>
              <w:t>*</w:t>
            </w:r>
          </w:p>
        </w:tc>
        <w:tc>
          <w:tcPr>
            <w:tcW w:w="2409" w:type="dxa"/>
            <w:tcBorders>
              <w:top w:val="nil"/>
              <w:left w:val="nil"/>
              <w:bottom w:val="nil"/>
              <w:right w:val="nil"/>
            </w:tcBorders>
            <w:shd w:val="clear" w:color="auto" w:fill="auto"/>
            <w:noWrap/>
            <w:vAlign w:val="center"/>
          </w:tcPr>
          <w:p w14:paraId="4D1771AF" w14:textId="07DF9861" w:rsidR="00305513" w:rsidRPr="00305513" w:rsidRDefault="00BF1457" w:rsidP="00BF1457">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-0.04, p = 0.81</w:t>
            </w:r>
            <w:r w:rsidR="00305513" w:rsidRPr="00305513">
              <w:rPr>
                <w:rFonts w:ascii="Arial" w:eastAsia="Times New Roman" w:hAnsi="Arial" w:cs="Arial"/>
                <w:sz w:val="16"/>
                <w:szCs w:val="16"/>
                <w:lang w:val="es-ES" w:eastAsia="es-ES"/>
              </w:rPr>
              <w:t>6, n = 3</w:t>
            </w:r>
            <w:r>
              <w:rPr>
                <w:rFonts w:ascii="Arial" w:eastAsia="Times New Roman" w:hAnsi="Arial" w:cs="Arial"/>
                <w:sz w:val="16"/>
                <w:szCs w:val="16"/>
                <w:lang w:val="es-ES" w:eastAsia="es-ES"/>
              </w:rPr>
              <w:t>2</w:t>
            </w:r>
          </w:p>
        </w:tc>
        <w:tc>
          <w:tcPr>
            <w:tcW w:w="2410" w:type="dxa"/>
            <w:tcBorders>
              <w:top w:val="nil"/>
              <w:left w:val="nil"/>
              <w:bottom w:val="nil"/>
              <w:right w:val="nil"/>
            </w:tcBorders>
            <w:shd w:val="clear" w:color="auto" w:fill="auto"/>
            <w:noWrap/>
            <w:vAlign w:val="center"/>
          </w:tcPr>
          <w:p w14:paraId="177124FD" w14:textId="75581AAB" w:rsidR="00305513" w:rsidRPr="003F4DBD" w:rsidRDefault="00305513" w:rsidP="003F4DBD">
            <w:pPr>
              <w:spacing w:after="0" w:line="240" w:lineRule="auto"/>
              <w:rPr>
                <w:rFonts w:ascii="Arial" w:eastAsia="Times New Roman" w:hAnsi="Arial" w:cs="Arial"/>
                <w:sz w:val="16"/>
                <w:szCs w:val="16"/>
                <w:lang w:val="en-US" w:eastAsia="es-ES"/>
              </w:rPr>
            </w:pPr>
            <w:r w:rsidRPr="003F4DBD">
              <w:rPr>
                <w:rFonts w:ascii="Arial" w:eastAsia="Times New Roman" w:hAnsi="Arial" w:cs="Arial"/>
                <w:sz w:val="16"/>
                <w:szCs w:val="16"/>
                <w:lang w:val="en-US" w:eastAsia="es-ES"/>
              </w:rPr>
              <w:t>r</w:t>
            </w:r>
            <w:r w:rsidR="003F4DBD" w:rsidRPr="003F4DBD">
              <w:rPr>
                <w:rFonts w:ascii="Arial" w:eastAsia="Times New Roman" w:hAnsi="Arial" w:cs="Arial"/>
                <w:sz w:val="16"/>
                <w:szCs w:val="16"/>
                <w:lang w:val="en-US" w:eastAsia="es-ES"/>
              </w:rPr>
              <w:t xml:space="preserve"> = </w:t>
            </w:r>
            <w:r w:rsidR="003F4DBD">
              <w:rPr>
                <w:rFonts w:ascii="Arial" w:eastAsia="Times New Roman" w:hAnsi="Arial" w:cs="Arial"/>
                <w:sz w:val="16"/>
                <w:szCs w:val="16"/>
                <w:lang w:val="en-US" w:eastAsia="es-ES"/>
              </w:rPr>
              <w:t>-</w:t>
            </w:r>
            <w:r w:rsidR="003F4DBD" w:rsidRPr="003F4DBD">
              <w:rPr>
                <w:rFonts w:ascii="Arial" w:eastAsia="Times New Roman" w:hAnsi="Arial" w:cs="Arial"/>
                <w:sz w:val="16"/>
                <w:szCs w:val="16"/>
                <w:lang w:val="en-US" w:eastAsia="es-ES"/>
              </w:rPr>
              <w:t>0.</w:t>
            </w:r>
            <w:r w:rsidR="003F4DBD">
              <w:rPr>
                <w:rFonts w:ascii="Arial" w:eastAsia="Times New Roman" w:hAnsi="Arial" w:cs="Arial"/>
                <w:sz w:val="16"/>
                <w:szCs w:val="16"/>
                <w:lang w:val="en-US" w:eastAsia="es-ES"/>
              </w:rPr>
              <w:t>05</w:t>
            </w:r>
            <w:r w:rsidR="003F4DBD" w:rsidRPr="003F4DBD">
              <w:rPr>
                <w:rFonts w:ascii="Arial" w:eastAsia="Times New Roman" w:hAnsi="Arial" w:cs="Arial"/>
                <w:sz w:val="16"/>
                <w:szCs w:val="16"/>
                <w:lang w:val="en-US" w:eastAsia="es-ES"/>
              </w:rPr>
              <w:t>, p = 0.</w:t>
            </w:r>
            <w:r w:rsidR="003F4DBD">
              <w:rPr>
                <w:rFonts w:ascii="Arial" w:eastAsia="Times New Roman" w:hAnsi="Arial" w:cs="Arial"/>
                <w:sz w:val="16"/>
                <w:szCs w:val="16"/>
                <w:lang w:val="en-US" w:eastAsia="es-ES"/>
              </w:rPr>
              <w:t>784</w:t>
            </w:r>
            <w:r w:rsidR="003F4DBD" w:rsidRPr="003F4DBD">
              <w:rPr>
                <w:rFonts w:ascii="Arial" w:eastAsia="Times New Roman" w:hAnsi="Arial" w:cs="Arial"/>
                <w:sz w:val="16"/>
                <w:szCs w:val="16"/>
                <w:lang w:val="en-US" w:eastAsia="es-ES"/>
              </w:rPr>
              <w:t>, n = 32</w:t>
            </w:r>
          </w:p>
        </w:tc>
        <w:tc>
          <w:tcPr>
            <w:tcW w:w="2580" w:type="dxa"/>
            <w:tcBorders>
              <w:top w:val="nil"/>
              <w:left w:val="nil"/>
              <w:bottom w:val="nil"/>
              <w:right w:val="nil"/>
            </w:tcBorders>
            <w:shd w:val="clear" w:color="auto" w:fill="auto"/>
            <w:noWrap/>
            <w:vAlign w:val="center"/>
          </w:tcPr>
          <w:p w14:paraId="6AA4AC4A" w14:textId="27DB5BE0" w:rsidR="00305513" w:rsidRPr="003F4DBD" w:rsidRDefault="00305513" w:rsidP="00654293">
            <w:pPr>
              <w:spacing w:after="0" w:line="240" w:lineRule="auto"/>
              <w:rPr>
                <w:rFonts w:ascii="Arial" w:eastAsia="Times New Roman" w:hAnsi="Arial" w:cs="Arial"/>
                <w:sz w:val="16"/>
                <w:szCs w:val="16"/>
                <w:lang w:val="en-US" w:eastAsia="es-ES"/>
              </w:rPr>
            </w:pPr>
            <w:r w:rsidRPr="003F4DBD">
              <w:rPr>
                <w:rFonts w:ascii="Arial" w:eastAsia="Times New Roman" w:hAnsi="Arial" w:cs="Arial"/>
                <w:sz w:val="16"/>
                <w:szCs w:val="16"/>
                <w:lang w:val="en-US" w:eastAsia="es-ES"/>
              </w:rPr>
              <w:t>r</w:t>
            </w:r>
            <w:r w:rsidR="00C213D3">
              <w:rPr>
                <w:rFonts w:ascii="Arial" w:eastAsia="Times New Roman" w:hAnsi="Arial" w:cs="Arial"/>
                <w:sz w:val="16"/>
                <w:szCs w:val="16"/>
                <w:lang w:val="en-US" w:eastAsia="es-ES"/>
              </w:rPr>
              <w:t xml:space="preserve"> = -0.02, p = 0.933, n = 32</w:t>
            </w:r>
          </w:p>
        </w:tc>
      </w:tr>
      <w:tr w:rsidR="00305513" w:rsidRPr="00C213D3" w14:paraId="40F4C069" w14:textId="77777777" w:rsidTr="00305513">
        <w:trPr>
          <w:trHeight w:val="158"/>
        </w:trPr>
        <w:tc>
          <w:tcPr>
            <w:tcW w:w="1560" w:type="dxa"/>
            <w:tcBorders>
              <w:top w:val="nil"/>
              <w:left w:val="nil"/>
              <w:bottom w:val="nil"/>
              <w:right w:val="nil"/>
            </w:tcBorders>
            <w:shd w:val="clear" w:color="auto" w:fill="auto"/>
            <w:noWrap/>
            <w:vAlign w:val="center"/>
          </w:tcPr>
          <w:p w14:paraId="2542CA0B" w14:textId="77777777" w:rsidR="00305513" w:rsidRPr="003F4DBD" w:rsidRDefault="00305513" w:rsidP="00654293">
            <w:pPr>
              <w:spacing w:after="0" w:line="240" w:lineRule="auto"/>
              <w:rPr>
                <w:rFonts w:ascii="Arial" w:eastAsia="Times New Roman" w:hAnsi="Arial" w:cs="Arial"/>
                <w:sz w:val="16"/>
                <w:szCs w:val="16"/>
                <w:lang w:val="en-US" w:eastAsia="es-ES"/>
              </w:rPr>
            </w:pPr>
            <w:r w:rsidRPr="003F4DBD">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0E4DBCC0" w14:textId="04B6C9D3" w:rsidR="00305513" w:rsidRPr="003F4DBD" w:rsidRDefault="00305513" w:rsidP="00BF1457">
            <w:pPr>
              <w:spacing w:after="0" w:line="240" w:lineRule="auto"/>
              <w:rPr>
                <w:rFonts w:ascii="Arial" w:eastAsia="Times New Roman" w:hAnsi="Arial" w:cs="Arial"/>
                <w:b/>
                <w:sz w:val="16"/>
                <w:szCs w:val="16"/>
                <w:lang w:val="en-US" w:eastAsia="es-ES"/>
              </w:rPr>
            </w:pPr>
            <w:r w:rsidRPr="003F4DBD">
              <w:rPr>
                <w:rFonts w:ascii="Arial" w:eastAsia="Times New Roman" w:hAnsi="Arial" w:cs="Arial"/>
                <w:b/>
                <w:sz w:val="16"/>
                <w:szCs w:val="16"/>
                <w:lang w:val="en-US" w:eastAsia="es-ES"/>
              </w:rPr>
              <w:t>r = -0.</w:t>
            </w:r>
            <w:r w:rsidR="00BF1457" w:rsidRPr="003F4DBD">
              <w:rPr>
                <w:rFonts w:ascii="Arial" w:eastAsia="Times New Roman" w:hAnsi="Arial" w:cs="Arial"/>
                <w:b/>
                <w:sz w:val="16"/>
                <w:szCs w:val="16"/>
                <w:lang w:val="en-US" w:eastAsia="es-ES"/>
              </w:rPr>
              <w:t>47</w:t>
            </w:r>
            <w:r w:rsidRPr="003F4DBD">
              <w:rPr>
                <w:rFonts w:ascii="Arial" w:eastAsia="Times New Roman" w:hAnsi="Arial" w:cs="Arial"/>
                <w:b/>
                <w:sz w:val="16"/>
                <w:szCs w:val="16"/>
                <w:lang w:val="en-US" w:eastAsia="es-ES"/>
              </w:rPr>
              <w:t>, p = 0.0</w:t>
            </w:r>
            <w:r w:rsidR="00BF1457" w:rsidRPr="003F4DBD">
              <w:rPr>
                <w:rFonts w:ascii="Arial" w:eastAsia="Times New Roman" w:hAnsi="Arial" w:cs="Arial"/>
                <w:b/>
                <w:sz w:val="16"/>
                <w:szCs w:val="16"/>
                <w:lang w:val="en-US" w:eastAsia="es-ES"/>
              </w:rPr>
              <w:t>10</w:t>
            </w:r>
            <w:r w:rsidRPr="003F4DBD">
              <w:rPr>
                <w:rFonts w:ascii="Arial" w:eastAsia="Times New Roman" w:hAnsi="Arial" w:cs="Arial"/>
                <w:b/>
                <w:sz w:val="16"/>
                <w:szCs w:val="16"/>
                <w:lang w:val="en-US" w:eastAsia="es-ES"/>
              </w:rPr>
              <w:t xml:space="preserve">, n = </w:t>
            </w:r>
            <w:r w:rsidR="00BF1457" w:rsidRPr="003F4DBD">
              <w:rPr>
                <w:rFonts w:ascii="Arial" w:eastAsia="Times New Roman" w:hAnsi="Arial" w:cs="Arial"/>
                <w:b/>
                <w:sz w:val="16"/>
                <w:szCs w:val="16"/>
                <w:lang w:val="en-US" w:eastAsia="es-ES"/>
              </w:rPr>
              <w:t>29</w:t>
            </w:r>
          </w:p>
        </w:tc>
        <w:tc>
          <w:tcPr>
            <w:tcW w:w="2410" w:type="dxa"/>
            <w:tcBorders>
              <w:top w:val="nil"/>
              <w:left w:val="nil"/>
              <w:bottom w:val="nil"/>
              <w:right w:val="nil"/>
            </w:tcBorders>
            <w:shd w:val="clear" w:color="auto" w:fill="auto"/>
            <w:noWrap/>
            <w:vAlign w:val="center"/>
          </w:tcPr>
          <w:p w14:paraId="574EC06E" w14:textId="3440BA39" w:rsidR="00305513" w:rsidRPr="003F4DBD" w:rsidRDefault="00305513" w:rsidP="003F4DBD">
            <w:pPr>
              <w:spacing w:after="0" w:line="240" w:lineRule="auto"/>
              <w:rPr>
                <w:rFonts w:ascii="Arial" w:eastAsia="Times New Roman" w:hAnsi="Arial" w:cs="Arial"/>
                <w:sz w:val="16"/>
                <w:szCs w:val="16"/>
                <w:lang w:val="en-US" w:eastAsia="es-ES"/>
              </w:rPr>
            </w:pPr>
            <w:r w:rsidRPr="003F4DBD">
              <w:rPr>
                <w:rFonts w:ascii="Arial" w:eastAsia="Times New Roman" w:hAnsi="Arial" w:cs="Arial"/>
                <w:sz w:val="16"/>
                <w:szCs w:val="16"/>
                <w:lang w:val="en-US" w:eastAsia="es-ES"/>
              </w:rPr>
              <w:t>r = 0.</w:t>
            </w:r>
            <w:r w:rsidR="003F4DBD">
              <w:rPr>
                <w:rFonts w:ascii="Arial" w:eastAsia="Times New Roman" w:hAnsi="Arial" w:cs="Arial"/>
                <w:sz w:val="16"/>
                <w:szCs w:val="16"/>
                <w:lang w:val="en-US" w:eastAsia="es-ES"/>
              </w:rPr>
              <w:t>23</w:t>
            </w:r>
            <w:r w:rsidRPr="003F4DBD">
              <w:rPr>
                <w:rFonts w:ascii="Arial" w:eastAsia="Times New Roman" w:hAnsi="Arial" w:cs="Arial"/>
                <w:sz w:val="16"/>
                <w:szCs w:val="16"/>
                <w:lang w:val="en-US" w:eastAsia="es-ES"/>
              </w:rPr>
              <w:t>, p = 0.</w:t>
            </w:r>
            <w:r w:rsidR="003F4DBD">
              <w:rPr>
                <w:rFonts w:ascii="Arial" w:eastAsia="Times New Roman" w:hAnsi="Arial" w:cs="Arial"/>
                <w:sz w:val="16"/>
                <w:szCs w:val="16"/>
                <w:lang w:val="en-US" w:eastAsia="es-ES"/>
              </w:rPr>
              <w:t>234</w:t>
            </w:r>
            <w:r w:rsidRPr="003F4DBD">
              <w:rPr>
                <w:rFonts w:ascii="Arial" w:eastAsia="Times New Roman" w:hAnsi="Arial" w:cs="Arial"/>
                <w:sz w:val="16"/>
                <w:szCs w:val="16"/>
                <w:lang w:val="en-US" w:eastAsia="es-ES"/>
              </w:rPr>
              <w:t xml:space="preserve">, n = </w:t>
            </w:r>
            <w:r w:rsidR="003F4DBD">
              <w:rPr>
                <w:rFonts w:ascii="Arial" w:eastAsia="Times New Roman" w:hAnsi="Arial" w:cs="Arial"/>
                <w:sz w:val="16"/>
                <w:szCs w:val="16"/>
                <w:lang w:val="en-US" w:eastAsia="es-ES"/>
              </w:rPr>
              <w:t>29</w:t>
            </w:r>
          </w:p>
        </w:tc>
        <w:tc>
          <w:tcPr>
            <w:tcW w:w="2580" w:type="dxa"/>
            <w:tcBorders>
              <w:top w:val="nil"/>
              <w:left w:val="nil"/>
              <w:bottom w:val="nil"/>
              <w:right w:val="nil"/>
            </w:tcBorders>
            <w:shd w:val="clear" w:color="auto" w:fill="auto"/>
            <w:noWrap/>
            <w:vAlign w:val="center"/>
          </w:tcPr>
          <w:p w14:paraId="03391C06" w14:textId="47F64B5A" w:rsidR="00305513" w:rsidRPr="00C213D3" w:rsidRDefault="00305513" w:rsidP="00C213D3">
            <w:pPr>
              <w:spacing w:after="0" w:line="240" w:lineRule="auto"/>
              <w:rPr>
                <w:rFonts w:ascii="Arial" w:eastAsia="Times New Roman" w:hAnsi="Arial" w:cs="Arial"/>
                <w:sz w:val="16"/>
                <w:szCs w:val="16"/>
                <w:lang w:val="en-US" w:eastAsia="es-ES"/>
              </w:rPr>
            </w:pPr>
            <w:r w:rsidRPr="003F4DBD">
              <w:rPr>
                <w:rFonts w:ascii="Arial" w:eastAsia="Times New Roman" w:hAnsi="Arial" w:cs="Arial"/>
                <w:sz w:val="16"/>
                <w:szCs w:val="16"/>
                <w:lang w:val="en-US" w:eastAsia="es-ES"/>
              </w:rPr>
              <w:t>r</w:t>
            </w:r>
            <w:r w:rsidR="00C213D3">
              <w:rPr>
                <w:rFonts w:ascii="Arial" w:eastAsia="Times New Roman" w:hAnsi="Arial" w:cs="Arial"/>
                <w:sz w:val="16"/>
                <w:szCs w:val="16"/>
                <w:lang w:val="en-US" w:eastAsia="es-ES"/>
              </w:rPr>
              <w:t xml:space="preserve"> = 0.01</w:t>
            </w:r>
            <w:r w:rsidRPr="003F4DBD">
              <w:rPr>
                <w:rFonts w:ascii="Arial" w:eastAsia="Times New Roman" w:hAnsi="Arial" w:cs="Arial"/>
                <w:sz w:val="16"/>
                <w:szCs w:val="16"/>
                <w:lang w:val="en-US" w:eastAsia="es-ES"/>
              </w:rPr>
              <w:t xml:space="preserve">, p </w:t>
            </w:r>
            <w:r w:rsidRPr="00C213D3">
              <w:rPr>
                <w:rFonts w:ascii="Arial" w:eastAsia="Times New Roman" w:hAnsi="Arial" w:cs="Arial"/>
                <w:sz w:val="16"/>
                <w:szCs w:val="16"/>
                <w:lang w:val="en-US" w:eastAsia="es-ES"/>
              </w:rPr>
              <w:t>= 0.</w:t>
            </w:r>
            <w:r w:rsidR="00C213D3">
              <w:rPr>
                <w:rFonts w:ascii="Arial" w:eastAsia="Times New Roman" w:hAnsi="Arial" w:cs="Arial"/>
                <w:sz w:val="16"/>
                <w:szCs w:val="16"/>
                <w:lang w:val="en-US" w:eastAsia="es-ES"/>
              </w:rPr>
              <w:t>966</w:t>
            </w:r>
            <w:r w:rsidRPr="00C213D3">
              <w:rPr>
                <w:rFonts w:ascii="Arial" w:eastAsia="Times New Roman" w:hAnsi="Arial" w:cs="Arial"/>
                <w:sz w:val="16"/>
                <w:szCs w:val="16"/>
                <w:lang w:val="en-US" w:eastAsia="es-ES"/>
              </w:rPr>
              <w:t xml:space="preserve">, n = </w:t>
            </w:r>
            <w:r w:rsidR="00C213D3">
              <w:rPr>
                <w:rFonts w:ascii="Arial" w:eastAsia="Times New Roman" w:hAnsi="Arial" w:cs="Arial"/>
                <w:sz w:val="16"/>
                <w:szCs w:val="16"/>
                <w:lang w:val="en-US" w:eastAsia="es-ES"/>
              </w:rPr>
              <w:t>29</w:t>
            </w:r>
          </w:p>
        </w:tc>
      </w:tr>
      <w:tr w:rsidR="00305513" w:rsidRPr="00305513" w14:paraId="69DC3455" w14:textId="77777777" w:rsidTr="00305513">
        <w:trPr>
          <w:trHeight w:val="158"/>
        </w:trPr>
        <w:tc>
          <w:tcPr>
            <w:tcW w:w="1560" w:type="dxa"/>
            <w:tcBorders>
              <w:top w:val="nil"/>
              <w:left w:val="nil"/>
              <w:bottom w:val="nil"/>
              <w:right w:val="nil"/>
            </w:tcBorders>
            <w:shd w:val="clear" w:color="auto" w:fill="auto"/>
            <w:noWrap/>
            <w:vAlign w:val="center"/>
          </w:tcPr>
          <w:p w14:paraId="088658C3" w14:textId="77777777" w:rsidR="00305513" w:rsidRPr="00C213D3" w:rsidRDefault="00305513" w:rsidP="0065429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2507E870" w14:textId="75696D23" w:rsidR="00305513" w:rsidRPr="00BF1457" w:rsidRDefault="00BF1457" w:rsidP="00654293">
            <w:pPr>
              <w:spacing w:after="0" w:line="240" w:lineRule="auto"/>
              <w:rPr>
                <w:rFonts w:ascii="Arial" w:eastAsia="Times New Roman" w:hAnsi="Arial" w:cs="Arial"/>
                <w:b/>
                <w:sz w:val="16"/>
                <w:szCs w:val="16"/>
                <w:lang w:val="es-ES" w:eastAsia="es-ES"/>
              </w:rPr>
            </w:pPr>
            <w:r w:rsidRPr="00C213D3">
              <w:rPr>
                <w:rFonts w:ascii="Arial" w:eastAsia="Times New Roman" w:hAnsi="Arial" w:cs="Arial"/>
                <w:b/>
                <w:sz w:val="16"/>
                <w:szCs w:val="16"/>
                <w:lang w:val="en-US" w:eastAsia="es-ES"/>
              </w:rPr>
              <w:t>r = -0.53, p = 0.001</w:t>
            </w:r>
            <w:r w:rsidRPr="00BF1457">
              <w:rPr>
                <w:rFonts w:ascii="Arial" w:eastAsia="Times New Roman" w:hAnsi="Arial" w:cs="Arial"/>
                <w:b/>
                <w:sz w:val="16"/>
                <w:szCs w:val="16"/>
                <w:lang w:val="es-ES" w:eastAsia="es-ES"/>
              </w:rPr>
              <w:t>, n = 34</w:t>
            </w:r>
          </w:p>
        </w:tc>
        <w:tc>
          <w:tcPr>
            <w:tcW w:w="2410" w:type="dxa"/>
            <w:tcBorders>
              <w:top w:val="nil"/>
              <w:left w:val="nil"/>
              <w:bottom w:val="nil"/>
              <w:right w:val="nil"/>
            </w:tcBorders>
            <w:shd w:val="clear" w:color="auto" w:fill="auto"/>
            <w:noWrap/>
            <w:vAlign w:val="center"/>
          </w:tcPr>
          <w:p w14:paraId="3B6CE1FC" w14:textId="65854D53" w:rsidR="00305513" w:rsidRPr="00305513" w:rsidRDefault="003F4DBD" w:rsidP="003F4DBD">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0.17, p = 0.326, n = 34</w:t>
            </w:r>
          </w:p>
        </w:tc>
        <w:tc>
          <w:tcPr>
            <w:tcW w:w="2580" w:type="dxa"/>
            <w:tcBorders>
              <w:top w:val="nil"/>
              <w:left w:val="nil"/>
              <w:bottom w:val="nil"/>
              <w:right w:val="nil"/>
            </w:tcBorders>
            <w:shd w:val="clear" w:color="auto" w:fill="auto"/>
            <w:noWrap/>
            <w:vAlign w:val="center"/>
          </w:tcPr>
          <w:p w14:paraId="5B265D75" w14:textId="1788153A"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C213D3">
              <w:rPr>
                <w:rFonts w:ascii="Arial" w:eastAsia="Times New Roman" w:hAnsi="Arial" w:cs="Arial"/>
                <w:sz w:val="16"/>
                <w:szCs w:val="16"/>
                <w:lang w:val="es-ES" w:eastAsia="es-ES"/>
              </w:rPr>
              <w:t xml:space="preserve"> = -0.13, p = 0.478, n = 34</w:t>
            </w:r>
          </w:p>
        </w:tc>
      </w:tr>
      <w:tr w:rsidR="00305513" w:rsidRPr="00305513" w14:paraId="4BC4123F" w14:textId="77777777" w:rsidTr="00305513">
        <w:trPr>
          <w:trHeight w:val="149"/>
        </w:trPr>
        <w:tc>
          <w:tcPr>
            <w:tcW w:w="1560" w:type="dxa"/>
            <w:tcBorders>
              <w:top w:val="nil"/>
              <w:left w:val="nil"/>
              <w:right w:val="nil"/>
            </w:tcBorders>
            <w:shd w:val="clear" w:color="auto" w:fill="auto"/>
            <w:noWrap/>
            <w:vAlign w:val="center"/>
          </w:tcPr>
          <w:p w14:paraId="3FD0911F"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SOI</w:t>
            </w:r>
          </w:p>
        </w:tc>
        <w:tc>
          <w:tcPr>
            <w:tcW w:w="2409" w:type="dxa"/>
            <w:tcBorders>
              <w:top w:val="nil"/>
              <w:left w:val="nil"/>
              <w:right w:val="nil"/>
            </w:tcBorders>
            <w:shd w:val="clear" w:color="auto" w:fill="auto"/>
            <w:noWrap/>
            <w:vAlign w:val="center"/>
          </w:tcPr>
          <w:p w14:paraId="3F5C2FD9" w14:textId="5A48F994" w:rsidR="00305513" w:rsidRPr="00BF1457" w:rsidRDefault="00305513" w:rsidP="00BF1457">
            <w:pPr>
              <w:spacing w:after="0" w:line="240" w:lineRule="auto"/>
              <w:rPr>
                <w:rFonts w:ascii="Arial" w:eastAsia="Times New Roman" w:hAnsi="Arial" w:cs="Arial"/>
                <w:b/>
                <w:sz w:val="16"/>
                <w:szCs w:val="16"/>
                <w:lang w:val="es-ES" w:eastAsia="es-ES"/>
              </w:rPr>
            </w:pPr>
            <w:r w:rsidRPr="00BF1457">
              <w:rPr>
                <w:rFonts w:ascii="Arial" w:eastAsia="Times New Roman" w:hAnsi="Arial" w:cs="Arial"/>
                <w:b/>
                <w:sz w:val="16"/>
                <w:szCs w:val="16"/>
                <w:lang w:val="es-ES" w:eastAsia="es-ES"/>
              </w:rPr>
              <w:t xml:space="preserve">r = </w:t>
            </w:r>
            <w:r w:rsidR="00BF1457" w:rsidRPr="00BF1457">
              <w:rPr>
                <w:rFonts w:ascii="Arial" w:eastAsia="Times New Roman" w:hAnsi="Arial" w:cs="Arial"/>
                <w:b/>
                <w:sz w:val="16"/>
                <w:szCs w:val="16"/>
                <w:lang w:val="es-ES" w:eastAsia="es-ES"/>
              </w:rPr>
              <w:t>-</w:t>
            </w:r>
            <w:r w:rsidRPr="00BF1457">
              <w:rPr>
                <w:rFonts w:ascii="Arial" w:eastAsia="Times New Roman" w:hAnsi="Arial" w:cs="Arial"/>
                <w:b/>
                <w:sz w:val="16"/>
                <w:szCs w:val="16"/>
                <w:lang w:val="es-ES" w:eastAsia="es-ES"/>
              </w:rPr>
              <w:t>0.</w:t>
            </w:r>
            <w:r w:rsidR="00BF1457" w:rsidRPr="00BF1457">
              <w:rPr>
                <w:rFonts w:ascii="Arial" w:eastAsia="Times New Roman" w:hAnsi="Arial" w:cs="Arial"/>
                <w:b/>
                <w:sz w:val="16"/>
                <w:szCs w:val="16"/>
                <w:lang w:val="es-ES" w:eastAsia="es-ES"/>
              </w:rPr>
              <w:t>42</w:t>
            </w:r>
            <w:r w:rsidRPr="00BF1457">
              <w:rPr>
                <w:rFonts w:ascii="Arial" w:eastAsia="Times New Roman" w:hAnsi="Arial" w:cs="Arial"/>
                <w:b/>
                <w:sz w:val="16"/>
                <w:szCs w:val="16"/>
                <w:lang w:val="es-ES" w:eastAsia="es-ES"/>
              </w:rPr>
              <w:t>, p = 0.</w:t>
            </w:r>
            <w:r w:rsidR="00BF1457" w:rsidRPr="00BF1457">
              <w:rPr>
                <w:rFonts w:ascii="Arial" w:eastAsia="Times New Roman" w:hAnsi="Arial" w:cs="Arial"/>
                <w:b/>
                <w:sz w:val="16"/>
                <w:szCs w:val="16"/>
                <w:lang w:val="es-ES" w:eastAsia="es-ES"/>
              </w:rPr>
              <w:t>014</w:t>
            </w:r>
            <w:r w:rsidRPr="00BF1457">
              <w:rPr>
                <w:rFonts w:ascii="Arial" w:eastAsia="Times New Roman" w:hAnsi="Arial" w:cs="Arial"/>
                <w:b/>
                <w:sz w:val="16"/>
                <w:szCs w:val="16"/>
                <w:lang w:val="es-ES" w:eastAsia="es-ES"/>
              </w:rPr>
              <w:t xml:space="preserve">, n = </w:t>
            </w:r>
            <w:r w:rsidR="00BF1457" w:rsidRPr="00BF1457">
              <w:rPr>
                <w:rFonts w:ascii="Arial" w:eastAsia="Times New Roman" w:hAnsi="Arial" w:cs="Arial"/>
                <w:b/>
                <w:sz w:val="16"/>
                <w:szCs w:val="16"/>
                <w:lang w:val="es-ES" w:eastAsia="es-ES"/>
              </w:rPr>
              <w:t>34</w:t>
            </w:r>
          </w:p>
        </w:tc>
        <w:tc>
          <w:tcPr>
            <w:tcW w:w="2410" w:type="dxa"/>
            <w:tcBorders>
              <w:top w:val="nil"/>
              <w:left w:val="nil"/>
              <w:right w:val="nil"/>
            </w:tcBorders>
            <w:shd w:val="clear" w:color="auto" w:fill="auto"/>
            <w:noWrap/>
            <w:vAlign w:val="center"/>
          </w:tcPr>
          <w:p w14:paraId="4EA46CA6" w14:textId="4383B94A" w:rsidR="00305513" w:rsidRPr="00C213D3" w:rsidRDefault="00305513" w:rsidP="003F4DBD">
            <w:pPr>
              <w:spacing w:after="0" w:line="240" w:lineRule="auto"/>
              <w:rPr>
                <w:rFonts w:ascii="Arial" w:eastAsia="Times New Roman" w:hAnsi="Arial" w:cs="Arial"/>
                <w:b/>
                <w:sz w:val="16"/>
                <w:szCs w:val="16"/>
                <w:lang w:val="es-ES" w:eastAsia="es-ES"/>
              </w:rPr>
            </w:pPr>
            <w:r w:rsidRPr="00C213D3">
              <w:rPr>
                <w:rFonts w:ascii="Arial" w:eastAsia="Times New Roman" w:hAnsi="Arial" w:cs="Arial"/>
                <w:b/>
                <w:sz w:val="16"/>
                <w:szCs w:val="16"/>
                <w:lang w:val="es-ES" w:eastAsia="es-ES"/>
              </w:rPr>
              <w:t>r</w:t>
            </w:r>
            <w:r w:rsidR="003F4DBD" w:rsidRPr="00C213D3">
              <w:rPr>
                <w:rFonts w:ascii="Arial" w:eastAsia="Times New Roman" w:hAnsi="Arial" w:cs="Arial"/>
                <w:b/>
                <w:sz w:val="16"/>
                <w:szCs w:val="16"/>
                <w:lang w:val="es-ES" w:eastAsia="es-ES"/>
              </w:rPr>
              <w:t xml:space="preserve"> = 0.36, p = 0.038, n =34</w:t>
            </w:r>
          </w:p>
        </w:tc>
        <w:tc>
          <w:tcPr>
            <w:tcW w:w="2580" w:type="dxa"/>
            <w:tcBorders>
              <w:top w:val="nil"/>
              <w:left w:val="nil"/>
              <w:right w:val="nil"/>
            </w:tcBorders>
            <w:shd w:val="clear" w:color="auto" w:fill="auto"/>
            <w:noWrap/>
            <w:vAlign w:val="center"/>
          </w:tcPr>
          <w:p w14:paraId="14E90DD3" w14:textId="7F1CA18B" w:rsidR="00305513" w:rsidRPr="00305513" w:rsidRDefault="00305513" w:rsidP="00C213D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C213D3">
              <w:rPr>
                <w:rFonts w:ascii="Arial" w:eastAsia="Times New Roman" w:hAnsi="Arial" w:cs="Arial"/>
                <w:sz w:val="16"/>
                <w:szCs w:val="16"/>
                <w:lang w:val="es-ES" w:eastAsia="es-ES"/>
              </w:rPr>
              <w:t xml:space="preserve"> = 0.18</w:t>
            </w:r>
            <w:r w:rsidRPr="00305513">
              <w:rPr>
                <w:rFonts w:ascii="Arial" w:eastAsia="Times New Roman" w:hAnsi="Arial" w:cs="Arial"/>
                <w:sz w:val="16"/>
                <w:szCs w:val="16"/>
                <w:lang w:val="es-ES" w:eastAsia="es-ES"/>
              </w:rPr>
              <w:t>, p = 0.</w:t>
            </w:r>
            <w:r w:rsidR="00C213D3">
              <w:rPr>
                <w:rFonts w:ascii="Arial" w:eastAsia="Times New Roman" w:hAnsi="Arial" w:cs="Arial"/>
                <w:sz w:val="16"/>
                <w:szCs w:val="16"/>
                <w:lang w:val="es-ES" w:eastAsia="es-ES"/>
              </w:rPr>
              <w:t>320</w:t>
            </w:r>
            <w:r w:rsidRPr="00305513">
              <w:rPr>
                <w:rFonts w:ascii="Arial" w:eastAsia="Times New Roman" w:hAnsi="Arial" w:cs="Arial"/>
                <w:sz w:val="16"/>
                <w:szCs w:val="16"/>
                <w:lang w:val="es-ES" w:eastAsia="es-ES"/>
              </w:rPr>
              <w:t xml:space="preserve">, n = </w:t>
            </w:r>
            <w:r w:rsidR="00C213D3">
              <w:rPr>
                <w:rFonts w:ascii="Arial" w:eastAsia="Times New Roman" w:hAnsi="Arial" w:cs="Arial"/>
                <w:sz w:val="16"/>
                <w:szCs w:val="16"/>
                <w:lang w:val="es-ES" w:eastAsia="es-ES"/>
              </w:rPr>
              <w:t>34</w:t>
            </w:r>
          </w:p>
        </w:tc>
      </w:tr>
      <w:tr w:rsidR="00305513" w:rsidRPr="00C213D3" w14:paraId="496A329D" w14:textId="77777777" w:rsidTr="00305513">
        <w:trPr>
          <w:trHeight w:val="149"/>
        </w:trPr>
        <w:tc>
          <w:tcPr>
            <w:tcW w:w="1560" w:type="dxa"/>
            <w:tcBorders>
              <w:top w:val="nil"/>
              <w:left w:val="nil"/>
              <w:bottom w:val="single" w:sz="4" w:space="0" w:color="auto"/>
              <w:right w:val="nil"/>
            </w:tcBorders>
            <w:shd w:val="clear" w:color="auto" w:fill="auto"/>
            <w:noWrap/>
            <w:vAlign w:val="center"/>
          </w:tcPr>
          <w:p w14:paraId="3BFCD660"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AMO</w:t>
            </w:r>
          </w:p>
        </w:tc>
        <w:tc>
          <w:tcPr>
            <w:tcW w:w="2409" w:type="dxa"/>
            <w:tcBorders>
              <w:top w:val="nil"/>
              <w:left w:val="nil"/>
              <w:bottom w:val="single" w:sz="4" w:space="0" w:color="auto"/>
              <w:right w:val="nil"/>
            </w:tcBorders>
            <w:shd w:val="clear" w:color="auto" w:fill="auto"/>
            <w:noWrap/>
            <w:vAlign w:val="center"/>
          </w:tcPr>
          <w:p w14:paraId="6DB8F265" w14:textId="497169E8" w:rsidR="00305513" w:rsidRPr="00BF1457" w:rsidRDefault="00305513" w:rsidP="00BF1457">
            <w:pPr>
              <w:spacing w:after="0" w:line="240" w:lineRule="auto"/>
              <w:rPr>
                <w:rFonts w:ascii="Arial" w:eastAsia="Times New Roman" w:hAnsi="Arial" w:cs="Arial"/>
                <w:b/>
                <w:sz w:val="16"/>
                <w:szCs w:val="16"/>
                <w:lang w:val="es-ES" w:eastAsia="es-ES"/>
              </w:rPr>
            </w:pPr>
            <w:r w:rsidRPr="00BF1457">
              <w:rPr>
                <w:rFonts w:ascii="Arial" w:eastAsia="Times New Roman" w:hAnsi="Arial" w:cs="Arial"/>
                <w:b/>
                <w:sz w:val="16"/>
                <w:szCs w:val="16"/>
                <w:lang w:val="es-ES" w:eastAsia="es-ES"/>
              </w:rPr>
              <w:t>r = -0.</w:t>
            </w:r>
            <w:r w:rsidR="00BF1457" w:rsidRPr="00BF1457">
              <w:rPr>
                <w:rFonts w:ascii="Arial" w:eastAsia="Times New Roman" w:hAnsi="Arial" w:cs="Arial"/>
                <w:b/>
                <w:sz w:val="16"/>
                <w:szCs w:val="16"/>
                <w:lang w:val="es-ES" w:eastAsia="es-ES"/>
              </w:rPr>
              <w:t>56</w:t>
            </w:r>
            <w:r w:rsidRPr="00BF1457">
              <w:rPr>
                <w:rFonts w:ascii="Arial" w:eastAsia="Times New Roman" w:hAnsi="Arial" w:cs="Arial"/>
                <w:b/>
                <w:sz w:val="16"/>
                <w:szCs w:val="16"/>
                <w:lang w:val="es-ES" w:eastAsia="es-ES"/>
              </w:rPr>
              <w:t>, p = 0.</w:t>
            </w:r>
            <w:r w:rsidR="00BF1457" w:rsidRPr="00BF1457">
              <w:rPr>
                <w:rFonts w:ascii="Arial" w:eastAsia="Times New Roman" w:hAnsi="Arial" w:cs="Arial"/>
                <w:b/>
                <w:sz w:val="16"/>
                <w:szCs w:val="16"/>
                <w:lang w:val="es-ES" w:eastAsia="es-ES"/>
              </w:rPr>
              <w:t>001</w:t>
            </w:r>
            <w:r w:rsidRPr="00BF1457">
              <w:rPr>
                <w:rFonts w:ascii="Arial" w:eastAsia="Times New Roman" w:hAnsi="Arial" w:cs="Arial"/>
                <w:b/>
                <w:sz w:val="16"/>
                <w:szCs w:val="16"/>
                <w:lang w:val="es-ES" w:eastAsia="es-ES"/>
              </w:rPr>
              <w:t xml:space="preserve">, n = </w:t>
            </w:r>
            <w:r w:rsidR="00BF1457" w:rsidRPr="00BF1457">
              <w:rPr>
                <w:rFonts w:ascii="Arial" w:eastAsia="Times New Roman" w:hAnsi="Arial" w:cs="Arial"/>
                <w:b/>
                <w:sz w:val="16"/>
                <w:szCs w:val="16"/>
                <w:lang w:val="es-ES" w:eastAsia="es-ES"/>
              </w:rPr>
              <w:t>34</w:t>
            </w:r>
          </w:p>
        </w:tc>
        <w:tc>
          <w:tcPr>
            <w:tcW w:w="2410" w:type="dxa"/>
            <w:tcBorders>
              <w:top w:val="nil"/>
              <w:left w:val="nil"/>
              <w:bottom w:val="single" w:sz="4" w:space="0" w:color="auto"/>
              <w:right w:val="nil"/>
            </w:tcBorders>
            <w:shd w:val="clear" w:color="auto" w:fill="auto"/>
            <w:noWrap/>
            <w:vAlign w:val="center"/>
          </w:tcPr>
          <w:p w14:paraId="6B37FE81" w14:textId="7DD3D6CF" w:rsidR="00305513" w:rsidRPr="003F4DBD" w:rsidRDefault="00305513" w:rsidP="003F4DBD">
            <w:pPr>
              <w:spacing w:after="0" w:line="240" w:lineRule="auto"/>
              <w:rPr>
                <w:rFonts w:ascii="Arial" w:eastAsia="Times New Roman" w:hAnsi="Arial" w:cs="Arial"/>
                <w:sz w:val="16"/>
                <w:szCs w:val="16"/>
                <w:lang w:val="es-ES" w:eastAsia="es-ES"/>
              </w:rPr>
            </w:pPr>
            <w:r w:rsidRPr="003F4DBD">
              <w:rPr>
                <w:rFonts w:ascii="Arial" w:eastAsia="Times New Roman" w:hAnsi="Arial" w:cs="Arial"/>
                <w:color w:val="000000" w:themeColor="text1"/>
                <w:sz w:val="16"/>
                <w:szCs w:val="16"/>
                <w:lang w:val="es-ES" w:eastAsia="es-ES"/>
              </w:rPr>
              <w:t>r</w:t>
            </w:r>
            <w:r w:rsidR="003F4DBD" w:rsidRPr="003F4DBD">
              <w:rPr>
                <w:rFonts w:ascii="Arial" w:eastAsia="Times New Roman" w:hAnsi="Arial" w:cs="Arial"/>
                <w:color w:val="000000" w:themeColor="text1"/>
                <w:sz w:val="16"/>
                <w:szCs w:val="16"/>
                <w:lang w:val="es-ES" w:eastAsia="es-ES"/>
              </w:rPr>
              <w:t xml:space="preserve"> = 0.23, p = 0.191, n = 34</w:t>
            </w:r>
          </w:p>
        </w:tc>
        <w:tc>
          <w:tcPr>
            <w:tcW w:w="2580" w:type="dxa"/>
            <w:tcBorders>
              <w:top w:val="nil"/>
              <w:left w:val="nil"/>
              <w:bottom w:val="single" w:sz="4" w:space="0" w:color="auto"/>
              <w:right w:val="nil"/>
            </w:tcBorders>
            <w:shd w:val="clear" w:color="auto" w:fill="auto"/>
            <w:noWrap/>
            <w:vAlign w:val="center"/>
          </w:tcPr>
          <w:p w14:paraId="5E2B97C4" w14:textId="18888A2F" w:rsidR="00305513" w:rsidRPr="00C213D3" w:rsidRDefault="00305513" w:rsidP="00C213D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r</w:t>
            </w:r>
            <w:r w:rsidR="00C213D3" w:rsidRPr="00C213D3">
              <w:rPr>
                <w:rFonts w:ascii="Arial" w:eastAsia="Times New Roman" w:hAnsi="Arial" w:cs="Arial"/>
                <w:sz w:val="16"/>
                <w:szCs w:val="16"/>
                <w:lang w:val="en-US" w:eastAsia="es-ES"/>
              </w:rPr>
              <w:t xml:space="preserve"> = </w:t>
            </w:r>
            <w:r w:rsidR="00C213D3">
              <w:rPr>
                <w:rFonts w:ascii="Arial" w:eastAsia="Times New Roman" w:hAnsi="Arial" w:cs="Arial"/>
                <w:sz w:val="16"/>
                <w:szCs w:val="16"/>
                <w:lang w:val="en-US" w:eastAsia="es-ES"/>
              </w:rPr>
              <w:t>-</w:t>
            </w:r>
            <w:r w:rsidR="00C213D3" w:rsidRPr="00C213D3">
              <w:rPr>
                <w:rFonts w:ascii="Arial" w:eastAsia="Times New Roman" w:hAnsi="Arial" w:cs="Arial"/>
                <w:sz w:val="16"/>
                <w:szCs w:val="16"/>
                <w:lang w:val="en-US" w:eastAsia="es-ES"/>
              </w:rPr>
              <w:t>0.</w:t>
            </w:r>
            <w:r w:rsidR="00C213D3">
              <w:rPr>
                <w:rFonts w:ascii="Arial" w:eastAsia="Times New Roman" w:hAnsi="Arial" w:cs="Arial"/>
                <w:sz w:val="16"/>
                <w:szCs w:val="16"/>
                <w:lang w:val="en-US" w:eastAsia="es-ES"/>
              </w:rPr>
              <w:t>07</w:t>
            </w:r>
            <w:r w:rsidRPr="00C213D3">
              <w:rPr>
                <w:rFonts w:ascii="Arial" w:eastAsia="Times New Roman" w:hAnsi="Arial" w:cs="Arial"/>
                <w:sz w:val="16"/>
                <w:szCs w:val="16"/>
                <w:lang w:val="en-US" w:eastAsia="es-ES"/>
              </w:rPr>
              <w:t>, p = 0.</w:t>
            </w:r>
            <w:r w:rsidR="00C213D3">
              <w:rPr>
                <w:rFonts w:ascii="Arial" w:eastAsia="Times New Roman" w:hAnsi="Arial" w:cs="Arial"/>
                <w:sz w:val="16"/>
                <w:szCs w:val="16"/>
                <w:lang w:val="en-US" w:eastAsia="es-ES"/>
              </w:rPr>
              <w:t>698</w:t>
            </w:r>
            <w:r w:rsidRPr="00C213D3">
              <w:rPr>
                <w:rFonts w:ascii="Arial" w:eastAsia="Times New Roman" w:hAnsi="Arial" w:cs="Arial"/>
                <w:sz w:val="16"/>
                <w:szCs w:val="16"/>
                <w:lang w:val="en-US" w:eastAsia="es-ES"/>
              </w:rPr>
              <w:t xml:space="preserve">, n = </w:t>
            </w:r>
            <w:r w:rsidR="00C213D3">
              <w:rPr>
                <w:rFonts w:ascii="Arial" w:eastAsia="Times New Roman" w:hAnsi="Arial" w:cs="Arial"/>
                <w:sz w:val="16"/>
                <w:szCs w:val="16"/>
                <w:lang w:val="en-US" w:eastAsia="es-ES"/>
              </w:rPr>
              <w:t>34</w:t>
            </w:r>
          </w:p>
        </w:tc>
      </w:tr>
      <w:tr w:rsidR="00305513" w:rsidRPr="00C213D3" w14:paraId="3B188477" w14:textId="77777777" w:rsidTr="00654293">
        <w:trPr>
          <w:trHeight w:val="247"/>
        </w:trPr>
        <w:tc>
          <w:tcPr>
            <w:tcW w:w="1560" w:type="dxa"/>
            <w:tcBorders>
              <w:top w:val="single" w:sz="4" w:space="0" w:color="auto"/>
              <w:left w:val="nil"/>
              <w:right w:val="nil"/>
            </w:tcBorders>
            <w:shd w:val="clear" w:color="auto" w:fill="auto"/>
            <w:noWrap/>
            <w:vAlign w:val="center"/>
            <w:hideMark/>
          </w:tcPr>
          <w:p w14:paraId="4E273B45" w14:textId="77777777" w:rsidR="00305513" w:rsidRPr="00305513" w:rsidRDefault="00305513" w:rsidP="00654293">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5219993C" w14:textId="22FE1977" w:rsidR="00305513" w:rsidRPr="00C213D3" w:rsidRDefault="00305513" w:rsidP="00654293">
            <w:pPr>
              <w:spacing w:after="0" w:line="240" w:lineRule="auto"/>
              <w:jc w:val="center"/>
              <w:rPr>
                <w:rFonts w:ascii="Arial" w:eastAsia="Times New Roman" w:hAnsi="Arial" w:cs="Arial"/>
                <w:bCs/>
                <w:i/>
                <w:sz w:val="16"/>
                <w:szCs w:val="16"/>
                <w:lang w:val="en-US" w:eastAsia="es-ES"/>
              </w:rPr>
            </w:pPr>
            <w:r w:rsidRPr="00C213D3">
              <w:rPr>
                <w:rFonts w:ascii="Arial" w:eastAsia="Times New Roman" w:hAnsi="Arial" w:cs="Arial"/>
                <w:bCs/>
                <w:i/>
                <w:sz w:val="16"/>
                <w:szCs w:val="16"/>
                <w:lang w:val="en-US" w:eastAsia="es-ES"/>
              </w:rPr>
              <w:t>VAR2</w:t>
            </w:r>
          </w:p>
        </w:tc>
      </w:tr>
      <w:tr w:rsidR="00305513" w:rsidRPr="00C213D3" w14:paraId="2B9717E6" w14:textId="77777777" w:rsidTr="00654293">
        <w:trPr>
          <w:trHeight w:val="176"/>
        </w:trPr>
        <w:tc>
          <w:tcPr>
            <w:tcW w:w="1560" w:type="dxa"/>
            <w:tcBorders>
              <w:top w:val="nil"/>
              <w:left w:val="nil"/>
              <w:bottom w:val="nil"/>
              <w:right w:val="nil"/>
            </w:tcBorders>
            <w:shd w:val="clear" w:color="auto" w:fill="auto"/>
            <w:noWrap/>
            <w:vAlign w:val="center"/>
          </w:tcPr>
          <w:p w14:paraId="369E91C3" w14:textId="77777777" w:rsidR="00305513" w:rsidRPr="00C213D3" w:rsidRDefault="00305513" w:rsidP="0065429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Sediment load</w:t>
            </w:r>
          </w:p>
        </w:tc>
        <w:tc>
          <w:tcPr>
            <w:tcW w:w="2409" w:type="dxa"/>
            <w:tcBorders>
              <w:top w:val="nil"/>
              <w:left w:val="nil"/>
              <w:bottom w:val="nil"/>
              <w:right w:val="nil"/>
            </w:tcBorders>
            <w:shd w:val="clear" w:color="auto" w:fill="auto"/>
            <w:noWrap/>
            <w:vAlign w:val="center"/>
          </w:tcPr>
          <w:p w14:paraId="7C4AB915" w14:textId="78F11651" w:rsidR="00305513" w:rsidRPr="00C213D3" w:rsidRDefault="00C213D3" w:rsidP="00C213D3">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0.16</w:t>
            </w:r>
            <w:r w:rsidR="00305513" w:rsidRPr="00C213D3">
              <w:rPr>
                <w:rFonts w:ascii="Arial" w:eastAsia="Times New Roman" w:hAnsi="Arial" w:cs="Arial"/>
                <w:sz w:val="16"/>
                <w:szCs w:val="16"/>
                <w:lang w:val="en-US" w:eastAsia="es-ES"/>
              </w:rPr>
              <w:t>, p = 0.</w:t>
            </w:r>
            <w:r>
              <w:rPr>
                <w:rFonts w:ascii="Arial" w:eastAsia="Times New Roman" w:hAnsi="Arial" w:cs="Arial"/>
                <w:sz w:val="16"/>
                <w:szCs w:val="16"/>
                <w:lang w:val="en-US" w:eastAsia="es-ES"/>
              </w:rPr>
              <w:t>373</w:t>
            </w:r>
            <w:r w:rsidR="00305513" w:rsidRPr="00C213D3">
              <w:rPr>
                <w:rFonts w:ascii="Arial" w:eastAsia="Times New Roman" w:hAnsi="Arial" w:cs="Arial"/>
                <w:sz w:val="16"/>
                <w:szCs w:val="16"/>
                <w:lang w:val="en-US" w:eastAsia="es-ES"/>
              </w:rPr>
              <w:t>, n = 28</w:t>
            </w:r>
          </w:p>
        </w:tc>
        <w:tc>
          <w:tcPr>
            <w:tcW w:w="2410" w:type="dxa"/>
            <w:tcBorders>
              <w:top w:val="nil"/>
              <w:left w:val="nil"/>
              <w:bottom w:val="nil"/>
              <w:right w:val="nil"/>
            </w:tcBorders>
            <w:shd w:val="clear" w:color="auto" w:fill="auto"/>
            <w:noWrap/>
            <w:vAlign w:val="center"/>
          </w:tcPr>
          <w:p w14:paraId="59AB5343" w14:textId="6965F28C" w:rsidR="00305513" w:rsidRPr="00C213D3" w:rsidRDefault="00305513" w:rsidP="00E9110F">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r =-0.</w:t>
            </w:r>
            <w:r w:rsidR="00E9110F">
              <w:rPr>
                <w:rFonts w:ascii="Arial" w:eastAsia="Times New Roman" w:hAnsi="Arial" w:cs="Arial"/>
                <w:sz w:val="16"/>
                <w:szCs w:val="16"/>
                <w:lang w:val="en-US" w:eastAsia="es-ES"/>
              </w:rPr>
              <w:t>26</w:t>
            </w:r>
            <w:r w:rsidRPr="00C213D3">
              <w:rPr>
                <w:rFonts w:ascii="Arial" w:eastAsia="Times New Roman" w:hAnsi="Arial" w:cs="Arial"/>
                <w:sz w:val="16"/>
                <w:szCs w:val="16"/>
                <w:lang w:val="en-US" w:eastAsia="es-ES"/>
              </w:rPr>
              <w:t>, p = 0.</w:t>
            </w:r>
            <w:r w:rsidR="00E9110F">
              <w:rPr>
                <w:rFonts w:ascii="Arial" w:eastAsia="Times New Roman" w:hAnsi="Arial" w:cs="Arial"/>
                <w:sz w:val="16"/>
                <w:szCs w:val="16"/>
                <w:lang w:val="en-US" w:eastAsia="es-ES"/>
              </w:rPr>
              <w:t>182</w:t>
            </w:r>
            <w:r w:rsidRPr="00C213D3">
              <w:rPr>
                <w:rFonts w:ascii="Arial" w:eastAsia="Times New Roman" w:hAnsi="Arial" w:cs="Arial"/>
                <w:sz w:val="16"/>
                <w:szCs w:val="16"/>
                <w:lang w:val="en-US" w:eastAsia="es-ES"/>
              </w:rPr>
              <w:t>, n = 28</w:t>
            </w:r>
          </w:p>
        </w:tc>
        <w:tc>
          <w:tcPr>
            <w:tcW w:w="2580" w:type="dxa"/>
            <w:tcBorders>
              <w:top w:val="nil"/>
              <w:left w:val="nil"/>
              <w:bottom w:val="nil"/>
              <w:right w:val="nil"/>
            </w:tcBorders>
            <w:shd w:val="clear" w:color="auto" w:fill="auto"/>
            <w:noWrap/>
            <w:vAlign w:val="center"/>
          </w:tcPr>
          <w:p w14:paraId="1CA61C44" w14:textId="11F025A0" w:rsidR="00305513" w:rsidRPr="00C213D3" w:rsidRDefault="00305513" w:rsidP="005C5E26">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r</w:t>
            </w:r>
            <w:r w:rsidR="005C5E26">
              <w:rPr>
                <w:rFonts w:ascii="Arial" w:eastAsia="Times New Roman" w:hAnsi="Arial" w:cs="Arial"/>
                <w:sz w:val="16"/>
                <w:szCs w:val="16"/>
                <w:lang w:val="en-US" w:eastAsia="es-ES"/>
              </w:rPr>
              <w:t xml:space="preserve"> = 0.37</w:t>
            </w:r>
            <w:r w:rsidRPr="00C213D3">
              <w:rPr>
                <w:rFonts w:ascii="Arial" w:eastAsia="Times New Roman" w:hAnsi="Arial" w:cs="Arial"/>
                <w:sz w:val="16"/>
                <w:szCs w:val="16"/>
                <w:lang w:val="en-US" w:eastAsia="es-ES"/>
              </w:rPr>
              <w:t>, p = 0.</w:t>
            </w:r>
            <w:r w:rsidR="005C5E26">
              <w:rPr>
                <w:rFonts w:ascii="Arial" w:eastAsia="Times New Roman" w:hAnsi="Arial" w:cs="Arial"/>
                <w:sz w:val="16"/>
                <w:szCs w:val="16"/>
                <w:lang w:val="en-US" w:eastAsia="es-ES"/>
              </w:rPr>
              <w:t>052</w:t>
            </w:r>
            <w:r w:rsidRPr="00C213D3">
              <w:rPr>
                <w:rFonts w:ascii="Arial" w:eastAsia="Times New Roman" w:hAnsi="Arial" w:cs="Arial"/>
                <w:sz w:val="16"/>
                <w:szCs w:val="16"/>
                <w:lang w:val="en-US" w:eastAsia="es-ES"/>
              </w:rPr>
              <w:t>, n = 28</w:t>
            </w:r>
          </w:p>
        </w:tc>
      </w:tr>
      <w:tr w:rsidR="00305513" w:rsidRPr="005C5E26" w14:paraId="768382D2" w14:textId="77777777" w:rsidTr="00654293">
        <w:trPr>
          <w:trHeight w:val="167"/>
        </w:trPr>
        <w:tc>
          <w:tcPr>
            <w:tcW w:w="1560" w:type="dxa"/>
            <w:tcBorders>
              <w:top w:val="nil"/>
              <w:left w:val="nil"/>
              <w:bottom w:val="nil"/>
              <w:right w:val="nil"/>
            </w:tcBorders>
            <w:shd w:val="clear" w:color="auto" w:fill="auto"/>
            <w:noWrap/>
            <w:vAlign w:val="center"/>
          </w:tcPr>
          <w:p w14:paraId="5E7C9910" w14:textId="77777777" w:rsidR="00305513" w:rsidRPr="00C213D3" w:rsidRDefault="00305513" w:rsidP="0065429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Water flow</w:t>
            </w:r>
          </w:p>
        </w:tc>
        <w:tc>
          <w:tcPr>
            <w:tcW w:w="2409" w:type="dxa"/>
            <w:tcBorders>
              <w:top w:val="nil"/>
              <w:left w:val="nil"/>
              <w:bottom w:val="nil"/>
              <w:right w:val="nil"/>
            </w:tcBorders>
            <w:shd w:val="clear" w:color="auto" w:fill="auto"/>
            <w:noWrap/>
            <w:vAlign w:val="center"/>
          </w:tcPr>
          <w:p w14:paraId="6D08D1BA" w14:textId="2839F408" w:rsidR="00305513" w:rsidRPr="005C5E26" w:rsidRDefault="00305513" w:rsidP="00C213D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 xml:space="preserve">r = </w:t>
            </w:r>
            <w:r w:rsidR="00C213D3">
              <w:rPr>
                <w:rFonts w:ascii="Arial" w:eastAsia="Times New Roman" w:hAnsi="Arial" w:cs="Arial"/>
                <w:sz w:val="16"/>
                <w:szCs w:val="16"/>
                <w:lang w:val="en-US" w:eastAsia="es-ES"/>
              </w:rPr>
              <w:t>-</w:t>
            </w:r>
            <w:r w:rsidRPr="005C5E26">
              <w:rPr>
                <w:rFonts w:ascii="Arial" w:eastAsia="Times New Roman" w:hAnsi="Arial" w:cs="Arial"/>
                <w:sz w:val="16"/>
                <w:szCs w:val="16"/>
                <w:lang w:val="en-US" w:eastAsia="es-ES"/>
              </w:rPr>
              <w:t>0.</w:t>
            </w:r>
            <w:r w:rsidR="00C213D3" w:rsidRPr="005C5E26">
              <w:rPr>
                <w:rFonts w:ascii="Arial" w:eastAsia="Times New Roman" w:hAnsi="Arial" w:cs="Arial"/>
                <w:sz w:val="16"/>
                <w:szCs w:val="16"/>
                <w:lang w:val="en-US" w:eastAsia="es-ES"/>
              </w:rPr>
              <w:t>10</w:t>
            </w:r>
            <w:r w:rsidRPr="005C5E26">
              <w:rPr>
                <w:rFonts w:ascii="Arial" w:eastAsia="Times New Roman" w:hAnsi="Arial" w:cs="Arial"/>
                <w:sz w:val="16"/>
                <w:szCs w:val="16"/>
                <w:lang w:val="en-US" w:eastAsia="es-ES"/>
              </w:rPr>
              <w:t>, p = 0.</w:t>
            </w:r>
            <w:r w:rsidR="00C213D3" w:rsidRPr="005C5E26">
              <w:rPr>
                <w:rFonts w:ascii="Arial" w:eastAsia="Times New Roman" w:hAnsi="Arial" w:cs="Arial"/>
                <w:sz w:val="16"/>
                <w:szCs w:val="16"/>
                <w:lang w:val="en-US" w:eastAsia="es-ES"/>
              </w:rPr>
              <w:t>573</w:t>
            </w:r>
            <w:r w:rsidRPr="005C5E26">
              <w:rPr>
                <w:rFonts w:ascii="Arial" w:eastAsia="Times New Roman" w:hAnsi="Arial" w:cs="Arial"/>
                <w:sz w:val="16"/>
                <w:szCs w:val="16"/>
                <w:lang w:val="en-US" w:eastAsia="es-ES"/>
              </w:rPr>
              <w:t>, n = 35</w:t>
            </w:r>
          </w:p>
        </w:tc>
        <w:tc>
          <w:tcPr>
            <w:tcW w:w="2410" w:type="dxa"/>
            <w:tcBorders>
              <w:top w:val="nil"/>
              <w:left w:val="nil"/>
              <w:bottom w:val="nil"/>
              <w:right w:val="nil"/>
            </w:tcBorders>
            <w:shd w:val="clear" w:color="auto" w:fill="auto"/>
            <w:noWrap/>
            <w:vAlign w:val="center"/>
          </w:tcPr>
          <w:p w14:paraId="0662C163" w14:textId="301DE8F9" w:rsidR="00305513" w:rsidRPr="005C5E26" w:rsidRDefault="00305513" w:rsidP="00E9110F">
            <w:pPr>
              <w:spacing w:after="0" w:line="240" w:lineRule="auto"/>
              <w:rPr>
                <w:rFonts w:ascii="Arial" w:eastAsia="Times New Roman" w:hAnsi="Arial" w:cs="Arial"/>
                <w:sz w:val="16"/>
                <w:szCs w:val="16"/>
                <w:lang w:val="en-US" w:eastAsia="es-ES"/>
              </w:rPr>
            </w:pPr>
            <w:r w:rsidRPr="005C5E26">
              <w:rPr>
                <w:rFonts w:ascii="Arial" w:eastAsia="Times New Roman" w:hAnsi="Arial" w:cs="Arial"/>
                <w:sz w:val="16"/>
                <w:szCs w:val="16"/>
                <w:lang w:val="en-US" w:eastAsia="es-ES"/>
              </w:rPr>
              <w:t>r</w:t>
            </w:r>
            <w:r w:rsidR="00E9110F" w:rsidRPr="005C5E26">
              <w:rPr>
                <w:rFonts w:ascii="Arial" w:eastAsia="Times New Roman" w:hAnsi="Arial" w:cs="Arial"/>
                <w:sz w:val="16"/>
                <w:szCs w:val="16"/>
                <w:lang w:val="en-US" w:eastAsia="es-ES"/>
              </w:rPr>
              <w:t xml:space="preserve"> = </w:t>
            </w:r>
            <w:r w:rsidRPr="005C5E26">
              <w:rPr>
                <w:rFonts w:ascii="Arial" w:eastAsia="Times New Roman" w:hAnsi="Arial" w:cs="Arial"/>
                <w:sz w:val="16"/>
                <w:szCs w:val="16"/>
                <w:lang w:val="en-US" w:eastAsia="es-ES"/>
              </w:rPr>
              <w:t>0.</w:t>
            </w:r>
            <w:r w:rsidR="00E9110F" w:rsidRPr="005C5E26">
              <w:rPr>
                <w:rFonts w:ascii="Arial" w:eastAsia="Times New Roman" w:hAnsi="Arial" w:cs="Arial"/>
                <w:sz w:val="16"/>
                <w:szCs w:val="16"/>
                <w:lang w:val="en-US" w:eastAsia="es-ES"/>
              </w:rPr>
              <w:t>19</w:t>
            </w:r>
            <w:r w:rsidRPr="005C5E26">
              <w:rPr>
                <w:rFonts w:ascii="Arial" w:eastAsia="Times New Roman" w:hAnsi="Arial" w:cs="Arial"/>
                <w:sz w:val="16"/>
                <w:szCs w:val="16"/>
                <w:lang w:val="en-US" w:eastAsia="es-ES"/>
              </w:rPr>
              <w:t>, p = 0.</w:t>
            </w:r>
            <w:r w:rsidR="00E9110F" w:rsidRPr="005C5E26">
              <w:rPr>
                <w:rFonts w:ascii="Arial" w:eastAsia="Times New Roman" w:hAnsi="Arial" w:cs="Arial"/>
                <w:sz w:val="16"/>
                <w:szCs w:val="16"/>
                <w:lang w:val="en-US" w:eastAsia="es-ES"/>
              </w:rPr>
              <w:t>270</w:t>
            </w:r>
            <w:r w:rsidRPr="005C5E26">
              <w:rPr>
                <w:rFonts w:ascii="Arial" w:eastAsia="Times New Roman" w:hAnsi="Arial" w:cs="Arial"/>
                <w:sz w:val="16"/>
                <w:szCs w:val="16"/>
                <w:lang w:val="en-US" w:eastAsia="es-ES"/>
              </w:rPr>
              <w:t>, n = 35</w:t>
            </w:r>
          </w:p>
        </w:tc>
        <w:tc>
          <w:tcPr>
            <w:tcW w:w="2580" w:type="dxa"/>
            <w:tcBorders>
              <w:top w:val="nil"/>
              <w:left w:val="nil"/>
              <w:bottom w:val="nil"/>
              <w:right w:val="nil"/>
            </w:tcBorders>
            <w:shd w:val="clear" w:color="auto" w:fill="auto"/>
            <w:noWrap/>
            <w:vAlign w:val="center"/>
          </w:tcPr>
          <w:p w14:paraId="15A1AD56" w14:textId="6C3E34DA" w:rsidR="00305513" w:rsidRPr="005C5E26" w:rsidRDefault="00305513" w:rsidP="005C5E26">
            <w:pPr>
              <w:spacing w:after="0" w:line="240" w:lineRule="auto"/>
              <w:rPr>
                <w:rFonts w:ascii="Arial" w:eastAsia="Times New Roman" w:hAnsi="Arial" w:cs="Arial"/>
                <w:sz w:val="16"/>
                <w:szCs w:val="16"/>
                <w:lang w:val="en-US" w:eastAsia="es-ES"/>
              </w:rPr>
            </w:pPr>
            <w:r w:rsidRPr="005C5E26">
              <w:rPr>
                <w:rFonts w:ascii="Arial" w:eastAsia="Times New Roman" w:hAnsi="Arial" w:cs="Arial"/>
                <w:sz w:val="16"/>
                <w:szCs w:val="16"/>
                <w:lang w:val="en-US" w:eastAsia="es-ES"/>
              </w:rPr>
              <w:t>r</w:t>
            </w:r>
            <w:r w:rsidR="005C5E26">
              <w:rPr>
                <w:rFonts w:ascii="Arial" w:eastAsia="Times New Roman" w:hAnsi="Arial" w:cs="Arial"/>
                <w:sz w:val="16"/>
                <w:szCs w:val="16"/>
                <w:lang w:val="en-US" w:eastAsia="es-ES"/>
              </w:rPr>
              <w:t xml:space="preserve"> = </w:t>
            </w:r>
            <w:r w:rsidRPr="005C5E26">
              <w:rPr>
                <w:rFonts w:ascii="Arial" w:eastAsia="Times New Roman" w:hAnsi="Arial" w:cs="Arial"/>
                <w:sz w:val="16"/>
                <w:szCs w:val="16"/>
                <w:lang w:val="en-US" w:eastAsia="es-ES"/>
              </w:rPr>
              <w:t>0.0</w:t>
            </w:r>
            <w:r w:rsidR="005C5E26">
              <w:rPr>
                <w:rFonts w:ascii="Arial" w:eastAsia="Times New Roman" w:hAnsi="Arial" w:cs="Arial"/>
                <w:sz w:val="16"/>
                <w:szCs w:val="16"/>
                <w:lang w:val="en-US" w:eastAsia="es-ES"/>
              </w:rPr>
              <w:t>6</w:t>
            </w:r>
            <w:r w:rsidRPr="005C5E26">
              <w:rPr>
                <w:rFonts w:ascii="Arial" w:eastAsia="Times New Roman" w:hAnsi="Arial" w:cs="Arial"/>
                <w:sz w:val="16"/>
                <w:szCs w:val="16"/>
                <w:lang w:val="en-US" w:eastAsia="es-ES"/>
              </w:rPr>
              <w:t>, p = 0.</w:t>
            </w:r>
            <w:r w:rsidR="005C5E26">
              <w:rPr>
                <w:rFonts w:ascii="Arial" w:eastAsia="Times New Roman" w:hAnsi="Arial" w:cs="Arial"/>
                <w:sz w:val="16"/>
                <w:szCs w:val="16"/>
                <w:lang w:val="en-US" w:eastAsia="es-ES"/>
              </w:rPr>
              <w:t>736</w:t>
            </w:r>
            <w:r w:rsidRPr="005C5E26">
              <w:rPr>
                <w:rFonts w:ascii="Arial" w:eastAsia="Times New Roman" w:hAnsi="Arial" w:cs="Arial"/>
                <w:sz w:val="16"/>
                <w:szCs w:val="16"/>
                <w:lang w:val="en-US" w:eastAsia="es-ES"/>
              </w:rPr>
              <w:t>, n = 35</w:t>
            </w:r>
          </w:p>
        </w:tc>
      </w:tr>
      <w:tr w:rsidR="00305513" w:rsidRPr="00E9110F" w14:paraId="634E77B1" w14:textId="77777777" w:rsidTr="00654293">
        <w:trPr>
          <w:trHeight w:val="167"/>
        </w:trPr>
        <w:tc>
          <w:tcPr>
            <w:tcW w:w="1560" w:type="dxa"/>
            <w:tcBorders>
              <w:top w:val="nil"/>
              <w:left w:val="nil"/>
              <w:bottom w:val="nil"/>
              <w:right w:val="nil"/>
            </w:tcBorders>
            <w:shd w:val="clear" w:color="auto" w:fill="auto"/>
            <w:noWrap/>
            <w:vAlign w:val="center"/>
          </w:tcPr>
          <w:p w14:paraId="2E3EB68A" w14:textId="77777777" w:rsidR="00305513" w:rsidRPr="005C5E26" w:rsidRDefault="00305513" w:rsidP="00654293">
            <w:pPr>
              <w:spacing w:after="0" w:line="240" w:lineRule="auto"/>
              <w:rPr>
                <w:rFonts w:ascii="Arial" w:eastAsia="Times New Roman" w:hAnsi="Arial" w:cs="Arial"/>
                <w:sz w:val="16"/>
                <w:szCs w:val="16"/>
                <w:lang w:val="en-US" w:eastAsia="es-ES"/>
              </w:rPr>
            </w:pPr>
            <w:r w:rsidRPr="005C5E26">
              <w:rPr>
                <w:rFonts w:ascii="Arial" w:eastAsia="Times New Roman" w:hAnsi="Arial" w:cs="Arial"/>
                <w:sz w:val="16"/>
                <w:szCs w:val="16"/>
                <w:lang w:val="en-US" w:eastAsia="es-ES"/>
              </w:rPr>
              <w:t>Water level*</w:t>
            </w:r>
          </w:p>
        </w:tc>
        <w:tc>
          <w:tcPr>
            <w:tcW w:w="2409" w:type="dxa"/>
            <w:tcBorders>
              <w:top w:val="nil"/>
              <w:left w:val="nil"/>
              <w:bottom w:val="nil"/>
              <w:right w:val="nil"/>
            </w:tcBorders>
            <w:shd w:val="clear" w:color="auto" w:fill="auto"/>
            <w:noWrap/>
            <w:vAlign w:val="center"/>
          </w:tcPr>
          <w:p w14:paraId="36ED968A" w14:textId="53F78368" w:rsidR="00305513" w:rsidRPr="00305513" w:rsidRDefault="00C213D3" w:rsidP="00C213D3">
            <w:pPr>
              <w:spacing w:after="0" w:line="240" w:lineRule="auto"/>
              <w:rPr>
                <w:rFonts w:ascii="Arial" w:eastAsia="Times New Roman" w:hAnsi="Arial" w:cs="Arial"/>
                <w:sz w:val="16"/>
                <w:szCs w:val="16"/>
                <w:lang w:val="es-ES" w:eastAsia="es-ES"/>
              </w:rPr>
            </w:pPr>
            <w:r w:rsidRPr="005C5E26">
              <w:rPr>
                <w:rFonts w:ascii="Arial" w:eastAsia="Times New Roman" w:hAnsi="Arial" w:cs="Arial"/>
                <w:sz w:val="16"/>
                <w:szCs w:val="16"/>
                <w:lang w:val="en-US" w:eastAsia="es-ES"/>
              </w:rPr>
              <w:t xml:space="preserve">r = </w:t>
            </w:r>
            <w:r w:rsidR="00305513" w:rsidRPr="005C5E26">
              <w:rPr>
                <w:rFonts w:ascii="Arial" w:eastAsia="Times New Roman" w:hAnsi="Arial" w:cs="Arial"/>
                <w:sz w:val="16"/>
                <w:szCs w:val="16"/>
                <w:lang w:val="en-US" w:eastAsia="es-ES"/>
              </w:rPr>
              <w:t>0.</w:t>
            </w:r>
            <w:r w:rsidRPr="005C5E26">
              <w:rPr>
                <w:rFonts w:ascii="Arial" w:eastAsia="Times New Roman" w:hAnsi="Arial" w:cs="Arial"/>
                <w:sz w:val="16"/>
                <w:szCs w:val="16"/>
                <w:lang w:val="en-US" w:eastAsia="es-ES"/>
              </w:rPr>
              <w:t>16</w:t>
            </w:r>
            <w:r w:rsidR="00305513" w:rsidRPr="005C5E26">
              <w:rPr>
                <w:rFonts w:ascii="Arial" w:eastAsia="Times New Roman" w:hAnsi="Arial" w:cs="Arial"/>
                <w:sz w:val="16"/>
                <w:szCs w:val="16"/>
                <w:lang w:val="en-US" w:eastAsia="es-ES"/>
              </w:rPr>
              <w:t xml:space="preserve">, p </w:t>
            </w:r>
            <w:r w:rsidR="00305513" w:rsidRPr="00305513">
              <w:rPr>
                <w:rFonts w:ascii="Arial" w:eastAsia="Times New Roman" w:hAnsi="Arial" w:cs="Arial"/>
                <w:sz w:val="16"/>
                <w:szCs w:val="16"/>
                <w:lang w:val="es-ES" w:eastAsia="es-ES"/>
              </w:rPr>
              <w:t>= 0.</w:t>
            </w:r>
            <w:r>
              <w:rPr>
                <w:rFonts w:ascii="Arial" w:eastAsia="Times New Roman" w:hAnsi="Arial" w:cs="Arial"/>
                <w:sz w:val="16"/>
                <w:szCs w:val="16"/>
                <w:lang w:val="es-ES" w:eastAsia="es-ES"/>
              </w:rPr>
              <w:t>39</w:t>
            </w:r>
            <w:r w:rsidR="00305513" w:rsidRPr="00305513">
              <w:rPr>
                <w:rFonts w:ascii="Arial" w:eastAsia="Times New Roman" w:hAnsi="Arial" w:cs="Arial"/>
                <w:sz w:val="16"/>
                <w:szCs w:val="16"/>
                <w:lang w:val="es-ES" w:eastAsia="es-ES"/>
              </w:rPr>
              <w:t>6, n = 3</w:t>
            </w:r>
            <w:r>
              <w:rPr>
                <w:rFonts w:ascii="Arial" w:eastAsia="Times New Roman" w:hAnsi="Arial" w:cs="Arial"/>
                <w:sz w:val="16"/>
                <w:szCs w:val="16"/>
                <w:lang w:val="es-ES" w:eastAsia="es-ES"/>
              </w:rPr>
              <w:t>2</w:t>
            </w:r>
          </w:p>
        </w:tc>
        <w:tc>
          <w:tcPr>
            <w:tcW w:w="2410" w:type="dxa"/>
            <w:tcBorders>
              <w:top w:val="nil"/>
              <w:left w:val="nil"/>
              <w:bottom w:val="nil"/>
              <w:right w:val="nil"/>
            </w:tcBorders>
            <w:shd w:val="clear" w:color="auto" w:fill="auto"/>
            <w:noWrap/>
            <w:vAlign w:val="center"/>
          </w:tcPr>
          <w:p w14:paraId="53B4EDC5" w14:textId="310C1700" w:rsidR="00305513" w:rsidRPr="00E9110F" w:rsidRDefault="00305513" w:rsidP="00E9110F">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w:t>
            </w:r>
            <w:r w:rsidR="00E9110F" w:rsidRPr="00E9110F">
              <w:rPr>
                <w:rFonts w:ascii="Arial" w:eastAsia="Times New Roman" w:hAnsi="Arial" w:cs="Arial"/>
                <w:sz w:val="16"/>
                <w:szCs w:val="16"/>
                <w:lang w:val="en-US" w:eastAsia="es-ES"/>
              </w:rPr>
              <w:t xml:space="preserve"> = 0.</w:t>
            </w:r>
            <w:r w:rsidR="00E9110F">
              <w:rPr>
                <w:rFonts w:ascii="Arial" w:eastAsia="Times New Roman" w:hAnsi="Arial" w:cs="Arial"/>
                <w:sz w:val="16"/>
                <w:szCs w:val="16"/>
                <w:lang w:val="en-US" w:eastAsia="es-ES"/>
              </w:rPr>
              <w:t>06</w:t>
            </w:r>
            <w:r w:rsidRPr="00E9110F">
              <w:rPr>
                <w:rFonts w:ascii="Arial" w:eastAsia="Times New Roman" w:hAnsi="Arial" w:cs="Arial"/>
                <w:sz w:val="16"/>
                <w:szCs w:val="16"/>
                <w:lang w:val="en-US" w:eastAsia="es-ES"/>
              </w:rPr>
              <w:t>, p = 0.</w:t>
            </w:r>
            <w:r w:rsidR="00E9110F">
              <w:rPr>
                <w:rFonts w:ascii="Arial" w:eastAsia="Times New Roman" w:hAnsi="Arial" w:cs="Arial"/>
                <w:sz w:val="16"/>
                <w:szCs w:val="16"/>
                <w:lang w:val="en-US" w:eastAsia="es-ES"/>
              </w:rPr>
              <w:t>755</w:t>
            </w:r>
            <w:r w:rsidRPr="00E9110F">
              <w:rPr>
                <w:rFonts w:ascii="Arial" w:eastAsia="Times New Roman" w:hAnsi="Arial" w:cs="Arial"/>
                <w:sz w:val="16"/>
                <w:szCs w:val="16"/>
                <w:lang w:val="en-US" w:eastAsia="es-ES"/>
              </w:rPr>
              <w:t>, n = 3</w:t>
            </w:r>
            <w:r w:rsidR="00E9110F">
              <w:rPr>
                <w:rFonts w:ascii="Arial" w:eastAsia="Times New Roman" w:hAnsi="Arial" w:cs="Arial"/>
                <w:sz w:val="16"/>
                <w:szCs w:val="16"/>
                <w:lang w:val="en-US" w:eastAsia="es-ES"/>
              </w:rPr>
              <w:t>2</w:t>
            </w:r>
          </w:p>
        </w:tc>
        <w:tc>
          <w:tcPr>
            <w:tcW w:w="2580" w:type="dxa"/>
            <w:tcBorders>
              <w:top w:val="nil"/>
              <w:left w:val="nil"/>
              <w:bottom w:val="nil"/>
              <w:right w:val="nil"/>
            </w:tcBorders>
            <w:shd w:val="clear" w:color="auto" w:fill="auto"/>
            <w:noWrap/>
            <w:vAlign w:val="center"/>
          </w:tcPr>
          <w:p w14:paraId="5F127CE6" w14:textId="4BACAA81" w:rsidR="00305513" w:rsidRPr="00E9110F" w:rsidRDefault="005C5E26" w:rsidP="005C5E26">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0.18, p = 0.334</w:t>
            </w:r>
            <w:r w:rsidR="00305513" w:rsidRPr="00E9110F">
              <w:rPr>
                <w:rFonts w:ascii="Arial" w:eastAsia="Times New Roman" w:hAnsi="Arial" w:cs="Arial"/>
                <w:sz w:val="16"/>
                <w:szCs w:val="16"/>
                <w:lang w:val="en-US" w:eastAsia="es-ES"/>
              </w:rPr>
              <w:t>, n = 3</w:t>
            </w:r>
            <w:r>
              <w:rPr>
                <w:rFonts w:ascii="Arial" w:eastAsia="Times New Roman" w:hAnsi="Arial" w:cs="Arial"/>
                <w:sz w:val="16"/>
                <w:szCs w:val="16"/>
                <w:lang w:val="en-US" w:eastAsia="es-ES"/>
              </w:rPr>
              <w:t>2</w:t>
            </w:r>
          </w:p>
        </w:tc>
      </w:tr>
      <w:tr w:rsidR="00305513" w:rsidRPr="005C5E26" w14:paraId="3D5A6AAC" w14:textId="77777777" w:rsidTr="00654293">
        <w:trPr>
          <w:trHeight w:val="158"/>
        </w:trPr>
        <w:tc>
          <w:tcPr>
            <w:tcW w:w="1560" w:type="dxa"/>
            <w:tcBorders>
              <w:top w:val="nil"/>
              <w:left w:val="nil"/>
              <w:bottom w:val="nil"/>
              <w:right w:val="nil"/>
            </w:tcBorders>
            <w:shd w:val="clear" w:color="auto" w:fill="auto"/>
            <w:noWrap/>
            <w:vAlign w:val="center"/>
          </w:tcPr>
          <w:p w14:paraId="5452AFF8" w14:textId="77777777" w:rsidR="00305513" w:rsidRPr="00E9110F" w:rsidRDefault="00305513" w:rsidP="0065429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0335A1CD" w14:textId="15586BFF" w:rsidR="00305513" w:rsidRPr="00E9110F" w:rsidRDefault="00305513" w:rsidP="00C213D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 = -0.</w:t>
            </w:r>
            <w:r w:rsidR="00C213D3" w:rsidRPr="00E9110F">
              <w:rPr>
                <w:rFonts w:ascii="Arial" w:eastAsia="Times New Roman" w:hAnsi="Arial" w:cs="Arial"/>
                <w:sz w:val="16"/>
                <w:szCs w:val="16"/>
                <w:lang w:val="en-US" w:eastAsia="es-ES"/>
              </w:rPr>
              <w:t>23</w:t>
            </w:r>
            <w:r w:rsidRPr="00E9110F">
              <w:rPr>
                <w:rFonts w:ascii="Arial" w:eastAsia="Times New Roman" w:hAnsi="Arial" w:cs="Arial"/>
                <w:sz w:val="16"/>
                <w:szCs w:val="16"/>
                <w:lang w:val="en-US" w:eastAsia="es-ES"/>
              </w:rPr>
              <w:t>, p = 0.0</w:t>
            </w:r>
            <w:r w:rsidR="00C213D3" w:rsidRPr="00E9110F">
              <w:rPr>
                <w:rFonts w:ascii="Arial" w:eastAsia="Times New Roman" w:hAnsi="Arial" w:cs="Arial"/>
                <w:sz w:val="16"/>
                <w:szCs w:val="16"/>
                <w:lang w:val="en-US" w:eastAsia="es-ES"/>
              </w:rPr>
              <w:t>97</w:t>
            </w:r>
            <w:r w:rsidRPr="00E9110F">
              <w:rPr>
                <w:rFonts w:ascii="Arial" w:eastAsia="Times New Roman" w:hAnsi="Arial" w:cs="Arial"/>
                <w:sz w:val="16"/>
                <w:szCs w:val="16"/>
                <w:lang w:val="en-US" w:eastAsia="es-ES"/>
              </w:rPr>
              <w:t>, n = 54</w:t>
            </w:r>
          </w:p>
        </w:tc>
        <w:tc>
          <w:tcPr>
            <w:tcW w:w="2410" w:type="dxa"/>
            <w:tcBorders>
              <w:top w:val="nil"/>
              <w:left w:val="nil"/>
              <w:bottom w:val="nil"/>
              <w:right w:val="nil"/>
            </w:tcBorders>
            <w:shd w:val="clear" w:color="auto" w:fill="auto"/>
            <w:noWrap/>
            <w:vAlign w:val="center"/>
          </w:tcPr>
          <w:p w14:paraId="3B8CEDBF" w14:textId="671A6533" w:rsidR="00305513" w:rsidRPr="00E9110F" w:rsidRDefault="00305513" w:rsidP="0065429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w:t>
            </w:r>
            <w:r w:rsidR="00E9110F">
              <w:rPr>
                <w:rFonts w:ascii="Arial" w:eastAsia="Times New Roman" w:hAnsi="Arial" w:cs="Arial"/>
                <w:sz w:val="16"/>
                <w:szCs w:val="16"/>
                <w:lang w:val="en-US" w:eastAsia="es-ES"/>
              </w:rPr>
              <w:t xml:space="preserve"> = 0.09, p = 0.500</w:t>
            </w:r>
            <w:r w:rsidRPr="00E9110F">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28897BAD" w14:textId="6ECC7610" w:rsidR="00305513" w:rsidRPr="005C5E26" w:rsidRDefault="00305513" w:rsidP="005C5E26">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 = -0.12, p = 0.3</w:t>
            </w:r>
            <w:r w:rsidR="005C5E26">
              <w:rPr>
                <w:rFonts w:ascii="Arial" w:eastAsia="Times New Roman" w:hAnsi="Arial" w:cs="Arial"/>
                <w:sz w:val="16"/>
                <w:szCs w:val="16"/>
                <w:lang w:val="en-US" w:eastAsia="es-ES"/>
              </w:rPr>
              <w:t>93</w:t>
            </w:r>
            <w:r w:rsidRPr="00E9110F">
              <w:rPr>
                <w:rFonts w:ascii="Arial" w:eastAsia="Times New Roman" w:hAnsi="Arial" w:cs="Arial"/>
                <w:sz w:val="16"/>
                <w:szCs w:val="16"/>
                <w:lang w:val="en-US" w:eastAsia="es-ES"/>
              </w:rPr>
              <w:t xml:space="preserve">, n </w:t>
            </w:r>
            <w:r w:rsidRPr="005C5E26">
              <w:rPr>
                <w:rFonts w:ascii="Arial" w:eastAsia="Times New Roman" w:hAnsi="Arial" w:cs="Arial"/>
                <w:sz w:val="16"/>
                <w:szCs w:val="16"/>
                <w:lang w:val="en-US" w:eastAsia="es-ES"/>
              </w:rPr>
              <w:t>= 54</w:t>
            </w:r>
          </w:p>
        </w:tc>
      </w:tr>
      <w:tr w:rsidR="00305513" w:rsidRPr="00E9110F" w14:paraId="336FBDB2" w14:textId="77777777" w:rsidTr="00654293">
        <w:trPr>
          <w:trHeight w:val="158"/>
        </w:trPr>
        <w:tc>
          <w:tcPr>
            <w:tcW w:w="1560" w:type="dxa"/>
            <w:tcBorders>
              <w:top w:val="nil"/>
              <w:left w:val="nil"/>
              <w:bottom w:val="nil"/>
              <w:right w:val="nil"/>
            </w:tcBorders>
            <w:shd w:val="clear" w:color="auto" w:fill="auto"/>
            <w:noWrap/>
            <w:vAlign w:val="center"/>
          </w:tcPr>
          <w:p w14:paraId="50BB259F" w14:textId="77777777" w:rsidR="00305513" w:rsidRPr="005C5E26" w:rsidRDefault="00305513" w:rsidP="00654293">
            <w:pPr>
              <w:spacing w:after="0" w:line="240" w:lineRule="auto"/>
              <w:rPr>
                <w:rFonts w:ascii="Arial" w:eastAsia="Times New Roman" w:hAnsi="Arial" w:cs="Arial"/>
                <w:sz w:val="16"/>
                <w:szCs w:val="16"/>
                <w:lang w:val="en-US" w:eastAsia="es-ES"/>
              </w:rPr>
            </w:pPr>
            <w:r w:rsidRPr="005C5E26">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369F1622" w14:textId="0C614910" w:rsidR="00305513" w:rsidRPr="00C213D3" w:rsidRDefault="00305513" w:rsidP="00C213D3">
            <w:pPr>
              <w:spacing w:after="0" w:line="240" w:lineRule="auto"/>
              <w:rPr>
                <w:rFonts w:ascii="Arial" w:eastAsia="Times New Roman" w:hAnsi="Arial" w:cs="Arial"/>
                <w:b/>
                <w:sz w:val="16"/>
                <w:szCs w:val="16"/>
                <w:lang w:val="es-ES" w:eastAsia="es-ES"/>
              </w:rPr>
            </w:pPr>
            <w:r w:rsidRPr="005C5E26">
              <w:rPr>
                <w:rFonts w:ascii="Arial" w:eastAsia="Times New Roman" w:hAnsi="Arial" w:cs="Arial"/>
                <w:b/>
                <w:sz w:val="16"/>
                <w:szCs w:val="16"/>
                <w:lang w:val="en-US" w:eastAsia="es-ES"/>
              </w:rPr>
              <w:t>r = -0</w:t>
            </w:r>
            <w:r w:rsidRPr="00C213D3">
              <w:rPr>
                <w:rFonts w:ascii="Arial" w:eastAsia="Times New Roman" w:hAnsi="Arial" w:cs="Arial"/>
                <w:b/>
                <w:sz w:val="16"/>
                <w:szCs w:val="16"/>
                <w:lang w:val="es-ES" w:eastAsia="es-ES"/>
              </w:rPr>
              <w:t>.</w:t>
            </w:r>
            <w:r w:rsidR="00C213D3" w:rsidRPr="00C213D3">
              <w:rPr>
                <w:rFonts w:ascii="Arial" w:eastAsia="Times New Roman" w:hAnsi="Arial" w:cs="Arial"/>
                <w:b/>
                <w:sz w:val="16"/>
                <w:szCs w:val="16"/>
                <w:lang w:val="es-ES" w:eastAsia="es-ES"/>
              </w:rPr>
              <w:t>29</w:t>
            </w:r>
            <w:r w:rsidRPr="00C213D3">
              <w:rPr>
                <w:rFonts w:ascii="Arial" w:eastAsia="Times New Roman" w:hAnsi="Arial" w:cs="Arial"/>
                <w:b/>
                <w:sz w:val="16"/>
                <w:szCs w:val="16"/>
                <w:lang w:val="es-ES" w:eastAsia="es-ES"/>
              </w:rPr>
              <w:t>, p = 0.</w:t>
            </w:r>
            <w:r w:rsidR="00C213D3" w:rsidRPr="00C213D3">
              <w:rPr>
                <w:rFonts w:ascii="Arial" w:eastAsia="Times New Roman" w:hAnsi="Arial" w:cs="Arial"/>
                <w:b/>
                <w:sz w:val="16"/>
                <w:szCs w:val="16"/>
                <w:lang w:val="es-ES" w:eastAsia="es-ES"/>
              </w:rPr>
              <w:t>01</w:t>
            </w:r>
            <w:r w:rsidRPr="00C213D3">
              <w:rPr>
                <w:rFonts w:ascii="Arial" w:eastAsia="Times New Roman" w:hAnsi="Arial" w:cs="Arial"/>
                <w:b/>
                <w:sz w:val="16"/>
                <w:szCs w:val="16"/>
                <w:lang w:val="es-ES" w:eastAsia="es-ES"/>
              </w:rPr>
              <w:t>8, n = 6</w:t>
            </w:r>
            <w:r w:rsidR="00C213D3" w:rsidRPr="00C213D3">
              <w:rPr>
                <w:rFonts w:ascii="Arial" w:eastAsia="Times New Roman" w:hAnsi="Arial" w:cs="Arial"/>
                <w:b/>
                <w:sz w:val="16"/>
                <w:szCs w:val="16"/>
                <w:lang w:val="es-ES" w:eastAsia="es-ES"/>
              </w:rPr>
              <w:t>5</w:t>
            </w:r>
          </w:p>
        </w:tc>
        <w:tc>
          <w:tcPr>
            <w:tcW w:w="2410" w:type="dxa"/>
            <w:tcBorders>
              <w:top w:val="nil"/>
              <w:left w:val="nil"/>
              <w:bottom w:val="nil"/>
              <w:right w:val="nil"/>
            </w:tcBorders>
            <w:shd w:val="clear" w:color="auto" w:fill="auto"/>
            <w:noWrap/>
            <w:vAlign w:val="center"/>
          </w:tcPr>
          <w:p w14:paraId="1020FA3C" w14:textId="55BF61EF" w:rsidR="00305513" w:rsidRPr="00E9110F" w:rsidRDefault="00305513" w:rsidP="00E9110F">
            <w:pPr>
              <w:spacing w:after="0" w:line="240" w:lineRule="auto"/>
              <w:rPr>
                <w:rFonts w:ascii="Arial" w:eastAsia="Times New Roman" w:hAnsi="Arial" w:cs="Arial"/>
                <w:b/>
                <w:sz w:val="16"/>
                <w:szCs w:val="16"/>
                <w:lang w:val="en-US" w:eastAsia="es-ES"/>
              </w:rPr>
            </w:pPr>
            <w:r w:rsidRPr="00E9110F">
              <w:rPr>
                <w:rFonts w:ascii="Arial" w:eastAsia="Times New Roman" w:hAnsi="Arial" w:cs="Arial"/>
                <w:b/>
                <w:sz w:val="16"/>
                <w:szCs w:val="16"/>
                <w:lang w:val="en-US" w:eastAsia="es-ES"/>
              </w:rPr>
              <w:t>r</w:t>
            </w:r>
            <w:r w:rsidR="00E9110F" w:rsidRPr="00E9110F">
              <w:rPr>
                <w:rFonts w:ascii="Arial" w:eastAsia="Times New Roman" w:hAnsi="Arial" w:cs="Arial"/>
                <w:b/>
                <w:sz w:val="16"/>
                <w:szCs w:val="16"/>
                <w:lang w:val="en-US" w:eastAsia="es-ES"/>
              </w:rPr>
              <w:t xml:space="preserve"> = 0.27</w:t>
            </w:r>
            <w:r w:rsidRPr="00E9110F">
              <w:rPr>
                <w:rFonts w:ascii="Arial" w:eastAsia="Times New Roman" w:hAnsi="Arial" w:cs="Arial"/>
                <w:b/>
                <w:sz w:val="16"/>
                <w:szCs w:val="16"/>
                <w:lang w:val="en-US" w:eastAsia="es-ES"/>
              </w:rPr>
              <w:t>, p = 0.</w:t>
            </w:r>
            <w:r w:rsidR="00E9110F" w:rsidRPr="00E9110F">
              <w:rPr>
                <w:rFonts w:ascii="Arial" w:eastAsia="Times New Roman" w:hAnsi="Arial" w:cs="Arial"/>
                <w:b/>
                <w:sz w:val="16"/>
                <w:szCs w:val="16"/>
                <w:lang w:val="en-US" w:eastAsia="es-ES"/>
              </w:rPr>
              <w:t>028</w:t>
            </w:r>
            <w:r w:rsidRPr="00E9110F">
              <w:rPr>
                <w:rFonts w:ascii="Arial" w:eastAsia="Times New Roman" w:hAnsi="Arial" w:cs="Arial"/>
                <w:b/>
                <w:sz w:val="16"/>
                <w:szCs w:val="16"/>
                <w:lang w:val="en-US" w:eastAsia="es-ES"/>
              </w:rPr>
              <w:t>, n = 6</w:t>
            </w:r>
            <w:r w:rsidR="00E9110F" w:rsidRPr="00E9110F">
              <w:rPr>
                <w:rFonts w:ascii="Arial" w:eastAsia="Times New Roman" w:hAnsi="Arial" w:cs="Arial"/>
                <w:b/>
                <w:sz w:val="16"/>
                <w:szCs w:val="16"/>
                <w:lang w:val="en-US" w:eastAsia="es-ES"/>
              </w:rPr>
              <w:t>5</w:t>
            </w:r>
          </w:p>
        </w:tc>
        <w:tc>
          <w:tcPr>
            <w:tcW w:w="2580" w:type="dxa"/>
            <w:tcBorders>
              <w:top w:val="nil"/>
              <w:left w:val="nil"/>
              <w:bottom w:val="nil"/>
              <w:right w:val="nil"/>
            </w:tcBorders>
            <w:shd w:val="clear" w:color="auto" w:fill="auto"/>
            <w:noWrap/>
            <w:vAlign w:val="center"/>
          </w:tcPr>
          <w:p w14:paraId="5C2C8824" w14:textId="1E15AC45" w:rsidR="00305513" w:rsidRPr="00E9110F" w:rsidRDefault="005C5E26" w:rsidP="005C5E26">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-0.08</w:t>
            </w:r>
            <w:r w:rsidR="00305513" w:rsidRPr="00E9110F">
              <w:rPr>
                <w:rFonts w:ascii="Arial" w:eastAsia="Times New Roman" w:hAnsi="Arial" w:cs="Arial"/>
                <w:sz w:val="16"/>
                <w:szCs w:val="16"/>
                <w:lang w:val="en-US" w:eastAsia="es-ES"/>
              </w:rPr>
              <w:t>, p = 0.</w:t>
            </w:r>
            <w:r>
              <w:rPr>
                <w:rFonts w:ascii="Arial" w:eastAsia="Times New Roman" w:hAnsi="Arial" w:cs="Arial"/>
                <w:sz w:val="16"/>
                <w:szCs w:val="16"/>
                <w:lang w:val="en-US" w:eastAsia="es-ES"/>
              </w:rPr>
              <w:t>543</w:t>
            </w:r>
            <w:r w:rsidR="00305513" w:rsidRPr="00E9110F">
              <w:rPr>
                <w:rFonts w:ascii="Arial" w:eastAsia="Times New Roman" w:hAnsi="Arial" w:cs="Arial"/>
                <w:sz w:val="16"/>
                <w:szCs w:val="16"/>
                <w:lang w:val="en-US" w:eastAsia="es-ES"/>
              </w:rPr>
              <w:t>, n = 6</w:t>
            </w:r>
            <w:r>
              <w:rPr>
                <w:rFonts w:ascii="Arial" w:eastAsia="Times New Roman" w:hAnsi="Arial" w:cs="Arial"/>
                <w:sz w:val="16"/>
                <w:szCs w:val="16"/>
                <w:lang w:val="en-US" w:eastAsia="es-ES"/>
              </w:rPr>
              <w:t>5</w:t>
            </w:r>
          </w:p>
        </w:tc>
      </w:tr>
      <w:tr w:rsidR="00305513" w:rsidRPr="00E9110F" w14:paraId="12778420" w14:textId="77777777" w:rsidTr="00654293">
        <w:trPr>
          <w:trHeight w:val="149"/>
        </w:trPr>
        <w:tc>
          <w:tcPr>
            <w:tcW w:w="1560" w:type="dxa"/>
            <w:tcBorders>
              <w:top w:val="nil"/>
              <w:left w:val="nil"/>
              <w:right w:val="nil"/>
            </w:tcBorders>
            <w:shd w:val="clear" w:color="auto" w:fill="auto"/>
            <w:noWrap/>
            <w:vAlign w:val="center"/>
          </w:tcPr>
          <w:p w14:paraId="60CD2FBA" w14:textId="77777777" w:rsidR="00305513" w:rsidRPr="00E9110F" w:rsidRDefault="00305513" w:rsidP="0065429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SOI</w:t>
            </w:r>
          </w:p>
        </w:tc>
        <w:tc>
          <w:tcPr>
            <w:tcW w:w="2409" w:type="dxa"/>
            <w:tcBorders>
              <w:top w:val="nil"/>
              <w:left w:val="nil"/>
              <w:right w:val="nil"/>
            </w:tcBorders>
            <w:shd w:val="clear" w:color="auto" w:fill="auto"/>
            <w:noWrap/>
            <w:vAlign w:val="center"/>
          </w:tcPr>
          <w:p w14:paraId="3AACD926" w14:textId="6E3A963E" w:rsidR="00305513" w:rsidRPr="00E9110F" w:rsidRDefault="00C213D3" w:rsidP="00C213D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 = 0.14</w:t>
            </w:r>
            <w:r w:rsidR="00305513" w:rsidRPr="00E9110F">
              <w:rPr>
                <w:rFonts w:ascii="Arial" w:eastAsia="Times New Roman" w:hAnsi="Arial" w:cs="Arial"/>
                <w:sz w:val="16"/>
                <w:szCs w:val="16"/>
                <w:lang w:val="en-US" w:eastAsia="es-ES"/>
              </w:rPr>
              <w:t>, p = 0.</w:t>
            </w:r>
            <w:r w:rsidRPr="00E9110F">
              <w:rPr>
                <w:rFonts w:ascii="Arial" w:eastAsia="Times New Roman" w:hAnsi="Arial" w:cs="Arial"/>
                <w:sz w:val="16"/>
                <w:szCs w:val="16"/>
                <w:lang w:val="en-US" w:eastAsia="es-ES"/>
              </w:rPr>
              <w:t>254</w:t>
            </w:r>
            <w:r w:rsidR="00305513" w:rsidRPr="00E9110F">
              <w:rPr>
                <w:rFonts w:ascii="Arial" w:eastAsia="Times New Roman" w:hAnsi="Arial" w:cs="Arial"/>
                <w:sz w:val="16"/>
                <w:szCs w:val="16"/>
                <w:lang w:val="en-US" w:eastAsia="es-ES"/>
              </w:rPr>
              <w:t>, n = 65</w:t>
            </w:r>
          </w:p>
        </w:tc>
        <w:tc>
          <w:tcPr>
            <w:tcW w:w="2410" w:type="dxa"/>
            <w:tcBorders>
              <w:top w:val="nil"/>
              <w:left w:val="nil"/>
              <w:right w:val="nil"/>
            </w:tcBorders>
            <w:shd w:val="clear" w:color="auto" w:fill="auto"/>
            <w:noWrap/>
            <w:vAlign w:val="center"/>
          </w:tcPr>
          <w:p w14:paraId="141353D5" w14:textId="30A8990C" w:rsidR="00305513" w:rsidRPr="00E9110F" w:rsidRDefault="00305513" w:rsidP="00E9110F">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w:t>
            </w:r>
            <w:r w:rsidR="00E9110F">
              <w:rPr>
                <w:rFonts w:ascii="Arial" w:eastAsia="Times New Roman" w:hAnsi="Arial" w:cs="Arial"/>
                <w:sz w:val="16"/>
                <w:szCs w:val="16"/>
                <w:lang w:val="en-US" w:eastAsia="es-ES"/>
              </w:rPr>
              <w:t xml:space="preserve"> = </w:t>
            </w:r>
            <w:r w:rsidRPr="00E9110F">
              <w:rPr>
                <w:rFonts w:ascii="Arial" w:eastAsia="Times New Roman" w:hAnsi="Arial" w:cs="Arial"/>
                <w:sz w:val="16"/>
                <w:szCs w:val="16"/>
                <w:lang w:val="en-US" w:eastAsia="es-ES"/>
              </w:rPr>
              <w:t>0.1</w:t>
            </w:r>
            <w:r w:rsidR="00E9110F">
              <w:rPr>
                <w:rFonts w:ascii="Arial" w:eastAsia="Times New Roman" w:hAnsi="Arial" w:cs="Arial"/>
                <w:sz w:val="16"/>
                <w:szCs w:val="16"/>
                <w:lang w:val="en-US" w:eastAsia="es-ES"/>
              </w:rPr>
              <w:t>9</w:t>
            </w:r>
            <w:r w:rsidRPr="00E9110F">
              <w:rPr>
                <w:rFonts w:ascii="Arial" w:eastAsia="Times New Roman" w:hAnsi="Arial" w:cs="Arial"/>
                <w:sz w:val="16"/>
                <w:szCs w:val="16"/>
                <w:lang w:val="en-US" w:eastAsia="es-ES"/>
              </w:rPr>
              <w:t>, p = 0.</w:t>
            </w:r>
            <w:r w:rsidR="00E9110F">
              <w:rPr>
                <w:rFonts w:ascii="Arial" w:eastAsia="Times New Roman" w:hAnsi="Arial" w:cs="Arial"/>
                <w:sz w:val="16"/>
                <w:szCs w:val="16"/>
                <w:lang w:val="en-US" w:eastAsia="es-ES"/>
              </w:rPr>
              <w:t>125</w:t>
            </w:r>
            <w:r w:rsidRPr="00E9110F">
              <w:rPr>
                <w:rFonts w:ascii="Arial" w:eastAsia="Times New Roman" w:hAnsi="Arial" w:cs="Arial"/>
                <w:sz w:val="16"/>
                <w:szCs w:val="16"/>
                <w:lang w:val="en-US" w:eastAsia="es-ES"/>
              </w:rPr>
              <w:t>, n = 65</w:t>
            </w:r>
          </w:p>
        </w:tc>
        <w:tc>
          <w:tcPr>
            <w:tcW w:w="2580" w:type="dxa"/>
            <w:tcBorders>
              <w:top w:val="nil"/>
              <w:left w:val="nil"/>
              <w:right w:val="nil"/>
            </w:tcBorders>
            <w:shd w:val="clear" w:color="auto" w:fill="auto"/>
            <w:noWrap/>
            <w:vAlign w:val="center"/>
          </w:tcPr>
          <w:p w14:paraId="4483E1BA" w14:textId="61BF09D0" w:rsidR="00305513" w:rsidRPr="00C5676D" w:rsidRDefault="00305513" w:rsidP="005C5E26">
            <w:pPr>
              <w:spacing w:after="0" w:line="240" w:lineRule="auto"/>
              <w:rPr>
                <w:rFonts w:ascii="Arial" w:eastAsia="Times New Roman" w:hAnsi="Arial" w:cs="Arial"/>
                <w:b/>
                <w:sz w:val="16"/>
                <w:szCs w:val="16"/>
                <w:lang w:val="en-US" w:eastAsia="es-ES"/>
              </w:rPr>
            </w:pPr>
            <w:r w:rsidRPr="00C5676D">
              <w:rPr>
                <w:rFonts w:ascii="Arial" w:eastAsia="Times New Roman" w:hAnsi="Arial" w:cs="Arial"/>
                <w:b/>
                <w:sz w:val="16"/>
                <w:szCs w:val="16"/>
                <w:lang w:val="en-US" w:eastAsia="es-ES"/>
              </w:rPr>
              <w:t>r</w:t>
            </w:r>
            <w:r w:rsidR="005C5E26" w:rsidRPr="00C5676D">
              <w:rPr>
                <w:rFonts w:ascii="Arial" w:eastAsia="Times New Roman" w:hAnsi="Arial" w:cs="Arial"/>
                <w:b/>
                <w:sz w:val="16"/>
                <w:szCs w:val="16"/>
                <w:lang w:val="en-US" w:eastAsia="es-ES"/>
              </w:rPr>
              <w:t xml:space="preserve"> = </w:t>
            </w:r>
            <w:r w:rsidRPr="00C5676D">
              <w:rPr>
                <w:rFonts w:ascii="Arial" w:eastAsia="Times New Roman" w:hAnsi="Arial" w:cs="Arial"/>
                <w:b/>
                <w:sz w:val="16"/>
                <w:szCs w:val="16"/>
                <w:lang w:val="en-US" w:eastAsia="es-ES"/>
              </w:rPr>
              <w:t>0.</w:t>
            </w:r>
            <w:r w:rsidR="005C5E26" w:rsidRPr="00C5676D">
              <w:rPr>
                <w:rFonts w:ascii="Arial" w:eastAsia="Times New Roman" w:hAnsi="Arial" w:cs="Arial"/>
                <w:b/>
                <w:sz w:val="16"/>
                <w:szCs w:val="16"/>
                <w:lang w:val="en-US" w:eastAsia="es-ES"/>
              </w:rPr>
              <w:t>25</w:t>
            </w:r>
            <w:r w:rsidRPr="00C5676D">
              <w:rPr>
                <w:rFonts w:ascii="Arial" w:eastAsia="Times New Roman" w:hAnsi="Arial" w:cs="Arial"/>
                <w:b/>
                <w:sz w:val="16"/>
                <w:szCs w:val="16"/>
                <w:lang w:val="en-US" w:eastAsia="es-ES"/>
              </w:rPr>
              <w:t>, p = 0.</w:t>
            </w:r>
            <w:r w:rsidR="005C5E26" w:rsidRPr="00C5676D">
              <w:rPr>
                <w:rFonts w:ascii="Arial" w:eastAsia="Times New Roman" w:hAnsi="Arial" w:cs="Arial"/>
                <w:b/>
                <w:sz w:val="16"/>
                <w:szCs w:val="16"/>
                <w:lang w:val="en-US" w:eastAsia="es-ES"/>
              </w:rPr>
              <w:t>048</w:t>
            </w:r>
            <w:r w:rsidRPr="00C5676D">
              <w:rPr>
                <w:rFonts w:ascii="Arial" w:eastAsia="Times New Roman" w:hAnsi="Arial" w:cs="Arial"/>
                <w:b/>
                <w:sz w:val="16"/>
                <w:szCs w:val="16"/>
                <w:lang w:val="en-US" w:eastAsia="es-ES"/>
              </w:rPr>
              <w:t>, n = 65</w:t>
            </w:r>
          </w:p>
        </w:tc>
      </w:tr>
      <w:tr w:rsidR="00305513" w:rsidRPr="00305513" w14:paraId="16618418" w14:textId="77777777" w:rsidTr="00654293">
        <w:trPr>
          <w:trHeight w:val="149"/>
        </w:trPr>
        <w:tc>
          <w:tcPr>
            <w:tcW w:w="1560" w:type="dxa"/>
            <w:tcBorders>
              <w:top w:val="nil"/>
              <w:left w:val="nil"/>
              <w:bottom w:val="single" w:sz="4" w:space="0" w:color="auto"/>
              <w:right w:val="nil"/>
            </w:tcBorders>
            <w:shd w:val="clear" w:color="auto" w:fill="auto"/>
            <w:noWrap/>
            <w:vAlign w:val="center"/>
          </w:tcPr>
          <w:p w14:paraId="0E147427"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E9110F">
              <w:rPr>
                <w:rFonts w:ascii="Arial" w:eastAsia="Times New Roman" w:hAnsi="Arial" w:cs="Arial"/>
                <w:sz w:val="16"/>
                <w:szCs w:val="16"/>
                <w:lang w:val="en-US" w:eastAsia="es-ES"/>
              </w:rPr>
              <w:t>AM</w:t>
            </w:r>
            <w:r w:rsidRPr="00305513">
              <w:rPr>
                <w:rFonts w:ascii="Arial" w:eastAsia="Times New Roman" w:hAnsi="Arial" w:cs="Arial"/>
                <w:sz w:val="16"/>
                <w:szCs w:val="16"/>
                <w:lang w:val="es-ES" w:eastAsia="es-ES"/>
              </w:rPr>
              <w:t>O</w:t>
            </w:r>
          </w:p>
        </w:tc>
        <w:tc>
          <w:tcPr>
            <w:tcW w:w="2409" w:type="dxa"/>
            <w:tcBorders>
              <w:top w:val="nil"/>
              <w:left w:val="nil"/>
              <w:bottom w:val="single" w:sz="4" w:space="0" w:color="auto"/>
              <w:right w:val="nil"/>
            </w:tcBorders>
            <w:shd w:val="clear" w:color="auto" w:fill="auto"/>
            <w:noWrap/>
            <w:vAlign w:val="center"/>
          </w:tcPr>
          <w:p w14:paraId="41B8BC4F" w14:textId="4E607FF7" w:rsidR="00305513" w:rsidRPr="00C213D3" w:rsidRDefault="00C213D3" w:rsidP="00C213D3">
            <w:pPr>
              <w:spacing w:after="0" w:line="240" w:lineRule="auto"/>
              <w:rPr>
                <w:rFonts w:ascii="Arial" w:eastAsia="Times New Roman" w:hAnsi="Arial" w:cs="Arial"/>
                <w:b/>
                <w:sz w:val="16"/>
                <w:szCs w:val="16"/>
                <w:lang w:val="es-ES" w:eastAsia="es-ES"/>
              </w:rPr>
            </w:pPr>
            <w:r w:rsidRPr="00C213D3">
              <w:rPr>
                <w:rFonts w:ascii="Arial" w:eastAsia="Times New Roman" w:hAnsi="Arial" w:cs="Arial"/>
                <w:b/>
                <w:sz w:val="16"/>
                <w:szCs w:val="16"/>
                <w:lang w:val="es-ES" w:eastAsia="es-ES"/>
              </w:rPr>
              <w:t>r = -0.44, p &lt; 0.001</w:t>
            </w:r>
            <w:r w:rsidR="00305513" w:rsidRPr="00C213D3">
              <w:rPr>
                <w:rFonts w:ascii="Arial" w:eastAsia="Times New Roman" w:hAnsi="Arial" w:cs="Arial"/>
                <w:b/>
                <w:sz w:val="16"/>
                <w:szCs w:val="16"/>
                <w:lang w:val="es-ES" w:eastAsia="es-ES"/>
              </w:rPr>
              <w:t>, n = 6</w:t>
            </w:r>
            <w:r w:rsidRPr="00C213D3">
              <w:rPr>
                <w:rFonts w:ascii="Arial" w:eastAsia="Times New Roman" w:hAnsi="Arial" w:cs="Arial"/>
                <w:b/>
                <w:sz w:val="16"/>
                <w:szCs w:val="16"/>
                <w:lang w:val="es-ES" w:eastAsia="es-ES"/>
              </w:rPr>
              <w:t>5</w:t>
            </w:r>
          </w:p>
        </w:tc>
        <w:tc>
          <w:tcPr>
            <w:tcW w:w="2410" w:type="dxa"/>
            <w:tcBorders>
              <w:top w:val="nil"/>
              <w:left w:val="nil"/>
              <w:bottom w:val="single" w:sz="4" w:space="0" w:color="auto"/>
              <w:right w:val="nil"/>
            </w:tcBorders>
            <w:shd w:val="clear" w:color="auto" w:fill="auto"/>
            <w:noWrap/>
            <w:vAlign w:val="center"/>
          </w:tcPr>
          <w:p w14:paraId="671CE8C1" w14:textId="16D455C2" w:rsidR="00305513" w:rsidRPr="00305513" w:rsidRDefault="00305513" w:rsidP="00E9110F">
            <w:pPr>
              <w:spacing w:after="0" w:line="240" w:lineRule="auto"/>
              <w:rPr>
                <w:rFonts w:ascii="Arial" w:eastAsia="Times New Roman" w:hAnsi="Arial" w:cs="Arial"/>
                <w:b/>
                <w:sz w:val="16"/>
                <w:szCs w:val="16"/>
                <w:lang w:val="es-ES" w:eastAsia="es-ES"/>
              </w:rPr>
            </w:pPr>
            <w:r w:rsidRPr="00305513">
              <w:rPr>
                <w:rFonts w:ascii="Arial" w:eastAsia="Times New Roman" w:hAnsi="Arial" w:cs="Arial"/>
                <w:b/>
                <w:color w:val="000000" w:themeColor="text1"/>
                <w:sz w:val="16"/>
                <w:szCs w:val="16"/>
                <w:lang w:val="es-ES" w:eastAsia="es-ES"/>
              </w:rPr>
              <w:t>r</w:t>
            </w:r>
            <w:r w:rsidR="00E9110F">
              <w:rPr>
                <w:rFonts w:ascii="Arial" w:eastAsia="Times New Roman" w:hAnsi="Arial" w:cs="Arial"/>
                <w:b/>
                <w:color w:val="000000" w:themeColor="text1"/>
                <w:sz w:val="16"/>
                <w:szCs w:val="16"/>
                <w:lang w:val="es-ES" w:eastAsia="es-ES"/>
              </w:rPr>
              <w:t xml:space="preserve"> = 0.33</w:t>
            </w:r>
            <w:r w:rsidRPr="00305513">
              <w:rPr>
                <w:rFonts w:ascii="Arial" w:eastAsia="Times New Roman" w:hAnsi="Arial" w:cs="Arial"/>
                <w:b/>
                <w:color w:val="000000" w:themeColor="text1"/>
                <w:sz w:val="16"/>
                <w:szCs w:val="16"/>
                <w:lang w:val="es-ES" w:eastAsia="es-ES"/>
              </w:rPr>
              <w:t>, p = 0.00</w:t>
            </w:r>
            <w:r w:rsidR="00E9110F">
              <w:rPr>
                <w:rFonts w:ascii="Arial" w:eastAsia="Times New Roman" w:hAnsi="Arial" w:cs="Arial"/>
                <w:b/>
                <w:color w:val="000000" w:themeColor="text1"/>
                <w:sz w:val="16"/>
                <w:szCs w:val="16"/>
                <w:lang w:val="es-ES" w:eastAsia="es-ES"/>
              </w:rPr>
              <w:t>8</w:t>
            </w:r>
            <w:r w:rsidRPr="00305513">
              <w:rPr>
                <w:rFonts w:ascii="Arial" w:eastAsia="Times New Roman" w:hAnsi="Arial" w:cs="Arial"/>
                <w:b/>
                <w:color w:val="000000" w:themeColor="text1"/>
                <w:sz w:val="16"/>
                <w:szCs w:val="16"/>
                <w:lang w:val="es-ES" w:eastAsia="es-ES"/>
              </w:rPr>
              <w:t>, n = 6</w:t>
            </w:r>
            <w:r w:rsidR="00E9110F">
              <w:rPr>
                <w:rFonts w:ascii="Arial" w:eastAsia="Times New Roman" w:hAnsi="Arial" w:cs="Arial"/>
                <w:b/>
                <w:color w:val="000000" w:themeColor="text1"/>
                <w:sz w:val="16"/>
                <w:szCs w:val="16"/>
                <w:lang w:val="es-ES" w:eastAsia="es-ES"/>
              </w:rPr>
              <w:t>5</w:t>
            </w:r>
          </w:p>
        </w:tc>
        <w:tc>
          <w:tcPr>
            <w:tcW w:w="2580" w:type="dxa"/>
            <w:tcBorders>
              <w:top w:val="nil"/>
              <w:left w:val="nil"/>
              <w:bottom w:val="single" w:sz="4" w:space="0" w:color="auto"/>
              <w:right w:val="nil"/>
            </w:tcBorders>
            <w:shd w:val="clear" w:color="auto" w:fill="auto"/>
            <w:noWrap/>
            <w:vAlign w:val="center"/>
          </w:tcPr>
          <w:p w14:paraId="5B1A2DF2" w14:textId="341C15B7" w:rsidR="00305513" w:rsidRPr="00305513" w:rsidRDefault="00305513" w:rsidP="005C5E26">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sidR="005C5E26">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0.1</w:t>
            </w:r>
            <w:r w:rsidR="005C5E26">
              <w:rPr>
                <w:rFonts w:ascii="Arial" w:eastAsia="Times New Roman" w:hAnsi="Arial" w:cs="Arial"/>
                <w:sz w:val="16"/>
                <w:szCs w:val="16"/>
                <w:lang w:val="es-ES" w:eastAsia="es-ES"/>
              </w:rPr>
              <w:t>5</w:t>
            </w:r>
            <w:r w:rsidRPr="00305513">
              <w:rPr>
                <w:rFonts w:ascii="Arial" w:eastAsia="Times New Roman" w:hAnsi="Arial" w:cs="Arial"/>
                <w:sz w:val="16"/>
                <w:szCs w:val="16"/>
                <w:lang w:val="es-ES" w:eastAsia="es-ES"/>
              </w:rPr>
              <w:t>, p = 0.2</w:t>
            </w:r>
            <w:r w:rsidR="005C5E26">
              <w:rPr>
                <w:rFonts w:ascii="Arial" w:eastAsia="Times New Roman" w:hAnsi="Arial" w:cs="Arial"/>
                <w:sz w:val="16"/>
                <w:szCs w:val="16"/>
                <w:lang w:val="es-ES" w:eastAsia="es-ES"/>
              </w:rPr>
              <w:t>19</w:t>
            </w:r>
            <w:r w:rsidRPr="00305513">
              <w:rPr>
                <w:rFonts w:ascii="Arial" w:eastAsia="Times New Roman" w:hAnsi="Arial" w:cs="Arial"/>
                <w:sz w:val="16"/>
                <w:szCs w:val="16"/>
                <w:lang w:val="es-ES" w:eastAsia="es-ES"/>
              </w:rPr>
              <w:t>, n = 6</w:t>
            </w:r>
            <w:r w:rsidR="005C5E26">
              <w:rPr>
                <w:rFonts w:ascii="Arial" w:eastAsia="Times New Roman" w:hAnsi="Arial" w:cs="Arial"/>
                <w:sz w:val="16"/>
                <w:szCs w:val="16"/>
                <w:lang w:val="es-ES" w:eastAsia="es-ES"/>
              </w:rPr>
              <w:t>5</w:t>
            </w:r>
          </w:p>
        </w:tc>
      </w:tr>
      <w:tr w:rsidR="00305513" w:rsidRPr="00305513" w14:paraId="1E870C97" w14:textId="77777777" w:rsidTr="00654293">
        <w:trPr>
          <w:trHeight w:val="247"/>
        </w:trPr>
        <w:tc>
          <w:tcPr>
            <w:tcW w:w="1560" w:type="dxa"/>
            <w:tcBorders>
              <w:top w:val="single" w:sz="4" w:space="0" w:color="auto"/>
              <w:left w:val="nil"/>
              <w:right w:val="nil"/>
            </w:tcBorders>
            <w:shd w:val="clear" w:color="auto" w:fill="auto"/>
            <w:noWrap/>
            <w:vAlign w:val="center"/>
            <w:hideMark/>
          </w:tcPr>
          <w:p w14:paraId="0923A8F3" w14:textId="77777777" w:rsidR="00305513" w:rsidRPr="00305513" w:rsidRDefault="00305513" w:rsidP="00654293">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38152707" w14:textId="1259C39F" w:rsidR="00305513" w:rsidRPr="00305513" w:rsidRDefault="00305513" w:rsidP="00654293">
            <w:pPr>
              <w:spacing w:after="0" w:line="240" w:lineRule="auto"/>
              <w:jc w:val="center"/>
              <w:rPr>
                <w:rFonts w:ascii="Arial" w:eastAsia="Times New Roman" w:hAnsi="Arial" w:cs="Arial"/>
                <w:bCs/>
                <w:i/>
                <w:sz w:val="16"/>
                <w:szCs w:val="16"/>
                <w:lang w:val="es-ES" w:eastAsia="es-ES"/>
              </w:rPr>
            </w:pPr>
            <w:r>
              <w:rPr>
                <w:rFonts w:ascii="Arial" w:eastAsia="Times New Roman" w:hAnsi="Arial" w:cs="Arial"/>
                <w:bCs/>
                <w:i/>
                <w:sz w:val="16"/>
                <w:szCs w:val="16"/>
                <w:lang w:val="es-ES" w:eastAsia="es-ES"/>
              </w:rPr>
              <w:t>VAR3</w:t>
            </w:r>
          </w:p>
        </w:tc>
      </w:tr>
      <w:tr w:rsidR="00305513" w:rsidRPr="00C5676D" w14:paraId="6A364AB7" w14:textId="77777777" w:rsidTr="00654293">
        <w:trPr>
          <w:trHeight w:val="176"/>
        </w:trPr>
        <w:tc>
          <w:tcPr>
            <w:tcW w:w="1560" w:type="dxa"/>
            <w:tcBorders>
              <w:top w:val="nil"/>
              <w:left w:val="nil"/>
              <w:bottom w:val="nil"/>
              <w:right w:val="nil"/>
            </w:tcBorders>
            <w:shd w:val="clear" w:color="auto" w:fill="auto"/>
            <w:noWrap/>
            <w:vAlign w:val="center"/>
          </w:tcPr>
          <w:p w14:paraId="3DFAB68D"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nil"/>
              <w:left w:val="nil"/>
              <w:bottom w:val="nil"/>
              <w:right w:val="nil"/>
            </w:tcBorders>
            <w:shd w:val="clear" w:color="auto" w:fill="auto"/>
            <w:noWrap/>
            <w:vAlign w:val="center"/>
          </w:tcPr>
          <w:p w14:paraId="563A13D1" w14:textId="6839261F" w:rsidR="00305513" w:rsidRPr="00305513" w:rsidRDefault="0030551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C5676D">
              <w:rPr>
                <w:rFonts w:ascii="Arial" w:eastAsia="Times New Roman" w:hAnsi="Arial" w:cs="Arial"/>
                <w:sz w:val="16"/>
                <w:szCs w:val="16"/>
                <w:lang w:val="es-ES" w:eastAsia="es-ES"/>
              </w:rPr>
              <w:t>22</w:t>
            </w:r>
            <w:r w:rsidRPr="00305513">
              <w:rPr>
                <w:rFonts w:ascii="Arial" w:eastAsia="Times New Roman" w:hAnsi="Arial" w:cs="Arial"/>
                <w:sz w:val="16"/>
                <w:szCs w:val="16"/>
                <w:lang w:val="es-ES" w:eastAsia="es-ES"/>
              </w:rPr>
              <w:t>, p = 0.</w:t>
            </w:r>
            <w:r w:rsidR="00C5676D">
              <w:rPr>
                <w:rFonts w:ascii="Arial" w:eastAsia="Times New Roman" w:hAnsi="Arial" w:cs="Arial"/>
                <w:sz w:val="16"/>
                <w:szCs w:val="16"/>
                <w:lang w:val="es-ES" w:eastAsia="es-ES"/>
              </w:rPr>
              <w:t>269</w:t>
            </w:r>
            <w:r w:rsidRPr="00305513">
              <w:rPr>
                <w:rFonts w:ascii="Arial" w:eastAsia="Times New Roman" w:hAnsi="Arial" w:cs="Arial"/>
                <w:sz w:val="16"/>
                <w:szCs w:val="16"/>
                <w:lang w:val="es-ES" w:eastAsia="es-ES"/>
              </w:rPr>
              <w:t>, n = 28</w:t>
            </w:r>
          </w:p>
        </w:tc>
        <w:tc>
          <w:tcPr>
            <w:tcW w:w="2410" w:type="dxa"/>
            <w:tcBorders>
              <w:top w:val="nil"/>
              <w:left w:val="nil"/>
              <w:bottom w:val="nil"/>
              <w:right w:val="nil"/>
            </w:tcBorders>
            <w:shd w:val="clear" w:color="auto" w:fill="auto"/>
            <w:noWrap/>
            <w:vAlign w:val="center"/>
          </w:tcPr>
          <w:p w14:paraId="0D17158A" w14:textId="79418E22" w:rsidR="00305513" w:rsidRPr="00C5676D" w:rsidRDefault="00305513" w:rsidP="00C5676D">
            <w:pPr>
              <w:spacing w:after="0" w:line="240" w:lineRule="auto"/>
              <w:rPr>
                <w:rFonts w:ascii="Arial" w:eastAsia="Times New Roman" w:hAnsi="Arial" w:cs="Arial"/>
                <w:b/>
                <w:sz w:val="16"/>
                <w:szCs w:val="16"/>
                <w:lang w:val="en-US" w:eastAsia="es-ES"/>
              </w:rPr>
            </w:pPr>
            <w:r w:rsidRPr="00C5676D">
              <w:rPr>
                <w:rFonts w:ascii="Arial" w:eastAsia="Times New Roman" w:hAnsi="Arial" w:cs="Arial"/>
                <w:b/>
                <w:sz w:val="16"/>
                <w:szCs w:val="16"/>
                <w:lang w:val="en-US" w:eastAsia="es-ES"/>
              </w:rPr>
              <w:t>r</w:t>
            </w:r>
            <w:r w:rsidR="00C5676D" w:rsidRPr="00C5676D">
              <w:rPr>
                <w:rFonts w:ascii="Arial" w:eastAsia="Times New Roman" w:hAnsi="Arial" w:cs="Arial"/>
                <w:b/>
                <w:sz w:val="16"/>
                <w:szCs w:val="16"/>
                <w:lang w:val="en-US" w:eastAsia="es-ES"/>
              </w:rPr>
              <w:t xml:space="preserve"> = -0.45</w:t>
            </w:r>
            <w:r w:rsidRPr="00C5676D">
              <w:rPr>
                <w:rFonts w:ascii="Arial" w:eastAsia="Times New Roman" w:hAnsi="Arial" w:cs="Arial"/>
                <w:b/>
                <w:sz w:val="16"/>
                <w:szCs w:val="16"/>
                <w:lang w:val="en-US" w:eastAsia="es-ES"/>
              </w:rPr>
              <w:t>, p = 0.</w:t>
            </w:r>
            <w:r w:rsidR="00C5676D" w:rsidRPr="00C5676D">
              <w:rPr>
                <w:rFonts w:ascii="Arial" w:eastAsia="Times New Roman" w:hAnsi="Arial" w:cs="Arial"/>
                <w:b/>
                <w:sz w:val="16"/>
                <w:szCs w:val="16"/>
                <w:lang w:val="en-US" w:eastAsia="es-ES"/>
              </w:rPr>
              <w:t>017</w:t>
            </w:r>
            <w:r w:rsidRPr="00C5676D">
              <w:rPr>
                <w:rFonts w:ascii="Arial" w:eastAsia="Times New Roman" w:hAnsi="Arial" w:cs="Arial"/>
                <w:b/>
                <w:sz w:val="16"/>
                <w:szCs w:val="16"/>
                <w:lang w:val="en-US" w:eastAsia="es-ES"/>
              </w:rPr>
              <w:t>, n = 28</w:t>
            </w:r>
          </w:p>
        </w:tc>
        <w:tc>
          <w:tcPr>
            <w:tcW w:w="2580" w:type="dxa"/>
            <w:tcBorders>
              <w:top w:val="nil"/>
              <w:left w:val="nil"/>
              <w:bottom w:val="nil"/>
              <w:right w:val="nil"/>
            </w:tcBorders>
            <w:shd w:val="clear" w:color="auto" w:fill="auto"/>
            <w:noWrap/>
            <w:vAlign w:val="center"/>
          </w:tcPr>
          <w:p w14:paraId="49A21617" w14:textId="0C399A73" w:rsidR="00305513" w:rsidRPr="00C5676D" w:rsidRDefault="00305513" w:rsidP="002617D5">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 xml:space="preserve">r = </w:t>
            </w:r>
            <w:r w:rsidR="002617D5">
              <w:rPr>
                <w:rFonts w:ascii="Arial" w:eastAsia="Times New Roman" w:hAnsi="Arial" w:cs="Arial"/>
                <w:sz w:val="16"/>
                <w:szCs w:val="16"/>
                <w:lang w:val="en-US" w:eastAsia="es-ES"/>
              </w:rPr>
              <w:t>-</w:t>
            </w:r>
            <w:r w:rsidRPr="00C5676D">
              <w:rPr>
                <w:rFonts w:ascii="Arial" w:eastAsia="Times New Roman" w:hAnsi="Arial" w:cs="Arial"/>
                <w:sz w:val="16"/>
                <w:szCs w:val="16"/>
                <w:lang w:val="en-US" w:eastAsia="es-ES"/>
              </w:rPr>
              <w:t>0.</w:t>
            </w:r>
            <w:r w:rsidR="002617D5">
              <w:rPr>
                <w:rFonts w:ascii="Arial" w:eastAsia="Times New Roman" w:hAnsi="Arial" w:cs="Arial"/>
                <w:sz w:val="16"/>
                <w:szCs w:val="16"/>
                <w:lang w:val="en-US" w:eastAsia="es-ES"/>
              </w:rPr>
              <w:t>25</w:t>
            </w:r>
            <w:r w:rsidRPr="00C5676D">
              <w:rPr>
                <w:rFonts w:ascii="Arial" w:eastAsia="Times New Roman" w:hAnsi="Arial" w:cs="Arial"/>
                <w:sz w:val="16"/>
                <w:szCs w:val="16"/>
                <w:lang w:val="en-US" w:eastAsia="es-ES"/>
              </w:rPr>
              <w:t>, p = 0.</w:t>
            </w:r>
            <w:r w:rsidR="002617D5">
              <w:rPr>
                <w:rFonts w:ascii="Arial" w:eastAsia="Times New Roman" w:hAnsi="Arial" w:cs="Arial"/>
                <w:sz w:val="16"/>
                <w:szCs w:val="16"/>
                <w:lang w:val="en-US" w:eastAsia="es-ES"/>
              </w:rPr>
              <w:t>209</w:t>
            </w:r>
            <w:r w:rsidRPr="00C5676D">
              <w:rPr>
                <w:rFonts w:ascii="Arial" w:eastAsia="Times New Roman" w:hAnsi="Arial" w:cs="Arial"/>
                <w:sz w:val="16"/>
                <w:szCs w:val="16"/>
                <w:lang w:val="en-US" w:eastAsia="es-ES"/>
              </w:rPr>
              <w:t>, n = 28</w:t>
            </w:r>
          </w:p>
        </w:tc>
      </w:tr>
      <w:tr w:rsidR="00305513" w:rsidRPr="002617D5" w14:paraId="2AE331A4" w14:textId="77777777" w:rsidTr="00654293">
        <w:trPr>
          <w:trHeight w:val="167"/>
        </w:trPr>
        <w:tc>
          <w:tcPr>
            <w:tcW w:w="1560" w:type="dxa"/>
            <w:tcBorders>
              <w:top w:val="nil"/>
              <w:left w:val="nil"/>
              <w:bottom w:val="nil"/>
              <w:right w:val="nil"/>
            </w:tcBorders>
            <w:shd w:val="clear" w:color="auto" w:fill="auto"/>
            <w:noWrap/>
            <w:vAlign w:val="center"/>
          </w:tcPr>
          <w:p w14:paraId="3FDD50EE" w14:textId="77777777" w:rsidR="00305513" w:rsidRPr="00C5676D" w:rsidRDefault="00305513" w:rsidP="00654293">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Water flow</w:t>
            </w:r>
          </w:p>
        </w:tc>
        <w:tc>
          <w:tcPr>
            <w:tcW w:w="2409" w:type="dxa"/>
            <w:tcBorders>
              <w:top w:val="nil"/>
              <w:left w:val="nil"/>
              <w:bottom w:val="nil"/>
              <w:right w:val="nil"/>
            </w:tcBorders>
            <w:shd w:val="clear" w:color="auto" w:fill="auto"/>
            <w:noWrap/>
            <w:vAlign w:val="center"/>
          </w:tcPr>
          <w:p w14:paraId="28769D5E" w14:textId="37706DF5" w:rsidR="00305513" w:rsidRPr="00C5676D" w:rsidRDefault="00305513" w:rsidP="00C5676D">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 = 0.</w:t>
            </w:r>
            <w:r w:rsidR="00C5676D" w:rsidRPr="00C5676D">
              <w:rPr>
                <w:rFonts w:ascii="Arial" w:eastAsia="Times New Roman" w:hAnsi="Arial" w:cs="Arial"/>
                <w:sz w:val="16"/>
                <w:szCs w:val="16"/>
                <w:lang w:val="en-US" w:eastAsia="es-ES"/>
              </w:rPr>
              <w:t>19</w:t>
            </w:r>
            <w:r w:rsidRPr="00C5676D">
              <w:rPr>
                <w:rFonts w:ascii="Arial" w:eastAsia="Times New Roman" w:hAnsi="Arial" w:cs="Arial"/>
                <w:sz w:val="16"/>
                <w:szCs w:val="16"/>
                <w:lang w:val="en-US" w:eastAsia="es-ES"/>
              </w:rPr>
              <w:t>, p = 0.</w:t>
            </w:r>
            <w:r w:rsidR="00C5676D" w:rsidRPr="00C5676D">
              <w:rPr>
                <w:rFonts w:ascii="Arial" w:eastAsia="Times New Roman" w:hAnsi="Arial" w:cs="Arial"/>
                <w:sz w:val="16"/>
                <w:szCs w:val="16"/>
                <w:lang w:val="en-US" w:eastAsia="es-ES"/>
              </w:rPr>
              <w:t>279</w:t>
            </w:r>
            <w:r w:rsidRPr="00C5676D">
              <w:rPr>
                <w:rFonts w:ascii="Arial" w:eastAsia="Times New Roman" w:hAnsi="Arial" w:cs="Arial"/>
                <w:sz w:val="16"/>
                <w:szCs w:val="16"/>
                <w:lang w:val="en-US" w:eastAsia="es-ES"/>
              </w:rPr>
              <w:t>, n = 35</w:t>
            </w:r>
          </w:p>
        </w:tc>
        <w:tc>
          <w:tcPr>
            <w:tcW w:w="2410" w:type="dxa"/>
            <w:tcBorders>
              <w:top w:val="nil"/>
              <w:left w:val="nil"/>
              <w:bottom w:val="nil"/>
              <w:right w:val="nil"/>
            </w:tcBorders>
            <w:shd w:val="clear" w:color="auto" w:fill="auto"/>
            <w:noWrap/>
            <w:vAlign w:val="center"/>
          </w:tcPr>
          <w:p w14:paraId="697FEFFE" w14:textId="326C18F7" w:rsidR="00305513" w:rsidRPr="00C5676D" w:rsidRDefault="00305513" w:rsidP="00C5676D">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w:t>
            </w:r>
            <w:r w:rsidR="00C5676D">
              <w:rPr>
                <w:rFonts w:ascii="Arial" w:eastAsia="Times New Roman" w:hAnsi="Arial" w:cs="Arial"/>
                <w:sz w:val="16"/>
                <w:szCs w:val="16"/>
                <w:lang w:val="en-US" w:eastAsia="es-ES"/>
              </w:rPr>
              <w:t xml:space="preserve"> = -0.27</w:t>
            </w:r>
            <w:r w:rsidRPr="00C5676D">
              <w:rPr>
                <w:rFonts w:ascii="Arial" w:eastAsia="Times New Roman" w:hAnsi="Arial" w:cs="Arial"/>
                <w:sz w:val="16"/>
                <w:szCs w:val="16"/>
                <w:lang w:val="en-US" w:eastAsia="es-ES"/>
              </w:rPr>
              <w:t>, p = 0.</w:t>
            </w:r>
            <w:r w:rsidR="00C5676D">
              <w:rPr>
                <w:rFonts w:ascii="Arial" w:eastAsia="Times New Roman" w:hAnsi="Arial" w:cs="Arial"/>
                <w:sz w:val="16"/>
                <w:szCs w:val="16"/>
                <w:lang w:val="en-US" w:eastAsia="es-ES"/>
              </w:rPr>
              <w:t>113</w:t>
            </w:r>
            <w:r w:rsidRPr="00C5676D">
              <w:rPr>
                <w:rFonts w:ascii="Arial" w:eastAsia="Times New Roman" w:hAnsi="Arial" w:cs="Arial"/>
                <w:sz w:val="16"/>
                <w:szCs w:val="16"/>
                <w:lang w:val="en-US" w:eastAsia="es-ES"/>
              </w:rPr>
              <w:t>, n = 35</w:t>
            </w:r>
          </w:p>
        </w:tc>
        <w:tc>
          <w:tcPr>
            <w:tcW w:w="2580" w:type="dxa"/>
            <w:tcBorders>
              <w:top w:val="nil"/>
              <w:left w:val="nil"/>
              <w:bottom w:val="nil"/>
              <w:right w:val="nil"/>
            </w:tcBorders>
            <w:shd w:val="clear" w:color="auto" w:fill="auto"/>
            <w:noWrap/>
            <w:vAlign w:val="center"/>
          </w:tcPr>
          <w:p w14:paraId="6C26E319" w14:textId="4F98F031" w:rsidR="00305513" w:rsidRPr="002617D5" w:rsidRDefault="00305513" w:rsidP="002617D5">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w:t>
            </w:r>
            <w:r w:rsidR="002617D5">
              <w:rPr>
                <w:rFonts w:ascii="Arial" w:eastAsia="Times New Roman" w:hAnsi="Arial" w:cs="Arial"/>
                <w:sz w:val="16"/>
                <w:szCs w:val="16"/>
                <w:lang w:val="en-US" w:eastAsia="es-ES"/>
              </w:rPr>
              <w:t xml:space="preserve"> = -0.11</w:t>
            </w:r>
            <w:r w:rsidRPr="00C5676D">
              <w:rPr>
                <w:rFonts w:ascii="Arial" w:eastAsia="Times New Roman" w:hAnsi="Arial" w:cs="Arial"/>
                <w:sz w:val="16"/>
                <w:szCs w:val="16"/>
                <w:lang w:val="en-US" w:eastAsia="es-ES"/>
              </w:rPr>
              <w:t>, p = 0.</w:t>
            </w:r>
            <w:r w:rsidR="002617D5">
              <w:rPr>
                <w:rFonts w:ascii="Arial" w:eastAsia="Times New Roman" w:hAnsi="Arial" w:cs="Arial"/>
                <w:sz w:val="16"/>
                <w:szCs w:val="16"/>
                <w:lang w:val="en-US" w:eastAsia="es-ES"/>
              </w:rPr>
              <w:t>535</w:t>
            </w:r>
            <w:r w:rsidRPr="00C5676D">
              <w:rPr>
                <w:rFonts w:ascii="Arial" w:eastAsia="Times New Roman" w:hAnsi="Arial" w:cs="Arial"/>
                <w:sz w:val="16"/>
                <w:szCs w:val="16"/>
                <w:lang w:val="en-US" w:eastAsia="es-ES"/>
              </w:rPr>
              <w:t xml:space="preserve">, n = </w:t>
            </w:r>
            <w:r w:rsidRPr="002617D5">
              <w:rPr>
                <w:rFonts w:ascii="Arial" w:eastAsia="Times New Roman" w:hAnsi="Arial" w:cs="Arial"/>
                <w:sz w:val="16"/>
                <w:szCs w:val="16"/>
                <w:lang w:val="en-US" w:eastAsia="es-ES"/>
              </w:rPr>
              <w:t>35</w:t>
            </w:r>
          </w:p>
        </w:tc>
      </w:tr>
      <w:tr w:rsidR="00305513" w:rsidRPr="00C5676D" w14:paraId="5A1055B3" w14:textId="77777777" w:rsidTr="00654293">
        <w:trPr>
          <w:trHeight w:val="167"/>
        </w:trPr>
        <w:tc>
          <w:tcPr>
            <w:tcW w:w="1560" w:type="dxa"/>
            <w:tcBorders>
              <w:top w:val="nil"/>
              <w:left w:val="nil"/>
              <w:bottom w:val="nil"/>
              <w:right w:val="nil"/>
            </w:tcBorders>
            <w:shd w:val="clear" w:color="auto" w:fill="auto"/>
            <w:noWrap/>
            <w:vAlign w:val="center"/>
          </w:tcPr>
          <w:p w14:paraId="68F42848" w14:textId="77777777" w:rsidR="00305513" w:rsidRPr="002617D5" w:rsidRDefault="00305513" w:rsidP="00654293">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Water level*</w:t>
            </w:r>
          </w:p>
        </w:tc>
        <w:tc>
          <w:tcPr>
            <w:tcW w:w="2409" w:type="dxa"/>
            <w:tcBorders>
              <w:top w:val="nil"/>
              <w:left w:val="nil"/>
              <w:bottom w:val="nil"/>
              <w:right w:val="nil"/>
            </w:tcBorders>
            <w:shd w:val="clear" w:color="auto" w:fill="auto"/>
            <w:noWrap/>
            <w:vAlign w:val="center"/>
          </w:tcPr>
          <w:p w14:paraId="79BA4BD6" w14:textId="28E160EA" w:rsidR="00305513" w:rsidRPr="00C5676D" w:rsidRDefault="00C5676D" w:rsidP="00C5676D">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-0.08</w:t>
            </w:r>
            <w:r w:rsidR="00305513" w:rsidRPr="00C5676D">
              <w:rPr>
                <w:rFonts w:ascii="Arial" w:eastAsia="Times New Roman" w:hAnsi="Arial" w:cs="Arial"/>
                <w:sz w:val="16"/>
                <w:szCs w:val="16"/>
                <w:lang w:val="en-US" w:eastAsia="es-ES"/>
              </w:rPr>
              <w:t>, p = 0</w:t>
            </w:r>
            <w:r w:rsidRPr="00C5676D">
              <w:rPr>
                <w:rFonts w:ascii="Arial" w:eastAsia="Times New Roman" w:hAnsi="Arial" w:cs="Arial"/>
                <w:sz w:val="16"/>
                <w:szCs w:val="16"/>
                <w:lang w:val="en-US" w:eastAsia="es-ES"/>
              </w:rPr>
              <w:t>.</w:t>
            </w:r>
            <w:r>
              <w:rPr>
                <w:rFonts w:ascii="Arial" w:eastAsia="Times New Roman" w:hAnsi="Arial" w:cs="Arial"/>
                <w:sz w:val="16"/>
                <w:szCs w:val="16"/>
                <w:lang w:val="en-US" w:eastAsia="es-ES"/>
              </w:rPr>
              <w:t>678</w:t>
            </w:r>
            <w:r w:rsidR="00305513" w:rsidRPr="00C5676D">
              <w:rPr>
                <w:rFonts w:ascii="Arial" w:eastAsia="Times New Roman" w:hAnsi="Arial" w:cs="Arial"/>
                <w:sz w:val="16"/>
                <w:szCs w:val="16"/>
                <w:lang w:val="en-US" w:eastAsia="es-ES"/>
              </w:rPr>
              <w:t>, n = 3</w:t>
            </w:r>
            <w:r w:rsidRPr="00C5676D">
              <w:rPr>
                <w:rFonts w:ascii="Arial" w:eastAsia="Times New Roman" w:hAnsi="Arial" w:cs="Arial"/>
                <w:sz w:val="16"/>
                <w:szCs w:val="16"/>
                <w:lang w:val="en-US" w:eastAsia="es-ES"/>
              </w:rPr>
              <w:t>2</w:t>
            </w:r>
          </w:p>
        </w:tc>
        <w:tc>
          <w:tcPr>
            <w:tcW w:w="2410" w:type="dxa"/>
            <w:tcBorders>
              <w:top w:val="nil"/>
              <w:left w:val="nil"/>
              <w:bottom w:val="nil"/>
              <w:right w:val="nil"/>
            </w:tcBorders>
            <w:shd w:val="clear" w:color="auto" w:fill="auto"/>
            <w:noWrap/>
            <w:vAlign w:val="center"/>
          </w:tcPr>
          <w:p w14:paraId="7AFC5058" w14:textId="5B595033" w:rsidR="00305513" w:rsidRPr="00C5676D" w:rsidRDefault="00305513" w:rsidP="00C5676D">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 = 0.</w:t>
            </w:r>
            <w:r w:rsidR="00C5676D">
              <w:rPr>
                <w:rFonts w:ascii="Arial" w:eastAsia="Times New Roman" w:hAnsi="Arial" w:cs="Arial"/>
                <w:sz w:val="16"/>
                <w:szCs w:val="16"/>
                <w:lang w:val="en-US" w:eastAsia="es-ES"/>
              </w:rPr>
              <w:t>16</w:t>
            </w:r>
            <w:r w:rsidRPr="00C5676D">
              <w:rPr>
                <w:rFonts w:ascii="Arial" w:eastAsia="Times New Roman" w:hAnsi="Arial" w:cs="Arial"/>
                <w:sz w:val="16"/>
                <w:szCs w:val="16"/>
                <w:lang w:val="en-US" w:eastAsia="es-ES"/>
              </w:rPr>
              <w:t>, p = 0.</w:t>
            </w:r>
            <w:r w:rsidR="00C5676D">
              <w:rPr>
                <w:rFonts w:ascii="Arial" w:eastAsia="Times New Roman" w:hAnsi="Arial" w:cs="Arial"/>
                <w:sz w:val="16"/>
                <w:szCs w:val="16"/>
                <w:lang w:val="en-US" w:eastAsia="es-ES"/>
              </w:rPr>
              <w:t>398</w:t>
            </w:r>
            <w:r w:rsidRPr="00C5676D">
              <w:rPr>
                <w:rFonts w:ascii="Arial" w:eastAsia="Times New Roman" w:hAnsi="Arial" w:cs="Arial"/>
                <w:sz w:val="16"/>
                <w:szCs w:val="16"/>
                <w:lang w:val="en-US" w:eastAsia="es-ES"/>
              </w:rPr>
              <w:t>, n = 3</w:t>
            </w:r>
            <w:r w:rsidR="00C5676D">
              <w:rPr>
                <w:rFonts w:ascii="Arial" w:eastAsia="Times New Roman" w:hAnsi="Arial" w:cs="Arial"/>
                <w:sz w:val="16"/>
                <w:szCs w:val="16"/>
                <w:lang w:val="en-US" w:eastAsia="es-ES"/>
              </w:rPr>
              <w:t>2</w:t>
            </w:r>
          </w:p>
        </w:tc>
        <w:tc>
          <w:tcPr>
            <w:tcW w:w="2580" w:type="dxa"/>
            <w:tcBorders>
              <w:top w:val="nil"/>
              <w:left w:val="nil"/>
              <w:bottom w:val="nil"/>
              <w:right w:val="nil"/>
            </w:tcBorders>
            <w:shd w:val="clear" w:color="auto" w:fill="auto"/>
            <w:noWrap/>
            <w:vAlign w:val="center"/>
          </w:tcPr>
          <w:p w14:paraId="3CA326B2" w14:textId="492EFF84" w:rsidR="00305513" w:rsidRPr="00C5676D" w:rsidRDefault="00305513" w:rsidP="002617D5">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 = 0.1</w:t>
            </w:r>
            <w:r w:rsidR="002617D5">
              <w:rPr>
                <w:rFonts w:ascii="Arial" w:eastAsia="Times New Roman" w:hAnsi="Arial" w:cs="Arial"/>
                <w:sz w:val="16"/>
                <w:szCs w:val="16"/>
                <w:lang w:val="en-US" w:eastAsia="es-ES"/>
              </w:rPr>
              <w:t>3</w:t>
            </w:r>
            <w:r w:rsidRPr="00C5676D">
              <w:rPr>
                <w:rFonts w:ascii="Arial" w:eastAsia="Times New Roman" w:hAnsi="Arial" w:cs="Arial"/>
                <w:sz w:val="16"/>
                <w:szCs w:val="16"/>
                <w:lang w:val="en-US" w:eastAsia="es-ES"/>
              </w:rPr>
              <w:t>, p = 0.</w:t>
            </w:r>
            <w:r w:rsidR="002617D5">
              <w:rPr>
                <w:rFonts w:ascii="Arial" w:eastAsia="Times New Roman" w:hAnsi="Arial" w:cs="Arial"/>
                <w:sz w:val="16"/>
                <w:szCs w:val="16"/>
                <w:lang w:val="en-US" w:eastAsia="es-ES"/>
              </w:rPr>
              <w:t>492</w:t>
            </w:r>
            <w:r w:rsidRPr="00C5676D">
              <w:rPr>
                <w:rFonts w:ascii="Arial" w:eastAsia="Times New Roman" w:hAnsi="Arial" w:cs="Arial"/>
                <w:sz w:val="16"/>
                <w:szCs w:val="16"/>
                <w:lang w:val="en-US" w:eastAsia="es-ES"/>
              </w:rPr>
              <w:t>, n = 3</w:t>
            </w:r>
            <w:r w:rsidR="002617D5">
              <w:rPr>
                <w:rFonts w:ascii="Arial" w:eastAsia="Times New Roman" w:hAnsi="Arial" w:cs="Arial"/>
                <w:sz w:val="16"/>
                <w:szCs w:val="16"/>
                <w:lang w:val="en-US" w:eastAsia="es-ES"/>
              </w:rPr>
              <w:t>2</w:t>
            </w:r>
          </w:p>
        </w:tc>
      </w:tr>
      <w:tr w:rsidR="00305513" w:rsidRPr="00305513" w14:paraId="739B1AEE" w14:textId="77777777" w:rsidTr="00654293">
        <w:trPr>
          <w:trHeight w:val="158"/>
        </w:trPr>
        <w:tc>
          <w:tcPr>
            <w:tcW w:w="1560" w:type="dxa"/>
            <w:tcBorders>
              <w:top w:val="nil"/>
              <w:left w:val="nil"/>
              <w:bottom w:val="nil"/>
              <w:right w:val="nil"/>
            </w:tcBorders>
            <w:shd w:val="clear" w:color="auto" w:fill="auto"/>
            <w:noWrap/>
            <w:vAlign w:val="center"/>
          </w:tcPr>
          <w:p w14:paraId="3FB4A877" w14:textId="77777777" w:rsidR="00305513" w:rsidRPr="00C5676D" w:rsidRDefault="00305513" w:rsidP="00654293">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10AFC16A" w14:textId="7B7087FC" w:rsidR="00305513" w:rsidRPr="00C5676D" w:rsidRDefault="00C5676D" w:rsidP="00C5676D">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0.26</w:t>
            </w:r>
            <w:r w:rsidR="00305513" w:rsidRPr="00C5676D">
              <w:rPr>
                <w:rFonts w:ascii="Arial" w:eastAsia="Times New Roman" w:hAnsi="Arial" w:cs="Arial"/>
                <w:sz w:val="16"/>
                <w:szCs w:val="16"/>
                <w:lang w:val="en-US" w:eastAsia="es-ES"/>
              </w:rPr>
              <w:t>, p = 0.</w:t>
            </w:r>
            <w:r>
              <w:rPr>
                <w:rFonts w:ascii="Arial" w:eastAsia="Times New Roman" w:hAnsi="Arial" w:cs="Arial"/>
                <w:sz w:val="16"/>
                <w:szCs w:val="16"/>
                <w:lang w:val="en-US" w:eastAsia="es-ES"/>
              </w:rPr>
              <w:t>056</w:t>
            </w:r>
            <w:r w:rsidR="00305513" w:rsidRPr="00C5676D">
              <w:rPr>
                <w:rFonts w:ascii="Arial" w:eastAsia="Times New Roman" w:hAnsi="Arial" w:cs="Arial"/>
                <w:sz w:val="16"/>
                <w:szCs w:val="16"/>
                <w:lang w:val="en-US" w:eastAsia="es-ES"/>
              </w:rPr>
              <w:t>, n = 54</w:t>
            </w:r>
          </w:p>
        </w:tc>
        <w:tc>
          <w:tcPr>
            <w:tcW w:w="2410" w:type="dxa"/>
            <w:tcBorders>
              <w:top w:val="nil"/>
              <w:left w:val="nil"/>
              <w:bottom w:val="nil"/>
              <w:right w:val="nil"/>
            </w:tcBorders>
            <w:shd w:val="clear" w:color="auto" w:fill="auto"/>
            <w:noWrap/>
            <w:vAlign w:val="center"/>
          </w:tcPr>
          <w:p w14:paraId="419BAD5D" w14:textId="55DA785C" w:rsidR="00305513" w:rsidRPr="00C5676D" w:rsidRDefault="00305513" w:rsidP="00C5676D">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 xml:space="preserve">r = </w:t>
            </w:r>
            <w:r w:rsidR="00C5676D">
              <w:rPr>
                <w:rFonts w:ascii="Arial" w:eastAsia="Times New Roman" w:hAnsi="Arial" w:cs="Arial"/>
                <w:sz w:val="16"/>
                <w:szCs w:val="16"/>
                <w:lang w:val="en-US" w:eastAsia="es-ES"/>
              </w:rPr>
              <w:t>-</w:t>
            </w:r>
            <w:r w:rsidRPr="00C5676D">
              <w:rPr>
                <w:rFonts w:ascii="Arial" w:eastAsia="Times New Roman" w:hAnsi="Arial" w:cs="Arial"/>
                <w:sz w:val="16"/>
                <w:szCs w:val="16"/>
                <w:lang w:val="en-US" w:eastAsia="es-ES"/>
              </w:rPr>
              <w:t>0.</w:t>
            </w:r>
            <w:r w:rsidR="00C5676D">
              <w:rPr>
                <w:rFonts w:ascii="Arial" w:eastAsia="Times New Roman" w:hAnsi="Arial" w:cs="Arial"/>
                <w:sz w:val="16"/>
                <w:szCs w:val="16"/>
                <w:lang w:val="en-US" w:eastAsia="es-ES"/>
              </w:rPr>
              <w:t>27</w:t>
            </w:r>
            <w:r w:rsidRPr="00C5676D">
              <w:rPr>
                <w:rFonts w:ascii="Arial" w:eastAsia="Times New Roman" w:hAnsi="Arial" w:cs="Arial"/>
                <w:sz w:val="16"/>
                <w:szCs w:val="16"/>
                <w:lang w:val="en-US" w:eastAsia="es-ES"/>
              </w:rPr>
              <w:t>, p = 0.</w:t>
            </w:r>
            <w:r w:rsidR="00C5676D">
              <w:rPr>
                <w:rFonts w:ascii="Arial" w:eastAsia="Times New Roman" w:hAnsi="Arial" w:cs="Arial"/>
                <w:sz w:val="16"/>
                <w:szCs w:val="16"/>
                <w:lang w:val="en-US" w:eastAsia="es-ES"/>
              </w:rPr>
              <w:t>052</w:t>
            </w:r>
            <w:r w:rsidRPr="00C5676D">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0C56A8EC" w14:textId="60413BAF"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08</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564</w:t>
            </w:r>
            <w:r w:rsidRPr="00305513">
              <w:rPr>
                <w:rFonts w:ascii="Arial" w:eastAsia="Times New Roman" w:hAnsi="Arial" w:cs="Arial"/>
                <w:sz w:val="16"/>
                <w:szCs w:val="16"/>
                <w:lang w:val="es-ES" w:eastAsia="es-ES"/>
              </w:rPr>
              <w:t>, n = 54</w:t>
            </w:r>
          </w:p>
        </w:tc>
      </w:tr>
      <w:tr w:rsidR="00305513" w:rsidRPr="00305513" w14:paraId="27A6470D" w14:textId="77777777" w:rsidTr="00654293">
        <w:trPr>
          <w:trHeight w:val="158"/>
        </w:trPr>
        <w:tc>
          <w:tcPr>
            <w:tcW w:w="1560" w:type="dxa"/>
            <w:tcBorders>
              <w:top w:val="nil"/>
              <w:left w:val="nil"/>
              <w:bottom w:val="nil"/>
              <w:right w:val="nil"/>
            </w:tcBorders>
            <w:shd w:val="clear" w:color="auto" w:fill="auto"/>
            <w:noWrap/>
            <w:vAlign w:val="center"/>
          </w:tcPr>
          <w:p w14:paraId="20651B51"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SST</w:t>
            </w:r>
          </w:p>
        </w:tc>
        <w:tc>
          <w:tcPr>
            <w:tcW w:w="2409" w:type="dxa"/>
            <w:tcBorders>
              <w:top w:val="nil"/>
              <w:left w:val="nil"/>
              <w:bottom w:val="nil"/>
              <w:right w:val="nil"/>
            </w:tcBorders>
            <w:shd w:val="clear" w:color="auto" w:fill="auto"/>
            <w:noWrap/>
            <w:vAlign w:val="center"/>
          </w:tcPr>
          <w:p w14:paraId="61D5B9D5" w14:textId="6125794C" w:rsidR="00305513" w:rsidRPr="00C5676D" w:rsidRDefault="00C5676D" w:rsidP="00C5676D">
            <w:pPr>
              <w:spacing w:after="0" w:line="240" w:lineRule="auto"/>
              <w:rPr>
                <w:rFonts w:ascii="Arial" w:eastAsia="Times New Roman" w:hAnsi="Arial" w:cs="Arial"/>
                <w:b/>
                <w:sz w:val="16"/>
                <w:szCs w:val="16"/>
                <w:lang w:val="es-ES" w:eastAsia="es-ES"/>
              </w:rPr>
            </w:pPr>
            <w:r w:rsidRPr="00C5676D">
              <w:rPr>
                <w:rFonts w:ascii="Arial" w:eastAsia="Times New Roman" w:hAnsi="Arial" w:cs="Arial"/>
                <w:b/>
                <w:sz w:val="16"/>
                <w:szCs w:val="16"/>
                <w:lang w:val="es-ES" w:eastAsia="es-ES"/>
              </w:rPr>
              <w:t>r = 0.25</w:t>
            </w:r>
            <w:r w:rsidR="00305513" w:rsidRPr="00C5676D">
              <w:rPr>
                <w:rFonts w:ascii="Arial" w:eastAsia="Times New Roman" w:hAnsi="Arial" w:cs="Arial"/>
                <w:b/>
                <w:sz w:val="16"/>
                <w:szCs w:val="16"/>
                <w:lang w:val="es-ES" w:eastAsia="es-ES"/>
              </w:rPr>
              <w:t>, p = 0.</w:t>
            </w:r>
            <w:r w:rsidRPr="00C5676D">
              <w:rPr>
                <w:rFonts w:ascii="Arial" w:eastAsia="Times New Roman" w:hAnsi="Arial" w:cs="Arial"/>
                <w:b/>
                <w:sz w:val="16"/>
                <w:szCs w:val="16"/>
                <w:lang w:val="es-ES" w:eastAsia="es-ES"/>
              </w:rPr>
              <w:t>042</w:t>
            </w:r>
            <w:r w:rsidR="00305513" w:rsidRPr="00C5676D">
              <w:rPr>
                <w:rFonts w:ascii="Arial" w:eastAsia="Times New Roman" w:hAnsi="Arial" w:cs="Arial"/>
                <w:b/>
                <w:sz w:val="16"/>
                <w:szCs w:val="16"/>
                <w:lang w:val="es-ES" w:eastAsia="es-ES"/>
              </w:rPr>
              <w:t>, n = 6</w:t>
            </w:r>
            <w:r w:rsidRPr="00C5676D">
              <w:rPr>
                <w:rFonts w:ascii="Arial" w:eastAsia="Times New Roman" w:hAnsi="Arial" w:cs="Arial"/>
                <w:b/>
                <w:sz w:val="16"/>
                <w:szCs w:val="16"/>
                <w:lang w:val="es-ES" w:eastAsia="es-ES"/>
              </w:rPr>
              <w:t>5</w:t>
            </w:r>
          </w:p>
        </w:tc>
        <w:tc>
          <w:tcPr>
            <w:tcW w:w="2410" w:type="dxa"/>
            <w:tcBorders>
              <w:top w:val="nil"/>
              <w:left w:val="nil"/>
              <w:bottom w:val="nil"/>
              <w:right w:val="nil"/>
            </w:tcBorders>
            <w:shd w:val="clear" w:color="auto" w:fill="auto"/>
            <w:noWrap/>
            <w:vAlign w:val="center"/>
          </w:tcPr>
          <w:p w14:paraId="5F46FE30" w14:textId="2F6024B5" w:rsidR="00305513" w:rsidRPr="00305513" w:rsidRDefault="0030551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sidR="00C5676D">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w:t>
            </w:r>
            <w:r w:rsidR="00C5676D">
              <w:rPr>
                <w:rFonts w:ascii="Arial" w:eastAsia="Times New Roman" w:hAnsi="Arial" w:cs="Arial"/>
                <w:sz w:val="16"/>
                <w:szCs w:val="16"/>
                <w:lang w:val="es-ES" w:eastAsia="es-ES"/>
              </w:rPr>
              <w:t>21</w:t>
            </w:r>
            <w:r w:rsidRPr="00305513">
              <w:rPr>
                <w:rFonts w:ascii="Arial" w:eastAsia="Times New Roman" w:hAnsi="Arial" w:cs="Arial"/>
                <w:sz w:val="16"/>
                <w:szCs w:val="16"/>
                <w:lang w:val="es-ES" w:eastAsia="es-ES"/>
              </w:rPr>
              <w:t>, p = 0.</w:t>
            </w:r>
            <w:r w:rsidR="00C5676D">
              <w:rPr>
                <w:rFonts w:ascii="Arial" w:eastAsia="Times New Roman" w:hAnsi="Arial" w:cs="Arial"/>
                <w:sz w:val="16"/>
                <w:szCs w:val="16"/>
                <w:lang w:val="es-ES" w:eastAsia="es-ES"/>
              </w:rPr>
              <w:t>099</w:t>
            </w:r>
            <w:r w:rsidRPr="00305513">
              <w:rPr>
                <w:rFonts w:ascii="Arial" w:eastAsia="Times New Roman" w:hAnsi="Arial" w:cs="Arial"/>
                <w:sz w:val="16"/>
                <w:szCs w:val="16"/>
                <w:lang w:val="es-ES" w:eastAsia="es-ES"/>
              </w:rPr>
              <w:t>, n = 6</w:t>
            </w:r>
            <w:r w:rsidR="00C5676D">
              <w:rPr>
                <w:rFonts w:ascii="Arial" w:eastAsia="Times New Roman" w:hAnsi="Arial" w:cs="Arial"/>
                <w:sz w:val="16"/>
                <w:szCs w:val="16"/>
                <w:lang w:val="es-ES" w:eastAsia="es-ES"/>
              </w:rPr>
              <w:t>5</w:t>
            </w:r>
          </w:p>
        </w:tc>
        <w:tc>
          <w:tcPr>
            <w:tcW w:w="2580" w:type="dxa"/>
            <w:tcBorders>
              <w:top w:val="nil"/>
              <w:left w:val="nil"/>
              <w:bottom w:val="nil"/>
              <w:right w:val="nil"/>
            </w:tcBorders>
            <w:shd w:val="clear" w:color="auto" w:fill="auto"/>
            <w:noWrap/>
            <w:vAlign w:val="center"/>
          </w:tcPr>
          <w:p w14:paraId="41926129" w14:textId="0F4448D9"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-0.0</w:t>
            </w:r>
            <w:r w:rsidR="002617D5">
              <w:rPr>
                <w:rFonts w:ascii="Arial" w:eastAsia="Times New Roman" w:hAnsi="Arial" w:cs="Arial"/>
                <w:sz w:val="16"/>
                <w:szCs w:val="16"/>
                <w:lang w:val="es-ES" w:eastAsia="es-ES"/>
              </w:rPr>
              <w:t>6</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634</w:t>
            </w:r>
            <w:r w:rsidRPr="00305513">
              <w:rPr>
                <w:rFonts w:ascii="Arial" w:eastAsia="Times New Roman" w:hAnsi="Arial" w:cs="Arial"/>
                <w:sz w:val="16"/>
                <w:szCs w:val="16"/>
                <w:lang w:val="es-ES" w:eastAsia="es-ES"/>
              </w:rPr>
              <w:t>, n = 6</w:t>
            </w:r>
            <w:r w:rsidR="002617D5">
              <w:rPr>
                <w:rFonts w:ascii="Arial" w:eastAsia="Times New Roman" w:hAnsi="Arial" w:cs="Arial"/>
                <w:sz w:val="16"/>
                <w:szCs w:val="16"/>
                <w:lang w:val="es-ES" w:eastAsia="es-ES"/>
              </w:rPr>
              <w:t>5</w:t>
            </w:r>
          </w:p>
        </w:tc>
      </w:tr>
      <w:tr w:rsidR="00305513" w:rsidRPr="00305513" w14:paraId="303BA8DF" w14:textId="77777777" w:rsidTr="00654293">
        <w:trPr>
          <w:trHeight w:val="149"/>
        </w:trPr>
        <w:tc>
          <w:tcPr>
            <w:tcW w:w="1560" w:type="dxa"/>
            <w:tcBorders>
              <w:top w:val="nil"/>
              <w:left w:val="nil"/>
              <w:right w:val="nil"/>
            </w:tcBorders>
            <w:shd w:val="clear" w:color="auto" w:fill="auto"/>
            <w:noWrap/>
            <w:vAlign w:val="center"/>
          </w:tcPr>
          <w:p w14:paraId="31007971"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SOI</w:t>
            </w:r>
          </w:p>
        </w:tc>
        <w:tc>
          <w:tcPr>
            <w:tcW w:w="2409" w:type="dxa"/>
            <w:tcBorders>
              <w:top w:val="nil"/>
              <w:left w:val="nil"/>
              <w:right w:val="nil"/>
            </w:tcBorders>
            <w:shd w:val="clear" w:color="auto" w:fill="auto"/>
            <w:noWrap/>
            <w:vAlign w:val="center"/>
          </w:tcPr>
          <w:p w14:paraId="7A3FB4F8" w14:textId="2741F61E" w:rsidR="00305513" w:rsidRPr="00305513" w:rsidRDefault="0030551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C5676D">
              <w:rPr>
                <w:rFonts w:ascii="Arial" w:eastAsia="Times New Roman" w:hAnsi="Arial" w:cs="Arial"/>
                <w:sz w:val="16"/>
                <w:szCs w:val="16"/>
                <w:lang w:val="es-ES" w:eastAsia="es-ES"/>
              </w:rPr>
              <w:t>10</w:t>
            </w:r>
            <w:r w:rsidRPr="00305513">
              <w:rPr>
                <w:rFonts w:ascii="Arial" w:eastAsia="Times New Roman" w:hAnsi="Arial" w:cs="Arial"/>
                <w:sz w:val="16"/>
                <w:szCs w:val="16"/>
                <w:lang w:val="es-ES" w:eastAsia="es-ES"/>
              </w:rPr>
              <w:t>, p = 0.4</w:t>
            </w:r>
            <w:r w:rsidR="00C5676D">
              <w:rPr>
                <w:rFonts w:ascii="Arial" w:eastAsia="Times New Roman" w:hAnsi="Arial" w:cs="Arial"/>
                <w:sz w:val="16"/>
                <w:szCs w:val="16"/>
                <w:lang w:val="es-ES" w:eastAsia="es-ES"/>
              </w:rPr>
              <w:t>28</w:t>
            </w:r>
            <w:r w:rsidRPr="00305513">
              <w:rPr>
                <w:rFonts w:ascii="Arial" w:eastAsia="Times New Roman" w:hAnsi="Arial" w:cs="Arial"/>
                <w:sz w:val="16"/>
                <w:szCs w:val="16"/>
                <w:lang w:val="es-ES" w:eastAsia="es-ES"/>
              </w:rPr>
              <w:t>, n = 65</w:t>
            </w:r>
          </w:p>
        </w:tc>
        <w:tc>
          <w:tcPr>
            <w:tcW w:w="2410" w:type="dxa"/>
            <w:tcBorders>
              <w:top w:val="nil"/>
              <w:left w:val="nil"/>
              <w:right w:val="nil"/>
            </w:tcBorders>
            <w:shd w:val="clear" w:color="auto" w:fill="auto"/>
            <w:noWrap/>
            <w:vAlign w:val="center"/>
          </w:tcPr>
          <w:p w14:paraId="790E94E3" w14:textId="0C18BEA7" w:rsidR="00305513" w:rsidRPr="00305513" w:rsidRDefault="0030551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-0.1</w:t>
            </w:r>
            <w:r w:rsidR="00C5676D">
              <w:rPr>
                <w:rFonts w:ascii="Arial" w:eastAsia="Times New Roman" w:hAnsi="Arial" w:cs="Arial"/>
                <w:sz w:val="16"/>
                <w:szCs w:val="16"/>
                <w:lang w:val="es-ES" w:eastAsia="es-ES"/>
              </w:rPr>
              <w:t>2</w:t>
            </w:r>
            <w:r w:rsidRPr="00305513">
              <w:rPr>
                <w:rFonts w:ascii="Arial" w:eastAsia="Times New Roman" w:hAnsi="Arial" w:cs="Arial"/>
                <w:sz w:val="16"/>
                <w:szCs w:val="16"/>
                <w:lang w:val="es-ES" w:eastAsia="es-ES"/>
              </w:rPr>
              <w:t>, p = 0.</w:t>
            </w:r>
            <w:r w:rsidR="00C5676D">
              <w:rPr>
                <w:rFonts w:ascii="Arial" w:eastAsia="Times New Roman" w:hAnsi="Arial" w:cs="Arial"/>
                <w:sz w:val="16"/>
                <w:szCs w:val="16"/>
                <w:lang w:val="es-ES" w:eastAsia="es-ES"/>
              </w:rPr>
              <w:t>339</w:t>
            </w:r>
            <w:r w:rsidRPr="00305513">
              <w:rPr>
                <w:rFonts w:ascii="Arial" w:eastAsia="Times New Roman" w:hAnsi="Arial" w:cs="Arial"/>
                <w:sz w:val="16"/>
                <w:szCs w:val="16"/>
                <w:lang w:val="es-ES" w:eastAsia="es-ES"/>
              </w:rPr>
              <w:t>, n = 65</w:t>
            </w:r>
          </w:p>
        </w:tc>
        <w:tc>
          <w:tcPr>
            <w:tcW w:w="2580" w:type="dxa"/>
            <w:tcBorders>
              <w:top w:val="nil"/>
              <w:left w:val="nil"/>
              <w:right w:val="nil"/>
            </w:tcBorders>
            <w:shd w:val="clear" w:color="auto" w:fill="auto"/>
            <w:noWrap/>
            <w:vAlign w:val="center"/>
          </w:tcPr>
          <w:p w14:paraId="3F72BFFA" w14:textId="57CEEBCE"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-0.0</w:t>
            </w:r>
            <w:r w:rsidR="002617D5">
              <w:rPr>
                <w:rFonts w:ascii="Arial" w:eastAsia="Times New Roman" w:hAnsi="Arial" w:cs="Arial"/>
                <w:sz w:val="16"/>
                <w:szCs w:val="16"/>
                <w:lang w:val="es-ES" w:eastAsia="es-ES"/>
              </w:rPr>
              <w:t>2</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882</w:t>
            </w:r>
            <w:r w:rsidRPr="00305513">
              <w:rPr>
                <w:rFonts w:ascii="Arial" w:eastAsia="Times New Roman" w:hAnsi="Arial" w:cs="Arial"/>
                <w:sz w:val="16"/>
                <w:szCs w:val="16"/>
                <w:lang w:val="es-ES" w:eastAsia="es-ES"/>
              </w:rPr>
              <w:t>, n = 65</w:t>
            </w:r>
          </w:p>
        </w:tc>
      </w:tr>
      <w:tr w:rsidR="00305513" w:rsidRPr="00305513" w14:paraId="17302BD4" w14:textId="77777777" w:rsidTr="00654293">
        <w:trPr>
          <w:trHeight w:val="149"/>
        </w:trPr>
        <w:tc>
          <w:tcPr>
            <w:tcW w:w="1560" w:type="dxa"/>
            <w:tcBorders>
              <w:top w:val="nil"/>
              <w:left w:val="nil"/>
              <w:bottom w:val="single" w:sz="4" w:space="0" w:color="auto"/>
              <w:right w:val="nil"/>
            </w:tcBorders>
            <w:shd w:val="clear" w:color="auto" w:fill="auto"/>
            <w:noWrap/>
            <w:vAlign w:val="center"/>
          </w:tcPr>
          <w:p w14:paraId="7BCA3EB0"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AMO</w:t>
            </w:r>
          </w:p>
        </w:tc>
        <w:tc>
          <w:tcPr>
            <w:tcW w:w="2409" w:type="dxa"/>
            <w:tcBorders>
              <w:top w:val="nil"/>
              <w:left w:val="nil"/>
              <w:bottom w:val="single" w:sz="4" w:space="0" w:color="auto"/>
              <w:right w:val="nil"/>
            </w:tcBorders>
            <w:shd w:val="clear" w:color="auto" w:fill="auto"/>
            <w:noWrap/>
            <w:vAlign w:val="center"/>
          </w:tcPr>
          <w:p w14:paraId="18D3D150" w14:textId="4E368B4B" w:rsidR="00305513" w:rsidRPr="00C5676D" w:rsidRDefault="00C5676D" w:rsidP="00C5676D">
            <w:pPr>
              <w:spacing w:after="0" w:line="240" w:lineRule="auto"/>
              <w:rPr>
                <w:rFonts w:ascii="Arial" w:eastAsia="Times New Roman" w:hAnsi="Arial" w:cs="Arial"/>
                <w:b/>
                <w:sz w:val="16"/>
                <w:szCs w:val="16"/>
                <w:lang w:val="es-ES" w:eastAsia="es-ES"/>
              </w:rPr>
            </w:pPr>
            <w:r w:rsidRPr="00C5676D">
              <w:rPr>
                <w:rFonts w:ascii="Arial" w:eastAsia="Times New Roman" w:hAnsi="Arial" w:cs="Arial"/>
                <w:b/>
                <w:sz w:val="16"/>
                <w:szCs w:val="16"/>
                <w:lang w:val="es-ES" w:eastAsia="es-ES"/>
              </w:rPr>
              <w:t xml:space="preserve">r = </w:t>
            </w:r>
            <w:r w:rsidR="00305513" w:rsidRPr="00C5676D">
              <w:rPr>
                <w:rFonts w:ascii="Arial" w:eastAsia="Times New Roman" w:hAnsi="Arial" w:cs="Arial"/>
                <w:b/>
                <w:sz w:val="16"/>
                <w:szCs w:val="16"/>
                <w:lang w:val="es-ES" w:eastAsia="es-ES"/>
              </w:rPr>
              <w:t>0.</w:t>
            </w:r>
            <w:r w:rsidRPr="00C5676D">
              <w:rPr>
                <w:rFonts w:ascii="Arial" w:eastAsia="Times New Roman" w:hAnsi="Arial" w:cs="Arial"/>
                <w:b/>
                <w:sz w:val="16"/>
                <w:szCs w:val="16"/>
                <w:lang w:val="es-ES" w:eastAsia="es-ES"/>
              </w:rPr>
              <w:t>31</w:t>
            </w:r>
            <w:r w:rsidR="00305513" w:rsidRPr="00C5676D">
              <w:rPr>
                <w:rFonts w:ascii="Arial" w:eastAsia="Times New Roman" w:hAnsi="Arial" w:cs="Arial"/>
                <w:b/>
                <w:sz w:val="16"/>
                <w:szCs w:val="16"/>
                <w:lang w:val="es-ES" w:eastAsia="es-ES"/>
              </w:rPr>
              <w:t>, p = 0.0</w:t>
            </w:r>
            <w:r w:rsidRPr="00C5676D">
              <w:rPr>
                <w:rFonts w:ascii="Arial" w:eastAsia="Times New Roman" w:hAnsi="Arial" w:cs="Arial"/>
                <w:b/>
                <w:sz w:val="16"/>
                <w:szCs w:val="16"/>
                <w:lang w:val="es-ES" w:eastAsia="es-ES"/>
              </w:rPr>
              <w:t>14</w:t>
            </w:r>
            <w:r w:rsidR="00305513" w:rsidRPr="00C5676D">
              <w:rPr>
                <w:rFonts w:ascii="Arial" w:eastAsia="Times New Roman" w:hAnsi="Arial" w:cs="Arial"/>
                <w:b/>
                <w:sz w:val="16"/>
                <w:szCs w:val="16"/>
                <w:lang w:val="es-ES" w:eastAsia="es-ES"/>
              </w:rPr>
              <w:t>, n = 6</w:t>
            </w:r>
            <w:r w:rsidRPr="00C5676D">
              <w:rPr>
                <w:rFonts w:ascii="Arial" w:eastAsia="Times New Roman" w:hAnsi="Arial" w:cs="Arial"/>
                <w:b/>
                <w:sz w:val="16"/>
                <w:szCs w:val="16"/>
                <w:lang w:val="es-ES" w:eastAsia="es-ES"/>
              </w:rPr>
              <w:t>5</w:t>
            </w:r>
          </w:p>
        </w:tc>
        <w:tc>
          <w:tcPr>
            <w:tcW w:w="2410" w:type="dxa"/>
            <w:tcBorders>
              <w:top w:val="nil"/>
              <w:left w:val="nil"/>
              <w:bottom w:val="single" w:sz="4" w:space="0" w:color="auto"/>
              <w:right w:val="nil"/>
            </w:tcBorders>
            <w:shd w:val="clear" w:color="auto" w:fill="auto"/>
            <w:noWrap/>
            <w:vAlign w:val="center"/>
          </w:tcPr>
          <w:p w14:paraId="1111A8C8" w14:textId="5706A550" w:rsidR="00305513" w:rsidRPr="00C5676D" w:rsidRDefault="00305513" w:rsidP="00C5676D">
            <w:pPr>
              <w:spacing w:after="0" w:line="240" w:lineRule="auto"/>
              <w:rPr>
                <w:rFonts w:ascii="Arial" w:eastAsia="Times New Roman" w:hAnsi="Arial" w:cs="Arial"/>
                <w:sz w:val="16"/>
                <w:szCs w:val="16"/>
                <w:lang w:val="es-ES" w:eastAsia="es-ES"/>
              </w:rPr>
            </w:pPr>
            <w:r w:rsidRPr="00C5676D">
              <w:rPr>
                <w:rFonts w:ascii="Arial" w:eastAsia="Times New Roman" w:hAnsi="Arial" w:cs="Arial"/>
                <w:color w:val="000000" w:themeColor="text1"/>
                <w:sz w:val="16"/>
                <w:szCs w:val="16"/>
                <w:lang w:val="es-ES" w:eastAsia="es-ES"/>
              </w:rPr>
              <w:t xml:space="preserve">r = </w:t>
            </w:r>
            <w:r w:rsidR="00C5676D" w:rsidRPr="00C5676D">
              <w:rPr>
                <w:rFonts w:ascii="Arial" w:eastAsia="Times New Roman" w:hAnsi="Arial" w:cs="Arial"/>
                <w:color w:val="000000" w:themeColor="text1"/>
                <w:sz w:val="16"/>
                <w:szCs w:val="16"/>
                <w:lang w:val="es-ES" w:eastAsia="es-ES"/>
              </w:rPr>
              <w:t>-</w:t>
            </w:r>
            <w:r w:rsidRPr="00C5676D">
              <w:rPr>
                <w:rFonts w:ascii="Arial" w:eastAsia="Times New Roman" w:hAnsi="Arial" w:cs="Arial"/>
                <w:color w:val="000000" w:themeColor="text1"/>
                <w:sz w:val="16"/>
                <w:szCs w:val="16"/>
                <w:lang w:val="es-ES" w:eastAsia="es-ES"/>
              </w:rPr>
              <w:t>0.</w:t>
            </w:r>
            <w:r w:rsidR="00C5676D" w:rsidRPr="00C5676D">
              <w:rPr>
                <w:rFonts w:ascii="Arial" w:eastAsia="Times New Roman" w:hAnsi="Arial" w:cs="Arial"/>
                <w:color w:val="000000" w:themeColor="text1"/>
                <w:sz w:val="16"/>
                <w:szCs w:val="16"/>
                <w:lang w:val="es-ES" w:eastAsia="es-ES"/>
              </w:rPr>
              <w:t>10</w:t>
            </w:r>
            <w:r w:rsidRPr="00C5676D">
              <w:rPr>
                <w:rFonts w:ascii="Arial" w:eastAsia="Times New Roman" w:hAnsi="Arial" w:cs="Arial"/>
                <w:color w:val="000000" w:themeColor="text1"/>
                <w:sz w:val="16"/>
                <w:szCs w:val="16"/>
                <w:lang w:val="es-ES" w:eastAsia="es-ES"/>
              </w:rPr>
              <w:t>, p = 0.</w:t>
            </w:r>
            <w:r w:rsidR="00C5676D" w:rsidRPr="00C5676D">
              <w:rPr>
                <w:rFonts w:ascii="Arial" w:eastAsia="Times New Roman" w:hAnsi="Arial" w:cs="Arial"/>
                <w:color w:val="000000" w:themeColor="text1"/>
                <w:sz w:val="16"/>
                <w:szCs w:val="16"/>
                <w:lang w:val="es-ES" w:eastAsia="es-ES"/>
              </w:rPr>
              <w:t>445</w:t>
            </w:r>
            <w:r w:rsidRPr="00C5676D">
              <w:rPr>
                <w:rFonts w:ascii="Arial" w:eastAsia="Times New Roman" w:hAnsi="Arial" w:cs="Arial"/>
                <w:color w:val="000000" w:themeColor="text1"/>
                <w:sz w:val="16"/>
                <w:szCs w:val="16"/>
                <w:lang w:val="es-ES" w:eastAsia="es-ES"/>
              </w:rPr>
              <w:t>, n = 6</w:t>
            </w:r>
            <w:r w:rsidR="00C5676D" w:rsidRPr="00C5676D">
              <w:rPr>
                <w:rFonts w:ascii="Arial" w:eastAsia="Times New Roman" w:hAnsi="Arial" w:cs="Arial"/>
                <w:color w:val="000000" w:themeColor="text1"/>
                <w:sz w:val="16"/>
                <w:szCs w:val="16"/>
                <w:lang w:val="es-ES" w:eastAsia="es-ES"/>
              </w:rPr>
              <w:t>5</w:t>
            </w:r>
          </w:p>
        </w:tc>
        <w:tc>
          <w:tcPr>
            <w:tcW w:w="2580" w:type="dxa"/>
            <w:tcBorders>
              <w:top w:val="nil"/>
              <w:left w:val="nil"/>
              <w:bottom w:val="single" w:sz="4" w:space="0" w:color="auto"/>
              <w:right w:val="nil"/>
            </w:tcBorders>
            <w:shd w:val="clear" w:color="auto" w:fill="auto"/>
            <w:noWrap/>
            <w:vAlign w:val="center"/>
          </w:tcPr>
          <w:p w14:paraId="6D84B567" w14:textId="0FD0B574"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09</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474</w:t>
            </w:r>
            <w:r w:rsidRPr="00305513">
              <w:rPr>
                <w:rFonts w:ascii="Arial" w:eastAsia="Times New Roman" w:hAnsi="Arial" w:cs="Arial"/>
                <w:sz w:val="16"/>
                <w:szCs w:val="16"/>
                <w:lang w:val="es-ES" w:eastAsia="es-ES"/>
              </w:rPr>
              <w:t>, n = 6</w:t>
            </w:r>
            <w:r w:rsidR="002617D5">
              <w:rPr>
                <w:rFonts w:ascii="Arial" w:eastAsia="Times New Roman" w:hAnsi="Arial" w:cs="Arial"/>
                <w:sz w:val="16"/>
                <w:szCs w:val="16"/>
                <w:lang w:val="es-ES" w:eastAsia="es-ES"/>
              </w:rPr>
              <w:t>5</w:t>
            </w:r>
          </w:p>
        </w:tc>
      </w:tr>
      <w:tr w:rsidR="00305513" w:rsidRPr="00305513" w14:paraId="7F209AAE" w14:textId="77777777" w:rsidTr="00654293">
        <w:trPr>
          <w:trHeight w:val="247"/>
        </w:trPr>
        <w:tc>
          <w:tcPr>
            <w:tcW w:w="1560" w:type="dxa"/>
            <w:tcBorders>
              <w:top w:val="single" w:sz="4" w:space="0" w:color="auto"/>
              <w:left w:val="nil"/>
              <w:right w:val="nil"/>
            </w:tcBorders>
            <w:shd w:val="clear" w:color="auto" w:fill="auto"/>
            <w:noWrap/>
            <w:vAlign w:val="center"/>
            <w:hideMark/>
          </w:tcPr>
          <w:p w14:paraId="18B2722C" w14:textId="77777777" w:rsidR="00305513" w:rsidRPr="00305513" w:rsidRDefault="00305513" w:rsidP="00654293">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10D2B96F" w14:textId="097A46F9" w:rsidR="00305513" w:rsidRPr="00305513" w:rsidRDefault="00305513" w:rsidP="00654293">
            <w:pPr>
              <w:spacing w:after="0" w:line="240" w:lineRule="auto"/>
              <w:jc w:val="center"/>
              <w:rPr>
                <w:rFonts w:ascii="Arial" w:eastAsia="Times New Roman" w:hAnsi="Arial" w:cs="Arial"/>
                <w:bCs/>
                <w:i/>
                <w:sz w:val="16"/>
                <w:szCs w:val="16"/>
                <w:lang w:val="es-ES" w:eastAsia="es-ES"/>
              </w:rPr>
            </w:pPr>
            <w:r>
              <w:rPr>
                <w:rFonts w:ascii="Arial" w:eastAsia="Times New Roman" w:hAnsi="Arial" w:cs="Arial"/>
                <w:bCs/>
                <w:i/>
                <w:sz w:val="16"/>
                <w:szCs w:val="16"/>
                <w:lang w:val="es-ES" w:eastAsia="es-ES"/>
              </w:rPr>
              <w:t>VAR4</w:t>
            </w:r>
          </w:p>
        </w:tc>
      </w:tr>
      <w:tr w:rsidR="00305513" w:rsidRPr="00305513" w14:paraId="5409096F" w14:textId="77777777" w:rsidTr="00654293">
        <w:trPr>
          <w:trHeight w:val="176"/>
        </w:trPr>
        <w:tc>
          <w:tcPr>
            <w:tcW w:w="1560" w:type="dxa"/>
            <w:tcBorders>
              <w:top w:val="nil"/>
              <w:left w:val="nil"/>
              <w:bottom w:val="nil"/>
              <w:right w:val="nil"/>
            </w:tcBorders>
            <w:shd w:val="clear" w:color="auto" w:fill="auto"/>
            <w:noWrap/>
            <w:vAlign w:val="center"/>
          </w:tcPr>
          <w:p w14:paraId="20DB10BB"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nil"/>
              <w:left w:val="nil"/>
              <w:bottom w:val="nil"/>
              <w:right w:val="nil"/>
            </w:tcBorders>
            <w:shd w:val="clear" w:color="auto" w:fill="auto"/>
            <w:noWrap/>
            <w:vAlign w:val="center"/>
          </w:tcPr>
          <w:p w14:paraId="0F1D91CE" w14:textId="4E9358DA"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sidR="002617D5">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0.0</w:t>
            </w:r>
            <w:r w:rsidR="002617D5">
              <w:rPr>
                <w:rFonts w:ascii="Arial" w:eastAsia="Times New Roman" w:hAnsi="Arial" w:cs="Arial"/>
                <w:sz w:val="16"/>
                <w:szCs w:val="16"/>
                <w:lang w:val="es-ES" w:eastAsia="es-ES"/>
              </w:rPr>
              <w:t>3</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879</w:t>
            </w:r>
            <w:r w:rsidRPr="00305513">
              <w:rPr>
                <w:rFonts w:ascii="Arial" w:eastAsia="Times New Roman" w:hAnsi="Arial" w:cs="Arial"/>
                <w:sz w:val="16"/>
                <w:szCs w:val="16"/>
                <w:lang w:val="es-ES" w:eastAsia="es-ES"/>
              </w:rPr>
              <w:t>, n = 28</w:t>
            </w:r>
          </w:p>
        </w:tc>
        <w:tc>
          <w:tcPr>
            <w:tcW w:w="2410" w:type="dxa"/>
            <w:tcBorders>
              <w:top w:val="nil"/>
              <w:left w:val="nil"/>
              <w:bottom w:val="nil"/>
              <w:right w:val="nil"/>
            </w:tcBorders>
            <w:shd w:val="clear" w:color="auto" w:fill="auto"/>
            <w:noWrap/>
            <w:vAlign w:val="center"/>
          </w:tcPr>
          <w:p w14:paraId="7C6F4454" w14:textId="52F5C370"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16</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419</w:t>
            </w:r>
            <w:r w:rsidRPr="00305513">
              <w:rPr>
                <w:rFonts w:ascii="Arial" w:eastAsia="Times New Roman" w:hAnsi="Arial" w:cs="Arial"/>
                <w:sz w:val="16"/>
                <w:szCs w:val="16"/>
                <w:lang w:val="es-ES" w:eastAsia="es-ES"/>
              </w:rPr>
              <w:t>, n = 28</w:t>
            </w:r>
          </w:p>
        </w:tc>
        <w:tc>
          <w:tcPr>
            <w:tcW w:w="2580" w:type="dxa"/>
            <w:tcBorders>
              <w:top w:val="nil"/>
              <w:left w:val="nil"/>
              <w:bottom w:val="nil"/>
              <w:right w:val="nil"/>
            </w:tcBorders>
            <w:shd w:val="clear" w:color="auto" w:fill="auto"/>
            <w:noWrap/>
            <w:vAlign w:val="center"/>
          </w:tcPr>
          <w:p w14:paraId="539D4912" w14:textId="6F69C634" w:rsidR="00305513" w:rsidRPr="00305513" w:rsidRDefault="00305513" w:rsidP="00F24F82">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F24F82">
              <w:rPr>
                <w:rFonts w:ascii="Arial" w:eastAsia="Times New Roman" w:hAnsi="Arial" w:cs="Arial"/>
                <w:sz w:val="16"/>
                <w:szCs w:val="16"/>
                <w:lang w:val="es-ES" w:eastAsia="es-ES"/>
              </w:rPr>
              <w:t>12</w:t>
            </w:r>
            <w:r w:rsidRPr="00305513">
              <w:rPr>
                <w:rFonts w:ascii="Arial" w:eastAsia="Times New Roman" w:hAnsi="Arial" w:cs="Arial"/>
                <w:sz w:val="16"/>
                <w:szCs w:val="16"/>
                <w:lang w:val="es-ES" w:eastAsia="es-ES"/>
              </w:rPr>
              <w:t>, p = 0.</w:t>
            </w:r>
            <w:r w:rsidR="00F24F82">
              <w:rPr>
                <w:rFonts w:ascii="Arial" w:eastAsia="Times New Roman" w:hAnsi="Arial" w:cs="Arial"/>
                <w:sz w:val="16"/>
                <w:szCs w:val="16"/>
                <w:lang w:val="es-ES" w:eastAsia="es-ES"/>
              </w:rPr>
              <w:t>534</w:t>
            </w:r>
            <w:r w:rsidRPr="00305513">
              <w:rPr>
                <w:rFonts w:ascii="Arial" w:eastAsia="Times New Roman" w:hAnsi="Arial" w:cs="Arial"/>
                <w:sz w:val="16"/>
                <w:szCs w:val="16"/>
                <w:lang w:val="es-ES" w:eastAsia="es-ES"/>
              </w:rPr>
              <w:t>, n = 28</w:t>
            </w:r>
          </w:p>
        </w:tc>
      </w:tr>
      <w:tr w:rsidR="00305513" w:rsidRPr="00305513" w14:paraId="3760FD9D" w14:textId="77777777" w:rsidTr="00654293">
        <w:trPr>
          <w:trHeight w:val="167"/>
        </w:trPr>
        <w:tc>
          <w:tcPr>
            <w:tcW w:w="1560" w:type="dxa"/>
            <w:tcBorders>
              <w:top w:val="nil"/>
              <w:left w:val="nil"/>
              <w:bottom w:val="nil"/>
              <w:right w:val="nil"/>
            </w:tcBorders>
            <w:shd w:val="clear" w:color="auto" w:fill="auto"/>
            <w:noWrap/>
            <w:vAlign w:val="center"/>
          </w:tcPr>
          <w:p w14:paraId="79BBD59E"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Water</w:t>
            </w:r>
            <w:proofErr w:type="spellEnd"/>
            <w:r w:rsidRPr="00305513">
              <w:rPr>
                <w:rFonts w:ascii="Arial" w:eastAsia="Times New Roman" w:hAnsi="Arial" w:cs="Arial"/>
                <w:sz w:val="16"/>
                <w:szCs w:val="16"/>
                <w:lang w:val="es-ES" w:eastAsia="es-ES"/>
              </w:rPr>
              <w:t xml:space="preserve"> </w:t>
            </w:r>
            <w:proofErr w:type="spellStart"/>
            <w:r w:rsidRPr="00305513">
              <w:rPr>
                <w:rFonts w:ascii="Arial" w:eastAsia="Times New Roman" w:hAnsi="Arial" w:cs="Arial"/>
                <w:sz w:val="16"/>
                <w:szCs w:val="16"/>
                <w:lang w:val="es-ES" w:eastAsia="es-ES"/>
              </w:rPr>
              <w:t>flow</w:t>
            </w:r>
            <w:proofErr w:type="spellEnd"/>
          </w:p>
        </w:tc>
        <w:tc>
          <w:tcPr>
            <w:tcW w:w="2409" w:type="dxa"/>
            <w:tcBorders>
              <w:top w:val="nil"/>
              <w:left w:val="nil"/>
              <w:bottom w:val="nil"/>
              <w:right w:val="nil"/>
            </w:tcBorders>
            <w:shd w:val="clear" w:color="auto" w:fill="auto"/>
            <w:noWrap/>
            <w:vAlign w:val="center"/>
          </w:tcPr>
          <w:p w14:paraId="35FEF6A0" w14:textId="011A6B28"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0.0</w:t>
            </w:r>
            <w:r w:rsidR="002617D5">
              <w:rPr>
                <w:rFonts w:ascii="Arial" w:eastAsia="Times New Roman" w:hAnsi="Arial" w:cs="Arial"/>
                <w:sz w:val="16"/>
                <w:szCs w:val="16"/>
                <w:lang w:val="es-ES" w:eastAsia="es-ES"/>
              </w:rPr>
              <w:t>9</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608</w:t>
            </w:r>
            <w:r w:rsidRPr="00305513">
              <w:rPr>
                <w:rFonts w:ascii="Arial" w:eastAsia="Times New Roman" w:hAnsi="Arial" w:cs="Arial"/>
                <w:sz w:val="16"/>
                <w:szCs w:val="16"/>
                <w:lang w:val="es-ES" w:eastAsia="es-ES"/>
              </w:rPr>
              <w:t>, n = 35</w:t>
            </w:r>
          </w:p>
        </w:tc>
        <w:tc>
          <w:tcPr>
            <w:tcW w:w="2410" w:type="dxa"/>
            <w:tcBorders>
              <w:top w:val="nil"/>
              <w:left w:val="nil"/>
              <w:bottom w:val="nil"/>
              <w:right w:val="nil"/>
            </w:tcBorders>
            <w:shd w:val="clear" w:color="auto" w:fill="auto"/>
            <w:noWrap/>
            <w:vAlign w:val="center"/>
          </w:tcPr>
          <w:p w14:paraId="11482514" w14:textId="6619E473"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2617D5">
              <w:rPr>
                <w:rFonts w:ascii="Arial" w:eastAsia="Times New Roman" w:hAnsi="Arial" w:cs="Arial"/>
                <w:sz w:val="16"/>
                <w:szCs w:val="16"/>
                <w:lang w:val="es-ES" w:eastAsia="es-ES"/>
              </w:rPr>
              <w:t xml:space="preserve"> = </w:t>
            </w:r>
            <w:r w:rsidRPr="00305513">
              <w:rPr>
                <w:rFonts w:ascii="Arial" w:eastAsia="Times New Roman" w:hAnsi="Arial" w:cs="Arial"/>
                <w:sz w:val="16"/>
                <w:szCs w:val="16"/>
                <w:lang w:val="es-ES" w:eastAsia="es-ES"/>
              </w:rPr>
              <w:t>0.</w:t>
            </w:r>
            <w:r w:rsidR="002617D5">
              <w:rPr>
                <w:rFonts w:ascii="Arial" w:eastAsia="Times New Roman" w:hAnsi="Arial" w:cs="Arial"/>
                <w:sz w:val="16"/>
                <w:szCs w:val="16"/>
                <w:lang w:val="es-ES" w:eastAsia="es-ES"/>
              </w:rPr>
              <w:t>26</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138</w:t>
            </w:r>
            <w:r w:rsidRPr="00305513">
              <w:rPr>
                <w:rFonts w:ascii="Arial" w:eastAsia="Times New Roman" w:hAnsi="Arial" w:cs="Arial"/>
                <w:sz w:val="16"/>
                <w:szCs w:val="16"/>
                <w:lang w:val="es-ES" w:eastAsia="es-ES"/>
              </w:rPr>
              <w:t>, n = 35</w:t>
            </w:r>
          </w:p>
        </w:tc>
        <w:tc>
          <w:tcPr>
            <w:tcW w:w="2580" w:type="dxa"/>
            <w:tcBorders>
              <w:top w:val="nil"/>
              <w:left w:val="nil"/>
              <w:bottom w:val="nil"/>
              <w:right w:val="nil"/>
            </w:tcBorders>
            <w:shd w:val="clear" w:color="auto" w:fill="auto"/>
            <w:noWrap/>
            <w:vAlign w:val="center"/>
          </w:tcPr>
          <w:p w14:paraId="17C338A6" w14:textId="4C9649E7" w:rsidR="00305513" w:rsidRPr="00305513" w:rsidRDefault="00305513" w:rsidP="00F24F82">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F24F82">
              <w:rPr>
                <w:rFonts w:ascii="Arial" w:eastAsia="Times New Roman" w:hAnsi="Arial" w:cs="Arial"/>
                <w:sz w:val="16"/>
                <w:szCs w:val="16"/>
                <w:lang w:val="es-ES" w:eastAsia="es-ES"/>
              </w:rPr>
              <w:t xml:space="preserve"> = </w:t>
            </w:r>
            <w:r w:rsidRPr="00305513">
              <w:rPr>
                <w:rFonts w:ascii="Arial" w:eastAsia="Times New Roman" w:hAnsi="Arial" w:cs="Arial"/>
                <w:sz w:val="16"/>
                <w:szCs w:val="16"/>
                <w:lang w:val="es-ES" w:eastAsia="es-ES"/>
              </w:rPr>
              <w:t>0.</w:t>
            </w:r>
            <w:r w:rsidR="00F24F82">
              <w:rPr>
                <w:rFonts w:ascii="Arial" w:eastAsia="Times New Roman" w:hAnsi="Arial" w:cs="Arial"/>
                <w:sz w:val="16"/>
                <w:szCs w:val="16"/>
                <w:lang w:val="es-ES" w:eastAsia="es-ES"/>
              </w:rPr>
              <w:t>27</w:t>
            </w:r>
            <w:r w:rsidRPr="00305513">
              <w:rPr>
                <w:rFonts w:ascii="Arial" w:eastAsia="Times New Roman" w:hAnsi="Arial" w:cs="Arial"/>
                <w:sz w:val="16"/>
                <w:szCs w:val="16"/>
                <w:lang w:val="es-ES" w:eastAsia="es-ES"/>
              </w:rPr>
              <w:t>, p = 0.</w:t>
            </w:r>
            <w:r w:rsidR="00F24F82">
              <w:rPr>
                <w:rFonts w:ascii="Arial" w:eastAsia="Times New Roman" w:hAnsi="Arial" w:cs="Arial"/>
                <w:sz w:val="16"/>
                <w:szCs w:val="16"/>
                <w:lang w:val="es-ES" w:eastAsia="es-ES"/>
              </w:rPr>
              <w:t>112</w:t>
            </w:r>
            <w:r w:rsidRPr="00305513">
              <w:rPr>
                <w:rFonts w:ascii="Arial" w:eastAsia="Times New Roman" w:hAnsi="Arial" w:cs="Arial"/>
                <w:sz w:val="16"/>
                <w:szCs w:val="16"/>
                <w:lang w:val="es-ES" w:eastAsia="es-ES"/>
              </w:rPr>
              <w:t>, n = 35</w:t>
            </w:r>
          </w:p>
        </w:tc>
      </w:tr>
      <w:tr w:rsidR="00305513" w:rsidRPr="00305513" w14:paraId="283F50E5" w14:textId="77777777" w:rsidTr="00654293">
        <w:trPr>
          <w:trHeight w:val="167"/>
        </w:trPr>
        <w:tc>
          <w:tcPr>
            <w:tcW w:w="1560" w:type="dxa"/>
            <w:tcBorders>
              <w:top w:val="nil"/>
              <w:left w:val="nil"/>
              <w:bottom w:val="nil"/>
              <w:right w:val="nil"/>
            </w:tcBorders>
            <w:shd w:val="clear" w:color="auto" w:fill="auto"/>
            <w:noWrap/>
            <w:vAlign w:val="center"/>
          </w:tcPr>
          <w:p w14:paraId="1EEE4A8D"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Water</w:t>
            </w:r>
            <w:proofErr w:type="spellEnd"/>
            <w:r w:rsidRPr="00305513">
              <w:rPr>
                <w:rFonts w:ascii="Arial" w:eastAsia="Times New Roman" w:hAnsi="Arial" w:cs="Arial"/>
                <w:sz w:val="16"/>
                <w:szCs w:val="16"/>
                <w:lang w:val="es-ES" w:eastAsia="es-ES"/>
              </w:rPr>
              <w:t xml:space="preserve"> </w:t>
            </w:r>
            <w:proofErr w:type="spellStart"/>
            <w:r w:rsidRPr="00305513">
              <w:rPr>
                <w:rFonts w:ascii="Arial" w:eastAsia="Times New Roman" w:hAnsi="Arial" w:cs="Arial"/>
                <w:sz w:val="16"/>
                <w:szCs w:val="16"/>
                <w:lang w:val="es-ES" w:eastAsia="es-ES"/>
              </w:rPr>
              <w:t>level</w:t>
            </w:r>
            <w:proofErr w:type="spellEnd"/>
            <w:r w:rsidRPr="00305513">
              <w:rPr>
                <w:rFonts w:ascii="Arial" w:eastAsia="Times New Roman" w:hAnsi="Arial" w:cs="Arial"/>
                <w:sz w:val="16"/>
                <w:szCs w:val="16"/>
                <w:lang w:val="es-ES" w:eastAsia="es-ES"/>
              </w:rPr>
              <w:t>*</w:t>
            </w:r>
          </w:p>
        </w:tc>
        <w:tc>
          <w:tcPr>
            <w:tcW w:w="2409" w:type="dxa"/>
            <w:tcBorders>
              <w:top w:val="nil"/>
              <w:left w:val="nil"/>
              <w:bottom w:val="nil"/>
              <w:right w:val="nil"/>
            </w:tcBorders>
            <w:shd w:val="clear" w:color="auto" w:fill="auto"/>
            <w:noWrap/>
            <w:vAlign w:val="center"/>
          </w:tcPr>
          <w:p w14:paraId="36AEC6E2" w14:textId="0D23C41C"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19</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293</w:t>
            </w:r>
            <w:r w:rsidRPr="00305513">
              <w:rPr>
                <w:rFonts w:ascii="Arial" w:eastAsia="Times New Roman" w:hAnsi="Arial" w:cs="Arial"/>
                <w:sz w:val="16"/>
                <w:szCs w:val="16"/>
                <w:lang w:val="es-ES" w:eastAsia="es-ES"/>
              </w:rPr>
              <w:t>, n = 3</w:t>
            </w:r>
            <w:r w:rsidR="002617D5">
              <w:rPr>
                <w:rFonts w:ascii="Arial" w:eastAsia="Times New Roman" w:hAnsi="Arial" w:cs="Arial"/>
                <w:sz w:val="16"/>
                <w:szCs w:val="16"/>
                <w:lang w:val="es-ES" w:eastAsia="es-ES"/>
              </w:rPr>
              <w:t>2</w:t>
            </w:r>
          </w:p>
        </w:tc>
        <w:tc>
          <w:tcPr>
            <w:tcW w:w="2410" w:type="dxa"/>
            <w:tcBorders>
              <w:top w:val="nil"/>
              <w:left w:val="nil"/>
              <w:bottom w:val="nil"/>
              <w:right w:val="nil"/>
            </w:tcBorders>
            <w:shd w:val="clear" w:color="auto" w:fill="auto"/>
            <w:noWrap/>
            <w:vAlign w:val="center"/>
          </w:tcPr>
          <w:p w14:paraId="6A10A6C3" w14:textId="20FE8BB0"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1</w:t>
            </w:r>
            <w:r w:rsidRPr="00305513">
              <w:rPr>
                <w:rFonts w:ascii="Arial" w:eastAsia="Times New Roman" w:hAnsi="Arial" w:cs="Arial"/>
                <w:sz w:val="16"/>
                <w:szCs w:val="16"/>
                <w:lang w:val="es-ES" w:eastAsia="es-ES"/>
              </w:rPr>
              <w:t>1, p = 0.</w:t>
            </w:r>
            <w:r w:rsidR="002617D5">
              <w:rPr>
                <w:rFonts w:ascii="Arial" w:eastAsia="Times New Roman" w:hAnsi="Arial" w:cs="Arial"/>
                <w:sz w:val="16"/>
                <w:szCs w:val="16"/>
                <w:lang w:val="es-ES" w:eastAsia="es-ES"/>
              </w:rPr>
              <w:t>545</w:t>
            </w:r>
            <w:r w:rsidRPr="00305513">
              <w:rPr>
                <w:rFonts w:ascii="Arial" w:eastAsia="Times New Roman" w:hAnsi="Arial" w:cs="Arial"/>
                <w:sz w:val="16"/>
                <w:szCs w:val="16"/>
                <w:lang w:val="es-ES" w:eastAsia="es-ES"/>
              </w:rPr>
              <w:t>, n = 3</w:t>
            </w:r>
            <w:r w:rsidR="002617D5">
              <w:rPr>
                <w:rFonts w:ascii="Arial" w:eastAsia="Times New Roman" w:hAnsi="Arial" w:cs="Arial"/>
                <w:sz w:val="16"/>
                <w:szCs w:val="16"/>
                <w:lang w:val="es-ES" w:eastAsia="es-ES"/>
              </w:rPr>
              <w:t>2</w:t>
            </w:r>
          </w:p>
        </w:tc>
        <w:tc>
          <w:tcPr>
            <w:tcW w:w="2580" w:type="dxa"/>
            <w:tcBorders>
              <w:top w:val="nil"/>
              <w:left w:val="nil"/>
              <w:bottom w:val="nil"/>
              <w:right w:val="nil"/>
            </w:tcBorders>
            <w:shd w:val="clear" w:color="auto" w:fill="auto"/>
            <w:noWrap/>
            <w:vAlign w:val="center"/>
          </w:tcPr>
          <w:p w14:paraId="1BDA7ECD" w14:textId="4597EA3D" w:rsidR="00305513" w:rsidRPr="00305513" w:rsidRDefault="00305513" w:rsidP="00F24F82">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sidR="00F24F82">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w:t>
            </w:r>
            <w:r w:rsidR="00F24F82">
              <w:rPr>
                <w:rFonts w:ascii="Arial" w:eastAsia="Times New Roman" w:hAnsi="Arial" w:cs="Arial"/>
                <w:sz w:val="16"/>
                <w:szCs w:val="16"/>
                <w:lang w:val="es-ES" w:eastAsia="es-ES"/>
              </w:rPr>
              <w:t>04</w:t>
            </w:r>
            <w:r w:rsidRPr="00305513">
              <w:rPr>
                <w:rFonts w:ascii="Arial" w:eastAsia="Times New Roman" w:hAnsi="Arial" w:cs="Arial"/>
                <w:sz w:val="16"/>
                <w:szCs w:val="16"/>
                <w:lang w:val="es-ES" w:eastAsia="es-ES"/>
              </w:rPr>
              <w:t>, p = 0.</w:t>
            </w:r>
            <w:r w:rsidR="00F24F82">
              <w:rPr>
                <w:rFonts w:ascii="Arial" w:eastAsia="Times New Roman" w:hAnsi="Arial" w:cs="Arial"/>
                <w:sz w:val="16"/>
                <w:szCs w:val="16"/>
                <w:lang w:val="es-ES" w:eastAsia="es-ES"/>
              </w:rPr>
              <w:t>816</w:t>
            </w:r>
            <w:r w:rsidRPr="00305513">
              <w:rPr>
                <w:rFonts w:ascii="Arial" w:eastAsia="Times New Roman" w:hAnsi="Arial" w:cs="Arial"/>
                <w:sz w:val="16"/>
                <w:szCs w:val="16"/>
                <w:lang w:val="es-ES" w:eastAsia="es-ES"/>
              </w:rPr>
              <w:t>, n = 3</w:t>
            </w:r>
            <w:r w:rsidR="00F24F82">
              <w:rPr>
                <w:rFonts w:ascii="Arial" w:eastAsia="Times New Roman" w:hAnsi="Arial" w:cs="Arial"/>
                <w:sz w:val="16"/>
                <w:szCs w:val="16"/>
                <w:lang w:val="es-ES" w:eastAsia="es-ES"/>
              </w:rPr>
              <w:t>2</w:t>
            </w:r>
          </w:p>
        </w:tc>
      </w:tr>
      <w:tr w:rsidR="00305513" w:rsidRPr="002617D5" w14:paraId="7BAFAE54" w14:textId="77777777" w:rsidTr="00654293">
        <w:trPr>
          <w:trHeight w:val="158"/>
        </w:trPr>
        <w:tc>
          <w:tcPr>
            <w:tcW w:w="1560" w:type="dxa"/>
            <w:tcBorders>
              <w:top w:val="nil"/>
              <w:left w:val="nil"/>
              <w:bottom w:val="nil"/>
              <w:right w:val="nil"/>
            </w:tcBorders>
            <w:shd w:val="clear" w:color="auto" w:fill="auto"/>
            <w:noWrap/>
            <w:vAlign w:val="center"/>
          </w:tcPr>
          <w:p w14:paraId="200F338A"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Precipitation</w:t>
            </w:r>
            <w:proofErr w:type="spellEnd"/>
          </w:p>
        </w:tc>
        <w:tc>
          <w:tcPr>
            <w:tcW w:w="2409" w:type="dxa"/>
            <w:tcBorders>
              <w:top w:val="nil"/>
              <w:left w:val="nil"/>
              <w:bottom w:val="nil"/>
              <w:right w:val="nil"/>
            </w:tcBorders>
            <w:shd w:val="clear" w:color="auto" w:fill="auto"/>
            <w:noWrap/>
            <w:vAlign w:val="center"/>
          </w:tcPr>
          <w:p w14:paraId="02390084" w14:textId="416BCB90" w:rsidR="00305513" w:rsidRPr="00305513" w:rsidRDefault="002617D5" w:rsidP="002617D5">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 xml:space="preserve">r = </w:t>
            </w:r>
            <w:r w:rsidR="00305513" w:rsidRPr="00305513">
              <w:rPr>
                <w:rFonts w:ascii="Arial" w:eastAsia="Times New Roman" w:hAnsi="Arial" w:cs="Arial"/>
                <w:sz w:val="16"/>
                <w:szCs w:val="16"/>
                <w:lang w:val="es-ES" w:eastAsia="es-ES"/>
              </w:rPr>
              <w:t>0.</w:t>
            </w:r>
            <w:r>
              <w:rPr>
                <w:rFonts w:ascii="Arial" w:eastAsia="Times New Roman" w:hAnsi="Arial" w:cs="Arial"/>
                <w:sz w:val="16"/>
                <w:szCs w:val="16"/>
                <w:lang w:val="es-ES" w:eastAsia="es-ES"/>
              </w:rPr>
              <w:t>07</w:t>
            </w:r>
            <w:r w:rsidR="00305513"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600</w:t>
            </w:r>
            <w:r w:rsidR="00305513" w:rsidRPr="00305513">
              <w:rPr>
                <w:rFonts w:ascii="Arial" w:eastAsia="Times New Roman" w:hAnsi="Arial" w:cs="Arial"/>
                <w:sz w:val="16"/>
                <w:szCs w:val="16"/>
                <w:lang w:val="es-ES" w:eastAsia="es-ES"/>
              </w:rPr>
              <w:t>, n = 54</w:t>
            </w:r>
          </w:p>
        </w:tc>
        <w:tc>
          <w:tcPr>
            <w:tcW w:w="2410" w:type="dxa"/>
            <w:tcBorders>
              <w:top w:val="nil"/>
              <w:left w:val="nil"/>
              <w:bottom w:val="nil"/>
              <w:right w:val="nil"/>
            </w:tcBorders>
            <w:shd w:val="clear" w:color="auto" w:fill="auto"/>
            <w:noWrap/>
            <w:vAlign w:val="center"/>
          </w:tcPr>
          <w:p w14:paraId="5FD57116" w14:textId="4ADCB95B" w:rsidR="00305513" w:rsidRPr="002617D5" w:rsidRDefault="002617D5" w:rsidP="002617D5">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r = 0.</w:t>
            </w:r>
            <w:r>
              <w:rPr>
                <w:rFonts w:ascii="Arial" w:eastAsia="Times New Roman" w:hAnsi="Arial" w:cs="Arial"/>
                <w:sz w:val="16"/>
                <w:szCs w:val="16"/>
                <w:lang w:val="en-US" w:eastAsia="es-ES"/>
              </w:rPr>
              <w:t>23</w:t>
            </w:r>
            <w:r w:rsidR="00305513" w:rsidRPr="002617D5">
              <w:rPr>
                <w:rFonts w:ascii="Arial" w:eastAsia="Times New Roman" w:hAnsi="Arial" w:cs="Arial"/>
                <w:sz w:val="16"/>
                <w:szCs w:val="16"/>
                <w:lang w:val="en-US" w:eastAsia="es-ES"/>
              </w:rPr>
              <w:t>, p = 0.</w:t>
            </w:r>
            <w:r w:rsidRPr="002617D5">
              <w:rPr>
                <w:rFonts w:ascii="Arial" w:eastAsia="Times New Roman" w:hAnsi="Arial" w:cs="Arial"/>
                <w:sz w:val="16"/>
                <w:szCs w:val="16"/>
                <w:lang w:val="en-US" w:eastAsia="es-ES"/>
              </w:rPr>
              <w:t>094</w:t>
            </w:r>
            <w:r w:rsidR="00305513" w:rsidRPr="002617D5">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1A604E7C" w14:textId="63D92A1D" w:rsidR="00305513" w:rsidRPr="002617D5" w:rsidRDefault="00F24F82" w:rsidP="00F24F82">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 xml:space="preserve">r = </w:t>
            </w:r>
            <w:r w:rsidR="00305513" w:rsidRPr="002617D5">
              <w:rPr>
                <w:rFonts w:ascii="Arial" w:eastAsia="Times New Roman" w:hAnsi="Arial" w:cs="Arial"/>
                <w:sz w:val="16"/>
                <w:szCs w:val="16"/>
                <w:lang w:val="en-US" w:eastAsia="es-ES"/>
              </w:rPr>
              <w:t>0.</w:t>
            </w:r>
            <w:r>
              <w:rPr>
                <w:rFonts w:ascii="Arial" w:eastAsia="Times New Roman" w:hAnsi="Arial" w:cs="Arial"/>
                <w:sz w:val="16"/>
                <w:szCs w:val="16"/>
                <w:lang w:val="en-US" w:eastAsia="es-ES"/>
              </w:rPr>
              <w:t>26</w:t>
            </w:r>
            <w:r w:rsidR="00305513" w:rsidRPr="002617D5">
              <w:rPr>
                <w:rFonts w:ascii="Arial" w:eastAsia="Times New Roman" w:hAnsi="Arial" w:cs="Arial"/>
                <w:sz w:val="16"/>
                <w:szCs w:val="16"/>
                <w:lang w:val="en-US" w:eastAsia="es-ES"/>
              </w:rPr>
              <w:t>, p = 0.</w:t>
            </w:r>
            <w:r>
              <w:rPr>
                <w:rFonts w:ascii="Arial" w:eastAsia="Times New Roman" w:hAnsi="Arial" w:cs="Arial"/>
                <w:sz w:val="16"/>
                <w:szCs w:val="16"/>
                <w:lang w:val="en-US" w:eastAsia="es-ES"/>
              </w:rPr>
              <w:t>060</w:t>
            </w:r>
            <w:r w:rsidR="00305513" w:rsidRPr="002617D5">
              <w:rPr>
                <w:rFonts w:ascii="Arial" w:eastAsia="Times New Roman" w:hAnsi="Arial" w:cs="Arial"/>
                <w:sz w:val="16"/>
                <w:szCs w:val="16"/>
                <w:lang w:val="en-US" w:eastAsia="es-ES"/>
              </w:rPr>
              <w:t>, n = 54</w:t>
            </w:r>
          </w:p>
        </w:tc>
      </w:tr>
      <w:tr w:rsidR="00305513" w:rsidRPr="002617D5" w14:paraId="4C059485" w14:textId="77777777" w:rsidTr="00654293">
        <w:trPr>
          <w:trHeight w:val="158"/>
        </w:trPr>
        <w:tc>
          <w:tcPr>
            <w:tcW w:w="1560" w:type="dxa"/>
            <w:tcBorders>
              <w:top w:val="nil"/>
              <w:left w:val="nil"/>
              <w:bottom w:val="nil"/>
              <w:right w:val="nil"/>
            </w:tcBorders>
            <w:shd w:val="clear" w:color="auto" w:fill="auto"/>
            <w:noWrap/>
            <w:vAlign w:val="center"/>
          </w:tcPr>
          <w:p w14:paraId="1DBFD111" w14:textId="77777777" w:rsidR="00305513" w:rsidRPr="002617D5" w:rsidRDefault="00305513" w:rsidP="00654293">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62C43916" w14:textId="3721A63E" w:rsidR="00305513" w:rsidRPr="002617D5" w:rsidRDefault="002617D5" w:rsidP="002617D5">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 xml:space="preserve">r = </w:t>
            </w:r>
            <w:r w:rsidR="00305513" w:rsidRPr="002617D5">
              <w:rPr>
                <w:rFonts w:ascii="Arial" w:eastAsia="Times New Roman" w:hAnsi="Arial" w:cs="Arial"/>
                <w:sz w:val="16"/>
                <w:szCs w:val="16"/>
                <w:lang w:val="en-US" w:eastAsia="es-ES"/>
              </w:rPr>
              <w:t>0.</w:t>
            </w:r>
            <w:r w:rsidRPr="002617D5">
              <w:rPr>
                <w:rFonts w:ascii="Arial" w:eastAsia="Times New Roman" w:hAnsi="Arial" w:cs="Arial"/>
                <w:sz w:val="16"/>
                <w:szCs w:val="16"/>
                <w:lang w:val="en-US" w:eastAsia="es-ES"/>
              </w:rPr>
              <w:t>03</w:t>
            </w:r>
            <w:r w:rsidR="00305513" w:rsidRPr="002617D5">
              <w:rPr>
                <w:rFonts w:ascii="Arial" w:eastAsia="Times New Roman" w:hAnsi="Arial" w:cs="Arial"/>
                <w:sz w:val="16"/>
                <w:szCs w:val="16"/>
                <w:lang w:val="en-US" w:eastAsia="es-ES"/>
              </w:rPr>
              <w:t>, p = 0.</w:t>
            </w:r>
            <w:r w:rsidRPr="002617D5">
              <w:rPr>
                <w:rFonts w:ascii="Arial" w:eastAsia="Times New Roman" w:hAnsi="Arial" w:cs="Arial"/>
                <w:sz w:val="16"/>
                <w:szCs w:val="16"/>
                <w:lang w:val="en-US" w:eastAsia="es-ES"/>
              </w:rPr>
              <w:t>817</w:t>
            </w:r>
            <w:r w:rsidR="00305513" w:rsidRPr="002617D5">
              <w:rPr>
                <w:rFonts w:ascii="Arial" w:eastAsia="Times New Roman" w:hAnsi="Arial" w:cs="Arial"/>
                <w:sz w:val="16"/>
                <w:szCs w:val="16"/>
                <w:lang w:val="en-US" w:eastAsia="es-ES"/>
              </w:rPr>
              <w:t>, n = 6</w:t>
            </w:r>
            <w:r w:rsidRPr="002617D5">
              <w:rPr>
                <w:rFonts w:ascii="Arial" w:eastAsia="Times New Roman" w:hAnsi="Arial" w:cs="Arial"/>
                <w:sz w:val="16"/>
                <w:szCs w:val="16"/>
                <w:lang w:val="en-US" w:eastAsia="es-ES"/>
              </w:rPr>
              <w:t>5</w:t>
            </w:r>
          </w:p>
        </w:tc>
        <w:tc>
          <w:tcPr>
            <w:tcW w:w="2410" w:type="dxa"/>
            <w:tcBorders>
              <w:top w:val="nil"/>
              <w:left w:val="nil"/>
              <w:bottom w:val="nil"/>
              <w:right w:val="nil"/>
            </w:tcBorders>
            <w:shd w:val="clear" w:color="auto" w:fill="auto"/>
            <w:noWrap/>
            <w:vAlign w:val="center"/>
          </w:tcPr>
          <w:p w14:paraId="1CCEFEE0" w14:textId="218E26A2" w:rsidR="00305513" w:rsidRPr="002617D5" w:rsidRDefault="00305513" w:rsidP="002617D5">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r</w:t>
            </w:r>
            <w:r w:rsidR="002617D5">
              <w:rPr>
                <w:rFonts w:ascii="Arial" w:eastAsia="Times New Roman" w:hAnsi="Arial" w:cs="Arial"/>
                <w:sz w:val="16"/>
                <w:szCs w:val="16"/>
                <w:lang w:val="en-US" w:eastAsia="es-ES"/>
              </w:rPr>
              <w:t xml:space="preserve"> = 0.22</w:t>
            </w:r>
            <w:r w:rsidRPr="002617D5">
              <w:rPr>
                <w:rFonts w:ascii="Arial" w:eastAsia="Times New Roman" w:hAnsi="Arial" w:cs="Arial"/>
                <w:sz w:val="16"/>
                <w:szCs w:val="16"/>
                <w:lang w:val="en-US" w:eastAsia="es-ES"/>
              </w:rPr>
              <w:t>, p = 0.</w:t>
            </w:r>
            <w:r w:rsidR="002617D5">
              <w:rPr>
                <w:rFonts w:ascii="Arial" w:eastAsia="Times New Roman" w:hAnsi="Arial" w:cs="Arial"/>
                <w:sz w:val="16"/>
                <w:szCs w:val="16"/>
                <w:lang w:val="en-US" w:eastAsia="es-ES"/>
              </w:rPr>
              <w:t>080</w:t>
            </w:r>
            <w:r w:rsidRPr="002617D5">
              <w:rPr>
                <w:rFonts w:ascii="Arial" w:eastAsia="Times New Roman" w:hAnsi="Arial" w:cs="Arial"/>
                <w:sz w:val="16"/>
                <w:szCs w:val="16"/>
                <w:lang w:val="en-US" w:eastAsia="es-ES"/>
              </w:rPr>
              <w:t>, n = 6</w:t>
            </w:r>
            <w:r w:rsidR="002617D5">
              <w:rPr>
                <w:rFonts w:ascii="Arial" w:eastAsia="Times New Roman" w:hAnsi="Arial" w:cs="Arial"/>
                <w:sz w:val="16"/>
                <w:szCs w:val="16"/>
                <w:lang w:val="en-US" w:eastAsia="es-ES"/>
              </w:rPr>
              <w:t>5</w:t>
            </w:r>
          </w:p>
        </w:tc>
        <w:tc>
          <w:tcPr>
            <w:tcW w:w="2580" w:type="dxa"/>
            <w:tcBorders>
              <w:top w:val="nil"/>
              <w:left w:val="nil"/>
              <w:bottom w:val="nil"/>
              <w:right w:val="nil"/>
            </w:tcBorders>
            <w:shd w:val="clear" w:color="auto" w:fill="auto"/>
            <w:noWrap/>
            <w:vAlign w:val="center"/>
          </w:tcPr>
          <w:p w14:paraId="4C1490D8" w14:textId="5CE2E8A7" w:rsidR="00305513" w:rsidRPr="00F24F82" w:rsidRDefault="00305513" w:rsidP="00F24F82">
            <w:pPr>
              <w:spacing w:after="0" w:line="240" w:lineRule="auto"/>
              <w:rPr>
                <w:rFonts w:ascii="Arial" w:eastAsia="Times New Roman" w:hAnsi="Arial" w:cs="Arial"/>
                <w:b/>
                <w:sz w:val="16"/>
                <w:szCs w:val="16"/>
                <w:lang w:val="en-US" w:eastAsia="es-ES"/>
              </w:rPr>
            </w:pPr>
            <w:r w:rsidRPr="00F24F82">
              <w:rPr>
                <w:rFonts w:ascii="Arial" w:eastAsia="Times New Roman" w:hAnsi="Arial" w:cs="Arial"/>
                <w:b/>
                <w:sz w:val="16"/>
                <w:szCs w:val="16"/>
                <w:lang w:val="en-US" w:eastAsia="es-ES"/>
              </w:rPr>
              <w:t>r</w:t>
            </w:r>
            <w:r w:rsidR="00F24F82" w:rsidRPr="00F24F82">
              <w:rPr>
                <w:rFonts w:ascii="Arial" w:eastAsia="Times New Roman" w:hAnsi="Arial" w:cs="Arial"/>
                <w:b/>
                <w:sz w:val="16"/>
                <w:szCs w:val="16"/>
                <w:lang w:val="en-US" w:eastAsia="es-ES"/>
              </w:rPr>
              <w:t xml:space="preserve"> = </w:t>
            </w:r>
            <w:r w:rsidRPr="00F24F82">
              <w:rPr>
                <w:rFonts w:ascii="Arial" w:eastAsia="Times New Roman" w:hAnsi="Arial" w:cs="Arial"/>
                <w:b/>
                <w:sz w:val="16"/>
                <w:szCs w:val="16"/>
                <w:lang w:val="en-US" w:eastAsia="es-ES"/>
              </w:rPr>
              <w:t>0.</w:t>
            </w:r>
            <w:r w:rsidR="00F24F82" w:rsidRPr="00F24F82">
              <w:rPr>
                <w:rFonts w:ascii="Arial" w:eastAsia="Times New Roman" w:hAnsi="Arial" w:cs="Arial"/>
                <w:b/>
                <w:sz w:val="16"/>
                <w:szCs w:val="16"/>
                <w:lang w:val="en-US" w:eastAsia="es-ES"/>
              </w:rPr>
              <w:t>25</w:t>
            </w:r>
            <w:r w:rsidRPr="00F24F82">
              <w:rPr>
                <w:rFonts w:ascii="Arial" w:eastAsia="Times New Roman" w:hAnsi="Arial" w:cs="Arial"/>
                <w:b/>
                <w:sz w:val="16"/>
                <w:szCs w:val="16"/>
                <w:lang w:val="en-US" w:eastAsia="es-ES"/>
              </w:rPr>
              <w:t>, p = 0.</w:t>
            </w:r>
            <w:r w:rsidR="00F24F82" w:rsidRPr="00F24F82">
              <w:rPr>
                <w:rFonts w:ascii="Arial" w:eastAsia="Times New Roman" w:hAnsi="Arial" w:cs="Arial"/>
                <w:b/>
                <w:sz w:val="16"/>
                <w:szCs w:val="16"/>
                <w:lang w:val="en-US" w:eastAsia="es-ES"/>
              </w:rPr>
              <w:t>042</w:t>
            </w:r>
            <w:r w:rsidRPr="00F24F82">
              <w:rPr>
                <w:rFonts w:ascii="Arial" w:eastAsia="Times New Roman" w:hAnsi="Arial" w:cs="Arial"/>
                <w:b/>
                <w:sz w:val="16"/>
                <w:szCs w:val="16"/>
                <w:lang w:val="en-US" w:eastAsia="es-ES"/>
              </w:rPr>
              <w:t>, n = 6</w:t>
            </w:r>
            <w:r w:rsidR="00F24F82" w:rsidRPr="00F24F82">
              <w:rPr>
                <w:rFonts w:ascii="Arial" w:eastAsia="Times New Roman" w:hAnsi="Arial" w:cs="Arial"/>
                <w:b/>
                <w:sz w:val="16"/>
                <w:szCs w:val="16"/>
                <w:lang w:val="en-US" w:eastAsia="es-ES"/>
              </w:rPr>
              <w:t>5</w:t>
            </w:r>
          </w:p>
        </w:tc>
      </w:tr>
      <w:tr w:rsidR="00305513" w:rsidRPr="00305513" w14:paraId="1C63C3E5" w14:textId="77777777" w:rsidTr="00654293">
        <w:trPr>
          <w:trHeight w:val="149"/>
        </w:trPr>
        <w:tc>
          <w:tcPr>
            <w:tcW w:w="1560" w:type="dxa"/>
            <w:tcBorders>
              <w:top w:val="nil"/>
              <w:left w:val="nil"/>
              <w:right w:val="nil"/>
            </w:tcBorders>
            <w:shd w:val="clear" w:color="auto" w:fill="auto"/>
            <w:noWrap/>
            <w:vAlign w:val="center"/>
          </w:tcPr>
          <w:p w14:paraId="0D1F9B4B"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2617D5">
              <w:rPr>
                <w:rFonts w:ascii="Arial" w:eastAsia="Times New Roman" w:hAnsi="Arial" w:cs="Arial"/>
                <w:sz w:val="16"/>
                <w:szCs w:val="16"/>
                <w:lang w:val="en-US" w:eastAsia="es-ES"/>
              </w:rPr>
              <w:t>SO</w:t>
            </w:r>
            <w:r w:rsidRPr="00305513">
              <w:rPr>
                <w:rFonts w:ascii="Arial" w:eastAsia="Times New Roman" w:hAnsi="Arial" w:cs="Arial"/>
                <w:sz w:val="16"/>
                <w:szCs w:val="16"/>
                <w:lang w:val="es-ES" w:eastAsia="es-ES"/>
              </w:rPr>
              <w:t>I</w:t>
            </w:r>
          </w:p>
        </w:tc>
        <w:tc>
          <w:tcPr>
            <w:tcW w:w="2409" w:type="dxa"/>
            <w:tcBorders>
              <w:top w:val="nil"/>
              <w:left w:val="nil"/>
              <w:right w:val="nil"/>
            </w:tcBorders>
            <w:shd w:val="clear" w:color="auto" w:fill="auto"/>
            <w:noWrap/>
            <w:vAlign w:val="center"/>
          </w:tcPr>
          <w:p w14:paraId="10955215" w14:textId="0908BEAC" w:rsidR="00305513" w:rsidRPr="00305513" w:rsidRDefault="002617D5" w:rsidP="002617D5">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0.22</w:t>
            </w:r>
            <w:r w:rsidR="00305513"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082</w:t>
            </w:r>
            <w:r w:rsidR="00305513" w:rsidRPr="00305513">
              <w:rPr>
                <w:rFonts w:ascii="Arial" w:eastAsia="Times New Roman" w:hAnsi="Arial" w:cs="Arial"/>
                <w:sz w:val="16"/>
                <w:szCs w:val="16"/>
                <w:lang w:val="es-ES" w:eastAsia="es-ES"/>
              </w:rPr>
              <w:t>, n = 65</w:t>
            </w:r>
          </w:p>
        </w:tc>
        <w:tc>
          <w:tcPr>
            <w:tcW w:w="2410" w:type="dxa"/>
            <w:tcBorders>
              <w:top w:val="nil"/>
              <w:left w:val="nil"/>
              <w:right w:val="nil"/>
            </w:tcBorders>
            <w:shd w:val="clear" w:color="auto" w:fill="auto"/>
            <w:noWrap/>
            <w:vAlign w:val="center"/>
          </w:tcPr>
          <w:p w14:paraId="4B7AAE32" w14:textId="752DC74C"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07</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594</w:t>
            </w:r>
            <w:r w:rsidRPr="00305513">
              <w:rPr>
                <w:rFonts w:ascii="Arial" w:eastAsia="Times New Roman" w:hAnsi="Arial" w:cs="Arial"/>
                <w:sz w:val="16"/>
                <w:szCs w:val="16"/>
                <w:lang w:val="es-ES" w:eastAsia="es-ES"/>
              </w:rPr>
              <w:t>, n = 65</w:t>
            </w:r>
          </w:p>
        </w:tc>
        <w:tc>
          <w:tcPr>
            <w:tcW w:w="2580" w:type="dxa"/>
            <w:tcBorders>
              <w:top w:val="nil"/>
              <w:left w:val="nil"/>
              <w:right w:val="nil"/>
            </w:tcBorders>
            <w:shd w:val="clear" w:color="auto" w:fill="auto"/>
            <w:noWrap/>
            <w:vAlign w:val="center"/>
          </w:tcPr>
          <w:p w14:paraId="3C798157" w14:textId="32969BD0" w:rsidR="00305513" w:rsidRPr="00305513" w:rsidRDefault="00305513" w:rsidP="00F24F82">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F24F82">
              <w:rPr>
                <w:rFonts w:ascii="Arial" w:eastAsia="Times New Roman" w:hAnsi="Arial" w:cs="Arial"/>
                <w:sz w:val="16"/>
                <w:szCs w:val="16"/>
                <w:lang w:val="es-ES" w:eastAsia="es-ES"/>
              </w:rPr>
              <w:t xml:space="preserve"> = </w:t>
            </w:r>
            <w:r w:rsidRPr="00305513">
              <w:rPr>
                <w:rFonts w:ascii="Arial" w:eastAsia="Times New Roman" w:hAnsi="Arial" w:cs="Arial"/>
                <w:sz w:val="16"/>
                <w:szCs w:val="16"/>
                <w:lang w:val="es-ES" w:eastAsia="es-ES"/>
              </w:rPr>
              <w:t>0.</w:t>
            </w:r>
            <w:r w:rsidR="00F24F82">
              <w:rPr>
                <w:rFonts w:ascii="Arial" w:eastAsia="Times New Roman" w:hAnsi="Arial" w:cs="Arial"/>
                <w:sz w:val="16"/>
                <w:szCs w:val="16"/>
                <w:lang w:val="es-ES" w:eastAsia="es-ES"/>
              </w:rPr>
              <w:t>1</w:t>
            </w:r>
            <w:r w:rsidRPr="00305513">
              <w:rPr>
                <w:rFonts w:ascii="Arial" w:eastAsia="Times New Roman" w:hAnsi="Arial" w:cs="Arial"/>
                <w:sz w:val="16"/>
                <w:szCs w:val="16"/>
                <w:lang w:val="es-ES" w:eastAsia="es-ES"/>
              </w:rPr>
              <w:t>4, p = 0.</w:t>
            </w:r>
            <w:r w:rsidR="00F24F82">
              <w:rPr>
                <w:rFonts w:ascii="Arial" w:eastAsia="Times New Roman" w:hAnsi="Arial" w:cs="Arial"/>
                <w:sz w:val="16"/>
                <w:szCs w:val="16"/>
                <w:lang w:val="es-ES" w:eastAsia="es-ES"/>
              </w:rPr>
              <w:t>27</w:t>
            </w:r>
            <w:r w:rsidRPr="00305513">
              <w:rPr>
                <w:rFonts w:ascii="Arial" w:eastAsia="Times New Roman" w:hAnsi="Arial" w:cs="Arial"/>
                <w:sz w:val="16"/>
                <w:szCs w:val="16"/>
                <w:lang w:val="es-ES" w:eastAsia="es-ES"/>
              </w:rPr>
              <w:t>9, n = 65</w:t>
            </w:r>
          </w:p>
        </w:tc>
      </w:tr>
      <w:tr w:rsidR="00305513" w:rsidRPr="00305513" w14:paraId="28E4DC3E" w14:textId="77777777" w:rsidTr="00654293">
        <w:trPr>
          <w:trHeight w:val="149"/>
        </w:trPr>
        <w:tc>
          <w:tcPr>
            <w:tcW w:w="1560" w:type="dxa"/>
            <w:tcBorders>
              <w:top w:val="nil"/>
              <w:left w:val="nil"/>
              <w:bottom w:val="single" w:sz="4" w:space="0" w:color="auto"/>
              <w:right w:val="nil"/>
            </w:tcBorders>
            <w:shd w:val="clear" w:color="auto" w:fill="auto"/>
            <w:noWrap/>
            <w:vAlign w:val="center"/>
          </w:tcPr>
          <w:p w14:paraId="3A5EE123"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AMO</w:t>
            </w:r>
          </w:p>
        </w:tc>
        <w:tc>
          <w:tcPr>
            <w:tcW w:w="2409" w:type="dxa"/>
            <w:tcBorders>
              <w:top w:val="nil"/>
              <w:left w:val="nil"/>
              <w:bottom w:val="single" w:sz="4" w:space="0" w:color="auto"/>
              <w:right w:val="nil"/>
            </w:tcBorders>
            <w:shd w:val="clear" w:color="auto" w:fill="auto"/>
            <w:noWrap/>
            <w:vAlign w:val="center"/>
          </w:tcPr>
          <w:p w14:paraId="64EFD75A" w14:textId="0AF43F65"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-0.2</w:t>
            </w:r>
            <w:r w:rsidR="002617D5">
              <w:rPr>
                <w:rFonts w:ascii="Arial" w:eastAsia="Times New Roman" w:hAnsi="Arial" w:cs="Arial"/>
                <w:sz w:val="16"/>
                <w:szCs w:val="16"/>
                <w:lang w:val="es-ES" w:eastAsia="es-ES"/>
              </w:rPr>
              <w:t>5</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844</w:t>
            </w:r>
            <w:r w:rsidRPr="00305513">
              <w:rPr>
                <w:rFonts w:ascii="Arial" w:eastAsia="Times New Roman" w:hAnsi="Arial" w:cs="Arial"/>
                <w:sz w:val="16"/>
                <w:szCs w:val="16"/>
                <w:lang w:val="es-ES" w:eastAsia="es-ES"/>
              </w:rPr>
              <w:t>, n = 6</w:t>
            </w:r>
            <w:r w:rsidR="002617D5">
              <w:rPr>
                <w:rFonts w:ascii="Arial" w:eastAsia="Times New Roman" w:hAnsi="Arial" w:cs="Arial"/>
                <w:sz w:val="16"/>
                <w:szCs w:val="16"/>
                <w:lang w:val="es-ES" w:eastAsia="es-ES"/>
              </w:rPr>
              <w:t>5</w:t>
            </w:r>
          </w:p>
        </w:tc>
        <w:tc>
          <w:tcPr>
            <w:tcW w:w="2410" w:type="dxa"/>
            <w:tcBorders>
              <w:top w:val="nil"/>
              <w:left w:val="nil"/>
              <w:bottom w:val="single" w:sz="4" w:space="0" w:color="auto"/>
              <w:right w:val="nil"/>
            </w:tcBorders>
            <w:shd w:val="clear" w:color="auto" w:fill="auto"/>
            <w:noWrap/>
            <w:vAlign w:val="center"/>
          </w:tcPr>
          <w:p w14:paraId="60257727" w14:textId="7C9C7024" w:rsidR="00305513" w:rsidRPr="00305513" w:rsidRDefault="00305513" w:rsidP="002617D5">
            <w:pPr>
              <w:spacing w:after="0" w:line="240" w:lineRule="auto"/>
              <w:rPr>
                <w:rFonts w:ascii="Arial" w:eastAsia="Times New Roman" w:hAnsi="Arial" w:cs="Arial"/>
                <w:b/>
                <w:sz w:val="16"/>
                <w:szCs w:val="16"/>
                <w:lang w:val="es-ES" w:eastAsia="es-ES"/>
              </w:rPr>
            </w:pPr>
            <w:r w:rsidRPr="00305513">
              <w:rPr>
                <w:rFonts w:ascii="Arial" w:eastAsia="Times New Roman" w:hAnsi="Arial" w:cs="Arial"/>
                <w:b/>
                <w:color w:val="000000" w:themeColor="text1"/>
                <w:sz w:val="16"/>
                <w:szCs w:val="16"/>
                <w:lang w:val="es-ES" w:eastAsia="es-ES"/>
              </w:rPr>
              <w:t>r = 0.3</w:t>
            </w:r>
            <w:r w:rsidR="002617D5">
              <w:rPr>
                <w:rFonts w:ascii="Arial" w:eastAsia="Times New Roman" w:hAnsi="Arial" w:cs="Arial"/>
                <w:b/>
                <w:color w:val="000000" w:themeColor="text1"/>
                <w:sz w:val="16"/>
                <w:szCs w:val="16"/>
                <w:lang w:val="es-ES" w:eastAsia="es-ES"/>
              </w:rPr>
              <w:t>8</w:t>
            </w:r>
            <w:r w:rsidRPr="00305513">
              <w:rPr>
                <w:rFonts w:ascii="Arial" w:eastAsia="Times New Roman" w:hAnsi="Arial" w:cs="Arial"/>
                <w:b/>
                <w:color w:val="000000" w:themeColor="text1"/>
                <w:sz w:val="16"/>
                <w:szCs w:val="16"/>
                <w:lang w:val="es-ES" w:eastAsia="es-ES"/>
              </w:rPr>
              <w:t>, p = 0.00</w:t>
            </w:r>
            <w:r w:rsidR="002617D5">
              <w:rPr>
                <w:rFonts w:ascii="Arial" w:eastAsia="Times New Roman" w:hAnsi="Arial" w:cs="Arial"/>
                <w:b/>
                <w:color w:val="000000" w:themeColor="text1"/>
                <w:sz w:val="16"/>
                <w:szCs w:val="16"/>
                <w:lang w:val="es-ES" w:eastAsia="es-ES"/>
              </w:rPr>
              <w:t>2</w:t>
            </w:r>
            <w:r w:rsidRPr="00305513">
              <w:rPr>
                <w:rFonts w:ascii="Arial" w:eastAsia="Times New Roman" w:hAnsi="Arial" w:cs="Arial"/>
                <w:b/>
                <w:color w:val="000000" w:themeColor="text1"/>
                <w:sz w:val="16"/>
                <w:szCs w:val="16"/>
                <w:lang w:val="es-ES" w:eastAsia="es-ES"/>
              </w:rPr>
              <w:t>, n = 6</w:t>
            </w:r>
            <w:r w:rsidR="002617D5">
              <w:rPr>
                <w:rFonts w:ascii="Arial" w:eastAsia="Times New Roman" w:hAnsi="Arial" w:cs="Arial"/>
                <w:b/>
                <w:color w:val="000000" w:themeColor="text1"/>
                <w:sz w:val="16"/>
                <w:szCs w:val="16"/>
                <w:lang w:val="es-ES" w:eastAsia="es-ES"/>
              </w:rPr>
              <w:t>5</w:t>
            </w:r>
          </w:p>
        </w:tc>
        <w:tc>
          <w:tcPr>
            <w:tcW w:w="2580" w:type="dxa"/>
            <w:tcBorders>
              <w:top w:val="nil"/>
              <w:left w:val="nil"/>
              <w:bottom w:val="single" w:sz="4" w:space="0" w:color="auto"/>
              <w:right w:val="nil"/>
            </w:tcBorders>
            <w:shd w:val="clear" w:color="auto" w:fill="auto"/>
            <w:noWrap/>
            <w:vAlign w:val="center"/>
          </w:tcPr>
          <w:p w14:paraId="1858FCBF" w14:textId="0DD8F32B" w:rsidR="00305513" w:rsidRPr="00F24F82" w:rsidRDefault="00305513" w:rsidP="00F24F82">
            <w:pPr>
              <w:spacing w:after="0" w:line="240" w:lineRule="auto"/>
              <w:rPr>
                <w:rFonts w:ascii="Arial" w:eastAsia="Times New Roman" w:hAnsi="Arial" w:cs="Arial"/>
                <w:b/>
                <w:sz w:val="16"/>
                <w:szCs w:val="16"/>
                <w:lang w:val="es-ES" w:eastAsia="es-ES"/>
              </w:rPr>
            </w:pPr>
            <w:r w:rsidRPr="00F24F82">
              <w:rPr>
                <w:rFonts w:ascii="Arial" w:eastAsia="Times New Roman" w:hAnsi="Arial" w:cs="Arial"/>
                <w:b/>
                <w:sz w:val="16"/>
                <w:szCs w:val="16"/>
                <w:lang w:val="es-ES" w:eastAsia="es-ES"/>
              </w:rPr>
              <w:t>r = 0.</w:t>
            </w:r>
            <w:r w:rsidR="00F24F82" w:rsidRPr="00F24F82">
              <w:rPr>
                <w:rFonts w:ascii="Arial" w:eastAsia="Times New Roman" w:hAnsi="Arial" w:cs="Arial"/>
                <w:b/>
                <w:sz w:val="16"/>
                <w:szCs w:val="16"/>
                <w:lang w:val="es-ES" w:eastAsia="es-ES"/>
              </w:rPr>
              <w:t>34</w:t>
            </w:r>
            <w:r w:rsidRPr="00F24F82">
              <w:rPr>
                <w:rFonts w:ascii="Arial" w:eastAsia="Times New Roman" w:hAnsi="Arial" w:cs="Arial"/>
                <w:b/>
                <w:sz w:val="16"/>
                <w:szCs w:val="16"/>
                <w:lang w:val="es-ES" w:eastAsia="es-ES"/>
              </w:rPr>
              <w:t>, p = 0.</w:t>
            </w:r>
            <w:r w:rsidR="00F24F82" w:rsidRPr="00F24F82">
              <w:rPr>
                <w:rFonts w:ascii="Arial" w:eastAsia="Times New Roman" w:hAnsi="Arial" w:cs="Arial"/>
                <w:b/>
                <w:sz w:val="16"/>
                <w:szCs w:val="16"/>
                <w:lang w:val="es-ES" w:eastAsia="es-ES"/>
              </w:rPr>
              <w:t>006</w:t>
            </w:r>
            <w:r w:rsidRPr="00F24F82">
              <w:rPr>
                <w:rFonts w:ascii="Arial" w:eastAsia="Times New Roman" w:hAnsi="Arial" w:cs="Arial"/>
                <w:b/>
                <w:sz w:val="16"/>
                <w:szCs w:val="16"/>
                <w:lang w:val="es-ES" w:eastAsia="es-ES"/>
              </w:rPr>
              <w:t>, n = 6</w:t>
            </w:r>
            <w:r w:rsidR="00F24F82" w:rsidRPr="00F24F82">
              <w:rPr>
                <w:rFonts w:ascii="Arial" w:eastAsia="Times New Roman" w:hAnsi="Arial" w:cs="Arial"/>
                <w:b/>
                <w:sz w:val="16"/>
                <w:szCs w:val="16"/>
                <w:lang w:val="es-ES" w:eastAsia="es-ES"/>
              </w:rPr>
              <w:t>5</w:t>
            </w:r>
          </w:p>
        </w:tc>
      </w:tr>
    </w:tbl>
    <w:p w14:paraId="71C0712B" w14:textId="6C658469" w:rsidR="00386546" w:rsidRDefault="00386546">
      <w:pPr>
        <w:rPr>
          <w:rFonts w:ascii="Arial" w:hAnsi="Arial" w:cs="Arial"/>
        </w:rPr>
      </w:pPr>
      <w:r>
        <w:rPr>
          <w:rFonts w:ascii="Arial" w:hAnsi="Arial" w:cs="Arial"/>
        </w:rPr>
        <w:br w:type="page"/>
      </w:r>
    </w:p>
    <w:p w14:paraId="4B6E1846" w14:textId="35BAA12F" w:rsidR="00176223" w:rsidRPr="001B0CCE" w:rsidRDefault="00BA2670">
      <w:pPr>
        <w:rPr>
          <w:rFonts w:ascii="Arial" w:hAnsi="Arial" w:cs="Arial"/>
          <w:lang w:val="en-US"/>
        </w:rPr>
      </w:pPr>
      <w:r w:rsidRPr="00F26EEB">
        <w:rPr>
          <w:rFonts w:ascii="Arial" w:hAnsi="Arial" w:cs="Arial"/>
          <w:b/>
          <w:lang w:val="en-US"/>
        </w:rPr>
        <w:lastRenderedPageBreak/>
        <w:t xml:space="preserve">Table </w:t>
      </w:r>
      <w:r w:rsidR="00B25251">
        <w:rPr>
          <w:rFonts w:ascii="Arial" w:hAnsi="Arial" w:cs="Arial"/>
          <w:b/>
          <w:lang w:val="en-US"/>
        </w:rPr>
        <w:t>3</w:t>
      </w:r>
      <w:r w:rsidRPr="00F26EEB">
        <w:rPr>
          <w:rFonts w:ascii="Arial" w:hAnsi="Arial" w:cs="Arial"/>
          <w:b/>
          <w:lang w:val="en-US"/>
        </w:rPr>
        <w:t>.</w:t>
      </w:r>
      <w:r w:rsidR="001B0CCE" w:rsidRPr="001B0CCE">
        <w:rPr>
          <w:rFonts w:ascii="Arial" w:hAnsi="Arial" w:cs="Arial"/>
          <w:lang w:val="en-US"/>
        </w:rPr>
        <w:t xml:space="preserve"> Pearson’s correlations of G/</w:t>
      </w:r>
      <w:r w:rsidR="001B0CCE">
        <w:rPr>
          <w:rFonts w:ascii="Arial" w:hAnsi="Arial" w:cs="Arial"/>
          <w:lang w:val="en-US"/>
        </w:rPr>
        <w:t>B monthly values and environmental records. Bold values indicate significant correlations with p &lt; 0.05.</w:t>
      </w:r>
    </w:p>
    <w:tbl>
      <w:tblPr>
        <w:tblW w:w="9142" w:type="dxa"/>
        <w:tblCellMar>
          <w:left w:w="70" w:type="dxa"/>
          <w:right w:w="70" w:type="dxa"/>
        </w:tblCellMar>
        <w:tblLook w:val="04A0" w:firstRow="1" w:lastRow="0" w:firstColumn="1" w:lastColumn="0" w:noHBand="0" w:noVBand="1"/>
      </w:tblPr>
      <w:tblGrid>
        <w:gridCol w:w="1021"/>
        <w:gridCol w:w="1601"/>
        <w:gridCol w:w="1598"/>
        <w:gridCol w:w="1662"/>
        <w:gridCol w:w="1593"/>
        <w:gridCol w:w="1667"/>
      </w:tblGrid>
      <w:tr w:rsidR="001C796C" w:rsidRPr="001C796C" w14:paraId="196FB8DA" w14:textId="77777777" w:rsidTr="009F3B37">
        <w:trPr>
          <w:trHeight w:val="315"/>
        </w:trPr>
        <w:tc>
          <w:tcPr>
            <w:tcW w:w="1021" w:type="dxa"/>
            <w:tcBorders>
              <w:top w:val="single" w:sz="4" w:space="0" w:color="auto"/>
              <w:left w:val="nil"/>
              <w:bottom w:val="single" w:sz="8" w:space="0" w:color="auto"/>
              <w:right w:val="nil"/>
            </w:tcBorders>
            <w:shd w:val="clear" w:color="auto" w:fill="auto"/>
            <w:noWrap/>
            <w:vAlign w:val="center"/>
            <w:hideMark/>
          </w:tcPr>
          <w:p w14:paraId="4A008E39" w14:textId="04CD5C61" w:rsidR="00C7403F" w:rsidRPr="00C7403F"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n-US" w:eastAsia="es-ES"/>
              </w:rPr>
              <w:t> </w:t>
            </w:r>
            <w:r w:rsidRPr="001C796C">
              <w:rPr>
                <w:rFonts w:ascii="Arial" w:eastAsia="Times New Roman" w:hAnsi="Arial" w:cs="Arial"/>
                <w:sz w:val="16"/>
                <w:lang w:val="es-ES" w:eastAsia="es-ES"/>
              </w:rPr>
              <w:t>Variable</w:t>
            </w:r>
          </w:p>
        </w:tc>
        <w:tc>
          <w:tcPr>
            <w:tcW w:w="1601" w:type="dxa"/>
            <w:tcBorders>
              <w:top w:val="single" w:sz="4" w:space="0" w:color="auto"/>
              <w:left w:val="nil"/>
              <w:bottom w:val="single" w:sz="8" w:space="0" w:color="auto"/>
              <w:right w:val="nil"/>
            </w:tcBorders>
            <w:shd w:val="clear" w:color="auto" w:fill="auto"/>
            <w:noWrap/>
            <w:vAlign w:val="center"/>
            <w:hideMark/>
          </w:tcPr>
          <w:p w14:paraId="5365EFF7" w14:textId="77777777" w:rsidR="0017014E"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s-ES" w:eastAsia="es-ES"/>
              </w:rPr>
              <w:t>G/B</w:t>
            </w:r>
            <w:r w:rsidR="00D65A0D" w:rsidRPr="001C796C">
              <w:rPr>
                <w:rFonts w:ascii="Arial" w:eastAsia="Times New Roman" w:hAnsi="Arial" w:cs="Arial"/>
                <w:sz w:val="16"/>
                <w:lang w:val="es-ES" w:eastAsia="es-ES"/>
              </w:rPr>
              <w:t xml:space="preserve"> </w:t>
            </w:r>
            <w:proofErr w:type="spellStart"/>
            <w:r w:rsidR="00D65A0D" w:rsidRPr="001C796C">
              <w:rPr>
                <w:rFonts w:ascii="Arial" w:eastAsia="Times New Roman" w:hAnsi="Arial" w:cs="Arial"/>
                <w:sz w:val="16"/>
                <w:lang w:val="es-ES" w:eastAsia="es-ES"/>
              </w:rPr>
              <w:t>Overall</w:t>
            </w:r>
            <w:proofErr w:type="spellEnd"/>
            <w:r w:rsidR="0017014E">
              <w:rPr>
                <w:rFonts w:ascii="Arial" w:eastAsia="Times New Roman" w:hAnsi="Arial" w:cs="Arial"/>
                <w:sz w:val="16"/>
                <w:lang w:val="es-ES" w:eastAsia="es-ES"/>
              </w:rPr>
              <w:t xml:space="preserve"> </w:t>
            </w:r>
          </w:p>
          <w:p w14:paraId="125CF3F5" w14:textId="047F520C" w:rsidR="00C7403F" w:rsidRPr="00C7403F" w:rsidRDefault="0017014E" w:rsidP="00A8527A">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(1951</w:t>
            </w:r>
            <w:r w:rsidR="00A8527A">
              <w:rPr>
                <w:rFonts w:ascii="Arial" w:eastAsia="Times New Roman" w:hAnsi="Arial" w:cs="Arial"/>
                <w:sz w:val="16"/>
                <w:lang w:val="es-ES" w:eastAsia="es-ES"/>
              </w:rPr>
              <w:t>‒</w:t>
            </w:r>
            <w:r>
              <w:rPr>
                <w:rFonts w:ascii="Arial" w:eastAsia="Times New Roman" w:hAnsi="Arial" w:cs="Arial"/>
                <w:sz w:val="16"/>
                <w:lang w:val="es-ES" w:eastAsia="es-ES"/>
              </w:rPr>
              <w:t>2015)</w:t>
            </w:r>
          </w:p>
        </w:tc>
        <w:tc>
          <w:tcPr>
            <w:tcW w:w="1598" w:type="dxa"/>
            <w:tcBorders>
              <w:top w:val="single" w:sz="4" w:space="0" w:color="auto"/>
              <w:left w:val="nil"/>
              <w:bottom w:val="single" w:sz="8" w:space="0" w:color="auto"/>
              <w:right w:val="nil"/>
            </w:tcBorders>
            <w:shd w:val="clear" w:color="auto" w:fill="auto"/>
            <w:noWrap/>
            <w:vAlign w:val="center"/>
            <w:hideMark/>
          </w:tcPr>
          <w:p w14:paraId="68C546EC" w14:textId="77777777" w:rsidR="00C7403F"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s-ES" w:eastAsia="es-ES"/>
              </w:rPr>
              <w:t>G/B VAR1</w:t>
            </w:r>
          </w:p>
          <w:p w14:paraId="1307A9EA" w14:textId="496DE3B4" w:rsidR="0017014E" w:rsidRPr="00C7403F" w:rsidRDefault="0017014E" w:rsidP="00A8527A">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(1982</w:t>
            </w:r>
            <w:r w:rsidR="00A8527A">
              <w:rPr>
                <w:rFonts w:ascii="Arial" w:eastAsia="Times New Roman" w:hAnsi="Arial" w:cs="Arial"/>
                <w:sz w:val="16"/>
                <w:lang w:val="es-ES" w:eastAsia="es-ES"/>
              </w:rPr>
              <w:t>‒</w:t>
            </w:r>
            <w:r>
              <w:rPr>
                <w:rFonts w:ascii="Arial" w:eastAsia="Times New Roman" w:hAnsi="Arial" w:cs="Arial"/>
                <w:sz w:val="16"/>
                <w:lang w:val="es-ES" w:eastAsia="es-ES"/>
              </w:rPr>
              <w:t>2015)</w:t>
            </w:r>
          </w:p>
        </w:tc>
        <w:tc>
          <w:tcPr>
            <w:tcW w:w="1662" w:type="dxa"/>
            <w:tcBorders>
              <w:top w:val="single" w:sz="4" w:space="0" w:color="auto"/>
              <w:left w:val="nil"/>
              <w:bottom w:val="single" w:sz="8" w:space="0" w:color="auto"/>
              <w:right w:val="nil"/>
            </w:tcBorders>
            <w:shd w:val="clear" w:color="auto" w:fill="auto"/>
            <w:noWrap/>
            <w:vAlign w:val="center"/>
            <w:hideMark/>
          </w:tcPr>
          <w:p w14:paraId="3BF65910" w14:textId="77777777" w:rsidR="00C7403F"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s-ES" w:eastAsia="es-ES"/>
              </w:rPr>
              <w:t>G/B VAR2</w:t>
            </w:r>
          </w:p>
          <w:p w14:paraId="280E3A6B" w14:textId="04C0C200" w:rsidR="0017014E" w:rsidRPr="00C7403F" w:rsidRDefault="0089668D" w:rsidP="00A8527A">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(1954</w:t>
            </w:r>
            <w:r w:rsidR="00A8527A">
              <w:rPr>
                <w:rFonts w:ascii="Arial" w:eastAsia="Times New Roman" w:hAnsi="Arial" w:cs="Arial"/>
                <w:sz w:val="16"/>
                <w:lang w:val="es-ES" w:eastAsia="es-ES"/>
              </w:rPr>
              <w:t>‒</w:t>
            </w:r>
            <w:r w:rsidR="0017014E">
              <w:rPr>
                <w:rFonts w:ascii="Arial" w:eastAsia="Times New Roman" w:hAnsi="Arial" w:cs="Arial"/>
                <w:sz w:val="16"/>
                <w:lang w:val="es-ES" w:eastAsia="es-ES"/>
              </w:rPr>
              <w:t>2015)</w:t>
            </w:r>
          </w:p>
        </w:tc>
        <w:tc>
          <w:tcPr>
            <w:tcW w:w="1593" w:type="dxa"/>
            <w:tcBorders>
              <w:top w:val="single" w:sz="4" w:space="0" w:color="auto"/>
              <w:left w:val="nil"/>
              <w:bottom w:val="single" w:sz="8" w:space="0" w:color="auto"/>
              <w:right w:val="nil"/>
            </w:tcBorders>
            <w:shd w:val="clear" w:color="auto" w:fill="auto"/>
            <w:noWrap/>
            <w:vAlign w:val="center"/>
            <w:hideMark/>
          </w:tcPr>
          <w:p w14:paraId="7474D593" w14:textId="77777777" w:rsidR="00C7403F"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s-ES" w:eastAsia="es-ES"/>
              </w:rPr>
              <w:t>G/B VAR3</w:t>
            </w:r>
          </w:p>
          <w:p w14:paraId="44E3EE7E" w14:textId="19E352DE" w:rsidR="0017014E" w:rsidRPr="00C7403F" w:rsidRDefault="0017014E" w:rsidP="00A8527A">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(1951</w:t>
            </w:r>
            <w:r w:rsidR="00A8527A">
              <w:rPr>
                <w:rFonts w:ascii="Arial" w:eastAsia="Times New Roman" w:hAnsi="Arial" w:cs="Arial"/>
                <w:sz w:val="16"/>
                <w:lang w:val="es-ES" w:eastAsia="es-ES"/>
              </w:rPr>
              <w:t>‒</w:t>
            </w:r>
            <w:r>
              <w:rPr>
                <w:rFonts w:ascii="Arial" w:eastAsia="Times New Roman" w:hAnsi="Arial" w:cs="Arial"/>
                <w:sz w:val="16"/>
                <w:lang w:val="es-ES" w:eastAsia="es-ES"/>
              </w:rPr>
              <w:t>2015)</w:t>
            </w:r>
          </w:p>
        </w:tc>
        <w:tc>
          <w:tcPr>
            <w:tcW w:w="1667" w:type="dxa"/>
            <w:tcBorders>
              <w:top w:val="single" w:sz="4" w:space="0" w:color="auto"/>
              <w:left w:val="nil"/>
              <w:bottom w:val="single" w:sz="8" w:space="0" w:color="auto"/>
              <w:right w:val="nil"/>
            </w:tcBorders>
            <w:shd w:val="clear" w:color="auto" w:fill="auto"/>
            <w:noWrap/>
            <w:vAlign w:val="center"/>
            <w:hideMark/>
          </w:tcPr>
          <w:p w14:paraId="7AE59C79" w14:textId="77777777" w:rsidR="00C7403F"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s-ES" w:eastAsia="es-ES"/>
              </w:rPr>
              <w:t>G/B VAR4</w:t>
            </w:r>
          </w:p>
          <w:p w14:paraId="77412685" w14:textId="21ED9F0F" w:rsidR="0017014E" w:rsidRPr="00C7403F" w:rsidRDefault="0017014E" w:rsidP="00A8527A">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(1951</w:t>
            </w:r>
            <w:r w:rsidR="00A8527A">
              <w:rPr>
                <w:rFonts w:ascii="Arial" w:eastAsia="Times New Roman" w:hAnsi="Arial" w:cs="Arial"/>
                <w:sz w:val="16"/>
                <w:lang w:val="es-ES" w:eastAsia="es-ES"/>
              </w:rPr>
              <w:t>‒</w:t>
            </w:r>
            <w:r>
              <w:rPr>
                <w:rFonts w:ascii="Arial" w:eastAsia="Times New Roman" w:hAnsi="Arial" w:cs="Arial"/>
                <w:sz w:val="16"/>
                <w:lang w:val="es-ES" w:eastAsia="es-ES"/>
              </w:rPr>
              <w:t>2015)</w:t>
            </w:r>
          </w:p>
        </w:tc>
      </w:tr>
      <w:tr w:rsidR="004F0939" w:rsidRPr="009E2C8C" w14:paraId="725B4F43" w14:textId="77777777" w:rsidTr="009F3B37">
        <w:trPr>
          <w:trHeight w:val="460"/>
        </w:trPr>
        <w:tc>
          <w:tcPr>
            <w:tcW w:w="1021" w:type="dxa"/>
            <w:tcBorders>
              <w:top w:val="nil"/>
              <w:left w:val="nil"/>
              <w:bottom w:val="nil"/>
              <w:right w:val="nil"/>
            </w:tcBorders>
            <w:shd w:val="clear" w:color="auto" w:fill="auto"/>
            <w:noWrap/>
            <w:vAlign w:val="center"/>
          </w:tcPr>
          <w:p w14:paraId="3840D016" w14:textId="0C87844C" w:rsidR="004F0939" w:rsidRPr="00C7403F" w:rsidRDefault="004F0939" w:rsidP="004F0939">
            <w:pPr>
              <w:spacing w:after="0" w:line="240" w:lineRule="auto"/>
              <w:rPr>
                <w:rFonts w:ascii="Arial" w:eastAsia="Times New Roman" w:hAnsi="Arial" w:cs="Arial"/>
                <w:sz w:val="16"/>
                <w:lang w:val="es-ES" w:eastAsia="es-ES"/>
              </w:rPr>
            </w:pPr>
            <w:proofErr w:type="spellStart"/>
            <w:r w:rsidRPr="00C7403F">
              <w:rPr>
                <w:rFonts w:ascii="Arial" w:eastAsia="Times New Roman" w:hAnsi="Arial" w:cs="Arial"/>
                <w:sz w:val="16"/>
                <w:lang w:val="es-ES" w:eastAsia="es-ES"/>
              </w:rPr>
              <w:t>Sediment</w:t>
            </w:r>
            <w:proofErr w:type="spellEnd"/>
            <w:r w:rsidR="00E13CB7">
              <w:rPr>
                <w:rFonts w:ascii="Arial" w:eastAsia="Times New Roman" w:hAnsi="Arial" w:cs="Arial"/>
                <w:sz w:val="16"/>
                <w:lang w:val="es-ES" w:eastAsia="es-ES"/>
              </w:rPr>
              <w:t xml:space="preserve"> load</w:t>
            </w:r>
          </w:p>
        </w:tc>
        <w:tc>
          <w:tcPr>
            <w:tcW w:w="1601" w:type="dxa"/>
            <w:tcBorders>
              <w:top w:val="nil"/>
              <w:left w:val="nil"/>
              <w:bottom w:val="nil"/>
              <w:right w:val="nil"/>
            </w:tcBorders>
            <w:shd w:val="clear" w:color="auto" w:fill="auto"/>
            <w:noWrap/>
            <w:vAlign w:val="center"/>
          </w:tcPr>
          <w:p w14:paraId="70922652" w14:textId="5B00A5BB" w:rsidR="004F0939" w:rsidRPr="00027831" w:rsidRDefault="00027831"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r = 0.</w:t>
            </w:r>
            <w:r w:rsidR="009E2C8C">
              <w:rPr>
                <w:rFonts w:ascii="Arial" w:hAnsi="Arial" w:cs="Arial"/>
                <w:b/>
                <w:color w:val="000000" w:themeColor="text1"/>
                <w:sz w:val="16"/>
                <w:lang w:val="en-US"/>
              </w:rPr>
              <w:t>41</w:t>
            </w:r>
            <w:r w:rsidR="004F0939" w:rsidRPr="00027831">
              <w:rPr>
                <w:rFonts w:ascii="Arial" w:hAnsi="Arial" w:cs="Arial"/>
                <w:b/>
                <w:color w:val="000000" w:themeColor="text1"/>
                <w:sz w:val="16"/>
                <w:lang w:val="en-US"/>
              </w:rPr>
              <w:t>, p &lt; 0.001,</w:t>
            </w:r>
          </w:p>
          <w:p w14:paraId="297B9F5B" w14:textId="31D518F7"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n = 329</w:t>
            </w:r>
          </w:p>
        </w:tc>
        <w:tc>
          <w:tcPr>
            <w:tcW w:w="1598" w:type="dxa"/>
            <w:tcBorders>
              <w:top w:val="nil"/>
              <w:left w:val="nil"/>
              <w:bottom w:val="nil"/>
              <w:right w:val="nil"/>
            </w:tcBorders>
            <w:shd w:val="clear" w:color="auto" w:fill="auto"/>
            <w:noWrap/>
            <w:vAlign w:val="center"/>
          </w:tcPr>
          <w:p w14:paraId="572B9B43" w14:textId="56E032AF" w:rsidR="004F0939" w:rsidRPr="00027831" w:rsidRDefault="00027831"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0.40</w:t>
            </w:r>
            <w:r w:rsidR="004F0939" w:rsidRPr="00027831">
              <w:rPr>
                <w:rFonts w:ascii="Arial" w:hAnsi="Arial" w:cs="Arial"/>
                <w:b/>
                <w:color w:val="000000" w:themeColor="text1"/>
                <w:sz w:val="16"/>
                <w:lang w:val="en-US"/>
              </w:rPr>
              <w:t>, p &lt; 0.001,</w:t>
            </w:r>
          </w:p>
          <w:p w14:paraId="069D24DA" w14:textId="3EF049E2"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n = 329</w:t>
            </w:r>
          </w:p>
        </w:tc>
        <w:tc>
          <w:tcPr>
            <w:tcW w:w="1662" w:type="dxa"/>
            <w:tcBorders>
              <w:top w:val="nil"/>
              <w:left w:val="nil"/>
              <w:bottom w:val="nil"/>
              <w:right w:val="nil"/>
            </w:tcBorders>
            <w:shd w:val="clear" w:color="auto" w:fill="auto"/>
            <w:noWrap/>
            <w:vAlign w:val="center"/>
          </w:tcPr>
          <w:p w14:paraId="234F3633" w14:textId="451C32C4" w:rsidR="004F0939" w:rsidRPr="00027831" w:rsidRDefault="0089668D"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0.38</w:t>
            </w:r>
            <w:r w:rsidR="004F0939" w:rsidRPr="00027831">
              <w:rPr>
                <w:rFonts w:ascii="Arial" w:hAnsi="Arial" w:cs="Arial"/>
                <w:b/>
                <w:color w:val="000000" w:themeColor="text1"/>
                <w:sz w:val="16"/>
                <w:lang w:val="en-US"/>
              </w:rPr>
              <w:t>, p &lt; 0.001,</w:t>
            </w:r>
          </w:p>
          <w:p w14:paraId="559B7AEA" w14:textId="30DF06DD"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n = 329</w:t>
            </w:r>
          </w:p>
        </w:tc>
        <w:tc>
          <w:tcPr>
            <w:tcW w:w="1593" w:type="dxa"/>
            <w:tcBorders>
              <w:top w:val="nil"/>
              <w:left w:val="nil"/>
              <w:bottom w:val="nil"/>
              <w:right w:val="nil"/>
            </w:tcBorders>
            <w:shd w:val="clear" w:color="auto" w:fill="auto"/>
            <w:noWrap/>
            <w:vAlign w:val="center"/>
          </w:tcPr>
          <w:p w14:paraId="771718EF" w14:textId="72F29E87" w:rsidR="004F0939" w:rsidRPr="00027831" w:rsidRDefault="009E2C8C"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0.32</w:t>
            </w:r>
            <w:r w:rsidR="00F94909">
              <w:rPr>
                <w:rFonts w:ascii="Arial" w:hAnsi="Arial" w:cs="Arial"/>
                <w:b/>
                <w:color w:val="000000" w:themeColor="text1"/>
                <w:sz w:val="16"/>
                <w:lang w:val="en-US"/>
              </w:rPr>
              <w:t>, p &lt;</w:t>
            </w:r>
            <w:r w:rsidR="004F0939" w:rsidRPr="00027831">
              <w:rPr>
                <w:rFonts w:ascii="Arial" w:hAnsi="Arial" w:cs="Arial"/>
                <w:b/>
                <w:color w:val="000000" w:themeColor="text1"/>
                <w:sz w:val="16"/>
                <w:lang w:val="en-US"/>
              </w:rPr>
              <w:t xml:space="preserve"> 0.0</w:t>
            </w:r>
            <w:r w:rsidR="00F94909">
              <w:rPr>
                <w:rFonts w:ascii="Arial" w:hAnsi="Arial" w:cs="Arial"/>
                <w:b/>
                <w:color w:val="000000" w:themeColor="text1"/>
                <w:sz w:val="16"/>
                <w:lang w:val="en-US"/>
              </w:rPr>
              <w:t>01</w:t>
            </w:r>
            <w:r w:rsidR="004F0939" w:rsidRPr="00027831">
              <w:rPr>
                <w:rFonts w:ascii="Arial" w:hAnsi="Arial" w:cs="Arial"/>
                <w:b/>
                <w:color w:val="000000" w:themeColor="text1"/>
                <w:sz w:val="16"/>
                <w:lang w:val="en-US"/>
              </w:rPr>
              <w:t>,</w:t>
            </w:r>
          </w:p>
          <w:p w14:paraId="48C733EE" w14:textId="4C24820F"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n = 329</w:t>
            </w:r>
          </w:p>
        </w:tc>
        <w:tc>
          <w:tcPr>
            <w:tcW w:w="1667" w:type="dxa"/>
            <w:tcBorders>
              <w:top w:val="nil"/>
              <w:left w:val="nil"/>
              <w:bottom w:val="nil"/>
              <w:right w:val="nil"/>
            </w:tcBorders>
            <w:shd w:val="clear" w:color="auto" w:fill="auto"/>
            <w:noWrap/>
            <w:vAlign w:val="center"/>
          </w:tcPr>
          <w:p w14:paraId="2F9E4F65" w14:textId="71C53DDE"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r = 0.</w:t>
            </w:r>
            <w:r w:rsidR="009E2C8C">
              <w:rPr>
                <w:rFonts w:ascii="Arial" w:hAnsi="Arial" w:cs="Arial"/>
                <w:b/>
                <w:color w:val="000000" w:themeColor="text1"/>
                <w:sz w:val="16"/>
                <w:lang w:val="en-US"/>
              </w:rPr>
              <w:t>36</w:t>
            </w:r>
            <w:r w:rsidRPr="00027831">
              <w:rPr>
                <w:rFonts w:ascii="Arial" w:hAnsi="Arial" w:cs="Arial"/>
                <w:b/>
                <w:color w:val="000000" w:themeColor="text1"/>
                <w:sz w:val="16"/>
                <w:lang w:val="en-US"/>
              </w:rPr>
              <w:t>, p &lt; 0.001,</w:t>
            </w:r>
          </w:p>
          <w:p w14:paraId="1D2011E5" w14:textId="67589647"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n = 329</w:t>
            </w:r>
          </w:p>
        </w:tc>
      </w:tr>
      <w:tr w:rsidR="004F0939" w:rsidRPr="009E2C8C" w14:paraId="112084A4" w14:textId="77777777" w:rsidTr="004F0939">
        <w:trPr>
          <w:trHeight w:val="571"/>
        </w:trPr>
        <w:tc>
          <w:tcPr>
            <w:tcW w:w="1021" w:type="dxa"/>
            <w:tcBorders>
              <w:top w:val="nil"/>
              <w:left w:val="nil"/>
              <w:bottom w:val="nil"/>
              <w:right w:val="nil"/>
            </w:tcBorders>
            <w:shd w:val="clear" w:color="auto" w:fill="auto"/>
            <w:noWrap/>
            <w:vAlign w:val="center"/>
          </w:tcPr>
          <w:p w14:paraId="60B456F2" w14:textId="4680B7C6" w:rsidR="004F0939" w:rsidRPr="0089668D" w:rsidRDefault="004F0939" w:rsidP="004F0939">
            <w:pPr>
              <w:spacing w:after="0" w:line="240" w:lineRule="auto"/>
              <w:rPr>
                <w:rFonts w:ascii="Arial" w:eastAsia="Times New Roman" w:hAnsi="Arial" w:cs="Arial"/>
                <w:sz w:val="16"/>
                <w:lang w:val="en-US" w:eastAsia="es-ES"/>
              </w:rPr>
            </w:pPr>
            <w:r w:rsidRPr="00027831">
              <w:rPr>
                <w:rFonts w:ascii="Arial" w:eastAsia="Times New Roman" w:hAnsi="Arial" w:cs="Arial"/>
                <w:sz w:val="16"/>
                <w:lang w:val="en-US" w:eastAsia="es-ES"/>
              </w:rPr>
              <w:t xml:space="preserve">Water </w:t>
            </w:r>
            <w:r w:rsidRPr="0089668D">
              <w:rPr>
                <w:rFonts w:ascii="Arial" w:eastAsia="Times New Roman" w:hAnsi="Arial" w:cs="Arial"/>
                <w:sz w:val="16"/>
                <w:lang w:val="en-US" w:eastAsia="es-ES"/>
              </w:rPr>
              <w:t>flow</w:t>
            </w:r>
          </w:p>
        </w:tc>
        <w:tc>
          <w:tcPr>
            <w:tcW w:w="1601" w:type="dxa"/>
            <w:tcBorders>
              <w:top w:val="nil"/>
              <w:left w:val="nil"/>
              <w:bottom w:val="nil"/>
              <w:right w:val="nil"/>
            </w:tcBorders>
            <w:shd w:val="clear" w:color="auto" w:fill="auto"/>
            <w:noWrap/>
            <w:vAlign w:val="center"/>
          </w:tcPr>
          <w:p w14:paraId="53170903" w14:textId="04AF96F8" w:rsidR="004F0939" w:rsidRPr="00027831" w:rsidRDefault="00027831"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r = 0.</w:t>
            </w:r>
            <w:r w:rsidR="009E2C8C">
              <w:rPr>
                <w:rFonts w:ascii="Arial" w:hAnsi="Arial" w:cs="Arial"/>
                <w:b/>
                <w:color w:val="000000" w:themeColor="text1"/>
                <w:sz w:val="16"/>
                <w:lang w:val="en-US"/>
              </w:rPr>
              <w:t>42</w:t>
            </w:r>
            <w:r w:rsidR="004F0939" w:rsidRPr="00027831">
              <w:rPr>
                <w:rFonts w:ascii="Arial" w:hAnsi="Arial" w:cs="Arial"/>
                <w:b/>
                <w:color w:val="000000" w:themeColor="text1"/>
                <w:sz w:val="16"/>
                <w:lang w:val="en-US"/>
              </w:rPr>
              <w:t>, p &lt; 0.001,</w:t>
            </w:r>
          </w:p>
          <w:p w14:paraId="0178704A" w14:textId="35C18903"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418</w:t>
            </w:r>
          </w:p>
        </w:tc>
        <w:tc>
          <w:tcPr>
            <w:tcW w:w="1598" w:type="dxa"/>
            <w:tcBorders>
              <w:top w:val="nil"/>
              <w:left w:val="nil"/>
              <w:bottom w:val="nil"/>
              <w:right w:val="nil"/>
            </w:tcBorders>
            <w:shd w:val="clear" w:color="auto" w:fill="auto"/>
            <w:noWrap/>
            <w:vAlign w:val="center"/>
          </w:tcPr>
          <w:p w14:paraId="5CB21885" w14:textId="41F15080" w:rsidR="004F0939" w:rsidRPr="00027831" w:rsidRDefault="00027831"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0.43</w:t>
            </w:r>
            <w:r w:rsidR="004F0939" w:rsidRPr="00027831">
              <w:rPr>
                <w:rFonts w:ascii="Arial" w:hAnsi="Arial" w:cs="Arial"/>
                <w:b/>
                <w:color w:val="000000" w:themeColor="text1"/>
                <w:sz w:val="16"/>
                <w:lang w:val="en-US"/>
              </w:rPr>
              <w:t>, p &lt; 0.001,</w:t>
            </w:r>
          </w:p>
          <w:p w14:paraId="0478695B" w14:textId="37639DC1"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406</w:t>
            </w:r>
          </w:p>
        </w:tc>
        <w:tc>
          <w:tcPr>
            <w:tcW w:w="1662" w:type="dxa"/>
            <w:tcBorders>
              <w:top w:val="nil"/>
              <w:left w:val="nil"/>
              <w:bottom w:val="nil"/>
              <w:right w:val="nil"/>
            </w:tcBorders>
            <w:shd w:val="clear" w:color="auto" w:fill="auto"/>
            <w:noWrap/>
            <w:vAlign w:val="center"/>
          </w:tcPr>
          <w:p w14:paraId="03A7BD20" w14:textId="1830E8F1" w:rsidR="004F0939" w:rsidRPr="00027831" w:rsidRDefault="0089668D"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0.36</w:t>
            </w:r>
            <w:r w:rsidR="004F0939" w:rsidRPr="00027831">
              <w:rPr>
                <w:rFonts w:ascii="Arial" w:hAnsi="Arial" w:cs="Arial"/>
                <w:b/>
                <w:color w:val="000000" w:themeColor="text1"/>
                <w:sz w:val="16"/>
                <w:lang w:val="en-US"/>
              </w:rPr>
              <w:t>, p &lt; 0.001,</w:t>
            </w:r>
          </w:p>
          <w:p w14:paraId="1A6E6A74" w14:textId="550F1717"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418</w:t>
            </w:r>
          </w:p>
        </w:tc>
        <w:tc>
          <w:tcPr>
            <w:tcW w:w="1593" w:type="dxa"/>
            <w:tcBorders>
              <w:top w:val="nil"/>
              <w:left w:val="nil"/>
              <w:bottom w:val="nil"/>
              <w:right w:val="nil"/>
            </w:tcBorders>
            <w:shd w:val="clear" w:color="auto" w:fill="auto"/>
            <w:noWrap/>
            <w:vAlign w:val="center"/>
          </w:tcPr>
          <w:p w14:paraId="3EF5BC79" w14:textId="2A37AD8B" w:rsidR="004F0939" w:rsidRPr="00027831" w:rsidRDefault="00F94909"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0.32</w:t>
            </w:r>
            <w:r w:rsidR="00027831">
              <w:rPr>
                <w:rFonts w:ascii="Arial" w:hAnsi="Arial" w:cs="Arial"/>
                <w:b/>
                <w:color w:val="000000" w:themeColor="text1"/>
                <w:sz w:val="16"/>
                <w:lang w:val="en-US"/>
              </w:rPr>
              <w:t>, p &lt;</w:t>
            </w:r>
            <w:r w:rsidR="004F0939" w:rsidRPr="00027831">
              <w:rPr>
                <w:rFonts w:ascii="Arial" w:hAnsi="Arial" w:cs="Arial"/>
                <w:b/>
                <w:color w:val="000000" w:themeColor="text1"/>
                <w:sz w:val="16"/>
                <w:lang w:val="en-US"/>
              </w:rPr>
              <w:t xml:space="preserve"> 0.001,</w:t>
            </w:r>
          </w:p>
          <w:p w14:paraId="18F6B16D" w14:textId="744C561B"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418</w:t>
            </w:r>
          </w:p>
        </w:tc>
        <w:tc>
          <w:tcPr>
            <w:tcW w:w="1667" w:type="dxa"/>
            <w:tcBorders>
              <w:top w:val="nil"/>
              <w:left w:val="nil"/>
              <w:bottom w:val="nil"/>
              <w:right w:val="nil"/>
            </w:tcBorders>
            <w:shd w:val="clear" w:color="auto" w:fill="auto"/>
            <w:noWrap/>
            <w:vAlign w:val="center"/>
          </w:tcPr>
          <w:p w14:paraId="2F903615" w14:textId="2BD434BC" w:rsidR="004F0939" w:rsidRPr="00027831" w:rsidRDefault="009E2C8C"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0.41</w:t>
            </w:r>
            <w:r w:rsidR="004F0939" w:rsidRPr="00027831">
              <w:rPr>
                <w:rFonts w:ascii="Arial" w:hAnsi="Arial" w:cs="Arial"/>
                <w:b/>
                <w:color w:val="000000" w:themeColor="text1"/>
                <w:sz w:val="16"/>
                <w:lang w:val="en-US"/>
              </w:rPr>
              <w:t>, p &lt; 0.001,</w:t>
            </w:r>
          </w:p>
          <w:p w14:paraId="4B016F88" w14:textId="4A77893D"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418</w:t>
            </w:r>
          </w:p>
        </w:tc>
      </w:tr>
      <w:tr w:rsidR="004F0939" w:rsidRPr="009E2C8C" w14:paraId="2B78686E" w14:textId="77777777" w:rsidTr="004F0939">
        <w:trPr>
          <w:trHeight w:val="566"/>
        </w:trPr>
        <w:tc>
          <w:tcPr>
            <w:tcW w:w="1021" w:type="dxa"/>
            <w:tcBorders>
              <w:top w:val="nil"/>
              <w:left w:val="nil"/>
              <w:bottom w:val="nil"/>
              <w:right w:val="nil"/>
            </w:tcBorders>
            <w:shd w:val="clear" w:color="auto" w:fill="auto"/>
            <w:noWrap/>
            <w:vAlign w:val="center"/>
          </w:tcPr>
          <w:p w14:paraId="278D312A" w14:textId="46339CF9" w:rsidR="004F0939" w:rsidRPr="0089668D" w:rsidRDefault="004F0939" w:rsidP="004F0939">
            <w:pPr>
              <w:spacing w:after="0" w:line="240" w:lineRule="auto"/>
              <w:rPr>
                <w:rFonts w:ascii="Arial" w:eastAsia="Times New Roman" w:hAnsi="Arial" w:cs="Arial"/>
                <w:sz w:val="16"/>
                <w:lang w:val="en-US" w:eastAsia="es-ES"/>
              </w:rPr>
            </w:pPr>
            <w:r w:rsidRPr="00027831">
              <w:rPr>
                <w:rFonts w:ascii="Arial" w:eastAsia="Times New Roman" w:hAnsi="Arial" w:cs="Arial"/>
                <w:sz w:val="16"/>
                <w:lang w:val="en-US" w:eastAsia="es-ES"/>
              </w:rPr>
              <w:t xml:space="preserve">Water </w:t>
            </w:r>
            <w:r w:rsidRPr="0089668D">
              <w:rPr>
                <w:rFonts w:ascii="Arial" w:eastAsia="Times New Roman" w:hAnsi="Arial" w:cs="Arial"/>
                <w:sz w:val="16"/>
                <w:lang w:val="en-US" w:eastAsia="es-ES"/>
              </w:rPr>
              <w:t>level</w:t>
            </w:r>
          </w:p>
        </w:tc>
        <w:tc>
          <w:tcPr>
            <w:tcW w:w="1601" w:type="dxa"/>
            <w:tcBorders>
              <w:top w:val="nil"/>
              <w:left w:val="nil"/>
              <w:bottom w:val="nil"/>
              <w:right w:val="nil"/>
            </w:tcBorders>
            <w:shd w:val="clear" w:color="auto" w:fill="auto"/>
            <w:noWrap/>
            <w:vAlign w:val="center"/>
          </w:tcPr>
          <w:p w14:paraId="4519CBA8" w14:textId="5F4AB337" w:rsidR="004F0939" w:rsidRPr="0089668D" w:rsidRDefault="009E2C8C"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0.61</w:t>
            </w:r>
            <w:r w:rsidR="004F0939" w:rsidRPr="0089668D">
              <w:rPr>
                <w:rFonts w:ascii="Arial" w:hAnsi="Arial" w:cs="Arial"/>
                <w:b/>
                <w:color w:val="000000" w:themeColor="text1"/>
                <w:sz w:val="16"/>
                <w:lang w:val="en-US"/>
              </w:rPr>
              <w:t>, p &lt; 0.001,</w:t>
            </w:r>
          </w:p>
          <w:p w14:paraId="6EA3EAD4" w14:textId="47C81FF6" w:rsidR="004F0939" w:rsidRPr="0089668D" w:rsidRDefault="004F0939" w:rsidP="004F0939">
            <w:pPr>
              <w:spacing w:after="0" w:line="240" w:lineRule="auto"/>
              <w:rPr>
                <w:rFonts w:ascii="Arial" w:eastAsia="Times New Roman" w:hAnsi="Arial" w:cs="Arial"/>
                <w:b/>
                <w:color w:val="000000" w:themeColor="text1"/>
                <w:sz w:val="16"/>
                <w:lang w:val="en-US" w:eastAsia="es-ES"/>
              </w:rPr>
            </w:pPr>
            <w:r w:rsidRPr="0089668D">
              <w:rPr>
                <w:rFonts w:ascii="Arial" w:hAnsi="Arial" w:cs="Arial"/>
                <w:b/>
                <w:color w:val="000000" w:themeColor="text1"/>
                <w:sz w:val="16"/>
                <w:lang w:val="en-US"/>
              </w:rPr>
              <w:t>n = 381</w:t>
            </w:r>
          </w:p>
        </w:tc>
        <w:tc>
          <w:tcPr>
            <w:tcW w:w="1598" w:type="dxa"/>
            <w:tcBorders>
              <w:top w:val="nil"/>
              <w:left w:val="nil"/>
              <w:bottom w:val="nil"/>
              <w:right w:val="nil"/>
            </w:tcBorders>
            <w:shd w:val="clear" w:color="auto" w:fill="auto"/>
            <w:noWrap/>
            <w:vAlign w:val="center"/>
          </w:tcPr>
          <w:p w14:paraId="5DF92E12" w14:textId="249DEE3D" w:rsidR="004F0939" w:rsidRPr="004F0939" w:rsidRDefault="004F0939" w:rsidP="004F0939">
            <w:pPr>
              <w:spacing w:after="0" w:line="240" w:lineRule="auto"/>
              <w:rPr>
                <w:rFonts w:ascii="Arial" w:hAnsi="Arial" w:cs="Arial"/>
                <w:b/>
                <w:color w:val="000000" w:themeColor="text1"/>
                <w:sz w:val="16"/>
                <w:lang w:val="en-US"/>
              </w:rPr>
            </w:pPr>
            <w:r w:rsidRPr="004F0939">
              <w:rPr>
                <w:rFonts w:ascii="Arial" w:hAnsi="Arial" w:cs="Arial"/>
                <w:b/>
                <w:color w:val="000000" w:themeColor="text1"/>
                <w:sz w:val="16"/>
                <w:lang w:val="en-US"/>
              </w:rPr>
              <w:t>r = 0.</w:t>
            </w:r>
            <w:r w:rsidR="00027831">
              <w:rPr>
                <w:rFonts w:ascii="Arial" w:hAnsi="Arial" w:cs="Arial"/>
                <w:b/>
                <w:color w:val="000000" w:themeColor="text1"/>
                <w:sz w:val="16"/>
                <w:lang w:val="en-US"/>
              </w:rPr>
              <w:t>64</w:t>
            </w:r>
            <w:r w:rsidRPr="004F0939">
              <w:rPr>
                <w:rFonts w:ascii="Arial" w:hAnsi="Arial" w:cs="Arial"/>
                <w:b/>
                <w:color w:val="000000" w:themeColor="text1"/>
                <w:sz w:val="16"/>
                <w:lang w:val="en-US"/>
              </w:rPr>
              <w:t>, p &lt; 0.001,</w:t>
            </w:r>
          </w:p>
          <w:p w14:paraId="2174A74D" w14:textId="76EAB690" w:rsidR="004F0939" w:rsidRPr="004F0939" w:rsidRDefault="004F0939" w:rsidP="004F0939">
            <w:pPr>
              <w:spacing w:after="0" w:line="240" w:lineRule="auto"/>
              <w:rPr>
                <w:rFonts w:ascii="Arial" w:eastAsia="Times New Roman" w:hAnsi="Arial" w:cs="Arial"/>
                <w:b/>
                <w:color w:val="000000" w:themeColor="text1"/>
                <w:sz w:val="16"/>
                <w:lang w:val="en-US" w:eastAsia="es-ES"/>
              </w:rPr>
            </w:pPr>
            <w:r w:rsidRPr="004F0939">
              <w:rPr>
                <w:rFonts w:ascii="Arial" w:hAnsi="Arial" w:cs="Arial"/>
                <w:b/>
                <w:color w:val="000000" w:themeColor="text1"/>
                <w:sz w:val="16"/>
                <w:lang w:val="en-US"/>
              </w:rPr>
              <w:t>n = 381</w:t>
            </w:r>
          </w:p>
        </w:tc>
        <w:tc>
          <w:tcPr>
            <w:tcW w:w="1662" w:type="dxa"/>
            <w:tcBorders>
              <w:top w:val="nil"/>
              <w:left w:val="nil"/>
              <w:bottom w:val="nil"/>
              <w:right w:val="nil"/>
            </w:tcBorders>
            <w:shd w:val="clear" w:color="auto" w:fill="auto"/>
            <w:noWrap/>
            <w:vAlign w:val="center"/>
          </w:tcPr>
          <w:p w14:paraId="51ED6059" w14:textId="36A85FEA" w:rsidR="004F0939" w:rsidRPr="004F0939" w:rsidRDefault="0089668D"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0.51</w:t>
            </w:r>
            <w:r w:rsidR="002D1ACA">
              <w:rPr>
                <w:rFonts w:ascii="Arial" w:hAnsi="Arial" w:cs="Arial"/>
                <w:b/>
                <w:color w:val="000000" w:themeColor="text1"/>
                <w:sz w:val="16"/>
                <w:lang w:val="en-US"/>
              </w:rPr>
              <w:t>, p &lt;</w:t>
            </w:r>
            <w:r w:rsidR="004F0939" w:rsidRPr="004F0939">
              <w:rPr>
                <w:rFonts w:ascii="Arial" w:hAnsi="Arial" w:cs="Arial"/>
                <w:b/>
                <w:color w:val="000000" w:themeColor="text1"/>
                <w:sz w:val="16"/>
                <w:lang w:val="en-US"/>
              </w:rPr>
              <w:t xml:space="preserve"> 0.0</w:t>
            </w:r>
            <w:r w:rsidR="002D1ACA">
              <w:rPr>
                <w:rFonts w:ascii="Arial" w:hAnsi="Arial" w:cs="Arial"/>
                <w:b/>
                <w:color w:val="000000" w:themeColor="text1"/>
                <w:sz w:val="16"/>
                <w:lang w:val="en-US"/>
              </w:rPr>
              <w:t>01</w:t>
            </w:r>
            <w:r w:rsidR="004F0939" w:rsidRPr="004F0939">
              <w:rPr>
                <w:rFonts w:ascii="Arial" w:hAnsi="Arial" w:cs="Arial"/>
                <w:b/>
                <w:color w:val="000000" w:themeColor="text1"/>
                <w:sz w:val="16"/>
                <w:lang w:val="en-US"/>
              </w:rPr>
              <w:t>,</w:t>
            </w:r>
          </w:p>
          <w:p w14:paraId="1342F830" w14:textId="3C206995" w:rsidR="004F0939" w:rsidRPr="004F0939" w:rsidRDefault="002D1ACA" w:rsidP="004F0939">
            <w:pPr>
              <w:spacing w:after="0" w:line="240" w:lineRule="auto"/>
              <w:rPr>
                <w:rFonts w:ascii="Arial" w:eastAsia="Times New Roman" w:hAnsi="Arial" w:cs="Arial"/>
                <w:b/>
                <w:color w:val="000000" w:themeColor="text1"/>
                <w:sz w:val="16"/>
                <w:lang w:val="en-US" w:eastAsia="es-ES"/>
              </w:rPr>
            </w:pPr>
            <w:r>
              <w:rPr>
                <w:rFonts w:ascii="Arial" w:hAnsi="Arial" w:cs="Arial"/>
                <w:b/>
                <w:color w:val="000000" w:themeColor="text1"/>
                <w:sz w:val="16"/>
                <w:lang w:val="en-US"/>
              </w:rPr>
              <w:t>n = 38</w:t>
            </w:r>
            <w:r w:rsidR="004F0939" w:rsidRPr="004F0939">
              <w:rPr>
                <w:rFonts w:ascii="Arial" w:hAnsi="Arial" w:cs="Arial"/>
                <w:b/>
                <w:color w:val="000000" w:themeColor="text1"/>
                <w:sz w:val="16"/>
                <w:lang w:val="en-US"/>
              </w:rPr>
              <w:t>1</w:t>
            </w:r>
          </w:p>
        </w:tc>
        <w:tc>
          <w:tcPr>
            <w:tcW w:w="1593" w:type="dxa"/>
            <w:tcBorders>
              <w:top w:val="nil"/>
              <w:left w:val="nil"/>
              <w:bottom w:val="nil"/>
              <w:right w:val="nil"/>
            </w:tcBorders>
            <w:shd w:val="clear" w:color="auto" w:fill="auto"/>
            <w:noWrap/>
            <w:vAlign w:val="center"/>
          </w:tcPr>
          <w:p w14:paraId="09701FBD" w14:textId="14347A1B" w:rsidR="004F0939" w:rsidRPr="004F0939" w:rsidRDefault="00F94909"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0.45</w:t>
            </w:r>
            <w:r w:rsidR="002D1ACA">
              <w:rPr>
                <w:rFonts w:ascii="Arial" w:hAnsi="Arial" w:cs="Arial"/>
                <w:b/>
                <w:color w:val="000000" w:themeColor="text1"/>
                <w:sz w:val="16"/>
                <w:lang w:val="en-US"/>
              </w:rPr>
              <w:t>, p &lt;</w:t>
            </w:r>
            <w:r w:rsidR="004F0939" w:rsidRPr="004F0939">
              <w:rPr>
                <w:rFonts w:ascii="Arial" w:hAnsi="Arial" w:cs="Arial"/>
                <w:b/>
                <w:color w:val="000000" w:themeColor="text1"/>
                <w:sz w:val="16"/>
                <w:lang w:val="en-US"/>
              </w:rPr>
              <w:t xml:space="preserve"> 0.0</w:t>
            </w:r>
            <w:r w:rsidR="002D1ACA">
              <w:rPr>
                <w:rFonts w:ascii="Arial" w:hAnsi="Arial" w:cs="Arial"/>
                <w:b/>
                <w:color w:val="000000" w:themeColor="text1"/>
                <w:sz w:val="16"/>
                <w:lang w:val="en-US"/>
              </w:rPr>
              <w:t>01</w:t>
            </w:r>
            <w:r w:rsidR="004F0939" w:rsidRPr="004F0939">
              <w:rPr>
                <w:rFonts w:ascii="Arial" w:hAnsi="Arial" w:cs="Arial"/>
                <w:b/>
                <w:color w:val="000000" w:themeColor="text1"/>
                <w:sz w:val="16"/>
                <w:lang w:val="en-US"/>
              </w:rPr>
              <w:t>,</w:t>
            </w:r>
          </w:p>
          <w:p w14:paraId="0B37FA4B" w14:textId="7DF75284" w:rsidR="004F0939" w:rsidRPr="004F0939" w:rsidRDefault="002D1ACA" w:rsidP="004F0939">
            <w:pPr>
              <w:spacing w:after="0" w:line="240" w:lineRule="auto"/>
              <w:rPr>
                <w:rFonts w:ascii="Arial" w:eastAsia="Times New Roman" w:hAnsi="Arial" w:cs="Arial"/>
                <w:b/>
                <w:color w:val="000000" w:themeColor="text1"/>
                <w:sz w:val="16"/>
                <w:lang w:val="en-US" w:eastAsia="es-ES"/>
              </w:rPr>
            </w:pPr>
            <w:r>
              <w:rPr>
                <w:rFonts w:ascii="Arial" w:hAnsi="Arial" w:cs="Arial"/>
                <w:b/>
                <w:color w:val="000000" w:themeColor="text1"/>
                <w:sz w:val="16"/>
                <w:lang w:val="en-US"/>
              </w:rPr>
              <w:t>n = 38</w:t>
            </w:r>
            <w:r w:rsidR="004F0939" w:rsidRPr="004F0939">
              <w:rPr>
                <w:rFonts w:ascii="Arial" w:hAnsi="Arial" w:cs="Arial"/>
                <w:b/>
                <w:color w:val="000000" w:themeColor="text1"/>
                <w:sz w:val="16"/>
                <w:lang w:val="en-US"/>
              </w:rPr>
              <w:t>1</w:t>
            </w:r>
          </w:p>
        </w:tc>
        <w:tc>
          <w:tcPr>
            <w:tcW w:w="1667" w:type="dxa"/>
            <w:tcBorders>
              <w:top w:val="nil"/>
              <w:left w:val="nil"/>
              <w:bottom w:val="nil"/>
              <w:right w:val="nil"/>
            </w:tcBorders>
            <w:shd w:val="clear" w:color="auto" w:fill="auto"/>
            <w:noWrap/>
            <w:vAlign w:val="center"/>
          </w:tcPr>
          <w:p w14:paraId="60FF32EE" w14:textId="1F3D5934" w:rsidR="004F0939" w:rsidRPr="004F0939" w:rsidRDefault="009E2C8C"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0.54</w:t>
            </w:r>
            <w:r w:rsidR="004F0939" w:rsidRPr="004F0939">
              <w:rPr>
                <w:rFonts w:ascii="Arial" w:hAnsi="Arial" w:cs="Arial"/>
                <w:b/>
                <w:color w:val="000000" w:themeColor="text1"/>
                <w:sz w:val="16"/>
                <w:lang w:val="en-US"/>
              </w:rPr>
              <w:t>, p &lt; 0.001,</w:t>
            </w:r>
          </w:p>
          <w:p w14:paraId="7D89D334" w14:textId="550066DB" w:rsidR="004F0939" w:rsidRPr="004F0939" w:rsidRDefault="0017014E" w:rsidP="004F0939">
            <w:pPr>
              <w:spacing w:after="0" w:line="240" w:lineRule="auto"/>
              <w:rPr>
                <w:rFonts w:ascii="Arial" w:eastAsia="Times New Roman" w:hAnsi="Arial" w:cs="Arial"/>
                <w:b/>
                <w:color w:val="000000" w:themeColor="text1"/>
                <w:sz w:val="16"/>
                <w:lang w:val="en-US" w:eastAsia="es-ES"/>
              </w:rPr>
            </w:pPr>
            <w:r>
              <w:rPr>
                <w:rFonts w:ascii="Arial" w:hAnsi="Arial" w:cs="Arial"/>
                <w:b/>
                <w:color w:val="000000" w:themeColor="text1"/>
                <w:sz w:val="16"/>
                <w:lang w:val="en-US"/>
              </w:rPr>
              <w:t>n = 38</w:t>
            </w:r>
            <w:r w:rsidR="004F0939" w:rsidRPr="004F0939">
              <w:rPr>
                <w:rFonts w:ascii="Arial" w:hAnsi="Arial" w:cs="Arial"/>
                <w:b/>
                <w:color w:val="000000" w:themeColor="text1"/>
                <w:sz w:val="16"/>
                <w:lang w:val="en-US"/>
              </w:rPr>
              <w:t>1</w:t>
            </w:r>
          </w:p>
        </w:tc>
      </w:tr>
      <w:tr w:rsidR="004F0939" w:rsidRPr="009E2C8C" w14:paraId="1D4A4E9B" w14:textId="77777777" w:rsidTr="009F3B37">
        <w:trPr>
          <w:trHeight w:val="574"/>
        </w:trPr>
        <w:tc>
          <w:tcPr>
            <w:tcW w:w="1021" w:type="dxa"/>
            <w:tcBorders>
              <w:top w:val="nil"/>
              <w:left w:val="nil"/>
              <w:bottom w:val="nil"/>
              <w:right w:val="nil"/>
            </w:tcBorders>
            <w:shd w:val="clear" w:color="auto" w:fill="auto"/>
            <w:noWrap/>
            <w:vAlign w:val="center"/>
            <w:hideMark/>
          </w:tcPr>
          <w:p w14:paraId="454B0539" w14:textId="77777777" w:rsidR="004F0939" w:rsidRPr="004F0939" w:rsidRDefault="004F0939" w:rsidP="004F0939">
            <w:pPr>
              <w:spacing w:after="0" w:line="240" w:lineRule="auto"/>
              <w:rPr>
                <w:rFonts w:ascii="Arial" w:eastAsia="Times New Roman" w:hAnsi="Arial" w:cs="Arial"/>
                <w:sz w:val="16"/>
                <w:lang w:val="en-US" w:eastAsia="es-ES"/>
              </w:rPr>
            </w:pPr>
            <w:r w:rsidRPr="004F0939">
              <w:rPr>
                <w:rFonts w:ascii="Arial" w:eastAsia="Times New Roman" w:hAnsi="Arial" w:cs="Arial"/>
                <w:sz w:val="16"/>
                <w:lang w:val="en-US" w:eastAsia="es-ES"/>
              </w:rPr>
              <w:t>Precipitation</w:t>
            </w:r>
          </w:p>
        </w:tc>
        <w:tc>
          <w:tcPr>
            <w:tcW w:w="1601" w:type="dxa"/>
            <w:tcBorders>
              <w:top w:val="nil"/>
              <w:left w:val="nil"/>
              <w:bottom w:val="nil"/>
              <w:right w:val="nil"/>
            </w:tcBorders>
            <w:shd w:val="clear" w:color="auto" w:fill="auto"/>
            <w:noWrap/>
            <w:vAlign w:val="center"/>
            <w:hideMark/>
          </w:tcPr>
          <w:p w14:paraId="4CB481FA" w14:textId="4096776E" w:rsidR="004F0939" w:rsidRPr="004F0939" w:rsidRDefault="0089668D"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0.14</w:t>
            </w:r>
            <w:r w:rsidR="00027831">
              <w:rPr>
                <w:rFonts w:ascii="Arial" w:hAnsi="Arial" w:cs="Arial"/>
                <w:b/>
                <w:color w:val="000000" w:themeColor="text1"/>
                <w:sz w:val="16"/>
                <w:lang w:val="en-US"/>
              </w:rPr>
              <w:t>, p =</w:t>
            </w:r>
            <w:r w:rsidR="004F0939" w:rsidRPr="004F0939">
              <w:rPr>
                <w:rFonts w:ascii="Arial" w:hAnsi="Arial" w:cs="Arial"/>
                <w:b/>
                <w:color w:val="000000" w:themeColor="text1"/>
                <w:sz w:val="16"/>
                <w:lang w:val="en-US"/>
              </w:rPr>
              <w:t xml:space="preserve"> 0.00</w:t>
            </w:r>
            <w:r>
              <w:rPr>
                <w:rFonts w:ascii="Arial" w:hAnsi="Arial" w:cs="Arial"/>
                <w:b/>
                <w:color w:val="000000" w:themeColor="text1"/>
                <w:sz w:val="16"/>
                <w:lang w:val="en-US"/>
              </w:rPr>
              <w:t>1</w:t>
            </w:r>
            <w:r w:rsidR="004F0939" w:rsidRPr="004F0939">
              <w:rPr>
                <w:rFonts w:ascii="Arial" w:hAnsi="Arial" w:cs="Arial"/>
                <w:b/>
                <w:color w:val="000000" w:themeColor="text1"/>
                <w:sz w:val="16"/>
                <w:lang w:val="en-US"/>
              </w:rPr>
              <w:t>,</w:t>
            </w:r>
          </w:p>
          <w:p w14:paraId="6A143D90" w14:textId="4BEFE1C1" w:rsidR="004F0939" w:rsidRPr="002D1ACA" w:rsidRDefault="004F0939" w:rsidP="004F0939">
            <w:pPr>
              <w:spacing w:after="0" w:line="240" w:lineRule="auto"/>
              <w:rPr>
                <w:rFonts w:ascii="Arial" w:eastAsia="Times New Roman" w:hAnsi="Arial" w:cs="Arial"/>
                <w:b/>
                <w:color w:val="000000" w:themeColor="text1"/>
                <w:sz w:val="16"/>
                <w:lang w:val="en-US" w:eastAsia="es-ES"/>
              </w:rPr>
            </w:pPr>
            <w:r w:rsidRPr="002D1ACA">
              <w:rPr>
                <w:rFonts w:ascii="Arial" w:hAnsi="Arial" w:cs="Arial"/>
                <w:b/>
                <w:color w:val="000000" w:themeColor="text1"/>
                <w:sz w:val="16"/>
                <w:lang w:val="en-US"/>
              </w:rPr>
              <w:t>n = 555</w:t>
            </w:r>
          </w:p>
        </w:tc>
        <w:tc>
          <w:tcPr>
            <w:tcW w:w="1598" w:type="dxa"/>
            <w:tcBorders>
              <w:top w:val="nil"/>
              <w:left w:val="nil"/>
              <w:bottom w:val="nil"/>
              <w:right w:val="nil"/>
            </w:tcBorders>
            <w:shd w:val="clear" w:color="auto" w:fill="auto"/>
            <w:noWrap/>
            <w:vAlign w:val="center"/>
            <w:hideMark/>
          </w:tcPr>
          <w:p w14:paraId="778C25AB" w14:textId="569C4B1F" w:rsidR="004F0939" w:rsidRPr="002D1ACA" w:rsidRDefault="00027831"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0.13, p =</w:t>
            </w:r>
            <w:r w:rsidR="004F0939" w:rsidRPr="002D1ACA">
              <w:rPr>
                <w:rFonts w:ascii="Arial" w:hAnsi="Arial" w:cs="Arial"/>
                <w:b/>
                <w:color w:val="000000" w:themeColor="text1"/>
                <w:sz w:val="16"/>
                <w:lang w:val="en-US"/>
              </w:rPr>
              <w:t xml:space="preserve"> 0.0</w:t>
            </w:r>
            <w:r>
              <w:rPr>
                <w:rFonts w:ascii="Arial" w:hAnsi="Arial" w:cs="Arial"/>
                <w:b/>
                <w:color w:val="000000" w:themeColor="text1"/>
                <w:sz w:val="16"/>
                <w:lang w:val="en-US"/>
              </w:rPr>
              <w:t>24</w:t>
            </w:r>
            <w:r w:rsidR="004F0939" w:rsidRPr="002D1ACA">
              <w:rPr>
                <w:rFonts w:ascii="Arial" w:hAnsi="Arial" w:cs="Arial"/>
                <w:b/>
                <w:color w:val="000000" w:themeColor="text1"/>
                <w:sz w:val="16"/>
                <w:lang w:val="en-US"/>
              </w:rPr>
              <w:t>,</w:t>
            </w:r>
          </w:p>
          <w:p w14:paraId="258A9FB2" w14:textId="3E9865F4" w:rsidR="004F0939" w:rsidRPr="002D1ACA" w:rsidRDefault="004F0939" w:rsidP="004F0939">
            <w:pPr>
              <w:spacing w:after="0" w:line="240" w:lineRule="auto"/>
              <w:rPr>
                <w:rFonts w:ascii="Arial" w:eastAsia="Times New Roman" w:hAnsi="Arial" w:cs="Arial"/>
                <w:b/>
                <w:color w:val="000000" w:themeColor="text1"/>
                <w:sz w:val="16"/>
                <w:lang w:val="en-US" w:eastAsia="es-ES"/>
              </w:rPr>
            </w:pPr>
            <w:r w:rsidRPr="002D1ACA">
              <w:rPr>
                <w:rFonts w:ascii="Arial" w:hAnsi="Arial" w:cs="Arial"/>
                <w:b/>
                <w:color w:val="000000" w:themeColor="text1"/>
                <w:sz w:val="16"/>
                <w:lang w:val="en-US"/>
              </w:rPr>
              <w:t>n = 318</w:t>
            </w:r>
          </w:p>
        </w:tc>
        <w:tc>
          <w:tcPr>
            <w:tcW w:w="1662" w:type="dxa"/>
            <w:tcBorders>
              <w:top w:val="nil"/>
              <w:left w:val="nil"/>
              <w:bottom w:val="nil"/>
              <w:right w:val="nil"/>
            </w:tcBorders>
            <w:shd w:val="clear" w:color="auto" w:fill="auto"/>
            <w:noWrap/>
            <w:vAlign w:val="center"/>
            <w:hideMark/>
          </w:tcPr>
          <w:p w14:paraId="0B3634F0" w14:textId="48E7DD9A" w:rsidR="004F0939" w:rsidRPr="002D1ACA" w:rsidRDefault="0089668D"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0.17, p &lt;</w:t>
            </w:r>
            <w:r w:rsidR="004F0939" w:rsidRPr="002D1ACA">
              <w:rPr>
                <w:rFonts w:ascii="Arial" w:hAnsi="Arial" w:cs="Arial"/>
                <w:b/>
                <w:color w:val="000000" w:themeColor="text1"/>
                <w:sz w:val="16"/>
                <w:lang w:val="en-US"/>
              </w:rPr>
              <w:t xml:space="preserve"> 0.0</w:t>
            </w:r>
            <w:r>
              <w:rPr>
                <w:rFonts w:ascii="Arial" w:hAnsi="Arial" w:cs="Arial"/>
                <w:b/>
                <w:color w:val="000000" w:themeColor="text1"/>
                <w:sz w:val="16"/>
                <w:lang w:val="en-US"/>
              </w:rPr>
              <w:t>01</w:t>
            </w:r>
            <w:r w:rsidR="004F0939" w:rsidRPr="002D1ACA">
              <w:rPr>
                <w:rFonts w:ascii="Arial" w:hAnsi="Arial" w:cs="Arial"/>
                <w:b/>
                <w:color w:val="000000" w:themeColor="text1"/>
                <w:sz w:val="16"/>
                <w:lang w:val="en-US"/>
              </w:rPr>
              <w:t>,</w:t>
            </w:r>
          </w:p>
          <w:p w14:paraId="521D3619" w14:textId="27EC0029" w:rsidR="004F0939" w:rsidRPr="00027831" w:rsidRDefault="00F94909" w:rsidP="004F0939">
            <w:pPr>
              <w:spacing w:after="0" w:line="240" w:lineRule="auto"/>
              <w:rPr>
                <w:rFonts w:ascii="Arial" w:eastAsia="Times New Roman" w:hAnsi="Arial" w:cs="Arial"/>
                <w:b/>
                <w:color w:val="000000" w:themeColor="text1"/>
                <w:sz w:val="16"/>
                <w:lang w:val="en-US" w:eastAsia="es-ES"/>
              </w:rPr>
            </w:pPr>
            <w:r>
              <w:rPr>
                <w:rFonts w:ascii="Arial" w:hAnsi="Arial" w:cs="Arial"/>
                <w:b/>
                <w:color w:val="000000" w:themeColor="text1"/>
                <w:sz w:val="16"/>
                <w:lang w:val="en-US"/>
              </w:rPr>
              <w:t>n = 55</w:t>
            </w:r>
            <w:r w:rsidR="004F0939" w:rsidRPr="00027831">
              <w:rPr>
                <w:rFonts w:ascii="Arial" w:hAnsi="Arial" w:cs="Arial"/>
                <w:b/>
                <w:color w:val="000000" w:themeColor="text1"/>
                <w:sz w:val="16"/>
                <w:lang w:val="en-US"/>
              </w:rPr>
              <w:t>0</w:t>
            </w:r>
          </w:p>
        </w:tc>
        <w:tc>
          <w:tcPr>
            <w:tcW w:w="1593" w:type="dxa"/>
            <w:tcBorders>
              <w:top w:val="nil"/>
              <w:left w:val="nil"/>
              <w:bottom w:val="nil"/>
              <w:right w:val="nil"/>
            </w:tcBorders>
            <w:shd w:val="clear" w:color="auto" w:fill="auto"/>
            <w:noWrap/>
            <w:vAlign w:val="center"/>
            <w:hideMark/>
          </w:tcPr>
          <w:p w14:paraId="2AFB619C" w14:textId="507A3D20" w:rsidR="004F0939" w:rsidRPr="00027831" w:rsidRDefault="00F94909"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0.11</w:t>
            </w:r>
            <w:r w:rsidR="00027831">
              <w:rPr>
                <w:rFonts w:ascii="Arial" w:hAnsi="Arial" w:cs="Arial"/>
                <w:b/>
                <w:color w:val="000000" w:themeColor="text1"/>
                <w:sz w:val="16"/>
                <w:lang w:val="en-US"/>
              </w:rPr>
              <w:t>, p =</w:t>
            </w:r>
            <w:r w:rsidR="004F0939" w:rsidRPr="00027831">
              <w:rPr>
                <w:rFonts w:ascii="Arial" w:hAnsi="Arial" w:cs="Arial"/>
                <w:b/>
                <w:color w:val="000000" w:themeColor="text1"/>
                <w:sz w:val="16"/>
                <w:lang w:val="en-US"/>
              </w:rPr>
              <w:t xml:space="preserve"> 0.0</w:t>
            </w:r>
            <w:r>
              <w:rPr>
                <w:rFonts w:ascii="Arial" w:hAnsi="Arial" w:cs="Arial"/>
                <w:b/>
                <w:color w:val="000000" w:themeColor="text1"/>
                <w:sz w:val="16"/>
                <w:lang w:val="en-US"/>
              </w:rPr>
              <w:t>12</w:t>
            </w:r>
            <w:r w:rsidR="004F0939" w:rsidRPr="00027831">
              <w:rPr>
                <w:rFonts w:ascii="Arial" w:hAnsi="Arial" w:cs="Arial"/>
                <w:b/>
                <w:color w:val="000000" w:themeColor="text1"/>
                <w:sz w:val="16"/>
                <w:lang w:val="en-US"/>
              </w:rPr>
              <w:t>,</w:t>
            </w:r>
          </w:p>
          <w:p w14:paraId="45B12D08" w14:textId="45C4D3BA"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555</w:t>
            </w:r>
          </w:p>
        </w:tc>
        <w:tc>
          <w:tcPr>
            <w:tcW w:w="1667" w:type="dxa"/>
            <w:tcBorders>
              <w:top w:val="nil"/>
              <w:left w:val="nil"/>
              <w:bottom w:val="nil"/>
              <w:right w:val="nil"/>
            </w:tcBorders>
            <w:shd w:val="clear" w:color="auto" w:fill="auto"/>
            <w:noWrap/>
            <w:vAlign w:val="center"/>
            <w:hideMark/>
          </w:tcPr>
          <w:p w14:paraId="2CD9BEDE" w14:textId="61711B77" w:rsidR="004F0939" w:rsidRPr="00027831" w:rsidRDefault="009E2C8C"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0.10</w:t>
            </w:r>
            <w:r w:rsidR="009F5F79">
              <w:rPr>
                <w:rFonts w:ascii="Arial" w:hAnsi="Arial" w:cs="Arial"/>
                <w:b/>
                <w:color w:val="000000" w:themeColor="text1"/>
                <w:sz w:val="16"/>
                <w:lang w:val="en-US"/>
              </w:rPr>
              <w:t>, p =</w:t>
            </w:r>
            <w:r w:rsidR="004F0939" w:rsidRPr="00027831">
              <w:rPr>
                <w:rFonts w:ascii="Arial" w:hAnsi="Arial" w:cs="Arial"/>
                <w:b/>
                <w:color w:val="000000" w:themeColor="text1"/>
                <w:sz w:val="16"/>
                <w:lang w:val="en-US"/>
              </w:rPr>
              <w:t xml:space="preserve"> 0.0</w:t>
            </w:r>
            <w:r>
              <w:rPr>
                <w:rFonts w:ascii="Arial" w:hAnsi="Arial" w:cs="Arial"/>
                <w:b/>
                <w:color w:val="000000" w:themeColor="text1"/>
                <w:sz w:val="16"/>
                <w:lang w:val="en-US"/>
              </w:rPr>
              <w:t>24</w:t>
            </w:r>
            <w:r w:rsidR="004F0939" w:rsidRPr="00027831">
              <w:rPr>
                <w:rFonts w:ascii="Arial" w:hAnsi="Arial" w:cs="Arial"/>
                <w:b/>
                <w:color w:val="000000" w:themeColor="text1"/>
                <w:sz w:val="16"/>
                <w:lang w:val="en-US"/>
              </w:rPr>
              <w:t>,</w:t>
            </w:r>
          </w:p>
          <w:p w14:paraId="39195E7A" w14:textId="2ADE4A6B"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555</w:t>
            </w:r>
          </w:p>
        </w:tc>
      </w:tr>
      <w:tr w:rsidR="004F0939" w:rsidRPr="009E2C8C" w14:paraId="292A29B9" w14:textId="77777777" w:rsidTr="009F3B37">
        <w:trPr>
          <w:trHeight w:val="554"/>
        </w:trPr>
        <w:tc>
          <w:tcPr>
            <w:tcW w:w="1021" w:type="dxa"/>
            <w:tcBorders>
              <w:top w:val="nil"/>
              <w:left w:val="nil"/>
              <w:bottom w:val="nil"/>
              <w:right w:val="nil"/>
            </w:tcBorders>
            <w:shd w:val="clear" w:color="auto" w:fill="auto"/>
            <w:noWrap/>
            <w:vAlign w:val="center"/>
          </w:tcPr>
          <w:p w14:paraId="0E062A6B" w14:textId="79B97303" w:rsidR="004F0939" w:rsidRPr="00027831" w:rsidRDefault="004F0939" w:rsidP="004F0939">
            <w:pPr>
              <w:spacing w:after="0" w:line="240" w:lineRule="auto"/>
              <w:rPr>
                <w:rFonts w:ascii="Arial" w:eastAsia="Times New Roman" w:hAnsi="Arial" w:cs="Arial"/>
                <w:sz w:val="16"/>
                <w:lang w:val="en-US" w:eastAsia="es-ES"/>
              </w:rPr>
            </w:pPr>
            <w:r w:rsidRPr="00027831">
              <w:rPr>
                <w:rFonts w:ascii="Arial" w:eastAsia="Times New Roman" w:hAnsi="Arial" w:cs="Arial"/>
                <w:sz w:val="16"/>
                <w:lang w:val="en-US" w:eastAsia="es-ES"/>
              </w:rPr>
              <w:t>SST</w:t>
            </w:r>
          </w:p>
        </w:tc>
        <w:tc>
          <w:tcPr>
            <w:tcW w:w="1601" w:type="dxa"/>
            <w:tcBorders>
              <w:top w:val="nil"/>
              <w:left w:val="nil"/>
              <w:bottom w:val="nil"/>
              <w:right w:val="nil"/>
            </w:tcBorders>
            <w:shd w:val="clear" w:color="auto" w:fill="auto"/>
            <w:noWrap/>
            <w:vAlign w:val="center"/>
          </w:tcPr>
          <w:p w14:paraId="5A7E307A" w14:textId="7E104452" w:rsidR="004F0939" w:rsidRPr="009E2C8C" w:rsidRDefault="004F0939" w:rsidP="004F0939">
            <w:pPr>
              <w:spacing w:after="0" w:line="240" w:lineRule="auto"/>
              <w:rPr>
                <w:rFonts w:ascii="Arial" w:eastAsia="Times New Roman" w:hAnsi="Arial" w:cs="Arial"/>
                <w:color w:val="000000" w:themeColor="text1"/>
                <w:sz w:val="16"/>
                <w:lang w:val="en-US" w:eastAsia="es-ES"/>
              </w:rPr>
            </w:pPr>
            <w:r w:rsidRPr="009E2C8C">
              <w:rPr>
                <w:rFonts w:ascii="Arial" w:eastAsia="Times New Roman" w:hAnsi="Arial" w:cs="Arial"/>
                <w:color w:val="000000" w:themeColor="text1"/>
                <w:sz w:val="16"/>
                <w:lang w:val="en-US" w:eastAsia="es-ES"/>
              </w:rPr>
              <w:t xml:space="preserve">r </w:t>
            </w:r>
            <w:r w:rsidR="00027831" w:rsidRPr="009E2C8C">
              <w:rPr>
                <w:rFonts w:ascii="Arial" w:eastAsia="Times New Roman" w:hAnsi="Arial" w:cs="Arial"/>
                <w:color w:val="000000" w:themeColor="text1"/>
                <w:sz w:val="16"/>
                <w:lang w:val="en-US" w:eastAsia="es-ES"/>
              </w:rPr>
              <w:t>= 0.</w:t>
            </w:r>
            <w:r w:rsidR="009E2C8C" w:rsidRPr="009E2C8C">
              <w:rPr>
                <w:rFonts w:ascii="Arial" w:eastAsia="Times New Roman" w:hAnsi="Arial" w:cs="Arial"/>
                <w:color w:val="000000" w:themeColor="text1"/>
                <w:sz w:val="16"/>
                <w:lang w:val="en-US" w:eastAsia="es-ES"/>
              </w:rPr>
              <w:t>01</w:t>
            </w:r>
            <w:r w:rsidR="00027831" w:rsidRPr="009E2C8C">
              <w:rPr>
                <w:rFonts w:ascii="Arial" w:eastAsia="Times New Roman" w:hAnsi="Arial" w:cs="Arial"/>
                <w:color w:val="000000" w:themeColor="text1"/>
                <w:sz w:val="16"/>
                <w:lang w:val="en-US" w:eastAsia="es-ES"/>
              </w:rPr>
              <w:t>, p =</w:t>
            </w:r>
            <w:r w:rsidR="009E2C8C" w:rsidRPr="009E2C8C">
              <w:rPr>
                <w:rFonts w:ascii="Arial" w:eastAsia="Times New Roman" w:hAnsi="Arial" w:cs="Arial"/>
                <w:color w:val="000000" w:themeColor="text1"/>
                <w:sz w:val="16"/>
                <w:lang w:val="en-US" w:eastAsia="es-ES"/>
              </w:rPr>
              <w:t xml:space="preserve"> 0.057</w:t>
            </w:r>
            <w:r w:rsidRPr="009E2C8C">
              <w:rPr>
                <w:rFonts w:ascii="Arial" w:eastAsia="Times New Roman" w:hAnsi="Arial" w:cs="Arial"/>
                <w:color w:val="000000" w:themeColor="text1"/>
                <w:sz w:val="16"/>
                <w:lang w:val="en-US" w:eastAsia="es-ES"/>
              </w:rPr>
              <w:t>,</w:t>
            </w:r>
          </w:p>
          <w:p w14:paraId="1D95F548" w14:textId="19259236" w:rsidR="004F0939" w:rsidRPr="00027831" w:rsidRDefault="004F0939" w:rsidP="004F0939">
            <w:pPr>
              <w:spacing w:after="0" w:line="240" w:lineRule="auto"/>
              <w:rPr>
                <w:rFonts w:ascii="Arial" w:eastAsia="Times New Roman" w:hAnsi="Arial" w:cs="Arial"/>
                <w:color w:val="000000" w:themeColor="text1"/>
                <w:sz w:val="16"/>
                <w:lang w:val="en-US" w:eastAsia="es-ES"/>
              </w:rPr>
            </w:pPr>
            <w:r w:rsidRPr="009E2C8C">
              <w:rPr>
                <w:rFonts w:ascii="Arial" w:eastAsia="Times New Roman" w:hAnsi="Arial" w:cs="Arial"/>
                <w:color w:val="000000" w:themeColor="text1"/>
                <w:sz w:val="16"/>
                <w:lang w:val="en-US" w:eastAsia="es-ES"/>
              </w:rPr>
              <w:t>n = 780</w:t>
            </w:r>
          </w:p>
        </w:tc>
        <w:tc>
          <w:tcPr>
            <w:tcW w:w="1598" w:type="dxa"/>
            <w:tcBorders>
              <w:top w:val="nil"/>
              <w:left w:val="nil"/>
              <w:bottom w:val="nil"/>
              <w:right w:val="nil"/>
            </w:tcBorders>
            <w:shd w:val="clear" w:color="auto" w:fill="auto"/>
            <w:noWrap/>
            <w:vAlign w:val="center"/>
          </w:tcPr>
          <w:p w14:paraId="1AE68116" w14:textId="36689426" w:rsidR="004F0939" w:rsidRPr="00027831" w:rsidRDefault="00027831" w:rsidP="004F0939">
            <w:pPr>
              <w:spacing w:after="0" w:line="240" w:lineRule="auto"/>
              <w:rPr>
                <w:rFonts w:ascii="Arial" w:eastAsia="Times New Roman" w:hAnsi="Arial" w:cs="Arial"/>
                <w:color w:val="000000" w:themeColor="text1"/>
                <w:sz w:val="16"/>
                <w:lang w:val="en-US" w:eastAsia="es-ES"/>
              </w:rPr>
            </w:pPr>
            <w:r w:rsidRPr="00027831">
              <w:rPr>
                <w:rFonts w:ascii="Arial" w:eastAsia="Times New Roman" w:hAnsi="Arial" w:cs="Arial"/>
                <w:color w:val="000000" w:themeColor="text1"/>
                <w:sz w:val="16"/>
                <w:lang w:val="en-US" w:eastAsia="es-ES"/>
              </w:rPr>
              <w:t>r = 0.17</w:t>
            </w:r>
            <w:r w:rsidR="004F0939" w:rsidRPr="00027831">
              <w:rPr>
                <w:rFonts w:ascii="Arial" w:eastAsia="Times New Roman" w:hAnsi="Arial" w:cs="Arial"/>
                <w:color w:val="000000" w:themeColor="text1"/>
                <w:sz w:val="16"/>
                <w:lang w:val="en-US" w:eastAsia="es-ES"/>
              </w:rPr>
              <w:t>, p = 0.</w:t>
            </w:r>
            <w:r w:rsidRPr="00027831">
              <w:rPr>
                <w:rFonts w:ascii="Arial" w:eastAsia="Times New Roman" w:hAnsi="Arial" w:cs="Arial"/>
                <w:color w:val="000000" w:themeColor="text1"/>
                <w:sz w:val="16"/>
                <w:lang w:val="en-US" w:eastAsia="es-ES"/>
              </w:rPr>
              <w:t>722</w:t>
            </w:r>
            <w:r w:rsidR="004F0939" w:rsidRPr="00027831">
              <w:rPr>
                <w:rFonts w:ascii="Arial" w:eastAsia="Times New Roman" w:hAnsi="Arial" w:cs="Arial"/>
                <w:color w:val="000000" w:themeColor="text1"/>
                <w:sz w:val="16"/>
                <w:lang w:val="en-US" w:eastAsia="es-ES"/>
              </w:rPr>
              <w:t>,</w:t>
            </w:r>
          </w:p>
          <w:p w14:paraId="1CEF9DA8" w14:textId="17F2EC81"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eastAsia="Times New Roman" w:hAnsi="Arial" w:cs="Arial"/>
                <w:color w:val="000000" w:themeColor="text1"/>
                <w:sz w:val="16"/>
                <w:lang w:val="en-US" w:eastAsia="es-ES"/>
              </w:rPr>
              <w:t>n = 408</w:t>
            </w:r>
          </w:p>
        </w:tc>
        <w:tc>
          <w:tcPr>
            <w:tcW w:w="1662" w:type="dxa"/>
            <w:tcBorders>
              <w:top w:val="nil"/>
              <w:left w:val="nil"/>
              <w:bottom w:val="nil"/>
              <w:right w:val="nil"/>
            </w:tcBorders>
            <w:shd w:val="clear" w:color="auto" w:fill="auto"/>
            <w:noWrap/>
            <w:vAlign w:val="center"/>
          </w:tcPr>
          <w:p w14:paraId="5D67DD97" w14:textId="35284C0C" w:rsidR="004F0939" w:rsidRPr="00F94909" w:rsidRDefault="004F0939"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 xml:space="preserve">r = </w:t>
            </w:r>
            <w:r w:rsidR="0089668D" w:rsidRPr="00F94909">
              <w:rPr>
                <w:rFonts w:ascii="Arial" w:eastAsia="Times New Roman" w:hAnsi="Arial" w:cs="Arial"/>
                <w:b/>
                <w:color w:val="000000" w:themeColor="text1"/>
                <w:sz w:val="16"/>
                <w:lang w:val="en-US" w:eastAsia="es-ES"/>
              </w:rPr>
              <w:t>0.09</w:t>
            </w:r>
            <w:r w:rsidRPr="00F94909">
              <w:rPr>
                <w:rFonts w:ascii="Arial" w:eastAsia="Times New Roman" w:hAnsi="Arial" w:cs="Arial"/>
                <w:b/>
                <w:color w:val="000000" w:themeColor="text1"/>
                <w:sz w:val="16"/>
                <w:lang w:val="en-US" w:eastAsia="es-ES"/>
              </w:rPr>
              <w:t>, p</w:t>
            </w:r>
            <w:r w:rsidR="00027831" w:rsidRPr="00F94909">
              <w:rPr>
                <w:rFonts w:ascii="Arial" w:eastAsia="Times New Roman" w:hAnsi="Arial" w:cs="Arial"/>
                <w:b/>
                <w:color w:val="000000" w:themeColor="text1"/>
                <w:sz w:val="16"/>
                <w:lang w:val="en-US" w:eastAsia="es-ES"/>
              </w:rPr>
              <w:t xml:space="preserve"> =</w:t>
            </w:r>
            <w:r w:rsidRPr="00F94909">
              <w:rPr>
                <w:rFonts w:ascii="Arial" w:eastAsia="Times New Roman" w:hAnsi="Arial" w:cs="Arial"/>
                <w:b/>
                <w:color w:val="000000" w:themeColor="text1"/>
                <w:sz w:val="16"/>
                <w:lang w:val="en-US" w:eastAsia="es-ES"/>
              </w:rPr>
              <w:t xml:space="preserve"> 0.0</w:t>
            </w:r>
            <w:r w:rsidR="0089668D" w:rsidRPr="00F94909">
              <w:rPr>
                <w:rFonts w:ascii="Arial" w:eastAsia="Times New Roman" w:hAnsi="Arial" w:cs="Arial"/>
                <w:b/>
                <w:color w:val="000000" w:themeColor="text1"/>
                <w:sz w:val="16"/>
                <w:lang w:val="en-US" w:eastAsia="es-ES"/>
              </w:rPr>
              <w:t>12</w:t>
            </w:r>
            <w:r w:rsidRPr="00F94909">
              <w:rPr>
                <w:rFonts w:ascii="Arial" w:eastAsia="Times New Roman" w:hAnsi="Arial" w:cs="Arial"/>
                <w:b/>
                <w:color w:val="000000" w:themeColor="text1"/>
                <w:sz w:val="16"/>
                <w:lang w:val="en-US" w:eastAsia="es-ES"/>
              </w:rPr>
              <w:t>,</w:t>
            </w:r>
          </w:p>
          <w:p w14:paraId="2F7FE8FC" w14:textId="6A7C1B81" w:rsidR="004F0939" w:rsidRPr="00F94909" w:rsidRDefault="00F94909"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n = 744</w:t>
            </w:r>
          </w:p>
        </w:tc>
        <w:tc>
          <w:tcPr>
            <w:tcW w:w="1593" w:type="dxa"/>
            <w:tcBorders>
              <w:top w:val="nil"/>
              <w:left w:val="nil"/>
              <w:bottom w:val="nil"/>
              <w:right w:val="nil"/>
            </w:tcBorders>
            <w:shd w:val="clear" w:color="auto" w:fill="auto"/>
            <w:noWrap/>
            <w:vAlign w:val="center"/>
          </w:tcPr>
          <w:p w14:paraId="22DC5557" w14:textId="7E863C47" w:rsidR="004F0939" w:rsidRPr="00027831" w:rsidRDefault="00F94909" w:rsidP="004F0939">
            <w:pPr>
              <w:spacing w:after="0" w:line="240" w:lineRule="auto"/>
              <w:rPr>
                <w:rFonts w:ascii="Arial" w:eastAsia="Times New Roman" w:hAnsi="Arial" w:cs="Arial"/>
                <w:b/>
                <w:color w:val="000000" w:themeColor="text1"/>
                <w:sz w:val="16"/>
                <w:lang w:val="en-US" w:eastAsia="es-ES"/>
              </w:rPr>
            </w:pPr>
            <w:r>
              <w:rPr>
                <w:rFonts w:ascii="Arial" w:eastAsia="Times New Roman" w:hAnsi="Arial" w:cs="Arial"/>
                <w:b/>
                <w:color w:val="000000" w:themeColor="text1"/>
                <w:sz w:val="16"/>
                <w:lang w:val="en-US" w:eastAsia="es-ES"/>
              </w:rPr>
              <w:t>r = 0.07, p =</w:t>
            </w:r>
            <w:r w:rsidR="004F0939" w:rsidRPr="00027831">
              <w:rPr>
                <w:rFonts w:ascii="Arial" w:eastAsia="Times New Roman" w:hAnsi="Arial" w:cs="Arial"/>
                <w:b/>
                <w:color w:val="000000" w:themeColor="text1"/>
                <w:sz w:val="16"/>
                <w:lang w:val="en-US" w:eastAsia="es-ES"/>
              </w:rPr>
              <w:t xml:space="preserve"> 0.0</w:t>
            </w:r>
            <w:r>
              <w:rPr>
                <w:rFonts w:ascii="Arial" w:eastAsia="Times New Roman" w:hAnsi="Arial" w:cs="Arial"/>
                <w:b/>
                <w:color w:val="000000" w:themeColor="text1"/>
                <w:sz w:val="16"/>
                <w:lang w:val="en-US" w:eastAsia="es-ES"/>
              </w:rPr>
              <w:t>47</w:t>
            </w:r>
            <w:r w:rsidR="004F0939" w:rsidRPr="00027831">
              <w:rPr>
                <w:rFonts w:ascii="Arial" w:eastAsia="Times New Roman" w:hAnsi="Arial" w:cs="Arial"/>
                <w:b/>
                <w:color w:val="000000" w:themeColor="text1"/>
                <w:sz w:val="16"/>
                <w:lang w:val="en-US" w:eastAsia="es-ES"/>
              </w:rPr>
              <w:t>,</w:t>
            </w:r>
          </w:p>
          <w:p w14:paraId="5919D2CD" w14:textId="4E6EBF4A" w:rsidR="004F0939" w:rsidRPr="00027831" w:rsidRDefault="002D1ACA" w:rsidP="004F0939">
            <w:pPr>
              <w:spacing w:after="0" w:line="240" w:lineRule="auto"/>
              <w:rPr>
                <w:rFonts w:ascii="Arial" w:eastAsia="Times New Roman" w:hAnsi="Arial" w:cs="Arial"/>
                <w:b/>
                <w:color w:val="000000" w:themeColor="text1"/>
                <w:sz w:val="16"/>
                <w:lang w:val="en-US" w:eastAsia="es-ES"/>
              </w:rPr>
            </w:pPr>
            <w:r w:rsidRPr="00027831">
              <w:rPr>
                <w:rFonts w:ascii="Arial" w:eastAsia="Times New Roman" w:hAnsi="Arial" w:cs="Arial"/>
                <w:b/>
                <w:color w:val="000000" w:themeColor="text1"/>
                <w:sz w:val="16"/>
                <w:lang w:val="en-US" w:eastAsia="es-ES"/>
              </w:rPr>
              <w:t>n = 780</w:t>
            </w:r>
          </w:p>
        </w:tc>
        <w:tc>
          <w:tcPr>
            <w:tcW w:w="1667" w:type="dxa"/>
            <w:tcBorders>
              <w:top w:val="nil"/>
              <w:left w:val="nil"/>
              <w:bottom w:val="nil"/>
              <w:right w:val="nil"/>
            </w:tcBorders>
            <w:shd w:val="clear" w:color="auto" w:fill="auto"/>
            <w:noWrap/>
            <w:vAlign w:val="center"/>
          </w:tcPr>
          <w:p w14:paraId="3A2BDDD2" w14:textId="40BAF5AF" w:rsidR="004F0939" w:rsidRPr="009E2C8C" w:rsidRDefault="009E2C8C" w:rsidP="004F0939">
            <w:pPr>
              <w:spacing w:after="0" w:line="240" w:lineRule="auto"/>
              <w:rPr>
                <w:rFonts w:ascii="Arial" w:eastAsia="Times New Roman" w:hAnsi="Arial" w:cs="Arial"/>
                <w:color w:val="000000" w:themeColor="text1"/>
                <w:sz w:val="16"/>
                <w:lang w:val="en-US" w:eastAsia="es-ES"/>
              </w:rPr>
            </w:pPr>
            <w:r w:rsidRPr="009E2C8C">
              <w:rPr>
                <w:rFonts w:ascii="Arial" w:eastAsia="Times New Roman" w:hAnsi="Arial" w:cs="Arial"/>
                <w:color w:val="000000" w:themeColor="text1"/>
                <w:sz w:val="16"/>
                <w:lang w:val="en-US" w:eastAsia="es-ES"/>
              </w:rPr>
              <w:t>r = 0.01</w:t>
            </w:r>
            <w:r w:rsidR="009F5F79" w:rsidRPr="009E2C8C">
              <w:rPr>
                <w:rFonts w:ascii="Arial" w:eastAsia="Times New Roman" w:hAnsi="Arial" w:cs="Arial"/>
                <w:color w:val="000000" w:themeColor="text1"/>
                <w:sz w:val="16"/>
                <w:lang w:val="en-US" w:eastAsia="es-ES"/>
              </w:rPr>
              <w:t>, p =</w:t>
            </w:r>
            <w:r w:rsidR="004F0939" w:rsidRPr="009E2C8C">
              <w:rPr>
                <w:rFonts w:ascii="Arial" w:eastAsia="Times New Roman" w:hAnsi="Arial" w:cs="Arial"/>
                <w:color w:val="000000" w:themeColor="text1"/>
                <w:sz w:val="16"/>
                <w:lang w:val="en-US" w:eastAsia="es-ES"/>
              </w:rPr>
              <w:t xml:space="preserve"> 0.</w:t>
            </w:r>
            <w:r w:rsidRPr="009E2C8C">
              <w:rPr>
                <w:rFonts w:ascii="Arial" w:eastAsia="Times New Roman" w:hAnsi="Arial" w:cs="Arial"/>
                <w:color w:val="000000" w:themeColor="text1"/>
                <w:sz w:val="16"/>
                <w:lang w:val="en-US" w:eastAsia="es-ES"/>
              </w:rPr>
              <w:t>75</w:t>
            </w:r>
            <w:r w:rsidR="009F5F79" w:rsidRPr="009E2C8C">
              <w:rPr>
                <w:rFonts w:ascii="Arial" w:eastAsia="Times New Roman" w:hAnsi="Arial" w:cs="Arial"/>
                <w:color w:val="000000" w:themeColor="text1"/>
                <w:sz w:val="16"/>
                <w:lang w:val="en-US" w:eastAsia="es-ES"/>
              </w:rPr>
              <w:t>6</w:t>
            </w:r>
            <w:r w:rsidR="004F0939" w:rsidRPr="009E2C8C">
              <w:rPr>
                <w:rFonts w:ascii="Arial" w:eastAsia="Times New Roman" w:hAnsi="Arial" w:cs="Arial"/>
                <w:color w:val="000000" w:themeColor="text1"/>
                <w:sz w:val="16"/>
                <w:lang w:val="en-US" w:eastAsia="es-ES"/>
              </w:rPr>
              <w:t>,</w:t>
            </w:r>
          </w:p>
          <w:p w14:paraId="4EB8F8B5" w14:textId="2F97456C" w:rsidR="004F0939" w:rsidRPr="00027831" w:rsidRDefault="0017014E" w:rsidP="004F0939">
            <w:pPr>
              <w:spacing w:after="0" w:line="240" w:lineRule="auto"/>
              <w:rPr>
                <w:rFonts w:ascii="Arial" w:eastAsia="Times New Roman" w:hAnsi="Arial" w:cs="Arial"/>
                <w:color w:val="000000" w:themeColor="text1"/>
                <w:sz w:val="16"/>
                <w:lang w:val="en-US" w:eastAsia="es-ES"/>
              </w:rPr>
            </w:pPr>
            <w:r w:rsidRPr="009E2C8C">
              <w:rPr>
                <w:rFonts w:ascii="Arial" w:eastAsia="Times New Roman" w:hAnsi="Arial" w:cs="Arial"/>
                <w:color w:val="000000" w:themeColor="text1"/>
                <w:sz w:val="16"/>
                <w:lang w:val="en-US" w:eastAsia="es-ES"/>
              </w:rPr>
              <w:t>n = 780</w:t>
            </w:r>
          </w:p>
        </w:tc>
      </w:tr>
      <w:tr w:rsidR="004F0939" w:rsidRPr="001C796C" w14:paraId="7857410B" w14:textId="77777777" w:rsidTr="009F3B37">
        <w:trPr>
          <w:trHeight w:val="554"/>
        </w:trPr>
        <w:tc>
          <w:tcPr>
            <w:tcW w:w="1021" w:type="dxa"/>
            <w:tcBorders>
              <w:top w:val="nil"/>
              <w:left w:val="nil"/>
              <w:bottom w:val="nil"/>
              <w:right w:val="nil"/>
            </w:tcBorders>
            <w:shd w:val="clear" w:color="auto" w:fill="auto"/>
            <w:noWrap/>
            <w:vAlign w:val="center"/>
            <w:hideMark/>
          </w:tcPr>
          <w:p w14:paraId="46B65372" w14:textId="77777777" w:rsidR="004F0939" w:rsidRPr="00027831" w:rsidRDefault="004F0939" w:rsidP="004F0939">
            <w:pPr>
              <w:spacing w:after="0" w:line="240" w:lineRule="auto"/>
              <w:rPr>
                <w:rFonts w:ascii="Arial" w:eastAsia="Times New Roman" w:hAnsi="Arial" w:cs="Arial"/>
                <w:sz w:val="16"/>
                <w:lang w:val="en-US" w:eastAsia="es-ES"/>
              </w:rPr>
            </w:pPr>
            <w:r w:rsidRPr="00027831">
              <w:rPr>
                <w:rFonts w:ascii="Arial" w:eastAsia="Times New Roman" w:hAnsi="Arial" w:cs="Arial"/>
                <w:sz w:val="16"/>
                <w:lang w:val="en-US" w:eastAsia="es-ES"/>
              </w:rPr>
              <w:t>SOI</w:t>
            </w:r>
          </w:p>
        </w:tc>
        <w:tc>
          <w:tcPr>
            <w:tcW w:w="1601" w:type="dxa"/>
            <w:tcBorders>
              <w:top w:val="nil"/>
              <w:left w:val="nil"/>
              <w:bottom w:val="nil"/>
              <w:right w:val="nil"/>
            </w:tcBorders>
            <w:shd w:val="clear" w:color="auto" w:fill="auto"/>
            <w:noWrap/>
            <w:vAlign w:val="center"/>
            <w:hideMark/>
          </w:tcPr>
          <w:p w14:paraId="42B8741B" w14:textId="1279D686" w:rsidR="004F0939" w:rsidRPr="009E2C8C" w:rsidRDefault="009E2C8C" w:rsidP="004F0939">
            <w:pPr>
              <w:spacing w:after="0" w:line="240" w:lineRule="auto"/>
              <w:rPr>
                <w:rFonts w:ascii="Arial" w:eastAsia="Times New Roman" w:hAnsi="Arial" w:cs="Arial"/>
                <w:b/>
                <w:color w:val="000000" w:themeColor="text1"/>
                <w:sz w:val="16"/>
                <w:lang w:val="en-US" w:eastAsia="es-ES"/>
              </w:rPr>
            </w:pPr>
            <w:r w:rsidRPr="009E2C8C">
              <w:rPr>
                <w:rFonts w:ascii="Arial" w:eastAsia="Times New Roman" w:hAnsi="Arial" w:cs="Arial"/>
                <w:b/>
                <w:color w:val="000000" w:themeColor="text1"/>
                <w:sz w:val="16"/>
                <w:lang w:val="en-US" w:eastAsia="es-ES"/>
              </w:rPr>
              <w:t xml:space="preserve">r = </w:t>
            </w:r>
            <w:r w:rsidR="004F0939" w:rsidRPr="009E2C8C">
              <w:rPr>
                <w:rFonts w:ascii="Arial" w:eastAsia="Times New Roman" w:hAnsi="Arial" w:cs="Arial"/>
                <w:b/>
                <w:color w:val="000000" w:themeColor="text1"/>
                <w:sz w:val="16"/>
                <w:lang w:val="en-US" w:eastAsia="es-ES"/>
              </w:rPr>
              <w:t>0.0</w:t>
            </w:r>
            <w:r w:rsidRPr="009E2C8C">
              <w:rPr>
                <w:rFonts w:ascii="Arial" w:eastAsia="Times New Roman" w:hAnsi="Arial" w:cs="Arial"/>
                <w:b/>
                <w:color w:val="000000" w:themeColor="text1"/>
                <w:sz w:val="16"/>
                <w:lang w:val="en-US" w:eastAsia="es-ES"/>
              </w:rPr>
              <w:t>8</w:t>
            </w:r>
            <w:r w:rsidR="004F0939" w:rsidRPr="009E2C8C">
              <w:rPr>
                <w:rFonts w:ascii="Arial" w:eastAsia="Times New Roman" w:hAnsi="Arial" w:cs="Arial"/>
                <w:b/>
                <w:color w:val="000000" w:themeColor="text1"/>
                <w:sz w:val="16"/>
                <w:lang w:val="en-US" w:eastAsia="es-ES"/>
              </w:rPr>
              <w:t>, p = 0.</w:t>
            </w:r>
            <w:r w:rsidRPr="009E2C8C">
              <w:rPr>
                <w:rFonts w:ascii="Arial" w:eastAsia="Times New Roman" w:hAnsi="Arial" w:cs="Arial"/>
                <w:b/>
                <w:color w:val="000000" w:themeColor="text1"/>
                <w:sz w:val="16"/>
                <w:lang w:val="en-US" w:eastAsia="es-ES"/>
              </w:rPr>
              <w:t>025</w:t>
            </w:r>
            <w:r w:rsidR="004F0939" w:rsidRPr="009E2C8C">
              <w:rPr>
                <w:rFonts w:ascii="Arial" w:eastAsia="Times New Roman" w:hAnsi="Arial" w:cs="Arial"/>
                <w:b/>
                <w:color w:val="000000" w:themeColor="text1"/>
                <w:sz w:val="16"/>
                <w:lang w:val="en-US" w:eastAsia="es-ES"/>
              </w:rPr>
              <w:t>,</w:t>
            </w:r>
          </w:p>
          <w:p w14:paraId="5BAC0CA9" w14:textId="704F46DF" w:rsidR="004F0939" w:rsidRPr="009E2C8C" w:rsidRDefault="004F0939" w:rsidP="004F0939">
            <w:pPr>
              <w:spacing w:after="0" w:line="240" w:lineRule="auto"/>
              <w:rPr>
                <w:rFonts w:ascii="Arial" w:eastAsia="Times New Roman" w:hAnsi="Arial" w:cs="Arial"/>
                <w:b/>
                <w:color w:val="000000" w:themeColor="text1"/>
                <w:sz w:val="16"/>
                <w:lang w:val="en-US" w:eastAsia="es-ES"/>
              </w:rPr>
            </w:pPr>
            <w:r w:rsidRPr="009E2C8C">
              <w:rPr>
                <w:rFonts w:ascii="Arial" w:eastAsia="Times New Roman" w:hAnsi="Arial" w:cs="Arial"/>
                <w:b/>
                <w:color w:val="000000" w:themeColor="text1"/>
                <w:sz w:val="16"/>
                <w:lang w:val="en-US" w:eastAsia="es-ES"/>
              </w:rPr>
              <w:t>n = 780</w:t>
            </w:r>
          </w:p>
        </w:tc>
        <w:tc>
          <w:tcPr>
            <w:tcW w:w="1598" w:type="dxa"/>
            <w:tcBorders>
              <w:top w:val="nil"/>
              <w:left w:val="nil"/>
              <w:bottom w:val="nil"/>
              <w:right w:val="nil"/>
            </w:tcBorders>
            <w:shd w:val="clear" w:color="auto" w:fill="auto"/>
            <w:noWrap/>
            <w:vAlign w:val="center"/>
            <w:hideMark/>
          </w:tcPr>
          <w:p w14:paraId="2FA47915" w14:textId="0788C549"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eastAsia="Times New Roman" w:hAnsi="Arial" w:cs="Arial"/>
                <w:b/>
                <w:color w:val="000000" w:themeColor="text1"/>
                <w:sz w:val="16"/>
                <w:lang w:val="en-US" w:eastAsia="es-ES"/>
              </w:rPr>
              <w:t>r = 0.10, p = 0.03</w:t>
            </w:r>
            <w:r w:rsidR="00027831" w:rsidRPr="00027831">
              <w:rPr>
                <w:rFonts w:ascii="Arial" w:eastAsia="Times New Roman" w:hAnsi="Arial" w:cs="Arial"/>
                <w:b/>
                <w:color w:val="000000" w:themeColor="text1"/>
                <w:sz w:val="16"/>
                <w:lang w:val="en-US" w:eastAsia="es-ES"/>
              </w:rPr>
              <w:t>9</w:t>
            </w:r>
            <w:r w:rsidRPr="00027831">
              <w:rPr>
                <w:rFonts w:ascii="Arial" w:eastAsia="Times New Roman" w:hAnsi="Arial" w:cs="Arial"/>
                <w:b/>
                <w:color w:val="000000" w:themeColor="text1"/>
                <w:sz w:val="16"/>
                <w:lang w:val="en-US" w:eastAsia="es-ES"/>
              </w:rPr>
              <w:t>,</w:t>
            </w:r>
          </w:p>
          <w:p w14:paraId="726E9DD6" w14:textId="6492A20E"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eastAsia="Times New Roman" w:hAnsi="Arial" w:cs="Arial"/>
                <w:b/>
                <w:color w:val="000000" w:themeColor="text1"/>
                <w:sz w:val="16"/>
                <w:lang w:val="en-US" w:eastAsia="es-ES"/>
              </w:rPr>
              <w:t>n = 408</w:t>
            </w:r>
          </w:p>
        </w:tc>
        <w:tc>
          <w:tcPr>
            <w:tcW w:w="1662" w:type="dxa"/>
            <w:tcBorders>
              <w:top w:val="nil"/>
              <w:left w:val="nil"/>
              <w:bottom w:val="nil"/>
              <w:right w:val="nil"/>
            </w:tcBorders>
            <w:shd w:val="clear" w:color="auto" w:fill="auto"/>
            <w:noWrap/>
            <w:vAlign w:val="center"/>
            <w:hideMark/>
          </w:tcPr>
          <w:p w14:paraId="5CD87206" w14:textId="63D6FDC7" w:rsidR="004F0939" w:rsidRPr="00F94909" w:rsidRDefault="004F0939"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r = 0.</w:t>
            </w:r>
            <w:r w:rsidR="00F94909" w:rsidRPr="00F94909">
              <w:rPr>
                <w:rFonts w:ascii="Arial" w:eastAsia="Times New Roman" w:hAnsi="Arial" w:cs="Arial"/>
                <w:b/>
                <w:color w:val="000000" w:themeColor="text1"/>
                <w:sz w:val="16"/>
                <w:lang w:val="en-US" w:eastAsia="es-ES"/>
              </w:rPr>
              <w:t>12, p = 0.001</w:t>
            </w:r>
            <w:r w:rsidRPr="00F94909">
              <w:rPr>
                <w:rFonts w:ascii="Arial" w:eastAsia="Times New Roman" w:hAnsi="Arial" w:cs="Arial"/>
                <w:b/>
                <w:color w:val="000000" w:themeColor="text1"/>
                <w:sz w:val="16"/>
                <w:lang w:val="en-US" w:eastAsia="es-ES"/>
              </w:rPr>
              <w:t>,</w:t>
            </w:r>
          </w:p>
          <w:p w14:paraId="18AA10E8" w14:textId="16E34BA6" w:rsidR="004F0939" w:rsidRPr="00F94909" w:rsidRDefault="00F94909"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n = 744</w:t>
            </w:r>
          </w:p>
        </w:tc>
        <w:tc>
          <w:tcPr>
            <w:tcW w:w="1593" w:type="dxa"/>
            <w:tcBorders>
              <w:top w:val="nil"/>
              <w:left w:val="nil"/>
              <w:bottom w:val="nil"/>
              <w:right w:val="nil"/>
            </w:tcBorders>
            <w:shd w:val="clear" w:color="auto" w:fill="auto"/>
            <w:noWrap/>
            <w:vAlign w:val="center"/>
            <w:hideMark/>
          </w:tcPr>
          <w:p w14:paraId="27B828E6" w14:textId="50925944" w:rsidR="004F0939" w:rsidRPr="00F94909" w:rsidRDefault="00F94909" w:rsidP="004F0939">
            <w:pPr>
              <w:spacing w:after="0" w:line="240" w:lineRule="auto"/>
              <w:rPr>
                <w:rFonts w:ascii="Arial" w:eastAsia="Times New Roman" w:hAnsi="Arial" w:cs="Arial"/>
                <w:color w:val="000000" w:themeColor="text1"/>
                <w:sz w:val="16"/>
                <w:lang w:val="es-ES" w:eastAsia="es-ES"/>
              </w:rPr>
            </w:pPr>
            <w:r w:rsidRPr="00F94909">
              <w:rPr>
                <w:rFonts w:ascii="Arial" w:eastAsia="Times New Roman" w:hAnsi="Arial" w:cs="Arial"/>
                <w:color w:val="000000" w:themeColor="text1"/>
                <w:sz w:val="16"/>
                <w:lang w:val="es-ES" w:eastAsia="es-ES"/>
              </w:rPr>
              <w:t>r = -0.01, p =</w:t>
            </w:r>
            <w:r w:rsidR="004F0939" w:rsidRPr="00F94909">
              <w:rPr>
                <w:rFonts w:ascii="Arial" w:eastAsia="Times New Roman" w:hAnsi="Arial" w:cs="Arial"/>
                <w:color w:val="000000" w:themeColor="text1"/>
                <w:sz w:val="16"/>
                <w:lang w:val="es-ES" w:eastAsia="es-ES"/>
              </w:rPr>
              <w:t xml:space="preserve"> 0.</w:t>
            </w:r>
            <w:r w:rsidRPr="00F94909">
              <w:rPr>
                <w:rFonts w:ascii="Arial" w:eastAsia="Times New Roman" w:hAnsi="Arial" w:cs="Arial"/>
                <w:color w:val="000000" w:themeColor="text1"/>
                <w:sz w:val="16"/>
                <w:lang w:val="es-ES" w:eastAsia="es-ES"/>
              </w:rPr>
              <w:t>887</w:t>
            </w:r>
            <w:r w:rsidR="004F0939" w:rsidRPr="00F94909">
              <w:rPr>
                <w:rFonts w:ascii="Arial" w:eastAsia="Times New Roman" w:hAnsi="Arial" w:cs="Arial"/>
                <w:color w:val="000000" w:themeColor="text1"/>
                <w:sz w:val="16"/>
                <w:lang w:val="es-ES" w:eastAsia="es-ES"/>
              </w:rPr>
              <w:t>,</w:t>
            </w:r>
          </w:p>
          <w:p w14:paraId="4F5758FD" w14:textId="0B1E6292" w:rsidR="004F0939" w:rsidRPr="00F94909" w:rsidRDefault="004F0939" w:rsidP="004F0939">
            <w:pPr>
              <w:spacing w:after="0" w:line="240" w:lineRule="auto"/>
              <w:rPr>
                <w:rFonts w:ascii="Arial" w:eastAsia="Times New Roman" w:hAnsi="Arial" w:cs="Arial"/>
                <w:color w:val="000000" w:themeColor="text1"/>
                <w:sz w:val="16"/>
                <w:lang w:val="es-ES" w:eastAsia="es-ES"/>
              </w:rPr>
            </w:pPr>
            <w:r w:rsidRPr="00F94909">
              <w:rPr>
                <w:rFonts w:ascii="Arial" w:eastAsia="Times New Roman" w:hAnsi="Arial" w:cs="Arial"/>
                <w:color w:val="000000" w:themeColor="text1"/>
                <w:sz w:val="16"/>
                <w:lang w:val="es-ES" w:eastAsia="es-ES"/>
              </w:rPr>
              <w:t>n = 780</w:t>
            </w:r>
          </w:p>
        </w:tc>
        <w:tc>
          <w:tcPr>
            <w:tcW w:w="1667" w:type="dxa"/>
            <w:tcBorders>
              <w:top w:val="nil"/>
              <w:left w:val="nil"/>
              <w:bottom w:val="nil"/>
              <w:right w:val="nil"/>
            </w:tcBorders>
            <w:shd w:val="clear" w:color="auto" w:fill="auto"/>
            <w:noWrap/>
            <w:vAlign w:val="center"/>
            <w:hideMark/>
          </w:tcPr>
          <w:p w14:paraId="6611F172" w14:textId="4D30F772" w:rsidR="004F0939" w:rsidRPr="009F5F79" w:rsidRDefault="004F0939" w:rsidP="004F0939">
            <w:pPr>
              <w:spacing w:after="0" w:line="240" w:lineRule="auto"/>
              <w:rPr>
                <w:rFonts w:ascii="Arial" w:eastAsia="Times New Roman" w:hAnsi="Arial" w:cs="Arial"/>
                <w:b/>
                <w:color w:val="000000" w:themeColor="text1"/>
                <w:sz w:val="16"/>
                <w:lang w:val="es-ES" w:eastAsia="es-ES"/>
              </w:rPr>
            </w:pPr>
            <w:r w:rsidRPr="009F5F79">
              <w:rPr>
                <w:rFonts w:ascii="Arial" w:eastAsia="Times New Roman" w:hAnsi="Arial" w:cs="Arial"/>
                <w:b/>
                <w:color w:val="000000" w:themeColor="text1"/>
                <w:sz w:val="16"/>
                <w:lang w:val="es-ES" w:eastAsia="es-ES"/>
              </w:rPr>
              <w:t xml:space="preserve">r = </w:t>
            </w:r>
            <w:r w:rsidR="009E2C8C">
              <w:rPr>
                <w:rFonts w:ascii="Arial" w:eastAsia="Times New Roman" w:hAnsi="Arial" w:cs="Arial"/>
                <w:b/>
                <w:color w:val="000000" w:themeColor="text1"/>
                <w:sz w:val="16"/>
                <w:lang w:val="es-ES" w:eastAsia="es-ES"/>
              </w:rPr>
              <w:t>0.12</w:t>
            </w:r>
            <w:r w:rsidRPr="009F5F79">
              <w:rPr>
                <w:rFonts w:ascii="Arial" w:eastAsia="Times New Roman" w:hAnsi="Arial" w:cs="Arial"/>
                <w:b/>
                <w:color w:val="000000" w:themeColor="text1"/>
                <w:sz w:val="16"/>
                <w:lang w:val="es-ES" w:eastAsia="es-ES"/>
              </w:rPr>
              <w:t>, p = 0.</w:t>
            </w:r>
            <w:r w:rsidR="009F5F79" w:rsidRPr="009F5F79">
              <w:rPr>
                <w:rFonts w:ascii="Arial" w:eastAsia="Times New Roman" w:hAnsi="Arial" w:cs="Arial"/>
                <w:b/>
                <w:color w:val="000000" w:themeColor="text1"/>
                <w:sz w:val="16"/>
                <w:lang w:val="es-ES" w:eastAsia="es-ES"/>
              </w:rPr>
              <w:t>0</w:t>
            </w:r>
            <w:r w:rsidR="009E2C8C">
              <w:rPr>
                <w:rFonts w:ascii="Arial" w:eastAsia="Times New Roman" w:hAnsi="Arial" w:cs="Arial"/>
                <w:b/>
                <w:color w:val="000000" w:themeColor="text1"/>
                <w:sz w:val="16"/>
                <w:lang w:val="es-ES" w:eastAsia="es-ES"/>
              </w:rPr>
              <w:t>01</w:t>
            </w:r>
            <w:r w:rsidRPr="009F5F79">
              <w:rPr>
                <w:rFonts w:ascii="Arial" w:eastAsia="Times New Roman" w:hAnsi="Arial" w:cs="Arial"/>
                <w:b/>
                <w:color w:val="000000" w:themeColor="text1"/>
                <w:sz w:val="16"/>
                <w:lang w:val="es-ES" w:eastAsia="es-ES"/>
              </w:rPr>
              <w:t>,</w:t>
            </w:r>
          </w:p>
          <w:p w14:paraId="64FDD167" w14:textId="64E95294" w:rsidR="004F0939" w:rsidRPr="00C7403F" w:rsidRDefault="004F0939" w:rsidP="004F0939">
            <w:pPr>
              <w:spacing w:after="0" w:line="240" w:lineRule="auto"/>
              <w:rPr>
                <w:rFonts w:ascii="Arial" w:eastAsia="Times New Roman" w:hAnsi="Arial" w:cs="Arial"/>
                <w:b/>
                <w:color w:val="000000" w:themeColor="text1"/>
                <w:sz w:val="16"/>
                <w:lang w:val="es-ES" w:eastAsia="es-ES"/>
              </w:rPr>
            </w:pPr>
            <w:r w:rsidRPr="009F5F79">
              <w:rPr>
                <w:rFonts w:ascii="Arial" w:eastAsia="Times New Roman" w:hAnsi="Arial" w:cs="Arial"/>
                <w:b/>
                <w:color w:val="000000" w:themeColor="text1"/>
                <w:sz w:val="16"/>
                <w:lang w:val="es-ES" w:eastAsia="es-ES"/>
              </w:rPr>
              <w:t>n = 780</w:t>
            </w:r>
          </w:p>
        </w:tc>
      </w:tr>
      <w:tr w:rsidR="004F0939" w:rsidRPr="009E2C8C" w14:paraId="5DE4C5FE" w14:textId="77777777" w:rsidTr="009F3B37">
        <w:trPr>
          <w:trHeight w:val="562"/>
        </w:trPr>
        <w:tc>
          <w:tcPr>
            <w:tcW w:w="1021" w:type="dxa"/>
            <w:tcBorders>
              <w:top w:val="nil"/>
              <w:left w:val="nil"/>
              <w:bottom w:val="single" w:sz="8" w:space="0" w:color="auto"/>
              <w:right w:val="nil"/>
            </w:tcBorders>
            <w:shd w:val="clear" w:color="auto" w:fill="auto"/>
            <w:noWrap/>
            <w:vAlign w:val="center"/>
            <w:hideMark/>
          </w:tcPr>
          <w:p w14:paraId="46674107" w14:textId="342E8228" w:rsidR="004F0939" w:rsidRPr="00C7403F" w:rsidRDefault="004F0939" w:rsidP="004F0939">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AMO</w:t>
            </w:r>
          </w:p>
        </w:tc>
        <w:tc>
          <w:tcPr>
            <w:tcW w:w="1601" w:type="dxa"/>
            <w:tcBorders>
              <w:top w:val="nil"/>
              <w:left w:val="nil"/>
              <w:bottom w:val="single" w:sz="8" w:space="0" w:color="auto"/>
              <w:right w:val="nil"/>
            </w:tcBorders>
            <w:shd w:val="clear" w:color="auto" w:fill="auto"/>
            <w:noWrap/>
            <w:vAlign w:val="center"/>
            <w:hideMark/>
          </w:tcPr>
          <w:p w14:paraId="2955C3A3" w14:textId="75889937" w:rsidR="004F0939" w:rsidRPr="001C796C" w:rsidRDefault="0089668D" w:rsidP="004F0939">
            <w:pPr>
              <w:spacing w:after="0" w:line="240" w:lineRule="auto"/>
              <w:rPr>
                <w:rFonts w:ascii="Arial" w:eastAsia="Times New Roman" w:hAnsi="Arial" w:cs="Arial"/>
                <w:b/>
                <w:color w:val="000000" w:themeColor="text1"/>
                <w:sz w:val="16"/>
                <w:lang w:val="es-ES" w:eastAsia="es-ES"/>
              </w:rPr>
            </w:pPr>
            <w:r>
              <w:rPr>
                <w:rFonts w:ascii="Arial" w:eastAsia="Times New Roman" w:hAnsi="Arial" w:cs="Arial"/>
                <w:b/>
                <w:color w:val="000000" w:themeColor="text1"/>
                <w:sz w:val="16"/>
                <w:lang w:val="es-ES" w:eastAsia="es-ES"/>
              </w:rPr>
              <w:t>r = -0.1</w:t>
            </w:r>
            <w:r w:rsidR="009E2C8C">
              <w:rPr>
                <w:rFonts w:ascii="Arial" w:eastAsia="Times New Roman" w:hAnsi="Arial" w:cs="Arial"/>
                <w:b/>
                <w:color w:val="000000" w:themeColor="text1"/>
                <w:sz w:val="16"/>
                <w:lang w:val="es-ES" w:eastAsia="es-ES"/>
              </w:rPr>
              <w:t>4</w:t>
            </w:r>
            <w:r w:rsidR="00027831">
              <w:rPr>
                <w:rFonts w:ascii="Arial" w:eastAsia="Times New Roman" w:hAnsi="Arial" w:cs="Arial"/>
                <w:b/>
                <w:color w:val="000000" w:themeColor="text1"/>
                <w:sz w:val="16"/>
                <w:lang w:val="es-ES" w:eastAsia="es-ES"/>
              </w:rPr>
              <w:t>, p &lt;</w:t>
            </w:r>
            <w:r w:rsidR="004F0939" w:rsidRPr="00C7403F">
              <w:rPr>
                <w:rFonts w:ascii="Arial" w:eastAsia="Times New Roman" w:hAnsi="Arial" w:cs="Arial"/>
                <w:b/>
                <w:color w:val="000000" w:themeColor="text1"/>
                <w:sz w:val="16"/>
                <w:lang w:val="es-ES" w:eastAsia="es-ES"/>
              </w:rPr>
              <w:t xml:space="preserve"> 0.0</w:t>
            </w:r>
            <w:r w:rsidR="00027831">
              <w:rPr>
                <w:rFonts w:ascii="Arial" w:eastAsia="Times New Roman" w:hAnsi="Arial" w:cs="Arial"/>
                <w:b/>
                <w:color w:val="000000" w:themeColor="text1"/>
                <w:sz w:val="16"/>
                <w:lang w:val="es-ES" w:eastAsia="es-ES"/>
              </w:rPr>
              <w:t>0</w:t>
            </w:r>
            <w:r w:rsidR="004F0939">
              <w:rPr>
                <w:rFonts w:ascii="Arial" w:eastAsia="Times New Roman" w:hAnsi="Arial" w:cs="Arial"/>
                <w:b/>
                <w:color w:val="000000" w:themeColor="text1"/>
                <w:sz w:val="16"/>
                <w:lang w:val="es-ES" w:eastAsia="es-ES"/>
              </w:rPr>
              <w:t>1</w:t>
            </w:r>
            <w:r w:rsidR="004F0939" w:rsidRPr="00C7403F">
              <w:rPr>
                <w:rFonts w:ascii="Arial" w:eastAsia="Times New Roman" w:hAnsi="Arial" w:cs="Arial"/>
                <w:b/>
                <w:color w:val="000000" w:themeColor="text1"/>
                <w:sz w:val="16"/>
                <w:lang w:val="es-ES" w:eastAsia="es-ES"/>
              </w:rPr>
              <w:t>,</w:t>
            </w:r>
          </w:p>
          <w:p w14:paraId="0236711B" w14:textId="7118A5BE" w:rsidR="004F0939" w:rsidRPr="00C7403F" w:rsidRDefault="004F0939" w:rsidP="004F0939">
            <w:pPr>
              <w:spacing w:after="0" w:line="240" w:lineRule="auto"/>
              <w:rPr>
                <w:rFonts w:ascii="Arial" w:eastAsia="Times New Roman" w:hAnsi="Arial" w:cs="Arial"/>
                <w:b/>
                <w:color w:val="000000" w:themeColor="text1"/>
                <w:sz w:val="16"/>
                <w:lang w:val="es-ES" w:eastAsia="es-ES"/>
              </w:rPr>
            </w:pPr>
            <w:r>
              <w:rPr>
                <w:rFonts w:ascii="Arial" w:eastAsia="Times New Roman" w:hAnsi="Arial" w:cs="Arial"/>
                <w:b/>
                <w:color w:val="000000" w:themeColor="text1"/>
                <w:sz w:val="16"/>
                <w:lang w:val="es-ES" w:eastAsia="es-ES"/>
              </w:rPr>
              <w:t>n = 780</w:t>
            </w:r>
          </w:p>
        </w:tc>
        <w:tc>
          <w:tcPr>
            <w:tcW w:w="1598" w:type="dxa"/>
            <w:tcBorders>
              <w:top w:val="nil"/>
              <w:left w:val="nil"/>
              <w:bottom w:val="single" w:sz="8" w:space="0" w:color="auto"/>
              <w:right w:val="nil"/>
            </w:tcBorders>
            <w:shd w:val="clear" w:color="auto" w:fill="auto"/>
            <w:noWrap/>
            <w:vAlign w:val="center"/>
            <w:hideMark/>
          </w:tcPr>
          <w:p w14:paraId="104987C9" w14:textId="546D0532" w:rsidR="004F0939" w:rsidRPr="001C796C" w:rsidRDefault="004F0939" w:rsidP="004F0939">
            <w:pPr>
              <w:spacing w:after="0" w:line="240" w:lineRule="auto"/>
              <w:rPr>
                <w:rFonts w:ascii="Arial" w:eastAsia="Times New Roman" w:hAnsi="Arial" w:cs="Arial"/>
                <w:b/>
                <w:color w:val="000000" w:themeColor="text1"/>
                <w:sz w:val="16"/>
                <w:lang w:val="es-ES" w:eastAsia="es-ES"/>
              </w:rPr>
            </w:pPr>
            <w:r w:rsidRPr="001C796C">
              <w:rPr>
                <w:rFonts w:ascii="Arial" w:eastAsia="Times New Roman" w:hAnsi="Arial" w:cs="Arial"/>
                <w:b/>
                <w:color w:val="000000" w:themeColor="text1"/>
                <w:sz w:val="16"/>
                <w:lang w:val="es-ES" w:eastAsia="es-ES"/>
              </w:rPr>
              <w:t xml:space="preserve">r = </w:t>
            </w:r>
            <w:r>
              <w:rPr>
                <w:rFonts w:ascii="Arial" w:eastAsia="Times New Roman" w:hAnsi="Arial" w:cs="Arial"/>
                <w:b/>
                <w:color w:val="000000" w:themeColor="text1"/>
                <w:sz w:val="16"/>
                <w:lang w:val="es-ES" w:eastAsia="es-ES"/>
              </w:rPr>
              <w:t>-0.2</w:t>
            </w:r>
            <w:r w:rsidR="00027831">
              <w:rPr>
                <w:rFonts w:ascii="Arial" w:eastAsia="Times New Roman" w:hAnsi="Arial" w:cs="Arial"/>
                <w:b/>
                <w:color w:val="000000" w:themeColor="text1"/>
                <w:sz w:val="16"/>
                <w:lang w:val="es-ES" w:eastAsia="es-ES"/>
              </w:rPr>
              <w:t>6</w:t>
            </w:r>
            <w:r>
              <w:rPr>
                <w:rFonts w:ascii="Arial" w:eastAsia="Times New Roman" w:hAnsi="Arial" w:cs="Arial"/>
                <w:b/>
                <w:color w:val="000000" w:themeColor="text1"/>
                <w:sz w:val="16"/>
                <w:lang w:val="es-ES" w:eastAsia="es-ES"/>
              </w:rPr>
              <w:t>, p &lt;</w:t>
            </w:r>
            <w:r w:rsidRPr="001C796C">
              <w:rPr>
                <w:rFonts w:ascii="Arial" w:eastAsia="Times New Roman" w:hAnsi="Arial" w:cs="Arial"/>
                <w:b/>
                <w:color w:val="000000" w:themeColor="text1"/>
                <w:sz w:val="16"/>
                <w:lang w:val="es-ES" w:eastAsia="es-ES"/>
              </w:rPr>
              <w:t xml:space="preserve"> 0.001,</w:t>
            </w:r>
          </w:p>
          <w:p w14:paraId="7D9DB7D3" w14:textId="42CEBD86" w:rsidR="004F0939" w:rsidRPr="00C7403F" w:rsidRDefault="004F0939" w:rsidP="004F0939">
            <w:pPr>
              <w:spacing w:after="0" w:line="240" w:lineRule="auto"/>
              <w:rPr>
                <w:rFonts w:ascii="Arial" w:eastAsia="Times New Roman" w:hAnsi="Arial" w:cs="Arial"/>
                <w:b/>
                <w:color w:val="000000" w:themeColor="text1"/>
                <w:sz w:val="16"/>
                <w:lang w:val="es-ES" w:eastAsia="es-ES"/>
              </w:rPr>
            </w:pPr>
            <w:r w:rsidRPr="00C7403F">
              <w:rPr>
                <w:rFonts w:ascii="Arial" w:eastAsia="Times New Roman" w:hAnsi="Arial" w:cs="Arial"/>
                <w:b/>
                <w:color w:val="000000" w:themeColor="text1"/>
                <w:sz w:val="16"/>
                <w:lang w:val="es-ES" w:eastAsia="es-ES"/>
              </w:rPr>
              <w:t>n = 408</w:t>
            </w:r>
          </w:p>
        </w:tc>
        <w:tc>
          <w:tcPr>
            <w:tcW w:w="1662" w:type="dxa"/>
            <w:tcBorders>
              <w:top w:val="nil"/>
              <w:left w:val="nil"/>
              <w:bottom w:val="single" w:sz="8" w:space="0" w:color="auto"/>
              <w:right w:val="nil"/>
            </w:tcBorders>
            <w:shd w:val="clear" w:color="auto" w:fill="auto"/>
            <w:noWrap/>
            <w:vAlign w:val="center"/>
            <w:hideMark/>
          </w:tcPr>
          <w:p w14:paraId="3E3C9EB9" w14:textId="0A63F30B" w:rsidR="004F0939" w:rsidRPr="00F94909" w:rsidRDefault="004F0939" w:rsidP="004F0939">
            <w:pPr>
              <w:spacing w:after="0" w:line="240" w:lineRule="auto"/>
              <w:rPr>
                <w:rFonts w:ascii="Arial" w:eastAsia="Times New Roman" w:hAnsi="Arial" w:cs="Arial"/>
                <w:b/>
                <w:color w:val="000000" w:themeColor="text1"/>
                <w:sz w:val="16"/>
                <w:lang w:eastAsia="es-ES"/>
              </w:rPr>
            </w:pPr>
            <w:r w:rsidRPr="00F94909">
              <w:rPr>
                <w:rFonts w:ascii="Arial" w:eastAsia="Times New Roman" w:hAnsi="Arial" w:cs="Arial"/>
                <w:b/>
                <w:color w:val="000000" w:themeColor="text1"/>
                <w:sz w:val="16"/>
                <w:lang w:eastAsia="es-ES"/>
              </w:rPr>
              <w:t>r = -0.</w:t>
            </w:r>
            <w:r w:rsidR="00F94909" w:rsidRPr="00F94909">
              <w:rPr>
                <w:rFonts w:ascii="Arial" w:eastAsia="Times New Roman" w:hAnsi="Arial" w:cs="Arial"/>
                <w:b/>
                <w:color w:val="000000" w:themeColor="text1"/>
                <w:sz w:val="16"/>
                <w:lang w:eastAsia="es-ES"/>
              </w:rPr>
              <w:t>21</w:t>
            </w:r>
            <w:r w:rsidRPr="00F94909">
              <w:rPr>
                <w:rFonts w:ascii="Arial" w:eastAsia="Times New Roman" w:hAnsi="Arial" w:cs="Arial"/>
                <w:b/>
                <w:color w:val="000000" w:themeColor="text1"/>
                <w:sz w:val="16"/>
                <w:lang w:eastAsia="es-ES"/>
              </w:rPr>
              <w:t>, p &lt; 0.001,</w:t>
            </w:r>
          </w:p>
          <w:p w14:paraId="26A22180" w14:textId="52A35B57" w:rsidR="004F0939" w:rsidRPr="009E2C8C" w:rsidRDefault="00F94909" w:rsidP="004F0939">
            <w:pPr>
              <w:spacing w:after="0" w:line="240" w:lineRule="auto"/>
              <w:rPr>
                <w:rFonts w:ascii="Arial" w:eastAsia="Times New Roman" w:hAnsi="Arial" w:cs="Arial"/>
                <w:b/>
                <w:color w:val="000000" w:themeColor="text1"/>
                <w:sz w:val="16"/>
                <w:lang w:eastAsia="es-ES"/>
              </w:rPr>
            </w:pPr>
            <w:r w:rsidRPr="00F94909">
              <w:rPr>
                <w:rFonts w:ascii="Arial" w:eastAsia="Times New Roman" w:hAnsi="Arial" w:cs="Arial"/>
                <w:b/>
                <w:color w:val="000000" w:themeColor="text1"/>
                <w:sz w:val="16"/>
                <w:lang w:eastAsia="es-ES"/>
              </w:rPr>
              <w:t xml:space="preserve">n = </w:t>
            </w:r>
            <w:r w:rsidRPr="009E2C8C">
              <w:rPr>
                <w:rFonts w:ascii="Arial" w:eastAsia="Times New Roman" w:hAnsi="Arial" w:cs="Arial"/>
                <w:b/>
                <w:color w:val="000000" w:themeColor="text1"/>
                <w:sz w:val="16"/>
                <w:lang w:eastAsia="es-ES"/>
              </w:rPr>
              <w:t>744</w:t>
            </w:r>
          </w:p>
        </w:tc>
        <w:tc>
          <w:tcPr>
            <w:tcW w:w="1593" w:type="dxa"/>
            <w:tcBorders>
              <w:top w:val="nil"/>
              <w:left w:val="nil"/>
              <w:bottom w:val="single" w:sz="8" w:space="0" w:color="auto"/>
              <w:right w:val="nil"/>
            </w:tcBorders>
            <w:shd w:val="clear" w:color="auto" w:fill="auto"/>
            <w:noWrap/>
            <w:vAlign w:val="center"/>
            <w:hideMark/>
          </w:tcPr>
          <w:p w14:paraId="29CA4BDE" w14:textId="3ED65779" w:rsidR="004F0939" w:rsidRPr="009E2C8C" w:rsidRDefault="00027831" w:rsidP="004F0939">
            <w:pPr>
              <w:spacing w:after="0" w:line="240" w:lineRule="auto"/>
              <w:rPr>
                <w:rFonts w:ascii="Arial" w:eastAsia="Times New Roman" w:hAnsi="Arial" w:cs="Arial"/>
                <w:b/>
                <w:color w:val="000000" w:themeColor="text1"/>
                <w:sz w:val="16"/>
                <w:lang w:eastAsia="es-ES"/>
              </w:rPr>
            </w:pPr>
            <w:r w:rsidRPr="009E2C8C">
              <w:rPr>
                <w:rFonts w:ascii="Arial" w:eastAsia="Times New Roman" w:hAnsi="Arial" w:cs="Arial"/>
                <w:b/>
                <w:color w:val="000000" w:themeColor="text1"/>
                <w:sz w:val="16"/>
                <w:lang w:eastAsia="es-ES"/>
              </w:rPr>
              <w:t xml:space="preserve">r = </w:t>
            </w:r>
            <w:r w:rsidR="00F94909" w:rsidRPr="009E2C8C">
              <w:rPr>
                <w:rFonts w:ascii="Arial" w:eastAsia="Times New Roman" w:hAnsi="Arial" w:cs="Arial"/>
                <w:b/>
                <w:color w:val="000000" w:themeColor="text1"/>
                <w:sz w:val="16"/>
                <w:lang w:eastAsia="es-ES"/>
              </w:rPr>
              <w:t>-</w:t>
            </w:r>
            <w:r w:rsidR="002D1ACA" w:rsidRPr="009E2C8C">
              <w:rPr>
                <w:rFonts w:ascii="Arial" w:eastAsia="Times New Roman" w:hAnsi="Arial" w:cs="Arial"/>
                <w:b/>
                <w:color w:val="000000" w:themeColor="text1"/>
                <w:sz w:val="16"/>
                <w:lang w:eastAsia="es-ES"/>
              </w:rPr>
              <w:t>0.0</w:t>
            </w:r>
            <w:r w:rsidR="00F94909" w:rsidRPr="009E2C8C">
              <w:rPr>
                <w:rFonts w:ascii="Arial" w:eastAsia="Times New Roman" w:hAnsi="Arial" w:cs="Arial"/>
                <w:b/>
                <w:color w:val="000000" w:themeColor="text1"/>
                <w:sz w:val="16"/>
                <w:lang w:eastAsia="es-ES"/>
              </w:rPr>
              <w:t>7</w:t>
            </w:r>
            <w:r w:rsidR="002D1ACA" w:rsidRPr="009E2C8C">
              <w:rPr>
                <w:rFonts w:ascii="Arial" w:eastAsia="Times New Roman" w:hAnsi="Arial" w:cs="Arial"/>
                <w:b/>
                <w:color w:val="000000" w:themeColor="text1"/>
                <w:sz w:val="16"/>
                <w:lang w:eastAsia="es-ES"/>
              </w:rPr>
              <w:t>, p = 0.</w:t>
            </w:r>
            <w:r w:rsidR="00F94909" w:rsidRPr="009E2C8C">
              <w:rPr>
                <w:rFonts w:ascii="Arial" w:eastAsia="Times New Roman" w:hAnsi="Arial" w:cs="Arial"/>
                <w:b/>
                <w:color w:val="000000" w:themeColor="text1"/>
                <w:sz w:val="16"/>
                <w:lang w:eastAsia="es-ES"/>
              </w:rPr>
              <w:t>04</w:t>
            </w:r>
            <w:r w:rsidRPr="009E2C8C">
              <w:rPr>
                <w:rFonts w:ascii="Arial" w:eastAsia="Times New Roman" w:hAnsi="Arial" w:cs="Arial"/>
                <w:b/>
                <w:color w:val="000000" w:themeColor="text1"/>
                <w:sz w:val="16"/>
                <w:lang w:eastAsia="es-ES"/>
              </w:rPr>
              <w:t>2</w:t>
            </w:r>
            <w:r w:rsidR="004F0939" w:rsidRPr="009E2C8C">
              <w:rPr>
                <w:rFonts w:ascii="Arial" w:eastAsia="Times New Roman" w:hAnsi="Arial" w:cs="Arial"/>
                <w:b/>
                <w:color w:val="000000" w:themeColor="text1"/>
                <w:sz w:val="16"/>
                <w:lang w:eastAsia="es-ES"/>
              </w:rPr>
              <w:t>,</w:t>
            </w:r>
          </w:p>
          <w:p w14:paraId="34EC020B" w14:textId="64176200" w:rsidR="004F0939" w:rsidRPr="009E2C8C" w:rsidRDefault="002D1ACA" w:rsidP="004F0939">
            <w:pPr>
              <w:spacing w:after="0" w:line="240" w:lineRule="auto"/>
              <w:rPr>
                <w:rFonts w:ascii="Arial" w:eastAsia="Times New Roman" w:hAnsi="Arial" w:cs="Arial"/>
                <w:b/>
                <w:color w:val="000000" w:themeColor="text1"/>
                <w:sz w:val="16"/>
                <w:lang w:eastAsia="es-ES"/>
              </w:rPr>
            </w:pPr>
            <w:r w:rsidRPr="009E2C8C">
              <w:rPr>
                <w:rFonts w:ascii="Arial" w:eastAsia="Times New Roman" w:hAnsi="Arial" w:cs="Arial"/>
                <w:b/>
                <w:color w:val="000000" w:themeColor="text1"/>
                <w:sz w:val="16"/>
                <w:lang w:eastAsia="es-ES"/>
              </w:rPr>
              <w:t>n = 780</w:t>
            </w:r>
          </w:p>
        </w:tc>
        <w:tc>
          <w:tcPr>
            <w:tcW w:w="1667" w:type="dxa"/>
            <w:tcBorders>
              <w:top w:val="nil"/>
              <w:left w:val="nil"/>
              <w:bottom w:val="single" w:sz="8" w:space="0" w:color="auto"/>
              <w:right w:val="nil"/>
            </w:tcBorders>
            <w:shd w:val="clear" w:color="auto" w:fill="auto"/>
            <w:noWrap/>
            <w:vAlign w:val="center"/>
            <w:hideMark/>
          </w:tcPr>
          <w:p w14:paraId="1E1C5A1B" w14:textId="41F42817" w:rsidR="004F0939" w:rsidRPr="00F94909" w:rsidRDefault="004F0939"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 xml:space="preserve">r = </w:t>
            </w:r>
            <w:r w:rsidR="009E2C8C">
              <w:rPr>
                <w:rFonts w:ascii="Arial" w:eastAsia="Times New Roman" w:hAnsi="Arial" w:cs="Arial"/>
                <w:b/>
                <w:color w:val="000000" w:themeColor="text1"/>
                <w:sz w:val="16"/>
                <w:lang w:val="en-US" w:eastAsia="es-ES"/>
              </w:rPr>
              <w:t>-0.16</w:t>
            </w:r>
            <w:r w:rsidR="009F5F79" w:rsidRPr="00F94909">
              <w:rPr>
                <w:rFonts w:ascii="Arial" w:eastAsia="Times New Roman" w:hAnsi="Arial" w:cs="Arial"/>
                <w:b/>
                <w:color w:val="000000" w:themeColor="text1"/>
                <w:sz w:val="16"/>
                <w:lang w:val="en-US" w:eastAsia="es-ES"/>
              </w:rPr>
              <w:t>, p &lt;</w:t>
            </w:r>
            <w:r w:rsidRPr="00F94909">
              <w:rPr>
                <w:rFonts w:ascii="Arial" w:eastAsia="Times New Roman" w:hAnsi="Arial" w:cs="Arial"/>
                <w:b/>
                <w:color w:val="000000" w:themeColor="text1"/>
                <w:sz w:val="16"/>
                <w:lang w:val="en-US" w:eastAsia="es-ES"/>
              </w:rPr>
              <w:t xml:space="preserve"> 0.001,</w:t>
            </w:r>
          </w:p>
          <w:p w14:paraId="5D1731F7" w14:textId="1DEE7C6D" w:rsidR="004F0939" w:rsidRPr="00F94909" w:rsidRDefault="0017014E"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n = 780</w:t>
            </w:r>
          </w:p>
        </w:tc>
      </w:tr>
    </w:tbl>
    <w:p w14:paraId="1DE84E60" w14:textId="14919691" w:rsidR="002218AE" w:rsidRPr="00F94909" w:rsidRDefault="002218AE">
      <w:pPr>
        <w:rPr>
          <w:rFonts w:ascii="Arial" w:hAnsi="Arial" w:cs="Arial"/>
          <w:lang w:val="en-US"/>
        </w:rPr>
      </w:pPr>
      <w:r w:rsidRPr="00F94909">
        <w:rPr>
          <w:rFonts w:ascii="Arial" w:hAnsi="Arial" w:cs="Arial"/>
          <w:lang w:val="en-US"/>
        </w:rPr>
        <w:br w:type="page"/>
      </w:r>
    </w:p>
    <w:p w14:paraId="51D37903" w14:textId="6BE057E5" w:rsidR="00C12CB2" w:rsidRPr="00F94909" w:rsidRDefault="00F26EEB" w:rsidP="00C451E0">
      <w:pPr>
        <w:jc w:val="both"/>
        <w:rPr>
          <w:rFonts w:ascii="Arial" w:hAnsi="Arial" w:cs="Arial"/>
          <w:b/>
          <w:lang w:val="en-US"/>
        </w:rPr>
      </w:pPr>
      <w:r w:rsidRPr="00F94909">
        <w:rPr>
          <w:rFonts w:ascii="Arial" w:hAnsi="Arial" w:cs="Arial"/>
          <w:b/>
          <w:lang w:val="en-US"/>
        </w:rPr>
        <w:lastRenderedPageBreak/>
        <w:t>FIGURE</w:t>
      </w:r>
      <w:r w:rsidR="009E0BA2" w:rsidRPr="00F94909">
        <w:rPr>
          <w:rFonts w:ascii="Arial" w:hAnsi="Arial" w:cs="Arial"/>
          <w:b/>
          <w:lang w:val="en-US"/>
        </w:rPr>
        <w:t>S</w:t>
      </w:r>
    </w:p>
    <w:p w14:paraId="5B57AB5D" w14:textId="6512718D" w:rsidR="007D3AC4" w:rsidRPr="00F94909" w:rsidRDefault="00383475" w:rsidP="00E1565A">
      <w:pPr>
        <w:jc w:val="both"/>
        <w:rPr>
          <w:rFonts w:ascii="Arial" w:hAnsi="Arial" w:cs="Arial"/>
          <w:lang w:val="en-US"/>
        </w:rPr>
      </w:pPr>
      <w:r w:rsidRPr="00383475">
        <w:rPr>
          <w:rFonts w:ascii="Arial" w:hAnsi="Arial" w:cs="Arial"/>
          <w:noProof/>
          <w:lang w:val="en-US" w:eastAsia="en-US"/>
        </w:rPr>
        <w:drawing>
          <wp:inline distT="0" distB="0" distL="0" distR="0" wp14:anchorId="69F43DAD" wp14:editId="3B4F8C77">
            <wp:extent cx="5612130" cy="6464111"/>
            <wp:effectExtent l="0" t="0" r="7620" b="0"/>
            <wp:docPr id="2" name="Picture 2" descr="C:\Users\luislizcanos\Google Drive\Articulos\Pendientes\Varadero growth rates\Figuras\Fi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464111"/>
                    </a:xfrm>
                    <a:prstGeom prst="rect">
                      <a:avLst/>
                    </a:prstGeom>
                    <a:noFill/>
                    <a:ln>
                      <a:noFill/>
                    </a:ln>
                  </pic:spPr>
                </pic:pic>
              </a:graphicData>
            </a:graphic>
          </wp:inline>
        </w:drawing>
      </w:r>
    </w:p>
    <w:p w14:paraId="37AF3AB1" w14:textId="5BEF29DF" w:rsidR="002218AE" w:rsidRPr="00C451E0" w:rsidRDefault="003C0674" w:rsidP="00C451E0">
      <w:pPr>
        <w:jc w:val="both"/>
        <w:rPr>
          <w:rFonts w:ascii="Arial" w:hAnsi="Arial" w:cs="Arial"/>
          <w:lang w:val="en-US"/>
        </w:rPr>
      </w:pPr>
      <w:r w:rsidRPr="00C451E0">
        <w:rPr>
          <w:rFonts w:ascii="Arial" w:hAnsi="Arial" w:cs="Arial"/>
          <w:b/>
          <w:lang w:val="en-US"/>
        </w:rPr>
        <w:t>Figure 1.</w:t>
      </w:r>
      <w:r w:rsidR="00C451E0" w:rsidRPr="00C451E0">
        <w:rPr>
          <w:rFonts w:ascii="Arial" w:hAnsi="Arial" w:cs="Arial"/>
          <w:lang w:val="en-US"/>
        </w:rPr>
        <w:t xml:space="preserve"> </w:t>
      </w:r>
      <w:r w:rsidR="00C451E0">
        <w:rPr>
          <w:rFonts w:ascii="Arial" w:hAnsi="Arial" w:cs="Arial"/>
          <w:lang w:val="en-US"/>
        </w:rPr>
        <w:t xml:space="preserve">Varadero coral reef. Connection between the Canal del </w:t>
      </w:r>
      <w:proofErr w:type="spellStart"/>
      <w:r w:rsidR="00C451E0">
        <w:rPr>
          <w:rFonts w:ascii="Arial" w:hAnsi="Arial" w:cs="Arial"/>
          <w:lang w:val="en-US"/>
        </w:rPr>
        <w:t>Dique</w:t>
      </w:r>
      <w:proofErr w:type="spellEnd"/>
      <w:r w:rsidR="00C451E0">
        <w:rPr>
          <w:rFonts w:ascii="Arial" w:hAnsi="Arial" w:cs="Arial"/>
          <w:lang w:val="en-US"/>
        </w:rPr>
        <w:t xml:space="preserve"> and Magdalena river (a-b), and location of Varadero</w:t>
      </w:r>
      <w:r w:rsidR="00383475">
        <w:rPr>
          <w:rFonts w:ascii="Arial" w:hAnsi="Arial" w:cs="Arial"/>
          <w:lang w:val="en-US"/>
        </w:rPr>
        <w:t xml:space="preserve"> reef</w:t>
      </w:r>
      <w:r w:rsidR="00C451E0">
        <w:rPr>
          <w:rFonts w:ascii="Arial" w:hAnsi="Arial" w:cs="Arial"/>
          <w:lang w:val="en-US"/>
        </w:rPr>
        <w:t xml:space="preserve"> in Cartagena Bay (c). </w:t>
      </w:r>
      <w:proofErr w:type="spellStart"/>
      <w:r w:rsidR="00197061" w:rsidRPr="00197061">
        <w:rPr>
          <w:rFonts w:ascii="Arial" w:hAnsi="Arial" w:cs="Arial"/>
          <w:i/>
          <w:lang w:val="en-US"/>
        </w:rPr>
        <w:t>Orbicella</w:t>
      </w:r>
      <w:proofErr w:type="spellEnd"/>
      <w:r w:rsidR="00197061" w:rsidRPr="00197061">
        <w:rPr>
          <w:rFonts w:ascii="Arial" w:hAnsi="Arial" w:cs="Arial"/>
          <w:i/>
          <w:lang w:val="en-US"/>
        </w:rPr>
        <w:t xml:space="preserve"> </w:t>
      </w:r>
      <w:proofErr w:type="spellStart"/>
      <w:r w:rsidR="00197061" w:rsidRPr="00197061">
        <w:rPr>
          <w:rFonts w:ascii="Arial" w:hAnsi="Arial" w:cs="Arial"/>
          <w:i/>
          <w:lang w:val="en-US"/>
        </w:rPr>
        <w:t>faveolata</w:t>
      </w:r>
      <w:proofErr w:type="spellEnd"/>
      <w:r w:rsidR="00197061">
        <w:rPr>
          <w:rFonts w:ascii="Arial" w:hAnsi="Arial" w:cs="Arial"/>
          <w:lang w:val="en-US"/>
        </w:rPr>
        <w:t xml:space="preserve"> colonies growing like plates a</w:t>
      </w:r>
      <w:r w:rsidR="00383475">
        <w:rPr>
          <w:rFonts w:ascii="Arial" w:hAnsi="Arial" w:cs="Arial"/>
          <w:lang w:val="en-US"/>
        </w:rPr>
        <w:t>t 4 m depth. Notice the marine snow (d). Competition for substrate</w:t>
      </w:r>
      <w:r w:rsidR="00197061" w:rsidRPr="00383475">
        <w:rPr>
          <w:rFonts w:ascii="Arial" w:hAnsi="Arial" w:cs="Arial"/>
          <w:lang w:val="en-US"/>
        </w:rPr>
        <w:t xml:space="preserve"> </w:t>
      </w:r>
      <w:r w:rsidR="00383475">
        <w:rPr>
          <w:rFonts w:ascii="Arial" w:hAnsi="Arial" w:cs="Arial"/>
          <w:lang w:val="en-US"/>
        </w:rPr>
        <w:t>by the corals</w:t>
      </w:r>
      <w:r w:rsidR="00197061" w:rsidRPr="00383475">
        <w:rPr>
          <w:rFonts w:ascii="Arial" w:hAnsi="Arial" w:cs="Arial"/>
          <w:lang w:val="en-US"/>
        </w:rPr>
        <w:t xml:space="preserve"> </w:t>
      </w:r>
      <w:proofErr w:type="spellStart"/>
      <w:r w:rsidR="00197061" w:rsidRPr="00383475">
        <w:rPr>
          <w:rFonts w:ascii="Arial" w:hAnsi="Arial" w:cs="Arial"/>
          <w:i/>
          <w:lang w:val="en-US"/>
        </w:rPr>
        <w:t>Colpophyllia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natans</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Pseudodiploria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clivosa</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Agaricia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tenuifolia</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Siderastrea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siderea</w:t>
      </w:r>
      <w:proofErr w:type="spellEnd"/>
      <w:r w:rsidR="00197061" w:rsidRPr="00383475">
        <w:rPr>
          <w:rFonts w:ascii="Arial" w:hAnsi="Arial" w:cs="Arial"/>
          <w:lang w:val="en-US"/>
        </w:rPr>
        <w:t xml:space="preserve"> and </w:t>
      </w:r>
      <w:r w:rsidR="00197061" w:rsidRPr="00383475">
        <w:rPr>
          <w:rFonts w:ascii="Arial" w:hAnsi="Arial" w:cs="Arial"/>
          <w:i/>
          <w:lang w:val="en-US"/>
        </w:rPr>
        <w:t xml:space="preserve">O. </w:t>
      </w:r>
      <w:proofErr w:type="spellStart"/>
      <w:r w:rsidR="00197061" w:rsidRPr="00383475">
        <w:rPr>
          <w:rFonts w:ascii="Arial" w:hAnsi="Arial" w:cs="Arial"/>
          <w:i/>
          <w:lang w:val="en-US"/>
        </w:rPr>
        <w:t>faveolata</w:t>
      </w:r>
      <w:proofErr w:type="spellEnd"/>
      <w:r w:rsidR="00197061" w:rsidRPr="00383475">
        <w:rPr>
          <w:rFonts w:ascii="Arial" w:hAnsi="Arial" w:cs="Arial"/>
          <w:lang w:val="en-US"/>
        </w:rPr>
        <w:t xml:space="preserve"> (e). </w:t>
      </w:r>
      <w:proofErr w:type="spellStart"/>
      <w:r w:rsidR="00C451E0">
        <w:rPr>
          <w:rFonts w:ascii="Arial" w:hAnsi="Arial" w:cs="Arial"/>
          <w:lang w:val="en-US"/>
        </w:rPr>
        <w:t>Hidrological</w:t>
      </w:r>
      <w:proofErr w:type="spellEnd"/>
      <w:r w:rsidR="00C451E0">
        <w:rPr>
          <w:rFonts w:ascii="Arial" w:hAnsi="Arial" w:cs="Arial"/>
          <w:lang w:val="en-US"/>
        </w:rPr>
        <w:t xml:space="preserve"> and </w:t>
      </w:r>
      <w:proofErr w:type="spellStart"/>
      <w:r w:rsidR="00C451E0">
        <w:rPr>
          <w:rFonts w:ascii="Arial" w:hAnsi="Arial" w:cs="Arial"/>
          <w:lang w:val="en-US"/>
        </w:rPr>
        <w:t>metereological</w:t>
      </w:r>
      <w:proofErr w:type="spellEnd"/>
      <w:r w:rsidR="00C451E0">
        <w:rPr>
          <w:rFonts w:ascii="Arial" w:hAnsi="Arial" w:cs="Arial"/>
          <w:lang w:val="en-US"/>
        </w:rPr>
        <w:t xml:space="preserve"> stations indicated in panel b as</w:t>
      </w:r>
      <w:r w:rsidR="0092022A">
        <w:rPr>
          <w:rFonts w:ascii="Arial" w:hAnsi="Arial" w:cs="Arial"/>
          <w:lang w:val="en-US"/>
        </w:rPr>
        <w:t xml:space="preserve"> red dots are: 1.</w:t>
      </w:r>
      <w:r w:rsidR="00383475">
        <w:rPr>
          <w:rFonts w:ascii="Arial" w:hAnsi="Arial" w:cs="Arial"/>
          <w:lang w:val="en-US"/>
        </w:rPr>
        <w:t xml:space="preserve"> Naval station and</w:t>
      </w:r>
      <w:r w:rsidR="00C451E0">
        <w:rPr>
          <w:rFonts w:ascii="Arial" w:hAnsi="Arial" w:cs="Arial"/>
          <w:lang w:val="en-US"/>
        </w:rPr>
        <w:t xml:space="preserve"> </w:t>
      </w:r>
      <w:r w:rsidR="00383475">
        <w:rPr>
          <w:rFonts w:ascii="Arial" w:hAnsi="Arial" w:cs="Arial"/>
          <w:lang w:val="en-US"/>
        </w:rPr>
        <w:t>2</w:t>
      </w:r>
      <w:r w:rsidR="00C451E0">
        <w:rPr>
          <w:rFonts w:ascii="Arial" w:hAnsi="Arial" w:cs="Arial"/>
          <w:lang w:val="en-US"/>
        </w:rPr>
        <w:t>. Santa Helena 2 station.</w:t>
      </w:r>
    </w:p>
    <w:p w14:paraId="5FE222C3" w14:textId="015C894E" w:rsidR="00386546" w:rsidRPr="00C451E0" w:rsidRDefault="00386546">
      <w:pPr>
        <w:rPr>
          <w:rFonts w:ascii="Arial" w:hAnsi="Arial" w:cs="Arial"/>
          <w:lang w:val="en-US"/>
        </w:rPr>
      </w:pPr>
      <w:r w:rsidRPr="00C451E0">
        <w:rPr>
          <w:rFonts w:ascii="Arial" w:hAnsi="Arial" w:cs="Arial"/>
          <w:lang w:val="en-US"/>
        </w:rPr>
        <w:br w:type="page"/>
      </w:r>
    </w:p>
    <w:p w14:paraId="5A736880" w14:textId="77777777" w:rsidR="0023115F" w:rsidRDefault="0023115F">
      <w:pPr>
        <w:rPr>
          <w:rFonts w:ascii="Arial" w:hAnsi="Arial" w:cs="Arial"/>
          <w:lang w:val="en-US"/>
        </w:rPr>
      </w:pPr>
      <w:r w:rsidRPr="0023115F">
        <w:rPr>
          <w:rFonts w:ascii="Arial" w:hAnsi="Arial" w:cs="Arial"/>
          <w:noProof/>
          <w:lang w:val="en-US" w:eastAsia="en-US"/>
        </w:rPr>
        <w:lastRenderedPageBreak/>
        <w:drawing>
          <wp:inline distT="0" distB="0" distL="0" distR="0" wp14:anchorId="28E68576" wp14:editId="5F065C2F">
            <wp:extent cx="5612130" cy="4111393"/>
            <wp:effectExtent l="0" t="0" r="7620" b="3810"/>
            <wp:docPr id="3" name="Picture 3" descr="C:\Users\luislizcanos\Google Drive\Articulos\Pendientes\Varadero growth rates\Figuras\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lizcanos\Google Drive\Articulos\Pendientes\Varadero growth rates\Figuras\Fig. 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4111393"/>
                    </a:xfrm>
                    <a:prstGeom prst="rect">
                      <a:avLst/>
                    </a:prstGeom>
                    <a:noFill/>
                    <a:ln>
                      <a:noFill/>
                    </a:ln>
                  </pic:spPr>
                </pic:pic>
              </a:graphicData>
            </a:graphic>
          </wp:inline>
        </w:drawing>
      </w:r>
    </w:p>
    <w:p w14:paraId="0BA1399F" w14:textId="77777777" w:rsidR="0023115F" w:rsidRDefault="0023115F">
      <w:pPr>
        <w:rPr>
          <w:rFonts w:ascii="Arial" w:hAnsi="Arial" w:cs="Arial"/>
          <w:lang w:val="en-US"/>
        </w:rPr>
      </w:pPr>
    </w:p>
    <w:p w14:paraId="437D8AA7" w14:textId="0672AE57" w:rsidR="0023115F" w:rsidRDefault="0023115F">
      <w:pPr>
        <w:rPr>
          <w:rFonts w:ascii="Arial" w:hAnsi="Arial" w:cs="Arial"/>
          <w:lang w:val="en-US"/>
        </w:rPr>
      </w:pPr>
      <w:r w:rsidRPr="0023115F">
        <w:rPr>
          <w:rFonts w:ascii="Arial" w:hAnsi="Arial" w:cs="Arial"/>
          <w:b/>
          <w:lang w:val="en-US"/>
        </w:rPr>
        <w:t>Figure 2.</w:t>
      </w:r>
      <w:r>
        <w:rPr>
          <w:rFonts w:ascii="Arial" w:hAnsi="Arial" w:cs="Arial"/>
          <w:lang w:val="en-US"/>
        </w:rPr>
        <w:t xml:space="preserve"> Total suspended sediments (TSS) within Cartagena Bay</w:t>
      </w:r>
      <w:r w:rsidR="007373A1">
        <w:rPr>
          <w:rFonts w:ascii="Arial" w:hAnsi="Arial" w:cs="Arial"/>
          <w:lang w:val="en-US"/>
        </w:rPr>
        <w:t xml:space="preserve"> according to three different water flow rates</w:t>
      </w:r>
      <w:r w:rsidR="00320374">
        <w:rPr>
          <w:rFonts w:ascii="Arial" w:hAnsi="Arial" w:cs="Arial"/>
          <w:lang w:val="en-US"/>
        </w:rPr>
        <w:t xml:space="preserve"> from the Canal del </w:t>
      </w:r>
      <w:proofErr w:type="spellStart"/>
      <w:r w:rsidR="00320374">
        <w:rPr>
          <w:rFonts w:ascii="Arial" w:hAnsi="Arial" w:cs="Arial"/>
          <w:lang w:val="en-US"/>
        </w:rPr>
        <w:t>Dique</w:t>
      </w:r>
      <w:proofErr w:type="spellEnd"/>
      <w:r w:rsidR="00263F15">
        <w:rPr>
          <w:rFonts w:ascii="Arial" w:hAnsi="Arial" w:cs="Arial"/>
          <w:lang w:val="en-US"/>
        </w:rPr>
        <w:t>: high on December 26, 2011 (</w:t>
      </w:r>
      <w:commentRangeStart w:id="378"/>
      <w:r w:rsidR="00263F15">
        <w:rPr>
          <w:rFonts w:ascii="Arial" w:hAnsi="Arial" w:cs="Arial"/>
          <w:lang w:val="en-US"/>
        </w:rPr>
        <w:t>632</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commentRangeEnd w:id="378"/>
      <w:r w:rsidR="005F2473">
        <w:rPr>
          <w:rStyle w:val="Refdecomentario"/>
        </w:rPr>
        <w:commentReference w:id="378"/>
      </w:r>
      <w:r w:rsidR="007373A1">
        <w:rPr>
          <w:rFonts w:ascii="Arial" w:hAnsi="Arial" w:cs="Arial"/>
          <w:lang w:val="en-US"/>
        </w:rPr>
        <w:t>), mod</w:t>
      </w:r>
      <w:r w:rsidR="00263F15">
        <w:rPr>
          <w:rFonts w:ascii="Arial" w:hAnsi="Arial" w:cs="Arial"/>
          <w:lang w:val="en-US"/>
        </w:rPr>
        <w:t>erate on November 10, 2012 (378</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263F15">
        <w:rPr>
          <w:rFonts w:ascii="Arial" w:hAnsi="Arial" w:cs="Arial"/>
          <w:lang w:val="en-US"/>
        </w:rPr>
        <w:t>) and low on February 14, 2013 (158</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7373A1">
        <w:rPr>
          <w:rFonts w:ascii="Arial" w:hAnsi="Arial" w:cs="Arial"/>
          <w:lang w:val="en-US"/>
        </w:rPr>
        <w:t>)</w:t>
      </w:r>
      <w:r>
        <w:rPr>
          <w:rFonts w:ascii="Arial" w:hAnsi="Arial" w:cs="Arial"/>
          <w:lang w:val="en-US"/>
        </w:rPr>
        <w:t xml:space="preserve">. Landsat 7 satellite imagery showing different levels of </w:t>
      </w:r>
      <w:r w:rsidR="00AD20DF">
        <w:rPr>
          <w:rFonts w:ascii="Arial" w:hAnsi="Arial" w:cs="Arial"/>
          <w:lang w:val="en-US"/>
        </w:rPr>
        <w:t xml:space="preserve">suspended </w:t>
      </w:r>
      <w:r>
        <w:rPr>
          <w:rFonts w:ascii="Arial" w:hAnsi="Arial" w:cs="Arial"/>
          <w:lang w:val="en-US"/>
        </w:rPr>
        <w:t>sediment</w:t>
      </w:r>
      <w:r w:rsidR="00AD20DF">
        <w:rPr>
          <w:rFonts w:ascii="Arial" w:hAnsi="Arial" w:cs="Arial"/>
          <w:lang w:val="en-US"/>
        </w:rPr>
        <w:t>s</w:t>
      </w:r>
      <w:r w:rsidR="00365B2B">
        <w:rPr>
          <w:rFonts w:ascii="Arial" w:hAnsi="Arial" w:cs="Arial"/>
          <w:lang w:val="en-US"/>
        </w:rPr>
        <w:t xml:space="preserve"> from</w:t>
      </w:r>
      <w:r>
        <w:rPr>
          <w:rFonts w:ascii="Arial" w:hAnsi="Arial" w:cs="Arial"/>
          <w:lang w:val="en-US"/>
        </w:rPr>
        <w:t xml:space="preserve"> the Canal del </w:t>
      </w:r>
      <w:proofErr w:type="spellStart"/>
      <w:r>
        <w:rPr>
          <w:rFonts w:ascii="Arial" w:hAnsi="Arial" w:cs="Arial"/>
          <w:lang w:val="en-US"/>
        </w:rPr>
        <w:t>Dique</w:t>
      </w:r>
      <w:proofErr w:type="spellEnd"/>
      <w:r w:rsidR="00142D43">
        <w:rPr>
          <w:rFonts w:ascii="Arial" w:hAnsi="Arial" w:cs="Arial"/>
          <w:lang w:val="en-US"/>
        </w:rPr>
        <w:t xml:space="preserve"> (a-c</w:t>
      </w:r>
      <w:r w:rsidR="00FB7C35">
        <w:rPr>
          <w:rFonts w:ascii="Arial" w:hAnsi="Arial" w:cs="Arial"/>
          <w:lang w:val="en-US"/>
        </w:rPr>
        <w:t>). MODIS Terra (MOD09GQ; band 1) satellite imagery calibrated for TSS</w:t>
      </w:r>
      <w:r w:rsidR="00640197">
        <w:rPr>
          <w:rFonts w:ascii="Arial" w:hAnsi="Arial" w:cs="Arial"/>
          <w:lang w:val="en-US"/>
        </w:rPr>
        <w:t>,</w:t>
      </w:r>
      <w:r w:rsidR="00FB7C35">
        <w:rPr>
          <w:rFonts w:ascii="Arial" w:hAnsi="Arial" w:cs="Arial"/>
          <w:lang w:val="en-US"/>
        </w:rPr>
        <w:t xml:space="preserve"> following the model </w:t>
      </w:r>
      <w:r w:rsidR="008642C9">
        <w:rPr>
          <w:rFonts w:ascii="Arial" w:hAnsi="Arial" w:cs="Arial"/>
          <w:lang w:val="en-US"/>
        </w:rPr>
        <w:t xml:space="preserve">produced </w:t>
      </w:r>
      <w:r w:rsidR="00FB7C35">
        <w:rPr>
          <w:rFonts w:ascii="Arial" w:hAnsi="Arial" w:cs="Arial"/>
          <w:lang w:val="en-US"/>
        </w:rPr>
        <w:t xml:space="preserve">by Restrepo et al. </w:t>
      </w:r>
      <w:r w:rsidR="00FB7C35">
        <w:rPr>
          <w:rFonts w:ascii="Arial" w:hAnsi="Arial" w:cs="Arial"/>
          <w:lang w:val="en-US"/>
        </w:rPr>
        <w:fldChar w:fldCharType="begin" w:fldLock="1"/>
      </w:r>
      <w:r w:rsidR="00794489">
        <w:rPr>
          <w:rFonts w:ascii="Arial" w:hAnsi="Arial" w:cs="Arial"/>
          <w:lang w:val="en-US"/>
        </w:rPr>
        <w:instrText>ADDIN CSL_CITATION {"citationItems":[{"id":"ITEM-1","itemData":{"DOI":"10.1016/j.scitotenv.2016.02.140","ISSN":"00489697","author":[{"dropping-particle":"","family":"Restrepo","given":"Juan D.","non-dropping-particle":"","parse-names":false,"suffix":""},{"dropping-particle":"","family":"Park","given":"Edward","non-dropping-particle":"","parse-names":false,"suffix":""},{"dropping-particle":"","family":"Aquino","given":"Samia","non-dropping-particle":"","parse-names":false,"suffix":""},{"dropping-particle":"","family":"Latrubesse","given":"Edgardo M.","non-dropping-particle":"","parse-names":false,"suffix":""}],"container-title":"Science of The Total Environment","id":"ITEM-1","issued":{"date-parts":[["2016"]]},"page":"316-329","publisher":"Elsevier B.V.","title":"Coral reefs chronically exposed to river sediment plumes in the southwestern Caribbean: Rosario Islands, Colombia","type":"article-journal","volume":"553"},"suppress-author":1,"uris":["http://www.mendeley.com/documents/?uuid=ca960285-a23b-4a3f-9cc2-70bfdf340f5a"]}],"mendeley":{"formattedCitation":"(2016)","plainTextFormattedCitation":"(2016)","previouslyFormattedCitation":"(2016)"},"properties":{"noteIndex":0},"schema":"https://github.com/citation-style-language/schema/raw/master/csl-citation.json"}</w:instrText>
      </w:r>
      <w:r w:rsidR="00FB7C35">
        <w:rPr>
          <w:rFonts w:ascii="Arial" w:hAnsi="Arial" w:cs="Arial"/>
          <w:lang w:val="en-US"/>
        </w:rPr>
        <w:fldChar w:fldCharType="separate"/>
      </w:r>
      <w:r w:rsidR="00FB7C35" w:rsidRPr="00FB7C35">
        <w:rPr>
          <w:rFonts w:ascii="Arial" w:hAnsi="Arial" w:cs="Arial"/>
          <w:noProof/>
          <w:lang w:val="en-US"/>
        </w:rPr>
        <w:t>(2016)</w:t>
      </w:r>
      <w:r w:rsidR="00FB7C35">
        <w:rPr>
          <w:rFonts w:ascii="Arial" w:hAnsi="Arial" w:cs="Arial"/>
          <w:lang w:val="en-US"/>
        </w:rPr>
        <w:fldChar w:fldCharType="end"/>
      </w:r>
      <w:r w:rsidR="008642C9">
        <w:rPr>
          <w:rFonts w:ascii="Arial" w:hAnsi="Arial" w:cs="Arial"/>
          <w:lang w:val="en-US"/>
        </w:rPr>
        <w:t xml:space="preserve"> </w:t>
      </w:r>
      <w:r w:rsidR="00640197">
        <w:rPr>
          <w:rFonts w:ascii="Arial" w:hAnsi="Arial" w:cs="Arial"/>
          <w:lang w:val="en-US"/>
        </w:rPr>
        <w:t>for</w:t>
      </w:r>
      <w:r w:rsidR="008642C9">
        <w:rPr>
          <w:rFonts w:ascii="Arial" w:hAnsi="Arial" w:cs="Arial"/>
          <w:lang w:val="en-US"/>
        </w:rPr>
        <w:t xml:space="preserve"> the same</w:t>
      </w:r>
      <w:r w:rsidR="00142D43">
        <w:rPr>
          <w:rFonts w:ascii="Arial" w:hAnsi="Arial" w:cs="Arial"/>
          <w:lang w:val="en-US"/>
        </w:rPr>
        <w:t xml:space="preserve"> area (d-f</w:t>
      </w:r>
      <w:r w:rsidR="008642C9">
        <w:rPr>
          <w:rFonts w:ascii="Arial" w:hAnsi="Arial" w:cs="Arial"/>
          <w:lang w:val="en-US"/>
        </w:rPr>
        <w:t>).</w:t>
      </w:r>
      <w:r w:rsidR="00BB2AAF">
        <w:rPr>
          <w:rFonts w:ascii="Arial" w:hAnsi="Arial" w:cs="Arial"/>
          <w:lang w:val="en-US"/>
        </w:rPr>
        <w:t xml:space="preserve"> The Varadero coral reef is shown as a white-bordered polygon.</w:t>
      </w:r>
    </w:p>
    <w:p w14:paraId="385F94DE" w14:textId="77777777" w:rsidR="0023115F" w:rsidRDefault="0023115F">
      <w:pPr>
        <w:rPr>
          <w:rFonts w:ascii="Arial" w:hAnsi="Arial" w:cs="Arial"/>
          <w:lang w:val="en-US"/>
        </w:rPr>
      </w:pPr>
    </w:p>
    <w:p w14:paraId="560C2F7B" w14:textId="423CFA6A" w:rsidR="0023115F" w:rsidRDefault="0023115F">
      <w:pPr>
        <w:rPr>
          <w:rFonts w:ascii="Arial" w:hAnsi="Arial" w:cs="Arial"/>
          <w:lang w:val="en-US"/>
        </w:rPr>
      </w:pPr>
      <w:r>
        <w:rPr>
          <w:rFonts w:ascii="Arial" w:hAnsi="Arial" w:cs="Arial"/>
          <w:lang w:val="en-US"/>
        </w:rPr>
        <w:br w:type="page"/>
      </w:r>
    </w:p>
    <w:p w14:paraId="10505FC5" w14:textId="77777777" w:rsidR="00386546" w:rsidRPr="00C451E0" w:rsidRDefault="00386546">
      <w:pPr>
        <w:ind w:firstLine="360"/>
        <w:jc w:val="both"/>
        <w:rPr>
          <w:rFonts w:ascii="Arial" w:hAnsi="Arial" w:cs="Arial"/>
          <w:lang w:val="en-US"/>
        </w:rPr>
      </w:pPr>
    </w:p>
    <w:p w14:paraId="00EF7B66" w14:textId="3A2DDD5D" w:rsidR="003C0674" w:rsidRPr="00C451E0" w:rsidRDefault="00001B57" w:rsidP="00001B57">
      <w:pPr>
        <w:ind w:firstLine="360"/>
        <w:jc w:val="center"/>
        <w:rPr>
          <w:rFonts w:ascii="Arial" w:hAnsi="Arial" w:cs="Arial"/>
          <w:lang w:val="en-US"/>
        </w:rPr>
      </w:pPr>
      <w:bookmarkStart w:id="379" w:name="_GoBack"/>
      <w:r>
        <w:rPr>
          <w:noProof/>
        </w:rPr>
        <w:drawing>
          <wp:inline distT="0" distB="0" distL="0" distR="0" wp14:anchorId="3858F03B" wp14:editId="287C0DE5">
            <wp:extent cx="3238500" cy="58902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8500" cy="5890260"/>
                    </a:xfrm>
                    <a:prstGeom prst="rect">
                      <a:avLst/>
                    </a:prstGeom>
                    <a:noFill/>
                    <a:ln>
                      <a:noFill/>
                    </a:ln>
                  </pic:spPr>
                </pic:pic>
              </a:graphicData>
            </a:graphic>
          </wp:inline>
        </w:drawing>
      </w:r>
      <w:bookmarkEnd w:id="379"/>
    </w:p>
    <w:p w14:paraId="6A3C289C" w14:textId="337FCF5F" w:rsidR="003C0674" w:rsidRPr="00C451E0" w:rsidRDefault="00252C53" w:rsidP="005D46B4">
      <w:pPr>
        <w:jc w:val="both"/>
        <w:rPr>
          <w:rFonts w:ascii="Arial" w:hAnsi="Arial" w:cs="Arial"/>
          <w:lang w:val="en-US"/>
        </w:rPr>
      </w:pPr>
      <w:r w:rsidRPr="005D46B4">
        <w:rPr>
          <w:rFonts w:ascii="Arial" w:hAnsi="Arial" w:cs="Arial"/>
          <w:b/>
          <w:lang w:val="en-US"/>
        </w:rPr>
        <w:t>Figure 3</w:t>
      </w:r>
      <w:r w:rsidR="003C0674" w:rsidRPr="005D46B4">
        <w:rPr>
          <w:rFonts w:ascii="Arial" w:hAnsi="Arial" w:cs="Arial"/>
          <w:b/>
          <w:lang w:val="en-US"/>
        </w:rPr>
        <w:t>.</w:t>
      </w:r>
      <w:r w:rsidR="00B53B92">
        <w:rPr>
          <w:rFonts w:ascii="Arial" w:hAnsi="Arial" w:cs="Arial"/>
          <w:lang w:val="en-US"/>
        </w:rPr>
        <w:t xml:space="preserve"> </w:t>
      </w:r>
      <w:commentRangeStart w:id="380"/>
      <w:r w:rsidR="00B53B92">
        <w:rPr>
          <w:rFonts w:ascii="Arial" w:hAnsi="Arial" w:cs="Arial"/>
          <w:lang w:val="en-US"/>
        </w:rPr>
        <w:t>Climatology</w:t>
      </w:r>
      <w:r w:rsidR="00864DE2">
        <w:rPr>
          <w:rFonts w:ascii="Arial" w:hAnsi="Arial" w:cs="Arial"/>
          <w:lang w:val="en-US"/>
        </w:rPr>
        <w:t xml:space="preserve"> of hydrological and environmental data obtained for the Canal del </w:t>
      </w:r>
      <w:proofErr w:type="spellStart"/>
      <w:r w:rsidR="00864DE2">
        <w:rPr>
          <w:rFonts w:ascii="Arial" w:hAnsi="Arial" w:cs="Arial"/>
          <w:lang w:val="en-US"/>
        </w:rPr>
        <w:t>Dique</w:t>
      </w:r>
      <w:proofErr w:type="spellEnd"/>
      <w:r w:rsidR="00864DE2">
        <w:rPr>
          <w:rFonts w:ascii="Arial" w:hAnsi="Arial" w:cs="Arial"/>
          <w:lang w:val="en-US"/>
        </w:rPr>
        <w:t xml:space="preserve"> </w:t>
      </w:r>
      <w:r w:rsidR="00BD28C3">
        <w:rPr>
          <w:rFonts w:ascii="Arial" w:hAnsi="Arial" w:cs="Arial"/>
          <w:lang w:val="en-US"/>
        </w:rPr>
        <w:t>and Cartagena Bay area</w:t>
      </w:r>
      <w:r w:rsidR="00864DE2">
        <w:rPr>
          <w:rFonts w:ascii="Arial" w:hAnsi="Arial" w:cs="Arial"/>
          <w:lang w:val="en-US"/>
        </w:rPr>
        <w:t xml:space="preserve">. Data </w:t>
      </w:r>
      <w:r w:rsidR="005D46B4">
        <w:rPr>
          <w:rFonts w:ascii="Arial" w:hAnsi="Arial" w:cs="Arial"/>
          <w:lang w:val="en-US"/>
        </w:rPr>
        <w:t xml:space="preserve">sources </w:t>
      </w:r>
      <w:r w:rsidR="00B53B92">
        <w:rPr>
          <w:rFonts w:ascii="Arial" w:hAnsi="Arial" w:cs="Arial"/>
          <w:lang w:val="en-US"/>
        </w:rPr>
        <w:t xml:space="preserve">and base periods are </w:t>
      </w:r>
      <w:r w:rsidR="00422FA3">
        <w:rPr>
          <w:rFonts w:ascii="Arial" w:hAnsi="Arial" w:cs="Arial"/>
          <w:lang w:val="en-US"/>
        </w:rPr>
        <w:t>described in the methods section.</w:t>
      </w:r>
      <w:commentRangeEnd w:id="380"/>
      <w:r w:rsidR="00384C11">
        <w:rPr>
          <w:rStyle w:val="Refdecomentario"/>
        </w:rPr>
        <w:commentReference w:id="380"/>
      </w:r>
    </w:p>
    <w:p w14:paraId="0EF8D0E6" w14:textId="2C8659BA" w:rsidR="00386546" w:rsidRPr="00C451E0" w:rsidRDefault="00386546">
      <w:pPr>
        <w:rPr>
          <w:rFonts w:ascii="Arial" w:hAnsi="Arial" w:cs="Arial"/>
          <w:lang w:val="en-US"/>
        </w:rPr>
      </w:pPr>
      <w:r w:rsidRPr="00C451E0">
        <w:rPr>
          <w:rFonts w:ascii="Arial" w:hAnsi="Arial" w:cs="Arial"/>
          <w:lang w:val="en-US"/>
        </w:rPr>
        <w:br w:type="page"/>
      </w:r>
    </w:p>
    <w:p w14:paraId="392D03EC" w14:textId="77777777" w:rsidR="003C0674" w:rsidRPr="00C451E0" w:rsidRDefault="003C0674">
      <w:pPr>
        <w:ind w:firstLine="360"/>
        <w:jc w:val="both"/>
        <w:rPr>
          <w:rFonts w:ascii="Arial" w:hAnsi="Arial" w:cs="Arial"/>
          <w:lang w:val="en-US"/>
        </w:rPr>
      </w:pPr>
    </w:p>
    <w:p w14:paraId="65639A26" w14:textId="02ECDE30" w:rsidR="00DE55E5" w:rsidRPr="00C451E0" w:rsidRDefault="00864DE2" w:rsidP="00DE55E5">
      <w:pPr>
        <w:jc w:val="both"/>
        <w:rPr>
          <w:rFonts w:ascii="Arial" w:hAnsi="Arial" w:cs="Arial"/>
          <w:lang w:val="en-US"/>
        </w:rPr>
      </w:pPr>
      <w:r w:rsidRPr="003C0674">
        <w:rPr>
          <w:rFonts w:ascii="Arial" w:hAnsi="Arial" w:cs="Arial"/>
          <w:noProof/>
          <w:lang w:val="en-US" w:eastAsia="en-US"/>
        </w:rPr>
        <w:drawing>
          <wp:inline distT="0" distB="0" distL="0" distR="0" wp14:anchorId="54148046" wp14:editId="75F060DF">
            <wp:extent cx="5612130" cy="2486660"/>
            <wp:effectExtent l="0" t="0" r="7620" b="8890"/>
            <wp:docPr id="6" name="Imagen 6" descr="D:\BIOLOGIA\Cartagena\MS Varadero\Figuras\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IOLOGIA\Cartagena\MS Varadero\Figuras\Fig.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0800000">
                      <a:off x="0" y="0"/>
                      <a:ext cx="5612130" cy="2486660"/>
                    </a:xfrm>
                    <a:prstGeom prst="rect">
                      <a:avLst/>
                    </a:prstGeom>
                    <a:noFill/>
                    <a:ln>
                      <a:noFill/>
                    </a:ln>
                  </pic:spPr>
                </pic:pic>
              </a:graphicData>
            </a:graphic>
          </wp:inline>
        </w:drawing>
      </w:r>
    </w:p>
    <w:p w14:paraId="5AA71469" w14:textId="08AD4E68" w:rsidR="00DE55E5" w:rsidRPr="00C451E0" w:rsidRDefault="00383475" w:rsidP="00DE55E5">
      <w:pPr>
        <w:jc w:val="both"/>
        <w:rPr>
          <w:rFonts w:ascii="Arial" w:hAnsi="Arial" w:cs="Arial"/>
          <w:lang w:val="en-US"/>
        </w:rPr>
      </w:pPr>
      <w:commentRangeStart w:id="381"/>
      <w:r w:rsidRPr="005A70D6">
        <w:rPr>
          <w:rFonts w:ascii="Arial" w:hAnsi="Arial" w:cs="Arial"/>
          <w:b/>
          <w:lang w:val="en-US"/>
        </w:rPr>
        <w:t>Figure 4</w:t>
      </w:r>
      <w:r w:rsidR="00DE55E5" w:rsidRPr="005A70D6">
        <w:rPr>
          <w:rFonts w:ascii="Arial" w:hAnsi="Arial" w:cs="Arial"/>
          <w:b/>
          <w:lang w:val="en-US"/>
        </w:rPr>
        <w:t>.</w:t>
      </w:r>
      <w:r w:rsidR="00730383">
        <w:rPr>
          <w:rFonts w:ascii="Arial" w:hAnsi="Arial" w:cs="Arial"/>
          <w:lang w:val="en-US"/>
        </w:rPr>
        <w:t xml:space="preserve"> Banding patterns within a core (VAR1) of the coral </w:t>
      </w:r>
      <w:r w:rsidR="00730383" w:rsidRPr="009D6AAF">
        <w:rPr>
          <w:rFonts w:ascii="Arial" w:hAnsi="Arial" w:cs="Arial"/>
          <w:i/>
          <w:lang w:val="en-US"/>
        </w:rPr>
        <w:t xml:space="preserve">O. </w:t>
      </w:r>
      <w:proofErr w:type="spellStart"/>
      <w:r w:rsidR="00730383" w:rsidRPr="009D6AAF">
        <w:rPr>
          <w:rFonts w:ascii="Arial" w:hAnsi="Arial" w:cs="Arial"/>
          <w:i/>
          <w:lang w:val="en-US"/>
        </w:rPr>
        <w:t>faveolata</w:t>
      </w:r>
      <w:proofErr w:type="spellEnd"/>
      <w:r w:rsidR="00730383">
        <w:rPr>
          <w:rFonts w:ascii="Arial" w:hAnsi="Arial" w:cs="Arial"/>
          <w:lang w:val="en-US"/>
        </w:rPr>
        <w:t xml:space="preserve">. </w:t>
      </w:r>
      <w:r w:rsidR="007602A5">
        <w:rPr>
          <w:rFonts w:ascii="Arial" w:hAnsi="Arial" w:cs="Arial"/>
          <w:lang w:val="en-US"/>
        </w:rPr>
        <w:t>Annual</w:t>
      </w:r>
      <w:r w:rsidR="00730383">
        <w:rPr>
          <w:rFonts w:ascii="Arial" w:hAnsi="Arial" w:cs="Arial"/>
          <w:lang w:val="en-US"/>
        </w:rPr>
        <w:t xml:space="preserve"> skeletal density is shown as a light (low density) and dark (high density) band in gray scale (X-radiograph</w:t>
      </w:r>
      <w:ins w:id="382" w:author="Alberto Rodriguez-Ramirez" w:date="2019-09-26T15:39:00Z">
        <w:r w:rsidR="00CB47F5">
          <w:rPr>
            <w:rFonts w:ascii="Arial" w:hAnsi="Arial" w:cs="Arial"/>
            <w:lang w:val="en-US"/>
          </w:rPr>
          <w:t>, lower portion of the image</w:t>
        </w:r>
      </w:ins>
      <w:r w:rsidR="00730383">
        <w:rPr>
          <w:rFonts w:ascii="Arial" w:hAnsi="Arial" w:cs="Arial"/>
          <w:lang w:val="en-US"/>
        </w:rPr>
        <w:t xml:space="preserve">). </w:t>
      </w:r>
      <w:r w:rsidR="007602A5">
        <w:rPr>
          <w:rFonts w:ascii="Arial" w:hAnsi="Arial" w:cs="Arial"/>
          <w:lang w:val="en-US"/>
        </w:rPr>
        <w:t>Annual</w:t>
      </w:r>
      <w:r w:rsidR="00221AE7">
        <w:rPr>
          <w:rFonts w:ascii="Arial" w:hAnsi="Arial" w:cs="Arial"/>
          <w:lang w:val="en-US"/>
        </w:rPr>
        <w:t xml:space="preserve"> luminescent bands are shown as light and dark bands under UV-A light</w:t>
      </w:r>
      <w:ins w:id="383" w:author="Alberto Rodriguez-Ramirez" w:date="2019-09-26T15:40:00Z">
        <w:r w:rsidR="00CB47F5">
          <w:rPr>
            <w:rFonts w:ascii="Arial" w:hAnsi="Arial" w:cs="Arial"/>
            <w:lang w:val="en-US"/>
          </w:rPr>
          <w:t xml:space="preserve"> (upper portion of the image)</w:t>
        </w:r>
      </w:ins>
      <w:del w:id="384" w:author="Alberto Rodriguez-Ramirez" w:date="2019-09-26T15:40:00Z">
        <w:r w:rsidR="00221AE7" w:rsidDel="00CB47F5">
          <w:rPr>
            <w:rFonts w:ascii="Arial" w:hAnsi="Arial" w:cs="Arial"/>
            <w:lang w:val="en-US"/>
          </w:rPr>
          <w:delText>.</w:delText>
        </w:r>
      </w:del>
      <w:r w:rsidR="00221AE7">
        <w:rPr>
          <w:rFonts w:ascii="Arial" w:hAnsi="Arial" w:cs="Arial"/>
          <w:lang w:val="en-US"/>
        </w:rPr>
        <w:t xml:space="preserve"> </w:t>
      </w:r>
      <w:ins w:id="385" w:author="Autorizado" w:date="2019-08-14T15:44:00Z">
        <w:r w:rsidR="007D6AF4">
          <w:rPr>
            <w:rFonts w:ascii="Arial" w:hAnsi="Arial" w:cs="Arial"/>
            <w:lang w:val="en-US"/>
          </w:rPr>
          <w:t>L</w:t>
        </w:r>
      </w:ins>
      <w:del w:id="386" w:author="Autorizado" w:date="2019-08-14T15:44:00Z">
        <w:r w:rsidR="00221AE7" w:rsidDel="007D6AF4">
          <w:rPr>
            <w:rFonts w:ascii="Arial" w:hAnsi="Arial" w:cs="Arial"/>
            <w:lang w:val="en-US"/>
          </w:rPr>
          <w:delText>As l</w:delText>
        </w:r>
      </w:del>
      <w:r w:rsidR="00221AE7">
        <w:rPr>
          <w:rFonts w:ascii="Arial" w:hAnsi="Arial" w:cs="Arial"/>
          <w:lang w:val="en-US"/>
        </w:rPr>
        <w:t xml:space="preserve">ighter (more intense) </w:t>
      </w:r>
      <w:del w:id="387" w:author="Autorizado" w:date="2019-08-14T15:45:00Z">
        <w:r w:rsidR="00221AE7" w:rsidDel="007D6AF4">
          <w:rPr>
            <w:rFonts w:ascii="Arial" w:hAnsi="Arial" w:cs="Arial"/>
            <w:lang w:val="en-US"/>
          </w:rPr>
          <w:delText xml:space="preserve">the </w:delText>
        </w:r>
      </w:del>
      <w:r w:rsidR="00221AE7">
        <w:rPr>
          <w:rFonts w:ascii="Arial" w:hAnsi="Arial" w:cs="Arial"/>
          <w:lang w:val="en-US"/>
        </w:rPr>
        <w:t>luminescence band</w:t>
      </w:r>
      <w:ins w:id="388" w:author="Autorizado" w:date="2019-08-14T15:45:00Z">
        <w:r w:rsidR="007D6AF4">
          <w:rPr>
            <w:rFonts w:ascii="Arial" w:hAnsi="Arial" w:cs="Arial"/>
            <w:lang w:val="en-US"/>
          </w:rPr>
          <w:t>s</w:t>
        </w:r>
      </w:ins>
      <w:r w:rsidR="00221AE7">
        <w:rPr>
          <w:rFonts w:ascii="Arial" w:hAnsi="Arial" w:cs="Arial"/>
          <w:lang w:val="en-US"/>
        </w:rPr>
        <w:t xml:space="preserve">, </w:t>
      </w:r>
      <w:ins w:id="389" w:author="Autorizado" w:date="2019-08-14T15:45:00Z">
        <w:r w:rsidR="007D6AF4">
          <w:rPr>
            <w:rFonts w:ascii="Arial" w:hAnsi="Arial" w:cs="Arial"/>
            <w:lang w:val="en-US"/>
          </w:rPr>
          <w:t>represent</w:t>
        </w:r>
      </w:ins>
      <w:del w:id="390" w:author="Autorizado" w:date="2019-08-14T15:45:00Z">
        <w:r w:rsidR="00221AE7" w:rsidDel="007D6AF4">
          <w:rPr>
            <w:rFonts w:ascii="Arial" w:hAnsi="Arial" w:cs="Arial"/>
            <w:lang w:val="en-US"/>
          </w:rPr>
          <w:delText>the</w:delText>
        </w:r>
      </w:del>
      <w:r w:rsidR="00221AE7">
        <w:rPr>
          <w:rFonts w:ascii="Arial" w:hAnsi="Arial" w:cs="Arial"/>
          <w:lang w:val="en-US"/>
        </w:rPr>
        <w:t xml:space="preserve"> higher terrestrial </w:t>
      </w:r>
      <w:r w:rsidR="005A70D6">
        <w:rPr>
          <w:rFonts w:ascii="Arial" w:hAnsi="Arial" w:cs="Arial"/>
          <w:lang w:val="en-US"/>
        </w:rPr>
        <w:t xml:space="preserve">influences </w:t>
      </w:r>
      <w:r w:rsidR="00FF7D0D">
        <w:rPr>
          <w:rFonts w:ascii="Arial" w:hAnsi="Arial" w:cs="Arial"/>
          <w:lang w:val="en-US"/>
        </w:rPr>
        <w:t>recorded in</w:t>
      </w:r>
      <w:r w:rsidR="007602A5">
        <w:rPr>
          <w:rFonts w:ascii="Arial" w:hAnsi="Arial" w:cs="Arial"/>
          <w:lang w:val="en-US"/>
        </w:rPr>
        <w:t xml:space="preserve"> the coral skeleton </w:t>
      </w:r>
      <w:r w:rsidR="005A70D6">
        <w:rPr>
          <w:rFonts w:ascii="Arial" w:hAnsi="Arial" w:cs="Arial"/>
          <w:lang w:val="en-US"/>
        </w:rPr>
        <w:fldChar w:fldCharType="begin" w:fldLock="1"/>
      </w:r>
      <w:r w:rsidR="00D70337">
        <w:rPr>
          <w:rFonts w:ascii="Arial" w:hAnsi="Arial" w:cs="Arial"/>
          <w:lang w:val="en-US"/>
        </w:rPr>
        <w:instrText>ADDIN CSL_CITATION {"citationItems":[{"id":"ITEM-1","itemData":{"DOI":"10.1007/s00338-010-0629-y","ISBN":"0722-4028","ISSN":"07224028","abstract":"Abstract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runoff.","author":[{"dropping-particle":"","family":"Grove","given":"C. A.","non-dropping-particle":"","parse-names":false,"suffix":""},{"dropping-particle":"","family":"Nagtegaal","given":"R.","non-dropping-particle":"","parse-names":false,"suffix":""},{"dropping-particle":"","family":"Zinke","given":"J.","non-dropping-particle":"","parse-names":false,"suffix":""},{"dropping-particle":"","family":"Scheufen","given":"T.","non-dropping-particle":"","parse-names":false,"suffix":""},{"dropping-particle":"","family":"Koster","given":"B.","non-dropping-particle":"","parse-names":false,"suffix":""},{"dropping-particle":"","family":"Kasper","given":"S.","non-dropping-particle":"","parse-names":false,"suffix":""},{"dropping-particle":"","family":"McCulloch","given":"M. T.","non-dropping-particle":"","parse-names":false,"suffix":""},{"dropping-particle":"","family":"Bergh","given":"G.","non-dropping-particle":"van den","parse-names":false,"suffix":""},{"dropping-particle":"","family":"Brummer","given":"G. Jan A","non-dropping-particle":"","parse-names":false,"suffix":""}],"container-title":"Coral Reefs","id":"ITEM-1","issue":"3","issued":{"date-parts":[["2010"]]},"page":"579-591","title":"River runoff reconstructions from novel spectral luminescence scanning of massive coral skeletons","type":"article-journal","volume":"29"},"uris":["http://www.mendeley.com/documents/?uuid=7b478a30-56e3-46cd-863d-abbf14f7cfef"]}],"mendeley":{"formattedCitation":"(Grove et al. 2010)","plainTextFormattedCitation":"(Grove et al. 2010)","previouslyFormattedCitation":"(Grove et al. 2010)"},"properties":{"noteIndex":0},"schema":"https://github.com/citation-style-language/schema/raw/master/csl-citation.json"}</w:instrText>
      </w:r>
      <w:r w:rsidR="005A70D6">
        <w:rPr>
          <w:rFonts w:ascii="Arial" w:hAnsi="Arial" w:cs="Arial"/>
          <w:lang w:val="en-US"/>
        </w:rPr>
        <w:fldChar w:fldCharType="separate"/>
      </w:r>
      <w:r w:rsidR="005A70D6" w:rsidRPr="005A70D6">
        <w:rPr>
          <w:rFonts w:ascii="Arial" w:hAnsi="Arial" w:cs="Arial"/>
          <w:noProof/>
          <w:lang w:val="en-US"/>
        </w:rPr>
        <w:t>(Grove et al. 2010)</w:t>
      </w:r>
      <w:r w:rsidR="005A70D6">
        <w:rPr>
          <w:rFonts w:ascii="Arial" w:hAnsi="Arial" w:cs="Arial"/>
          <w:lang w:val="en-US"/>
        </w:rPr>
        <w:fldChar w:fldCharType="end"/>
      </w:r>
      <w:commentRangeEnd w:id="381"/>
      <w:r w:rsidR="00CB47F5">
        <w:rPr>
          <w:rStyle w:val="Refdecomentario"/>
        </w:rPr>
        <w:commentReference w:id="381"/>
      </w:r>
      <w:r w:rsidR="00B72027">
        <w:rPr>
          <w:rFonts w:ascii="Arial" w:hAnsi="Arial" w:cs="Arial"/>
          <w:lang w:val="en-US"/>
        </w:rPr>
        <w:t>.</w:t>
      </w:r>
    </w:p>
    <w:p w14:paraId="3D5E1E1C" w14:textId="0EFC35ED" w:rsidR="00386546" w:rsidRPr="00C451E0" w:rsidRDefault="00386546">
      <w:pPr>
        <w:rPr>
          <w:rFonts w:ascii="Arial" w:hAnsi="Arial" w:cs="Arial"/>
          <w:lang w:val="en-US"/>
        </w:rPr>
      </w:pPr>
      <w:r w:rsidRPr="00C451E0">
        <w:rPr>
          <w:rFonts w:ascii="Arial" w:hAnsi="Arial" w:cs="Arial"/>
          <w:lang w:val="en-US"/>
        </w:rPr>
        <w:br w:type="page"/>
      </w:r>
    </w:p>
    <w:p w14:paraId="63C4115C" w14:textId="094215A0" w:rsidR="002218AE" w:rsidRPr="00C451E0" w:rsidRDefault="008C2B0C" w:rsidP="00E1565A">
      <w:pPr>
        <w:jc w:val="both"/>
        <w:rPr>
          <w:rFonts w:ascii="Arial" w:hAnsi="Arial" w:cs="Arial"/>
          <w:lang w:val="en-US"/>
        </w:rPr>
      </w:pPr>
      <w:r w:rsidRPr="008C2B0C">
        <w:rPr>
          <w:rFonts w:ascii="Arial" w:hAnsi="Arial" w:cs="Arial"/>
          <w:noProof/>
          <w:lang w:val="en-US" w:eastAsia="en-US"/>
        </w:rPr>
        <w:lastRenderedPageBreak/>
        <w:drawing>
          <wp:inline distT="0" distB="0" distL="0" distR="0" wp14:anchorId="1491FCFB" wp14:editId="7339BE2F">
            <wp:extent cx="3238500" cy="4705350"/>
            <wp:effectExtent l="0" t="0" r="0" b="0"/>
            <wp:docPr id="4" name="Picture 4" descr="C:\Users\luislizcanos\Google Drive\Articulos\Pendientes\Varadero growth rates\Figuras\Fig. 5-std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5-stda.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8500" cy="4705350"/>
                    </a:xfrm>
                    <a:prstGeom prst="rect">
                      <a:avLst/>
                    </a:prstGeom>
                    <a:noFill/>
                    <a:ln>
                      <a:noFill/>
                    </a:ln>
                  </pic:spPr>
                </pic:pic>
              </a:graphicData>
            </a:graphic>
          </wp:inline>
        </w:drawing>
      </w:r>
    </w:p>
    <w:p w14:paraId="5CC38CE3" w14:textId="6C293642" w:rsidR="003C0674" w:rsidRPr="00C451E0" w:rsidRDefault="00383475" w:rsidP="00E1565A">
      <w:pPr>
        <w:jc w:val="both"/>
        <w:rPr>
          <w:rFonts w:ascii="Arial" w:hAnsi="Arial" w:cs="Arial"/>
          <w:lang w:val="en-US"/>
        </w:rPr>
      </w:pPr>
      <w:r w:rsidRPr="008C2B0C">
        <w:rPr>
          <w:rFonts w:ascii="Arial" w:hAnsi="Arial" w:cs="Arial"/>
          <w:b/>
          <w:lang w:val="en-US"/>
        </w:rPr>
        <w:t>Figure 5</w:t>
      </w:r>
      <w:r w:rsidR="003C0674" w:rsidRPr="008C2B0C">
        <w:rPr>
          <w:rFonts w:ascii="Arial" w:hAnsi="Arial" w:cs="Arial"/>
          <w:b/>
          <w:lang w:val="en-US"/>
        </w:rPr>
        <w:t>.</w:t>
      </w:r>
      <w:r w:rsidR="008C2B0C" w:rsidRPr="008C2B0C">
        <w:rPr>
          <w:rFonts w:ascii="Arial" w:hAnsi="Arial" w:cs="Arial"/>
          <w:b/>
          <w:lang w:val="en-US"/>
        </w:rPr>
        <w:t xml:space="preserve"> </w:t>
      </w:r>
      <w:r w:rsidR="008C2B0C">
        <w:rPr>
          <w:rFonts w:ascii="Arial" w:hAnsi="Arial" w:cs="Arial"/>
          <w:lang w:val="en-US"/>
        </w:rPr>
        <w:t xml:space="preserve">STDA coral growth time series of the corals </w:t>
      </w:r>
      <w:r w:rsidR="008C2B0C" w:rsidRPr="008C2B0C">
        <w:rPr>
          <w:rFonts w:ascii="Arial" w:hAnsi="Arial" w:cs="Arial"/>
          <w:i/>
          <w:lang w:val="en-US"/>
        </w:rPr>
        <w:t xml:space="preserve">O. </w:t>
      </w:r>
      <w:proofErr w:type="spellStart"/>
      <w:r w:rsidR="008C2B0C" w:rsidRPr="008C2B0C">
        <w:rPr>
          <w:rFonts w:ascii="Arial" w:hAnsi="Arial" w:cs="Arial"/>
          <w:i/>
          <w:lang w:val="en-US"/>
        </w:rPr>
        <w:t>faveolata</w:t>
      </w:r>
      <w:proofErr w:type="spellEnd"/>
      <w:r w:rsidR="008C2B0C">
        <w:rPr>
          <w:rFonts w:ascii="Arial" w:hAnsi="Arial" w:cs="Arial"/>
          <w:lang w:val="en-US"/>
        </w:rPr>
        <w:t xml:space="preserve"> collected in Varadero Reef. Black dashed line indicates a significa</w:t>
      </w:r>
      <w:r w:rsidR="00074272">
        <w:rPr>
          <w:rFonts w:ascii="Arial" w:hAnsi="Arial" w:cs="Arial"/>
          <w:lang w:val="en-US"/>
        </w:rPr>
        <w:t>nt</w:t>
      </w:r>
      <w:r w:rsidR="008C2B0C">
        <w:rPr>
          <w:rFonts w:ascii="Arial" w:hAnsi="Arial" w:cs="Arial"/>
          <w:lang w:val="en-US"/>
        </w:rPr>
        <w:t xml:space="preserve"> trend over the respective period for density </w:t>
      </w:r>
      <w:r w:rsidR="008C2B0C" w:rsidRPr="008C2B0C">
        <w:rPr>
          <w:rFonts w:ascii="Arial" w:hAnsi="Arial" w:cs="Arial"/>
          <w:sz w:val="24"/>
          <w:szCs w:val="24"/>
          <w:lang w:val="en-US"/>
        </w:rPr>
        <w:t>(r = -0.47, p &lt; 0.001)</w:t>
      </w:r>
      <w:r w:rsidR="008C2B0C">
        <w:rPr>
          <w:rFonts w:ascii="Arial" w:hAnsi="Arial" w:cs="Arial"/>
          <w:lang w:val="en-US"/>
        </w:rPr>
        <w:t xml:space="preserve"> and calcification </w:t>
      </w:r>
      <w:r w:rsidR="008C2B0C" w:rsidRPr="008C2B0C">
        <w:rPr>
          <w:rFonts w:ascii="Arial" w:hAnsi="Arial" w:cs="Arial"/>
          <w:sz w:val="24"/>
          <w:szCs w:val="24"/>
          <w:lang w:val="en-US"/>
        </w:rPr>
        <w:t>(r = -0.42, p &lt; 0.001)</w:t>
      </w:r>
      <w:r w:rsidR="008C2B0C">
        <w:rPr>
          <w:rFonts w:ascii="Arial" w:hAnsi="Arial" w:cs="Arial"/>
          <w:lang w:val="en-US"/>
        </w:rPr>
        <w:t xml:space="preserve">, but not for extension </w:t>
      </w:r>
      <w:r w:rsidR="008C2B0C" w:rsidRPr="008C2B0C">
        <w:rPr>
          <w:rFonts w:ascii="Arial" w:hAnsi="Arial" w:cs="Arial"/>
          <w:sz w:val="24"/>
          <w:szCs w:val="24"/>
          <w:lang w:val="en-US"/>
        </w:rPr>
        <w:t>(r = 0.16, p = 0.194)</w:t>
      </w:r>
      <w:r w:rsidR="008C2B0C">
        <w:rPr>
          <w:rFonts w:ascii="Arial" w:hAnsi="Arial" w:cs="Arial"/>
          <w:lang w:val="en-US"/>
        </w:rPr>
        <w:t>.</w:t>
      </w:r>
    </w:p>
    <w:p w14:paraId="289389C3" w14:textId="3F18D14F" w:rsidR="00386546" w:rsidRPr="00C451E0" w:rsidRDefault="00386546">
      <w:pPr>
        <w:rPr>
          <w:rFonts w:ascii="Arial" w:hAnsi="Arial" w:cs="Arial"/>
          <w:lang w:val="en-US"/>
        </w:rPr>
      </w:pPr>
      <w:r w:rsidRPr="00C451E0">
        <w:rPr>
          <w:rFonts w:ascii="Arial" w:hAnsi="Arial" w:cs="Arial"/>
          <w:lang w:val="en-US"/>
        </w:rPr>
        <w:br w:type="page"/>
      </w:r>
    </w:p>
    <w:p w14:paraId="07825D04" w14:textId="73311C86" w:rsidR="009E0BA2" w:rsidRPr="00C451E0" w:rsidRDefault="002F3F86" w:rsidP="00E1565A">
      <w:pPr>
        <w:jc w:val="both"/>
        <w:rPr>
          <w:rFonts w:ascii="Arial" w:hAnsi="Arial" w:cs="Arial"/>
          <w:lang w:val="en-US"/>
        </w:rPr>
      </w:pPr>
      <w:r w:rsidRPr="002F3F86">
        <w:rPr>
          <w:rFonts w:ascii="Arial" w:hAnsi="Arial" w:cs="Arial"/>
          <w:noProof/>
          <w:lang w:val="en-US" w:eastAsia="en-US"/>
        </w:rPr>
        <w:lastRenderedPageBreak/>
        <w:drawing>
          <wp:inline distT="0" distB="0" distL="0" distR="0" wp14:anchorId="2AB72631" wp14:editId="4D932C31">
            <wp:extent cx="5612130" cy="4021471"/>
            <wp:effectExtent l="0" t="0" r="7620" b="0"/>
            <wp:docPr id="5" name="Picture 5" descr="C:\Users\luislizcanos\Google Drive\Articulos\Pendientes\Varadero growth rates\Figuras\Fig. 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6.t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4021471"/>
                    </a:xfrm>
                    <a:prstGeom prst="rect">
                      <a:avLst/>
                    </a:prstGeom>
                    <a:noFill/>
                    <a:ln>
                      <a:noFill/>
                    </a:ln>
                  </pic:spPr>
                </pic:pic>
              </a:graphicData>
            </a:graphic>
          </wp:inline>
        </w:drawing>
      </w:r>
    </w:p>
    <w:p w14:paraId="4EAE81C2" w14:textId="5E98118B" w:rsidR="003C0674" w:rsidRDefault="003C0674" w:rsidP="00E1565A">
      <w:pPr>
        <w:jc w:val="both"/>
        <w:rPr>
          <w:rFonts w:ascii="Arial" w:hAnsi="Arial" w:cs="Arial"/>
          <w:lang w:val="en-US"/>
        </w:rPr>
      </w:pPr>
      <w:r w:rsidRPr="00FB70F3">
        <w:rPr>
          <w:rFonts w:ascii="Arial" w:hAnsi="Arial" w:cs="Arial"/>
          <w:b/>
          <w:lang w:val="en-US"/>
        </w:rPr>
        <w:t xml:space="preserve">Figure </w:t>
      </w:r>
      <w:r w:rsidR="00383475" w:rsidRPr="00FB70F3">
        <w:rPr>
          <w:rFonts w:ascii="Arial" w:hAnsi="Arial" w:cs="Arial"/>
          <w:b/>
          <w:lang w:val="en-US"/>
        </w:rPr>
        <w:t>6</w:t>
      </w:r>
      <w:r w:rsidRPr="00FB70F3">
        <w:rPr>
          <w:rFonts w:ascii="Arial" w:hAnsi="Arial" w:cs="Arial"/>
          <w:b/>
          <w:lang w:val="en-US"/>
        </w:rPr>
        <w:t>.</w:t>
      </w:r>
      <w:r w:rsidR="00E3019A">
        <w:rPr>
          <w:rFonts w:ascii="Arial" w:hAnsi="Arial" w:cs="Arial"/>
          <w:lang w:val="en-US"/>
        </w:rPr>
        <w:t xml:space="preserve"> Monthly time series of coral luminescence (G/B) and hydrological data from the Canal del </w:t>
      </w:r>
      <w:proofErr w:type="spellStart"/>
      <w:r w:rsidR="00E3019A">
        <w:rPr>
          <w:rFonts w:ascii="Arial" w:hAnsi="Arial" w:cs="Arial"/>
          <w:lang w:val="en-US"/>
        </w:rPr>
        <w:t>Dique</w:t>
      </w:r>
      <w:proofErr w:type="spellEnd"/>
      <w:r w:rsidR="00E3019A">
        <w:rPr>
          <w:rFonts w:ascii="Arial" w:hAnsi="Arial" w:cs="Arial"/>
          <w:lang w:val="en-US"/>
        </w:rPr>
        <w:t xml:space="preserve"> (in STDA units), and SOI values.</w:t>
      </w:r>
      <w:r w:rsidR="00496014">
        <w:rPr>
          <w:rFonts w:ascii="Arial" w:hAnsi="Arial" w:cs="Arial"/>
          <w:lang w:val="en-US"/>
        </w:rPr>
        <w:t xml:space="preserve"> The positive </w:t>
      </w:r>
      <w:r w:rsidR="00E3019A">
        <w:rPr>
          <w:rFonts w:ascii="Arial" w:hAnsi="Arial" w:cs="Arial"/>
          <w:lang w:val="en-US"/>
        </w:rPr>
        <w:t xml:space="preserve">(blue) </w:t>
      </w:r>
      <w:r w:rsidR="00496014">
        <w:rPr>
          <w:rFonts w:ascii="Arial" w:hAnsi="Arial" w:cs="Arial"/>
          <w:lang w:val="en-US"/>
        </w:rPr>
        <w:t>and negative (red) SOI values are associated with La Ni</w:t>
      </w:r>
      <w:r w:rsidR="00496014">
        <w:rPr>
          <w:rFonts w:ascii="Arial" w:hAnsi="Arial" w:cs="Arial"/>
          <w:sz w:val="24"/>
          <w:szCs w:val="24"/>
          <w:lang w:val="en-US"/>
        </w:rPr>
        <w:t>ñ</w:t>
      </w:r>
      <w:r w:rsidR="00496014">
        <w:rPr>
          <w:rFonts w:ascii="Arial" w:hAnsi="Arial" w:cs="Arial"/>
          <w:lang w:val="en-US"/>
        </w:rPr>
        <w:t>a and El Ni</w:t>
      </w:r>
      <w:r w:rsidR="00496014">
        <w:rPr>
          <w:rFonts w:ascii="Arial" w:hAnsi="Arial" w:cs="Arial"/>
          <w:sz w:val="24"/>
          <w:szCs w:val="24"/>
          <w:lang w:val="en-US"/>
        </w:rPr>
        <w:t>ñ</w:t>
      </w:r>
      <w:r w:rsidR="00496014">
        <w:rPr>
          <w:rFonts w:ascii="Arial" w:hAnsi="Arial" w:cs="Arial"/>
          <w:lang w:val="en-US"/>
        </w:rPr>
        <w:t>o events, respectively.</w:t>
      </w:r>
      <w:r w:rsidR="006D7426">
        <w:rPr>
          <w:rFonts w:ascii="Arial" w:hAnsi="Arial" w:cs="Arial"/>
          <w:lang w:val="en-US"/>
        </w:rPr>
        <w:t xml:space="preserve"> The yellow-shaded zone represents El Ni</w:t>
      </w:r>
      <w:r w:rsidR="006D7426">
        <w:rPr>
          <w:rFonts w:ascii="Arial" w:hAnsi="Arial" w:cs="Arial"/>
          <w:sz w:val="24"/>
          <w:szCs w:val="24"/>
          <w:lang w:val="en-US"/>
        </w:rPr>
        <w:t>ñ</w:t>
      </w:r>
      <w:r w:rsidR="006D7426">
        <w:rPr>
          <w:rFonts w:ascii="Arial" w:hAnsi="Arial" w:cs="Arial"/>
          <w:lang w:val="en-US"/>
        </w:rPr>
        <w:t>o 97-98.</w:t>
      </w:r>
    </w:p>
    <w:p w14:paraId="0AE5DC50" w14:textId="7DD929B0" w:rsidR="00ED6752" w:rsidRDefault="00ED6752">
      <w:pPr>
        <w:rPr>
          <w:rFonts w:ascii="Arial" w:hAnsi="Arial" w:cs="Arial"/>
          <w:lang w:val="en-US"/>
        </w:rPr>
      </w:pPr>
    </w:p>
    <w:sectPr w:rsidR="00ED6752" w:rsidSect="00293772">
      <w:pgSz w:w="12240" w:h="15840"/>
      <w:pgMar w:top="1417" w:right="1701" w:bottom="1417" w:left="1701"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lberto Rodriguez-Ramirez" w:date="2019-09-26T10:12:00Z" w:initials="AR">
    <w:p w14:paraId="54309664" w14:textId="44F5601A" w:rsidR="00766226" w:rsidRDefault="00766226">
      <w:pPr>
        <w:pStyle w:val="Textocomentario"/>
      </w:pPr>
      <w:r>
        <w:rPr>
          <w:rStyle w:val="Refdecomentario"/>
        </w:rPr>
        <w:annotationRef/>
      </w:r>
      <w:r>
        <w:t xml:space="preserve">Cerrar este párrafo con una frase que menciona que es urgente estudiar aquellos arrecifes que han mostrado ser resistentes para asegurar que este ecosistema seguirá sustentando el planeta y proveyendo </w:t>
      </w:r>
      <w:proofErr w:type="spellStart"/>
      <w:r>
        <w:t>multiple</w:t>
      </w:r>
      <w:proofErr w:type="spellEnd"/>
      <w:r>
        <w:t xml:space="preserve"> servicios y funciones. </w:t>
      </w:r>
    </w:p>
  </w:comment>
  <w:comment w:id="0" w:author="Alberto Rodriguez-Ramirez" w:date="2019-09-26T10:05:00Z" w:initials="AR">
    <w:p w14:paraId="664C1DC1" w14:textId="4B1331ED" w:rsidR="00766226" w:rsidRDefault="00766226">
      <w:pPr>
        <w:pStyle w:val="Textocomentario"/>
      </w:pPr>
      <w:r>
        <w:rPr>
          <w:rStyle w:val="Refdecomentario"/>
        </w:rPr>
        <w:annotationRef/>
      </w:r>
      <w:r>
        <w:t>Continuar con trabajos que han demostrado el reciente decline y los impactos del cambio climático</w:t>
      </w:r>
    </w:p>
  </w:comment>
  <w:comment w:id="3" w:author="Autorizado" w:date="2019-08-07T15:31:00Z" w:initials="A">
    <w:p w14:paraId="19BF4A61" w14:textId="7D2DB57C" w:rsidR="00766226" w:rsidRDefault="00766226">
      <w:pPr>
        <w:pStyle w:val="Textocomentario"/>
      </w:pPr>
      <w:r>
        <w:rPr>
          <w:rStyle w:val="Refdecomentario"/>
        </w:rPr>
        <w:annotationRef/>
      </w:r>
      <w:r>
        <w:t>De pronto es mejor utilizar “</w:t>
      </w:r>
      <w:proofErr w:type="spellStart"/>
      <w:r>
        <w:t>adapt</w:t>
      </w:r>
      <w:proofErr w:type="spellEnd"/>
      <w:r>
        <w:t>/</w:t>
      </w:r>
      <w:proofErr w:type="spellStart"/>
      <w:r>
        <w:t>acclimatize</w:t>
      </w:r>
      <w:proofErr w:type="spellEnd"/>
      <w:r>
        <w:t>” – Claro que OJO: son dos procesos distintos, pero no sé si “</w:t>
      </w:r>
      <w:proofErr w:type="spellStart"/>
      <w:r>
        <w:t>evolve</w:t>
      </w:r>
      <w:proofErr w:type="spellEnd"/>
      <w:r>
        <w:t xml:space="preserve">” sea correcto también. </w:t>
      </w:r>
    </w:p>
  </w:comment>
  <w:comment w:id="2" w:author="Alberto Rodriguez-Ramirez" w:date="2019-09-26T10:22:00Z" w:initials="AR">
    <w:p w14:paraId="156FBC7D" w14:textId="486A68C5" w:rsidR="00766226" w:rsidRDefault="00766226">
      <w:pPr>
        <w:pStyle w:val="Textocomentario"/>
      </w:pPr>
      <w:r>
        <w:rPr>
          <w:rStyle w:val="Refdecomentario"/>
        </w:rPr>
        <w:annotationRef/>
      </w:r>
      <w:r>
        <w:t xml:space="preserve">Este segundo párrafo necesita de ejemplos específicos, por </w:t>
      </w:r>
      <w:proofErr w:type="gramStart"/>
      <w:r>
        <w:t>ejemplo</w:t>
      </w:r>
      <w:proofErr w:type="gramEnd"/>
      <w:r>
        <w:t xml:space="preserve"> ver </w:t>
      </w:r>
      <w:proofErr w:type="spellStart"/>
      <w:r>
        <w:t>papers</w:t>
      </w:r>
      <w:proofErr w:type="spellEnd"/>
      <w:r>
        <w:t xml:space="preserve"> de:</w:t>
      </w:r>
    </w:p>
    <w:p w14:paraId="00E46A61" w14:textId="77777777" w:rsidR="00766226" w:rsidRPr="007206F8" w:rsidRDefault="00766226" w:rsidP="006246A5">
      <w:pPr>
        <w:autoSpaceDE w:val="0"/>
        <w:autoSpaceDN w:val="0"/>
        <w:adjustRightInd w:val="0"/>
        <w:spacing w:after="0" w:line="240" w:lineRule="auto"/>
        <w:ind w:left="720" w:hanging="720"/>
        <w:rPr>
          <w:rFonts w:ascii="Times New Roman" w:hAnsi="Times New Roman" w:cs="Times New Roman"/>
          <w:sz w:val="17"/>
          <w:szCs w:val="17"/>
          <w:lang w:val="en-AU"/>
        </w:rPr>
      </w:pPr>
      <w:proofErr w:type="spellStart"/>
      <w:r w:rsidRPr="006246A5">
        <w:rPr>
          <w:rFonts w:ascii="Times New Roman" w:hAnsi="Times New Roman" w:cs="Times New Roman"/>
          <w:sz w:val="17"/>
          <w:szCs w:val="17"/>
          <w:lang w:val="en-AU"/>
        </w:rPr>
        <w:t>Shamberger</w:t>
      </w:r>
      <w:proofErr w:type="spellEnd"/>
      <w:r w:rsidRPr="006246A5">
        <w:rPr>
          <w:rFonts w:ascii="Times New Roman" w:hAnsi="Times New Roman" w:cs="Times New Roman"/>
          <w:sz w:val="17"/>
          <w:szCs w:val="17"/>
          <w:lang w:val="en-AU"/>
        </w:rPr>
        <w:t xml:space="preserve"> KEF, Cohen AL, </w:t>
      </w:r>
      <w:proofErr w:type="spellStart"/>
      <w:r w:rsidRPr="006246A5">
        <w:rPr>
          <w:rFonts w:ascii="Times New Roman" w:hAnsi="Times New Roman" w:cs="Times New Roman"/>
          <w:sz w:val="17"/>
          <w:szCs w:val="17"/>
          <w:lang w:val="en-AU"/>
        </w:rPr>
        <w:t>Golbuu</w:t>
      </w:r>
      <w:proofErr w:type="spellEnd"/>
      <w:r w:rsidRPr="006246A5">
        <w:rPr>
          <w:rFonts w:ascii="Times New Roman" w:hAnsi="Times New Roman" w:cs="Times New Roman"/>
          <w:sz w:val="17"/>
          <w:szCs w:val="17"/>
          <w:lang w:val="en-AU"/>
        </w:rPr>
        <w:t xml:space="preserve"> Y, McCorkle DC, Lentz SJ, Barkley HC (2014) Diverse coral communities in naturally acidified waters of a Western Pacific reef. </w:t>
      </w:r>
      <w:r w:rsidRPr="007206F8">
        <w:rPr>
          <w:rFonts w:ascii="Times New Roman" w:hAnsi="Times New Roman" w:cs="Times New Roman"/>
          <w:sz w:val="17"/>
          <w:szCs w:val="17"/>
          <w:lang w:val="en-AU"/>
        </w:rPr>
        <w:t>Geophysical Research Letters 41:499-504</w:t>
      </w:r>
    </w:p>
    <w:p w14:paraId="04B909B0" w14:textId="77777777" w:rsidR="00766226" w:rsidRPr="007206F8" w:rsidRDefault="00766226">
      <w:pPr>
        <w:pStyle w:val="Textocomentario"/>
        <w:rPr>
          <w:lang w:val="en-AU"/>
        </w:rPr>
      </w:pPr>
    </w:p>
    <w:p w14:paraId="34343CBC" w14:textId="77777777" w:rsidR="00766226" w:rsidRDefault="00766226" w:rsidP="006246A5">
      <w:pPr>
        <w:pStyle w:val="p1"/>
      </w:pPr>
      <w:r>
        <w:rPr>
          <w:rStyle w:val="s1"/>
        </w:rPr>
        <w:t xml:space="preserve">Morrow, Kathleen M., David G. Bourne, Craig Humphrey, Emmanuelle S. </w:t>
      </w:r>
      <w:proofErr w:type="spellStart"/>
      <w:r>
        <w:rPr>
          <w:rStyle w:val="s1"/>
        </w:rPr>
        <w:t>Botté</w:t>
      </w:r>
      <w:proofErr w:type="spellEnd"/>
      <w:r>
        <w:rPr>
          <w:rStyle w:val="s1"/>
        </w:rPr>
        <w:t xml:space="preserve">, Patrick </w:t>
      </w:r>
      <w:proofErr w:type="spellStart"/>
      <w:r>
        <w:rPr>
          <w:rStyle w:val="s1"/>
        </w:rPr>
        <w:t>Laffy</w:t>
      </w:r>
      <w:proofErr w:type="spellEnd"/>
      <w:r>
        <w:rPr>
          <w:rStyle w:val="s1"/>
        </w:rPr>
        <w:t xml:space="preserve">, Jesse </w:t>
      </w:r>
      <w:proofErr w:type="spellStart"/>
      <w:r>
        <w:rPr>
          <w:rStyle w:val="s1"/>
        </w:rPr>
        <w:t>Zaneveld</w:t>
      </w:r>
      <w:proofErr w:type="spellEnd"/>
      <w:r>
        <w:rPr>
          <w:rStyle w:val="s1"/>
        </w:rPr>
        <w:t xml:space="preserve">, Sven </w:t>
      </w:r>
      <w:proofErr w:type="spellStart"/>
      <w:r>
        <w:rPr>
          <w:rStyle w:val="s1"/>
        </w:rPr>
        <w:t>Uthicke</w:t>
      </w:r>
      <w:proofErr w:type="spellEnd"/>
      <w:r>
        <w:rPr>
          <w:rStyle w:val="s1"/>
        </w:rPr>
        <w:t xml:space="preserve">, Katharina E. </w:t>
      </w:r>
      <w:proofErr w:type="spellStart"/>
      <w:r>
        <w:rPr>
          <w:rStyle w:val="s1"/>
        </w:rPr>
        <w:t>Fabricius</w:t>
      </w:r>
      <w:proofErr w:type="spellEnd"/>
      <w:r>
        <w:rPr>
          <w:rStyle w:val="s1"/>
        </w:rPr>
        <w:t xml:space="preserve">, and Nicole S. Webster. "Natural volcanic CO2 seeps reveal future trajectories for host–microbial associations in corals and sponges." </w:t>
      </w:r>
      <w:r>
        <w:rPr>
          <w:rStyle w:val="s1"/>
          <w:i/>
          <w:iCs/>
        </w:rPr>
        <w:t>The ISME journal</w:t>
      </w:r>
      <w:r>
        <w:rPr>
          <w:rStyle w:val="s1"/>
        </w:rPr>
        <w:t xml:space="preserve"> 9, no. 4 (2015): 894-908.</w:t>
      </w:r>
    </w:p>
    <w:p w14:paraId="530AD6DB" w14:textId="77777777" w:rsidR="00766226" w:rsidRPr="006246A5" w:rsidRDefault="00766226" w:rsidP="006246A5">
      <w:pPr>
        <w:pStyle w:val="Textocomentario"/>
        <w:rPr>
          <w:lang w:val="en-AU"/>
        </w:rPr>
      </w:pPr>
    </w:p>
    <w:p w14:paraId="61E1723D" w14:textId="77777777" w:rsidR="00766226" w:rsidRPr="00FD7AF4" w:rsidRDefault="00766226" w:rsidP="006246A5">
      <w:pPr>
        <w:pStyle w:val="p1"/>
        <w:rPr>
          <w:lang w:val="es-CO"/>
        </w:rPr>
      </w:pPr>
      <w:proofErr w:type="spellStart"/>
      <w:r>
        <w:rPr>
          <w:rStyle w:val="s1"/>
        </w:rPr>
        <w:t>Fabricius</w:t>
      </w:r>
      <w:proofErr w:type="spellEnd"/>
      <w:r>
        <w:rPr>
          <w:rStyle w:val="s1"/>
        </w:rPr>
        <w:t xml:space="preserve">, Katharina E., Chris Langdon, Sven </w:t>
      </w:r>
      <w:proofErr w:type="spellStart"/>
      <w:r>
        <w:rPr>
          <w:rStyle w:val="s1"/>
        </w:rPr>
        <w:t>Uthicke</w:t>
      </w:r>
      <w:proofErr w:type="spellEnd"/>
      <w:r>
        <w:rPr>
          <w:rStyle w:val="s1"/>
        </w:rPr>
        <w:t xml:space="preserve">, Craig Humphrey, Sam Noonan, Glenn </w:t>
      </w:r>
      <w:proofErr w:type="spellStart"/>
      <w:r>
        <w:rPr>
          <w:rStyle w:val="s1"/>
        </w:rPr>
        <w:t>De’ath</w:t>
      </w:r>
      <w:proofErr w:type="spellEnd"/>
      <w:r>
        <w:rPr>
          <w:rStyle w:val="s1"/>
        </w:rPr>
        <w:t xml:space="preserve">, Remy Okazaki, Nancy </w:t>
      </w:r>
      <w:proofErr w:type="spellStart"/>
      <w:r>
        <w:rPr>
          <w:rStyle w:val="s1"/>
        </w:rPr>
        <w:t>Muehllehner</w:t>
      </w:r>
      <w:proofErr w:type="spellEnd"/>
      <w:r>
        <w:rPr>
          <w:rStyle w:val="s1"/>
        </w:rPr>
        <w:t xml:space="preserve">, Martin S. </w:t>
      </w:r>
      <w:proofErr w:type="spellStart"/>
      <w:r>
        <w:rPr>
          <w:rStyle w:val="s1"/>
        </w:rPr>
        <w:t>Glas</w:t>
      </w:r>
      <w:proofErr w:type="spellEnd"/>
      <w:r>
        <w:rPr>
          <w:rStyle w:val="s1"/>
        </w:rPr>
        <w:t xml:space="preserve">, and Janice M. Lough. "Losers and winners in coral reefs acclimatized to elevated carbon dioxide concentrations." </w:t>
      </w:r>
      <w:proofErr w:type="spellStart"/>
      <w:r w:rsidRPr="00FD7AF4">
        <w:rPr>
          <w:rStyle w:val="s1"/>
          <w:i/>
          <w:iCs/>
          <w:lang w:val="es-CO"/>
        </w:rPr>
        <w:t>Nature</w:t>
      </w:r>
      <w:proofErr w:type="spellEnd"/>
      <w:r w:rsidRPr="00FD7AF4">
        <w:rPr>
          <w:rStyle w:val="s1"/>
          <w:i/>
          <w:iCs/>
          <w:lang w:val="es-CO"/>
        </w:rPr>
        <w:t xml:space="preserve"> </w:t>
      </w:r>
      <w:proofErr w:type="spellStart"/>
      <w:r w:rsidRPr="00FD7AF4">
        <w:rPr>
          <w:rStyle w:val="s1"/>
          <w:i/>
          <w:iCs/>
          <w:lang w:val="es-CO"/>
        </w:rPr>
        <w:t>Climate</w:t>
      </w:r>
      <w:proofErr w:type="spellEnd"/>
      <w:r w:rsidRPr="00FD7AF4">
        <w:rPr>
          <w:rStyle w:val="s1"/>
          <w:i/>
          <w:iCs/>
          <w:lang w:val="es-CO"/>
        </w:rPr>
        <w:t xml:space="preserve"> Change</w:t>
      </w:r>
      <w:r w:rsidRPr="00FD7AF4">
        <w:rPr>
          <w:rStyle w:val="s1"/>
          <w:lang w:val="es-CO"/>
        </w:rPr>
        <w:t xml:space="preserve"> 1, no. 3 (2011): 165-169.</w:t>
      </w:r>
    </w:p>
    <w:p w14:paraId="68D1B188" w14:textId="77777777" w:rsidR="00766226" w:rsidRDefault="00766226">
      <w:pPr>
        <w:pStyle w:val="Textocomentario"/>
      </w:pPr>
    </w:p>
  </w:comment>
  <w:comment w:id="5" w:author="Alberto Rodriguez-Ramirez" w:date="2019-09-26T10:32:00Z" w:initials="AR">
    <w:p w14:paraId="4E8D7B73" w14:textId="284EA712" w:rsidR="00766226" w:rsidRDefault="00766226">
      <w:pPr>
        <w:pStyle w:val="Textocomentario"/>
      </w:pPr>
      <w:r>
        <w:rPr>
          <w:rStyle w:val="Refdecomentario"/>
        </w:rPr>
        <w:annotationRef/>
      </w:r>
      <w:r>
        <w:t>El concepto de resiliencia apenas llega…Buscar otra frase para cerrar como:</w:t>
      </w:r>
    </w:p>
    <w:p w14:paraId="72497DD8" w14:textId="5D54D548" w:rsidR="00766226" w:rsidRPr="00240560" w:rsidRDefault="00766226" w:rsidP="00FD7AF4">
      <w:pPr>
        <w:spacing w:after="0" w:line="240" w:lineRule="auto"/>
        <w:rPr>
          <w:rFonts w:ascii="Times New Roman" w:hAnsi="Times New Roman" w:cs="Times New Roman"/>
          <w:sz w:val="17"/>
          <w:szCs w:val="17"/>
          <w:lang w:val="en-US"/>
        </w:rPr>
      </w:pPr>
      <w:r w:rsidRPr="002D0FB5">
        <w:rPr>
          <w:rFonts w:ascii="Times New Roman" w:hAnsi="Times New Roman" w:cs="Times New Roman"/>
          <w:sz w:val="17"/>
          <w:szCs w:val="17"/>
          <w:lang w:val="en-US"/>
        </w:rPr>
        <w:t>Y</w:t>
      </w:r>
      <w:r>
        <w:rPr>
          <w:rFonts w:ascii="Times New Roman" w:hAnsi="Times New Roman" w:cs="Times New Roman"/>
          <w:sz w:val="17"/>
          <w:szCs w:val="17"/>
          <w:lang w:val="en-US"/>
        </w:rPr>
        <w:t>et, a very limited number of</w:t>
      </w:r>
      <w:r w:rsidRPr="002D0FB5">
        <w:rPr>
          <w:rFonts w:ascii="Times New Roman" w:hAnsi="Times New Roman" w:cs="Times New Roman"/>
          <w:sz w:val="17"/>
          <w:szCs w:val="17"/>
          <w:lang w:val="en-US"/>
        </w:rPr>
        <w:t xml:space="preserve"> </w:t>
      </w:r>
      <w:r>
        <w:rPr>
          <w:rFonts w:ascii="Times New Roman" w:hAnsi="Times New Roman" w:cs="Times New Roman"/>
          <w:sz w:val="17"/>
          <w:szCs w:val="17"/>
          <w:lang w:val="en-US"/>
        </w:rPr>
        <w:t>robust coral reefs</w:t>
      </w:r>
      <w:r w:rsidRPr="002D0FB5">
        <w:rPr>
          <w:rFonts w:ascii="Times New Roman" w:hAnsi="Times New Roman" w:cs="Times New Roman"/>
          <w:sz w:val="17"/>
          <w:szCs w:val="17"/>
          <w:lang w:val="en-US"/>
        </w:rPr>
        <w:t xml:space="preserve"> have been </w:t>
      </w:r>
      <w:r>
        <w:rPr>
          <w:rFonts w:ascii="Times New Roman" w:hAnsi="Times New Roman" w:cs="Times New Roman"/>
          <w:sz w:val="17"/>
          <w:szCs w:val="17"/>
          <w:lang w:val="en-US"/>
        </w:rPr>
        <w:t>identified</w:t>
      </w:r>
      <w:r w:rsidRPr="002D0FB5">
        <w:rPr>
          <w:rFonts w:ascii="Times New Roman" w:hAnsi="Times New Roman" w:cs="Times New Roman"/>
          <w:sz w:val="17"/>
          <w:szCs w:val="17"/>
          <w:lang w:val="en-US"/>
        </w:rPr>
        <w:t xml:space="preserve"> </w:t>
      </w:r>
      <w:r>
        <w:rPr>
          <w:rFonts w:ascii="Times New Roman" w:hAnsi="Times New Roman" w:cs="Times New Roman"/>
          <w:sz w:val="17"/>
          <w:szCs w:val="17"/>
          <w:lang w:val="en-US"/>
        </w:rPr>
        <w:t xml:space="preserve">and studied </w:t>
      </w:r>
      <w:r w:rsidRPr="002D0FB5">
        <w:rPr>
          <w:rFonts w:ascii="Times New Roman" w:hAnsi="Times New Roman" w:cs="Times New Roman"/>
          <w:sz w:val="17"/>
          <w:szCs w:val="17"/>
          <w:lang w:val="en-US"/>
        </w:rPr>
        <w:t xml:space="preserve">so far, constraining our inferences about future responses of these ecosystems </w:t>
      </w:r>
      <w:r>
        <w:rPr>
          <w:rFonts w:ascii="Times New Roman" w:hAnsi="Times New Roman" w:cs="Times New Roman"/>
          <w:sz w:val="17"/>
          <w:szCs w:val="17"/>
          <w:lang w:val="en-US"/>
        </w:rPr>
        <w:t xml:space="preserve">as well as delaying the implementation of appropriate conservation strategies </w:t>
      </w:r>
      <w:r w:rsidRPr="002D0FB5">
        <w:rPr>
          <w:rFonts w:ascii="Times New Roman" w:hAnsi="Times New Roman" w:cs="Times New Roman"/>
          <w:sz w:val="17"/>
          <w:szCs w:val="17"/>
          <w:lang w:val="en-US"/>
        </w:rPr>
        <w:t xml:space="preserve">in a </w:t>
      </w:r>
      <w:r>
        <w:rPr>
          <w:rFonts w:ascii="Times New Roman" w:hAnsi="Times New Roman" w:cs="Times New Roman"/>
          <w:sz w:val="17"/>
          <w:szCs w:val="17"/>
          <w:lang w:val="en-US"/>
        </w:rPr>
        <w:t xml:space="preserve">changing planet. </w:t>
      </w:r>
    </w:p>
    <w:p w14:paraId="6C6C385A" w14:textId="77777777" w:rsidR="00766226" w:rsidRPr="00240560" w:rsidRDefault="00766226">
      <w:pPr>
        <w:pStyle w:val="Textocomentario"/>
        <w:rPr>
          <w:lang w:val="en-US"/>
        </w:rPr>
      </w:pPr>
    </w:p>
  </w:comment>
  <w:comment w:id="13" w:author="Alberto Rodriguez-Ramirez" w:date="2019-09-26T14:24:00Z" w:initials="AR">
    <w:p w14:paraId="42DB7A8A" w14:textId="516D415F" w:rsidR="00766226" w:rsidRPr="007206F8" w:rsidRDefault="00766226">
      <w:pPr>
        <w:pStyle w:val="Textocomentario"/>
      </w:pPr>
      <w:r>
        <w:rPr>
          <w:rStyle w:val="Refdecomentario"/>
        </w:rPr>
        <w:annotationRef/>
      </w:r>
      <w:r>
        <w:t xml:space="preserve">Este párrafo necesita un </w:t>
      </w:r>
      <w:proofErr w:type="spellStart"/>
      <w:r>
        <w:t>topic</w:t>
      </w:r>
      <w:proofErr w:type="spellEnd"/>
      <w:r>
        <w:t xml:space="preserve"> </w:t>
      </w:r>
      <w:proofErr w:type="spellStart"/>
      <w:r>
        <w:t>sentence</w:t>
      </w:r>
      <w:proofErr w:type="spellEnd"/>
      <w:r>
        <w:t xml:space="preserve"> que lo conecte con lo anterior</w:t>
      </w:r>
    </w:p>
  </w:comment>
  <w:comment w:id="14" w:author="Alberto Rodriguez-Ramirez" w:date="2019-09-26T14:25:00Z" w:initials="AR">
    <w:p w14:paraId="54DFE9B9" w14:textId="40F58E14" w:rsidR="00766226" w:rsidRDefault="00766226">
      <w:pPr>
        <w:pStyle w:val="Textocomentario"/>
      </w:pPr>
      <w:r>
        <w:rPr>
          <w:rStyle w:val="Refdecomentario"/>
        </w:rPr>
        <w:annotationRef/>
      </w:r>
      <w:r>
        <w:t xml:space="preserve">Dar datos concretos, % de coberturas, abundancia de peces, tamaños </w:t>
      </w:r>
      <w:proofErr w:type="gramStart"/>
      <w:r>
        <w:t>colonias  &gt;</w:t>
      </w:r>
      <w:proofErr w:type="gramEnd"/>
      <w:r>
        <w:t xml:space="preserve"> 1.5 m?, así como datos específicos de contaminantes y concentraciones.</w:t>
      </w:r>
    </w:p>
  </w:comment>
  <w:comment w:id="25" w:author="Alberto Rodriguez-Ramirez" w:date="2019-09-26T14:26:00Z" w:initials="AR">
    <w:p w14:paraId="3DDA6D2F" w14:textId="4E694EF2" w:rsidR="00766226" w:rsidRPr="00916A36" w:rsidRDefault="00766226">
      <w:pPr>
        <w:pStyle w:val="Textocomentario"/>
        <w:rPr>
          <w:lang w:val="en-AU"/>
        </w:rPr>
      </w:pPr>
      <w:r>
        <w:rPr>
          <w:rStyle w:val="Refdecomentario"/>
        </w:rPr>
        <w:annotationRef/>
      </w:r>
      <w:proofErr w:type="spellStart"/>
      <w:r>
        <w:t>Again</w:t>
      </w:r>
      <w:proofErr w:type="spellEnd"/>
      <w:r>
        <w:t xml:space="preserve">, el párrafo necesita un </w:t>
      </w:r>
      <w:proofErr w:type="spellStart"/>
      <w:r>
        <w:t>topic</w:t>
      </w:r>
      <w:proofErr w:type="spellEnd"/>
      <w:r>
        <w:t xml:space="preserve"> </w:t>
      </w:r>
      <w:proofErr w:type="spellStart"/>
      <w:r>
        <w:t>sentence</w:t>
      </w:r>
      <w:proofErr w:type="spellEnd"/>
      <w:r>
        <w:t xml:space="preserve"> en un contexto amplio (no Varadero) de como los corales son utilizados para </w:t>
      </w:r>
      <w:proofErr w:type="spellStart"/>
      <w:r>
        <w:t>enteder</w:t>
      </w:r>
      <w:proofErr w:type="spellEnd"/>
      <w:r>
        <w:t xml:space="preserve"> procesos históricos en los arrecifes y la aplicación para conservación. Seguido citar un par de trabajos recientes de reconstrucciones históricas (puede ser incluso el </w:t>
      </w:r>
      <w:proofErr w:type="spellStart"/>
      <w:r>
        <w:t>paper</w:t>
      </w:r>
      <w:proofErr w:type="spellEnd"/>
      <w:r>
        <w:t xml:space="preserve"> de Serrana) y una revisión. </w:t>
      </w:r>
      <w:r w:rsidRPr="00916A36">
        <w:rPr>
          <w:lang w:val="en-AU"/>
        </w:rPr>
        <w:t xml:space="preserve">Por </w:t>
      </w:r>
      <w:proofErr w:type="spellStart"/>
      <w:r>
        <w:rPr>
          <w:lang w:val="en-AU"/>
        </w:rPr>
        <w:t>ejemplo</w:t>
      </w:r>
      <w:proofErr w:type="spellEnd"/>
      <w:r>
        <w:rPr>
          <w:lang w:val="en-AU"/>
        </w:rPr>
        <w:t xml:space="preserve">: </w:t>
      </w:r>
    </w:p>
    <w:p w14:paraId="454E5F94" w14:textId="3660AEF3" w:rsidR="00766226" w:rsidRPr="00916A36" w:rsidRDefault="00766226" w:rsidP="00916A36">
      <w:pPr>
        <w:pStyle w:val="Ttulo1"/>
        <w:rPr>
          <w:lang w:val="en-AU"/>
        </w:rPr>
      </w:pPr>
      <w:r w:rsidRPr="00916A36">
        <w:rPr>
          <w:lang w:val="en-AU"/>
        </w:rPr>
        <w:t>Three decades of heat stress exposure in Caribbean coral reefs: a new regional delineation to enhance conservation</w:t>
      </w:r>
      <w:r>
        <w:rPr>
          <w:lang w:val="en-AU"/>
        </w:rPr>
        <w:t xml:space="preserve"> (</w:t>
      </w:r>
      <w:r w:rsidRPr="00916A36">
        <w:rPr>
          <w:lang w:val="en-AU"/>
        </w:rPr>
        <w:t>https://www.nature.com/articles/s41598-019-47307-0</w:t>
      </w:r>
      <w:r>
        <w:rPr>
          <w:lang w:val="en-AU"/>
        </w:rPr>
        <w:t>)</w:t>
      </w:r>
    </w:p>
    <w:p w14:paraId="5259AD23" w14:textId="078734B9" w:rsidR="00766226" w:rsidRDefault="00766226">
      <w:pPr>
        <w:pStyle w:val="Textocomentario"/>
      </w:pPr>
      <w:r>
        <w:t xml:space="preserve">Luego si cerrar con lo que se tiene en el párrafo. </w:t>
      </w:r>
    </w:p>
  </w:comment>
  <w:comment w:id="51" w:author="Autorizado" w:date="2019-08-15T10:22:00Z" w:initials="A">
    <w:p w14:paraId="789E56DD" w14:textId="5C7E7D7C" w:rsidR="00766226" w:rsidRDefault="00766226">
      <w:pPr>
        <w:pStyle w:val="Textocomentario"/>
      </w:pPr>
      <w:r>
        <w:rPr>
          <w:rStyle w:val="Refdecomentario"/>
        </w:rPr>
        <w:annotationRef/>
      </w:r>
      <w:r>
        <w:t xml:space="preserve">Creo que aquí hacen falta un par de oraciones donde brevemente se diga lo que se hizo </w:t>
      </w:r>
    </w:p>
    <w:p w14:paraId="4B3F7529" w14:textId="0E521A84" w:rsidR="00766226" w:rsidRPr="000F6E52" w:rsidRDefault="00766226">
      <w:pPr>
        <w:pStyle w:val="Textocomentario"/>
        <w:rPr>
          <w:lang w:val="en-US"/>
        </w:rPr>
      </w:pPr>
      <w:r w:rsidRPr="000F6E52">
        <w:rPr>
          <w:lang w:val="en-US"/>
        </w:rPr>
        <w:t>e.g., “</w:t>
      </w:r>
      <w:r>
        <w:rPr>
          <w:rFonts w:ascii="Arial" w:hAnsi="Arial" w:cs="Arial"/>
          <w:sz w:val="24"/>
          <w:szCs w:val="24"/>
          <w:lang w:val="en-US"/>
        </w:rPr>
        <w:t>Standardized anomalies (STDAs) for growth parameters (i.e. skeletal density, linear extension and calcification) and humic acid/aragonite ratios (i.e. G/B ratios) derived from coral luminescence intensity were estimated. To evaluate the response of coral growth to the unfavorable conditions in Varadero Reef, STDAs and G/B ratios were correlated to hydrological and environmental data. This study provides novel information on how corals from a highly turbid and contaminated reefs may evolve/adapt? in order to flourish under what has been thought to be adverse conditions for coral growth</w:t>
      </w:r>
      <w:proofErr w:type="gramStart"/>
      <w:r>
        <w:rPr>
          <w:rFonts w:ascii="Arial" w:hAnsi="Arial" w:cs="Arial"/>
          <w:sz w:val="24"/>
          <w:szCs w:val="24"/>
          <w:lang w:val="en-US"/>
        </w:rPr>
        <w:t>.”…</w:t>
      </w:r>
      <w:proofErr w:type="gramEnd"/>
    </w:p>
  </w:comment>
  <w:comment w:id="53" w:author="Alberto Rodriguez-Ramirez" w:date="2019-09-26T14:58:00Z" w:initials="AR">
    <w:p w14:paraId="2D9443C6" w14:textId="7A934596" w:rsidR="00766226" w:rsidRPr="00DB6B74" w:rsidRDefault="00766226">
      <w:pPr>
        <w:pStyle w:val="Textocomentario"/>
        <w:rPr>
          <w:lang w:val="en-US"/>
        </w:rPr>
      </w:pPr>
      <w:r>
        <w:rPr>
          <w:rStyle w:val="Refdecomentario"/>
        </w:rPr>
        <w:annotationRef/>
      </w:r>
      <w:proofErr w:type="spellStart"/>
      <w:r w:rsidRPr="00DB6B74">
        <w:rPr>
          <w:lang w:val="en-US"/>
        </w:rPr>
        <w:t>ver</w:t>
      </w:r>
      <w:proofErr w:type="spellEnd"/>
      <w:r w:rsidRPr="00DB6B74">
        <w:rPr>
          <w:lang w:val="en-US"/>
        </w:rPr>
        <w:t xml:space="preserve"> comments </w:t>
      </w:r>
      <w:proofErr w:type="spellStart"/>
      <w:r w:rsidRPr="00DB6B74">
        <w:rPr>
          <w:lang w:val="en-US"/>
        </w:rPr>
        <w:t>en</w:t>
      </w:r>
      <w:proofErr w:type="spellEnd"/>
      <w:r w:rsidRPr="00DB6B74">
        <w:rPr>
          <w:lang w:val="en-US"/>
        </w:rPr>
        <w:t xml:space="preserve"> Fig 2</w:t>
      </w:r>
    </w:p>
  </w:comment>
  <w:comment w:id="61" w:author="Luis David Lizcano S" w:date="2019-05-07T09:35:00Z" w:initials="LDLS">
    <w:p w14:paraId="0C99011A" w14:textId="4D675D0D" w:rsidR="00766226" w:rsidRPr="00DB6B74" w:rsidRDefault="00766226">
      <w:pPr>
        <w:pStyle w:val="Textocomentario"/>
      </w:pPr>
      <w:r>
        <w:rPr>
          <w:rStyle w:val="Refdecomentario"/>
        </w:rPr>
        <w:annotationRef/>
      </w:r>
      <w:r w:rsidRPr="00F901E7">
        <w:rPr>
          <w:lang w:val="en-US"/>
        </w:rPr>
        <w:t xml:space="preserve">You agree? </w:t>
      </w:r>
      <w:proofErr w:type="spellStart"/>
      <w:r w:rsidRPr="00DB6B74">
        <w:t>Corroborate</w:t>
      </w:r>
      <w:proofErr w:type="spellEnd"/>
      <w:r w:rsidRPr="00DB6B74">
        <w:t xml:space="preserve"> </w:t>
      </w:r>
      <w:proofErr w:type="spellStart"/>
      <w:r w:rsidRPr="00DB6B74">
        <w:t>with</w:t>
      </w:r>
      <w:proofErr w:type="spellEnd"/>
      <w:r w:rsidRPr="00DB6B74">
        <w:t xml:space="preserve"> </w:t>
      </w:r>
      <w:proofErr w:type="spellStart"/>
      <w:r w:rsidRPr="00DB6B74">
        <w:t>the</w:t>
      </w:r>
      <w:proofErr w:type="spellEnd"/>
      <w:r w:rsidRPr="00DB6B74">
        <w:t xml:space="preserve"> Fig. 3</w:t>
      </w:r>
    </w:p>
  </w:comment>
  <w:comment w:id="62" w:author="Alberto Rodriguez-Ramirez" w:date="2019-09-26T15:47:00Z" w:initials="AR">
    <w:p w14:paraId="2AB348F5" w14:textId="2F9E8A65" w:rsidR="00766226" w:rsidRDefault="00766226">
      <w:pPr>
        <w:pStyle w:val="Textocomentario"/>
      </w:pPr>
      <w:r>
        <w:rPr>
          <w:rStyle w:val="Refdecomentario"/>
        </w:rPr>
        <w:annotationRef/>
      </w:r>
      <w:r>
        <w:t>Eso parece, pero si quieres mejor cita a alguien que haya caracterizado la zona climáticamente.</w:t>
      </w:r>
    </w:p>
  </w:comment>
  <w:comment w:id="63" w:author="Alberto Rodriguez-Ramirez" w:date="2019-09-26T14:59:00Z" w:initials="AR">
    <w:p w14:paraId="1A87B666" w14:textId="23A94362" w:rsidR="00766226" w:rsidRDefault="00766226">
      <w:pPr>
        <w:pStyle w:val="Textocomentario"/>
      </w:pPr>
      <w:r>
        <w:rPr>
          <w:rStyle w:val="Refdecomentario"/>
        </w:rPr>
        <w:annotationRef/>
      </w:r>
      <w:r>
        <w:t xml:space="preserve">Ver </w:t>
      </w:r>
      <w:proofErr w:type="spellStart"/>
      <w:r>
        <w:t>comments</w:t>
      </w:r>
      <w:proofErr w:type="spellEnd"/>
      <w:r>
        <w:t xml:space="preserve"> </w:t>
      </w:r>
      <w:proofErr w:type="spellStart"/>
      <w:r>
        <w:t>fig</w:t>
      </w:r>
      <w:proofErr w:type="spellEnd"/>
      <w:r>
        <w:t xml:space="preserve"> 3</w:t>
      </w:r>
    </w:p>
  </w:comment>
  <w:comment w:id="69" w:author="Alberto Rodriguez-Ramirez" w:date="2019-09-26T15:06:00Z" w:initials="AR">
    <w:p w14:paraId="1D0E3FC1" w14:textId="1EF892F5" w:rsidR="00766226" w:rsidRDefault="00766226">
      <w:pPr>
        <w:pStyle w:val="Textocomentario"/>
      </w:pPr>
      <w:r>
        <w:rPr>
          <w:rStyle w:val="Refdecomentario"/>
        </w:rPr>
        <w:annotationRef/>
      </w:r>
      <w:r>
        <w:t>Esto no se ve en la figura.</w:t>
      </w:r>
    </w:p>
    <w:p w14:paraId="412A832A" w14:textId="318BBD93" w:rsidR="00766226" w:rsidRDefault="00766226">
      <w:pPr>
        <w:pStyle w:val="Textocomentario"/>
      </w:pPr>
    </w:p>
  </w:comment>
  <w:comment w:id="71" w:author="Alberto Rodriguez-Ramirez" w:date="2019-09-26T15:22:00Z" w:initials="AR">
    <w:p w14:paraId="22A337B6" w14:textId="3FE51237" w:rsidR="00766226" w:rsidRDefault="00766226">
      <w:pPr>
        <w:pStyle w:val="Textocomentario"/>
      </w:pPr>
      <w:r>
        <w:rPr>
          <w:rStyle w:val="Refdecomentario"/>
        </w:rPr>
        <w:annotationRef/>
      </w:r>
      <w:r>
        <w:t xml:space="preserve">Se puede sacar </w:t>
      </w:r>
      <w:proofErr w:type="spellStart"/>
      <w:r>
        <w:t>mas</w:t>
      </w:r>
      <w:proofErr w:type="spellEnd"/>
      <w:r>
        <w:t xml:space="preserve"> de un </w:t>
      </w:r>
      <w:proofErr w:type="spellStart"/>
      <w:r>
        <w:t>core</w:t>
      </w:r>
      <w:proofErr w:type="spellEnd"/>
      <w:r>
        <w:t xml:space="preserve"> por coral por eso mejor especificar que es un </w:t>
      </w:r>
      <w:proofErr w:type="spellStart"/>
      <w:r>
        <w:t>core</w:t>
      </w:r>
      <w:proofErr w:type="spellEnd"/>
      <w:r>
        <w:t xml:space="preserve"> por coral </w:t>
      </w:r>
    </w:p>
  </w:comment>
  <w:comment w:id="90" w:author="Luis David Lizcano S" w:date="2019-05-14T14:04:00Z" w:initials="LDLS">
    <w:p w14:paraId="737ABE73" w14:textId="77777777" w:rsidR="00766226" w:rsidRDefault="00766226">
      <w:pPr>
        <w:pStyle w:val="Textocomentario"/>
      </w:pPr>
      <w:r>
        <w:rPr>
          <w:rStyle w:val="Refdecomentario"/>
        </w:rPr>
        <w:annotationRef/>
      </w:r>
      <w:r>
        <w:t>Esto creo que se puede escribir mejor…</w:t>
      </w:r>
    </w:p>
    <w:p w14:paraId="443C24FD" w14:textId="5A54FAC4" w:rsidR="00766226" w:rsidRDefault="00766226">
      <w:pPr>
        <w:pStyle w:val="Textocomentario"/>
      </w:pPr>
      <w:r>
        <w:t xml:space="preserve">La ideas es que por cada </w:t>
      </w:r>
      <w:proofErr w:type="spellStart"/>
      <w:r>
        <w:t>core</w:t>
      </w:r>
      <w:proofErr w:type="spellEnd"/>
      <w:r>
        <w:t xml:space="preserve"> se </w:t>
      </w:r>
      <w:proofErr w:type="spellStart"/>
      <w:r>
        <w:t>saco</w:t>
      </w:r>
      <w:proofErr w:type="spellEnd"/>
      <w:r>
        <w:t xml:space="preserve"> una imagen sagital y una coronal, y los valores de crecimiento de ambas imágenes se promediaron, por </w:t>
      </w:r>
      <w:proofErr w:type="spellStart"/>
      <w:r>
        <w:t>core</w:t>
      </w:r>
      <w:proofErr w:type="spellEnd"/>
      <w:r>
        <w:t>.</w:t>
      </w:r>
    </w:p>
  </w:comment>
  <w:comment w:id="96" w:author="Luis David Lizcano S" w:date="2019-05-23T09:15:00Z" w:initials="LDLS">
    <w:p w14:paraId="5AE3B3C5" w14:textId="410CF19B" w:rsidR="00766226" w:rsidRDefault="00766226">
      <w:pPr>
        <w:pStyle w:val="Textocomentario"/>
      </w:pPr>
      <w:r>
        <w:rPr>
          <w:rStyle w:val="Refdecomentario"/>
        </w:rPr>
        <w:annotationRef/>
      </w:r>
      <w:r>
        <w:t xml:space="preserve">Ideas para justificar el uso de dos métodos: </w:t>
      </w:r>
      <w:proofErr w:type="gramStart"/>
      <w:r>
        <w:t>CT y X-Ray?</w:t>
      </w:r>
      <w:proofErr w:type="gramEnd"/>
      <w:r>
        <w:t xml:space="preserve"> Como lidiar con la variación o sesgo producido por cada método?</w:t>
      </w:r>
    </w:p>
    <w:p w14:paraId="289DAB74" w14:textId="1D552B99" w:rsidR="00766226" w:rsidRDefault="00766226">
      <w:pPr>
        <w:pStyle w:val="Textocomentario"/>
      </w:pPr>
      <w:r>
        <w:t xml:space="preserve">Yo había hecho una comparación de </w:t>
      </w:r>
      <w:proofErr w:type="spellStart"/>
      <w:r>
        <w:t>metodos</w:t>
      </w:r>
      <w:proofErr w:type="spellEnd"/>
      <w:r>
        <w:t xml:space="preserve"> antes, con </w:t>
      </w:r>
      <w:proofErr w:type="spellStart"/>
      <w:r>
        <w:t>cores</w:t>
      </w:r>
      <w:proofErr w:type="spellEnd"/>
      <w:r>
        <w:t xml:space="preserve"> de Serrana (</w:t>
      </w:r>
      <w:r w:rsidRPr="000E51E1">
        <w:rPr>
          <w:highlight w:val="yellow"/>
        </w:rPr>
        <w:t xml:space="preserve">Ver </w:t>
      </w:r>
      <w:proofErr w:type="spellStart"/>
      <w:r w:rsidRPr="000E51E1">
        <w:rPr>
          <w:highlight w:val="yellow"/>
        </w:rPr>
        <w:t>pdf</w:t>
      </w:r>
      <w:proofErr w:type="spellEnd"/>
      <w:r w:rsidRPr="000E51E1">
        <w:rPr>
          <w:highlight w:val="yellow"/>
        </w:rPr>
        <w:t xml:space="preserve"> adjunto</w:t>
      </w:r>
      <w:r>
        <w:t xml:space="preserve">). A mi parecer la </w:t>
      </w:r>
      <w:proofErr w:type="spellStart"/>
      <w:r>
        <w:t>radiografia</w:t>
      </w:r>
      <w:proofErr w:type="spellEnd"/>
      <w:r>
        <w:t xml:space="preserve"> que se obtuvo no fue la mejor para la comparación. Y estadísticamente hubo diferencias. Con el CT la variación interanual (en densidad) es menor que la del X-</w:t>
      </w:r>
      <w:proofErr w:type="spellStart"/>
      <w:r>
        <w:t>ray</w:t>
      </w:r>
      <w:proofErr w:type="spellEnd"/>
      <w:r>
        <w:t>.</w:t>
      </w:r>
    </w:p>
    <w:p w14:paraId="67764154" w14:textId="21DD5BE3" w:rsidR="00766226" w:rsidRDefault="00766226">
      <w:pPr>
        <w:pStyle w:val="Textocomentario"/>
      </w:pPr>
      <w:r>
        <w:t xml:space="preserve">Otra cosa que note, la densidad es similar entre ambos métodos en los primeros </w:t>
      </w:r>
      <w:proofErr w:type="spellStart"/>
      <w:r>
        <w:t>anos</w:t>
      </w:r>
      <w:proofErr w:type="spellEnd"/>
      <w:r>
        <w:t>, luego la densidad estimada con X-</w:t>
      </w:r>
      <w:proofErr w:type="spellStart"/>
      <w:r>
        <w:t>ray</w:t>
      </w:r>
      <w:proofErr w:type="spellEnd"/>
      <w:r>
        <w:t xml:space="preserve"> baja. Esto a mi parecer es por el efecto de radiación, la imagen obtenida </w:t>
      </w:r>
      <w:proofErr w:type="spellStart"/>
      <w:r>
        <w:t>salio</w:t>
      </w:r>
      <w:proofErr w:type="spellEnd"/>
      <w:r>
        <w:t xml:space="preserve"> muy “quemada”, tanto que se evidencia que la radiación no es pareja, incluso después de hacer la corrección de radiación.</w:t>
      </w:r>
    </w:p>
    <w:p w14:paraId="5A0F7054" w14:textId="77777777" w:rsidR="00766226" w:rsidRDefault="00766226">
      <w:pPr>
        <w:pStyle w:val="Textocomentario"/>
      </w:pPr>
    </w:p>
  </w:comment>
  <w:comment w:id="97" w:author="Autorizado" w:date="2019-08-14T11:59:00Z" w:initials="A">
    <w:p w14:paraId="25DB1AFC" w14:textId="44BB6E87" w:rsidR="00766226" w:rsidRDefault="00766226">
      <w:pPr>
        <w:pStyle w:val="Textocomentario"/>
      </w:pPr>
      <w:r>
        <w:rPr>
          <w:rStyle w:val="Refdecomentario"/>
        </w:rPr>
        <w:annotationRef/>
      </w:r>
      <w:r>
        <w:t xml:space="preserve">Y qué pasa si solo incluimos entonces los datos que se obtuvieron usando CT y no los de X-Ray? </w:t>
      </w:r>
    </w:p>
    <w:p w14:paraId="524441F2" w14:textId="38401F04" w:rsidR="00766226" w:rsidRDefault="00766226">
      <w:pPr>
        <w:pStyle w:val="Textocomentario"/>
      </w:pPr>
      <w:proofErr w:type="spellStart"/>
      <w:r>
        <w:t>Por que</w:t>
      </w:r>
      <w:proofErr w:type="spellEnd"/>
      <w:r>
        <w:t xml:space="preserve"> es muy probable que los evaluadores nos den por aquí… </w:t>
      </w:r>
    </w:p>
  </w:comment>
  <w:comment w:id="98" w:author="Alberto Rodriguez-Ramirez" w:date="2019-10-01T19:36:00Z" w:initials="AR">
    <w:p w14:paraId="50B363F2" w14:textId="2C5B1FD3" w:rsidR="00766226" w:rsidRDefault="00766226">
      <w:pPr>
        <w:pStyle w:val="Textocomentario"/>
      </w:pPr>
      <w:r>
        <w:rPr>
          <w:rStyle w:val="Refdecomentario"/>
        </w:rPr>
        <w:annotationRef/>
      </w:r>
      <w:r>
        <w:t xml:space="preserve">Si hay estimaciones basadas en CT </w:t>
      </w:r>
      <w:proofErr w:type="spellStart"/>
      <w:r>
        <w:t>scan</w:t>
      </w:r>
      <w:proofErr w:type="spellEnd"/>
      <w:r>
        <w:t xml:space="preserve"> para todos los </w:t>
      </w:r>
      <w:proofErr w:type="spellStart"/>
      <w:r>
        <w:t>cores</w:t>
      </w:r>
      <w:proofErr w:type="spellEnd"/>
      <w:r>
        <w:t>, no incluir X-</w:t>
      </w:r>
      <w:proofErr w:type="spellStart"/>
      <w:r>
        <w:t>ray</w:t>
      </w:r>
      <w:proofErr w:type="spellEnd"/>
      <w:r>
        <w:t xml:space="preserve">. </w:t>
      </w:r>
    </w:p>
  </w:comment>
  <w:comment w:id="99" w:author="Alberto Rodriguez-Ramirez" w:date="2019-10-02T08:26:00Z" w:initials="AR">
    <w:p w14:paraId="6C2547D6" w14:textId="0BD5403A" w:rsidR="00766226" w:rsidRDefault="00766226">
      <w:pPr>
        <w:pStyle w:val="Textocomentario"/>
      </w:pPr>
      <w:r>
        <w:rPr>
          <w:rStyle w:val="Refdecomentario"/>
        </w:rPr>
        <w:annotationRef/>
      </w:r>
      <w:r>
        <w:t>Hacen falta algunos detalles del método en esta sección. Voy a complementar y te paso luego la nueva versión</w:t>
      </w:r>
    </w:p>
  </w:comment>
  <w:comment w:id="103" w:author="Luis David Lizcano S" w:date="2019-05-23T09:50:00Z" w:initials="LDLS">
    <w:p w14:paraId="37C54890" w14:textId="06BD18D7" w:rsidR="00766226" w:rsidRDefault="00766226">
      <w:pPr>
        <w:pStyle w:val="Textocomentario"/>
      </w:pPr>
      <w:r>
        <w:rPr>
          <w:rStyle w:val="Refdecomentario"/>
        </w:rPr>
        <w:annotationRef/>
      </w:r>
      <w:proofErr w:type="gramStart"/>
      <w:r>
        <w:t>Modelo?</w:t>
      </w:r>
      <w:proofErr w:type="gramEnd"/>
    </w:p>
  </w:comment>
  <w:comment w:id="115" w:author="Alberto Rodriguez-Ramirez" w:date="2019-09-26T15:23:00Z" w:initials="AR">
    <w:p w14:paraId="4F40B811" w14:textId="1681BC05" w:rsidR="00766226" w:rsidRDefault="00766226">
      <w:pPr>
        <w:pStyle w:val="Textocomentario"/>
      </w:pPr>
      <w:r>
        <w:rPr>
          <w:rStyle w:val="Refdecomentario"/>
        </w:rPr>
        <w:annotationRef/>
      </w:r>
      <w:proofErr w:type="gramStart"/>
      <w:r>
        <w:t>No hay otro estudio que use fotografías para citar???</w:t>
      </w:r>
      <w:proofErr w:type="gramEnd"/>
    </w:p>
  </w:comment>
  <w:comment w:id="118" w:author="Luis David Lizcano S" w:date="2019-05-23T09:45:00Z" w:initials="LDLS">
    <w:p w14:paraId="67B8B6DB" w14:textId="4BF50CE6" w:rsidR="00766226" w:rsidRDefault="00766226">
      <w:pPr>
        <w:pStyle w:val="Textocomentario"/>
        <w:rPr>
          <w:rFonts w:ascii="Arial" w:hAnsi="Arial" w:cs="Arial"/>
          <w:sz w:val="24"/>
          <w:szCs w:val="24"/>
        </w:rPr>
      </w:pPr>
      <w:r>
        <w:rPr>
          <w:rStyle w:val="Refdecomentario"/>
        </w:rPr>
        <w:annotationRef/>
      </w:r>
      <w:r>
        <w:t>Si se fijan en el mapa, estos datos provienen solo de una celda 1</w:t>
      </w:r>
      <w:r w:rsidRPr="00087A55">
        <w:rPr>
          <w:rFonts w:ascii="Arial" w:hAnsi="Arial" w:cs="Arial"/>
          <w:sz w:val="24"/>
          <w:szCs w:val="24"/>
        </w:rPr>
        <w:t>°</w:t>
      </w:r>
      <w:r>
        <w:t>x1</w:t>
      </w:r>
      <w:r w:rsidRPr="00087A55">
        <w:rPr>
          <w:rFonts w:ascii="Arial" w:hAnsi="Arial" w:cs="Arial"/>
          <w:sz w:val="24"/>
          <w:szCs w:val="24"/>
        </w:rPr>
        <w:t>°</w:t>
      </w:r>
      <w:r>
        <w:rPr>
          <w:rFonts w:ascii="Arial" w:hAnsi="Arial" w:cs="Arial"/>
          <w:sz w:val="24"/>
          <w:szCs w:val="24"/>
        </w:rPr>
        <w:t xml:space="preserve"> done la bahía de Cartagena es solo una pequeña parte en el </w:t>
      </w:r>
      <w:proofErr w:type="spellStart"/>
      <w:r>
        <w:rPr>
          <w:rFonts w:ascii="Arial" w:hAnsi="Arial" w:cs="Arial"/>
          <w:sz w:val="24"/>
          <w:szCs w:val="24"/>
        </w:rPr>
        <w:t>limite</w:t>
      </w:r>
      <w:proofErr w:type="spellEnd"/>
      <w:r>
        <w:rPr>
          <w:rFonts w:ascii="Arial" w:hAnsi="Arial" w:cs="Arial"/>
          <w:sz w:val="24"/>
          <w:szCs w:val="24"/>
        </w:rPr>
        <w:t xml:space="preserve"> superior derecho de la celda. Creen conveniente el uso de estos datos? Lo </w:t>
      </w:r>
      <w:proofErr w:type="spellStart"/>
      <w:r>
        <w:rPr>
          <w:rFonts w:ascii="Arial" w:hAnsi="Arial" w:cs="Arial"/>
          <w:sz w:val="24"/>
          <w:szCs w:val="24"/>
        </w:rPr>
        <w:t>mas</w:t>
      </w:r>
      <w:proofErr w:type="spellEnd"/>
      <w:r>
        <w:rPr>
          <w:rFonts w:ascii="Arial" w:hAnsi="Arial" w:cs="Arial"/>
          <w:sz w:val="24"/>
          <w:szCs w:val="24"/>
        </w:rPr>
        <w:t xml:space="preserve"> seguro es que la SST no sea exacta, aunque tal vez lo </w:t>
      </w:r>
      <w:proofErr w:type="spellStart"/>
      <w:r>
        <w:rPr>
          <w:rFonts w:ascii="Arial" w:hAnsi="Arial" w:cs="Arial"/>
          <w:sz w:val="24"/>
          <w:szCs w:val="24"/>
        </w:rPr>
        <w:t>mas</w:t>
      </w:r>
      <w:proofErr w:type="spellEnd"/>
      <w:r>
        <w:rPr>
          <w:rFonts w:ascii="Arial" w:hAnsi="Arial" w:cs="Arial"/>
          <w:sz w:val="24"/>
          <w:szCs w:val="24"/>
        </w:rPr>
        <w:t xml:space="preserve"> importante sea la tendencia, en vez de los valores, no?</w:t>
      </w:r>
    </w:p>
    <w:p w14:paraId="12FCA741" w14:textId="45A96A3B" w:rsidR="00766226" w:rsidRPr="00087A55" w:rsidRDefault="00766226">
      <w:pPr>
        <w:pStyle w:val="Textocomentario"/>
      </w:pPr>
      <w:r>
        <w:rPr>
          <w:rFonts w:ascii="Arial" w:hAnsi="Arial" w:cs="Arial"/>
          <w:sz w:val="24"/>
          <w:szCs w:val="24"/>
        </w:rPr>
        <w:t xml:space="preserve">Si saben de algún otro producto de SST con grilla </w:t>
      </w:r>
      <w:proofErr w:type="spellStart"/>
      <w:r>
        <w:rPr>
          <w:rFonts w:ascii="Arial" w:hAnsi="Arial" w:cs="Arial"/>
          <w:sz w:val="24"/>
          <w:szCs w:val="24"/>
        </w:rPr>
        <w:t>mas</w:t>
      </w:r>
      <w:proofErr w:type="spellEnd"/>
      <w:r>
        <w:rPr>
          <w:rFonts w:ascii="Arial" w:hAnsi="Arial" w:cs="Arial"/>
          <w:sz w:val="24"/>
          <w:szCs w:val="24"/>
        </w:rPr>
        <w:t xml:space="preserve"> pequeña </w:t>
      </w:r>
      <w:proofErr w:type="spellStart"/>
      <w:r>
        <w:rPr>
          <w:rFonts w:ascii="Arial" w:hAnsi="Arial" w:cs="Arial"/>
          <w:sz w:val="24"/>
          <w:szCs w:val="24"/>
        </w:rPr>
        <w:t>hagamenlo</w:t>
      </w:r>
      <w:proofErr w:type="spellEnd"/>
      <w:r>
        <w:rPr>
          <w:rFonts w:ascii="Arial" w:hAnsi="Arial" w:cs="Arial"/>
          <w:sz w:val="24"/>
          <w:szCs w:val="24"/>
        </w:rPr>
        <w:t xml:space="preserve"> saber.</w:t>
      </w:r>
    </w:p>
  </w:comment>
  <w:comment w:id="135" w:author="Alberto Rodriguez-Ramirez" w:date="2019-10-02T10:05:00Z" w:initials="AR">
    <w:p w14:paraId="5EBC3168" w14:textId="6C14B1D2" w:rsidR="00766226" w:rsidRDefault="00766226">
      <w:pPr>
        <w:pStyle w:val="Textocomentario"/>
      </w:pPr>
      <w:r>
        <w:rPr>
          <w:rStyle w:val="Refdecomentario"/>
        </w:rPr>
        <w:annotationRef/>
      </w:r>
      <w:proofErr w:type="spellStart"/>
      <w:r>
        <w:t>Why</w:t>
      </w:r>
      <w:proofErr w:type="spellEnd"/>
      <w:r>
        <w:t xml:space="preserve"> </w:t>
      </w:r>
      <w:proofErr w:type="spellStart"/>
      <w:r>
        <w:t>env</w:t>
      </w:r>
      <w:proofErr w:type="spellEnd"/>
      <w:r>
        <w:t xml:space="preserve"> </w:t>
      </w:r>
      <w:proofErr w:type="spellStart"/>
      <w:r>
        <w:t>stda</w:t>
      </w:r>
      <w:proofErr w:type="spellEnd"/>
      <w:r>
        <w:t>?</w:t>
      </w:r>
    </w:p>
  </w:comment>
  <w:comment w:id="136" w:author="Luis David Lizcano S" w:date="2019-05-23T09:54:00Z" w:initials="LDLS">
    <w:p w14:paraId="7872F0CF" w14:textId="77777777" w:rsidR="00766226" w:rsidRDefault="00766226">
      <w:pPr>
        <w:pStyle w:val="Textocomentario"/>
      </w:pPr>
      <w:r>
        <w:rPr>
          <w:rStyle w:val="Refdecomentario"/>
        </w:rPr>
        <w:annotationRef/>
      </w:r>
      <w:r>
        <w:t xml:space="preserve">DISTLM? </w:t>
      </w:r>
      <w:proofErr w:type="gramStart"/>
      <w:r>
        <w:t>o GAM?</w:t>
      </w:r>
      <w:proofErr w:type="gramEnd"/>
    </w:p>
    <w:p w14:paraId="3D4DD024" w14:textId="2C9ECE8C" w:rsidR="00766226" w:rsidRDefault="00766226">
      <w:pPr>
        <w:pStyle w:val="Textocomentario"/>
      </w:pPr>
      <w:r>
        <w:t xml:space="preserve">El GAM podría ser interesante pero no sé cómo hacerlo. Alguien que sepa y le quiera meter mano? Para un ejemplo de cómo puede ser usado ver </w:t>
      </w:r>
      <w:proofErr w:type="spellStart"/>
      <w:r>
        <w:t>Carilli</w:t>
      </w:r>
      <w:proofErr w:type="spellEnd"/>
      <w:r>
        <w:t xml:space="preserve"> et al. 2010 (</w:t>
      </w:r>
      <w:hyperlink r:id="rId1" w:history="1">
        <w:r w:rsidRPr="00E540E1">
          <w:rPr>
            <w:rStyle w:val="Hipervnculo"/>
          </w:rPr>
          <w:t>https://doi.org/10.1111/j.1365-2486.2009.02043.x</w:t>
        </w:r>
      </w:hyperlink>
      <w:r>
        <w:t xml:space="preserve">) o </w:t>
      </w:r>
      <w:proofErr w:type="spellStart"/>
      <w:r>
        <w:t>Rippe</w:t>
      </w:r>
      <w:proofErr w:type="spellEnd"/>
      <w:r>
        <w:t xml:space="preserve"> et al. 2018 (</w:t>
      </w:r>
      <w:hyperlink r:id="rId2" w:history="1">
        <w:r w:rsidRPr="00E540E1">
          <w:rPr>
            <w:rStyle w:val="Hipervnculo"/>
          </w:rPr>
          <w:t>https://doi.org/10.1111/gcb.14422</w:t>
        </w:r>
      </w:hyperlink>
      <w:r>
        <w:t xml:space="preserve">) </w:t>
      </w:r>
    </w:p>
  </w:comment>
  <w:comment w:id="122" w:author="Alberto Rodriguez-Ramirez" w:date="2019-10-02T08:50:00Z" w:initials="AR">
    <w:p w14:paraId="512BC279" w14:textId="0DDB7BD1" w:rsidR="00766226" w:rsidRDefault="00766226">
      <w:pPr>
        <w:pStyle w:val="Textocomentario"/>
      </w:pPr>
      <w:r>
        <w:rPr>
          <w:rStyle w:val="Refdecomentario"/>
        </w:rPr>
        <w:annotationRef/>
      </w:r>
      <w:r>
        <w:t xml:space="preserve">Creo que sería mejor usar solo anomalías para las correlaciones tanto de crecimiento como </w:t>
      </w:r>
      <w:proofErr w:type="spellStart"/>
      <w:r>
        <w:t>the</w:t>
      </w:r>
      <w:proofErr w:type="spellEnd"/>
      <w:r>
        <w:t xml:space="preserve"> G/B</w:t>
      </w:r>
    </w:p>
  </w:comment>
  <w:comment w:id="139" w:author="Alberto Rodriguez-Ramirez" w:date="2019-10-02T10:17:00Z" w:initials="AR">
    <w:p w14:paraId="027D7ED2" w14:textId="05B03135" w:rsidR="00766226" w:rsidRDefault="00766226">
      <w:pPr>
        <w:pStyle w:val="Textocomentario"/>
      </w:pPr>
      <w:r>
        <w:rPr>
          <w:rStyle w:val="Refdecomentario"/>
        </w:rPr>
        <w:annotationRef/>
      </w:r>
      <w:r>
        <w:t xml:space="preserve">¿??? </w:t>
      </w:r>
      <w:proofErr w:type="gramStart"/>
      <w:r>
        <w:t>Se discute esto adelante?</w:t>
      </w:r>
      <w:proofErr w:type="gramEnd"/>
    </w:p>
  </w:comment>
  <w:comment w:id="140" w:author="Alberto Rodriguez-Ramirez" w:date="2019-10-02T10:23:00Z" w:initials="AR">
    <w:p w14:paraId="69CE722D" w14:textId="0E6DDBD5" w:rsidR="00766226" w:rsidRDefault="00766226">
      <w:pPr>
        <w:pStyle w:val="Textocomentario"/>
      </w:pPr>
      <w:r>
        <w:rPr>
          <w:rStyle w:val="Refdecomentario"/>
        </w:rPr>
        <w:annotationRef/>
      </w:r>
      <w:proofErr w:type="spellStart"/>
      <w:r>
        <w:t>Trend</w:t>
      </w:r>
      <w:proofErr w:type="spellEnd"/>
      <w:r>
        <w:t>? Ojo reportar R2 revisar</w:t>
      </w:r>
    </w:p>
  </w:comment>
  <w:comment w:id="147" w:author="Luis David Lizcano S" w:date="2019-05-22T17:12:00Z" w:initials="LDLS">
    <w:p w14:paraId="32BF131E" w14:textId="31504CD8" w:rsidR="00766226" w:rsidRDefault="00766226">
      <w:pPr>
        <w:pStyle w:val="Textocomentario"/>
      </w:pPr>
      <w:r>
        <w:rPr>
          <w:rStyle w:val="Refdecomentario"/>
        </w:rPr>
        <w:annotationRef/>
      </w:r>
      <w:r>
        <w:t xml:space="preserve">Ver también figura anexa en la última página de este manuscrito de un test de homogeneidad de series de tiempo (SNHT). El test encuentra un quiebre significativo (0.05) en la serie de tiempo. </w:t>
      </w:r>
    </w:p>
    <w:p w14:paraId="710D5405" w14:textId="6A00884C" w:rsidR="00766226" w:rsidRDefault="00766226">
      <w:pPr>
        <w:pStyle w:val="Textocomentario"/>
      </w:pPr>
      <w:r>
        <w:t xml:space="preserve">Podríamos considerarla si la creen relevante, y si también le encuentran una explicación razonable de la disminución de la luminiscencia después de 1997. Por ahora no sé porque se observa ese descenso en G/B. </w:t>
      </w:r>
    </w:p>
  </w:comment>
  <w:comment w:id="222" w:author="Autorizado" w:date="2019-08-14T14:17:00Z" w:initials="A">
    <w:p w14:paraId="3C5B3869" w14:textId="71E15ECE" w:rsidR="00766226" w:rsidRDefault="00766226">
      <w:pPr>
        <w:pStyle w:val="Textocomentario"/>
      </w:pPr>
      <w:r>
        <w:rPr>
          <w:rStyle w:val="Refdecomentario"/>
        </w:rPr>
        <w:annotationRef/>
      </w:r>
      <w:r>
        <w:t xml:space="preserve">No sé si sea el caso, pero: esta forma aplanada no puede tener también un impacto en la alimentación? Las colonias abarcan más área y tienen más posibilidad de atrapar partículas del agua? Bueno, aunque puede que esto no pasé con el </w:t>
      </w:r>
      <w:proofErr w:type="spellStart"/>
      <w:r>
        <w:t>zooplankton</w:t>
      </w:r>
      <w:proofErr w:type="spellEnd"/>
      <w:r>
        <w:t xml:space="preserve">… </w:t>
      </w:r>
    </w:p>
    <w:p w14:paraId="29BD9456" w14:textId="0FBB5F4A" w:rsidR="00766226" w:rsidRPr="00D45C0D" w:rsidRDefault="00766226">
      <w:pPr>
        <w:pStyle w:val="Textocomentario"/>
        <w:rPr>
          <w:b/>
        </w:rPr>
      </w:pPr>
      <w:r>
        <w:t xml:space="preserve">Era solo una idea… </w:t>
      </w:r>
    </w:p>
  </w:comment>
  <w:comment w:id="239" w:author="Autorizado" w:date="2019-08-14T14:47:00Z" w:initials="A">
    <w:p w14:paraId="2F424251" w14:textId="7FD8BD75" w:rsidR="00766226" w:rsidRDefault="00766226">
      <w:pPr>
        <w:pStyle w:val="Textocomentario"/>
      </w:pPr>
      <w:r>
        <w:rPr>
          <w:rStyle w:val="Refdecomentario"/>
        </w:rPr>
        <w:annotationRef/>
      </w:r>
      <w:r>
        <w:t>Traté de acomodar un poco esto. No sé si todavía tiene sentido y era lo que querías decir, pero me parece que le faltaba un poco más de “fluidez/conectividad”. Es solo una sugerencia.</w:t>
      </w:r>
    </w:p>
  </w:comment>
  <w:comment w:id="328" w:author="Luis David Lizcano S" w:date="2019-05-24T16:07:00Z" w:initials="LDLS">
    <w:p w14:paraId="2D6FF193" w14:textId="45B4BEBB" w:rsidR="00766226" w:rsidRDefault="00766226">
      <w:pPr>
        <w:pStyle w:val="Textocomentario"/>
      </w:pPr>
      <w:r>
        <w:rPr>
          <w:rStyle w:val="Refdecomentario"/>
        </w:rPr>
        <w:annotationRef/>
      </w:r>
      <w:r>
        <w:t>Alguien sabe la profundidad máxima de la bahía?</w:t>
      </w:r>
    </w:p>
  </w:comment>
  <w:comment w:id="352" w:author="Autorizado" w:date="2019-08-14T15:33:00Z" w:initials="A">
    <w:p w14:paraId="267B8626" w14:textId="050F5B2C" w:rsidR="00766226" w:rsidRDefault="00766226">
      <w:pPr>
        <w:pStyle w:val="Textocomentario"/>
      </w:pPr>
      <w:r>
        <w:rPr>
          <w:rStyle w:val="Refdecomentario"/>
        </w:rPr>
        <w:annotationRef/>
      </w:r>
      <w:r>
        <w:t>Cómo así? Estudios de los sedimentos? Si sí, creo que es mejor poner algo como: “</w:t>
      </w:r>
      <w:proofErr w:type="spellStart"/>
      <w:r>
        <w:t>Sedimentation</w:t>
      </w:r>
      <w:proofErr w:type="spellEnd"/>
      <w:r>
        <w:t xml:space="preserve"> </w:t>
      </w:r>
      <w:proofErr w:type="spellStart"/>
      <w:r>
        <w:t>analysis</w:t>
      </w:r>
      <w:proofErr w:type="spellEnd"/>
      <w:r>
        <w:t>/</w:t>
      </w:r>
      <w:proofErr w:type="spellStart"/>
      <w:r>
        <w:t>studies</w:t>
      </w:r>
      <w:proofErr w:type="spellEnd"/>
      <w:r>
        <w:t xml:space="preserve"> </w:t>
      </w:r>
      <w:proofErr w:type="spellStart"/>
      <w:r>
        <w:t>indicate</w:t>
      </w:r>
      <w:proofErr w:type="spellEnd"/>
      <w:r>
        <w:t>….”</w:t>
      </w:r>
    </w:p>
  </w:comment>
  <w:comment w:id="370" w:author="Autorizado" w:date="2019-08-14T15:40:00Z" w:initials="A">
    <w:p w14:paraId="75DFC9A8" w14:textId="22497C2D" w:rsidR="00766226" w:rsidRDefault="00766226">
      <w:pPr>
        <w:pStyle w:val="Textocomentario"/>
      </w:pPr>
      <w:r>
        <w:rPr>
          <w:rStyle w:val="Refdecomentario"/>
        </w:rPr>
        <w:annotationRef/>
      </w:r>
      <w:r>
        <w:t xml:space="preserve">No sé si sea mejor ponerle el borde abajo a esta fila para que se vea mejor el nombre de la muestra (VAR 1). De pronto soy solo yo, pero no es muy evidente a primera vista… </w:t>
      </w:r>
    </w:p>
  </w:comment>
  <w:comment w:id="378" w:author="Alberto Rodriguez-Ramirez" w:date="2019-09-26T15:00:00Z" w:initials="AR">
    <w:p w14:paraId="42B029A4" w14:textId="2C872755" w:rsidR="00766226" w:rsidRDefault="00766226">
      <w:pPr>
        <w:pStyle w:val="Textocomentario"/>
      </w:pPr>
      <w:r>
        <w:rPr>
          <w:rStyle w:val="Refdecomentario"/>
        </w:rPr>
        <w:annotationRef/>
      </w:r>
      <w:proofErr w:type="gramStart"/>
      <w:r>
        <w:t>No parece estar afectado sino en invierno?</w:t>
      </w:r>
      <w:proofErr w:type="gramEnd"/>
    </w:p>
  </w:comment>
  <w:comment w:id="380" w:author="Alberto Rodriguez-Ramirez" w:date="2019-09-26T15:15:00Z" w:initials="AR">
    <w:p w14:paraId="36574288" w14:textId="20B33B4C" w:rsidR="00766226" w:rsidRDefault="00766226">
      <w:pPr>
        <w:pStyle w:val="Textocomentario"/>
      </w:pPr>
      <w:r>
        <w:rPr>
          <w:rStyle w:val="Refdecomentario"/>
        </w:rPr>
        <w:annotationRef/>
      </w:r>
      <w:r>
        <w:t xml:space="preserve">Poner </w:t>
      </w:r>
      <w:proofErr w:type="gramStart"/>
      <w:r>
        <w:t>todas las gráfica</w:t>
      </w:r>
      <w:proofErr w:type="gramEnd"/>
      <w:r>
        <w:t xml:space="preserve"> en una sola columna?</w:t>
      </w:r>
    </w:p>
  </w:comment>
  <w:comment w:id="381" w:author="Alberto Rodriguez-Ramirez" w:date="2019-09-26T15:37:00Z" w:initials="AR">
    <w:p w14:paraId="4775E832" w14:textId="78DF4D16" w:rsidR="00766226" w:rsidRDefault="00766226">
      <w:pPr>
        <w:pStyle w:val="Textocomentario"/>
      </w:pPr>
      <w:r>
        <w:rPr>
          <w:rStyle w:val="Refdecomentario"/>
        </w:rPr>
        <w:annotationRef/>
      </w:r>
      <w:r>
        <w:t>Rotada para que quede mismo sentido de las demás figuras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4309664" w15:done="0"/>
  <w15:commentEx w15:paraId="664C1DC1" w15:done="0"/>
  <w15:commentEx w15:paraId="19BF4A61" w15:done="0"/>
  <w15:commentEx w15:paraId="68D1B188" w15:done="0"/>
  <w15:commentEx w15:paraId="6C6C385A" w15:done="0"/>
  <w15:commentEx w15:paraId="42DB7A8A" w15:done="0"/>
  <w15:commentEx w15:paraId="54DFE9B9" w15:done="0"/>
  <w15:commentEx w15:paraId="5259AD23" w15:done="0"/>
  <w15:commentEx w15:paraId="4B3F7529" w15:done="0"/>
  <w15:commentEx w15:paraId="2D9443C6" w15:done="0"/>
  <w15:commentEx w15:paraId="0C99011A" w15:done="0"/>
  <w15:commentEx w15:paraId="2AB348F5" w15:paraIdParent="0C99011A" w15:done="0"/>
  <w15:commentEx w15:paraId="1A87B666" w15:done="0"/>
  <w15:commentEx w15:paraId="412A832A" w15:done="0"/>
  <w15:commentEx w15:paraId="22A337B6" w15:done="0"/>
  <w15:commentEx w15:paraId="443C24FD" w15:done="0"/>
  <w15:commentEx w15:paraId="5A0F7054" w15:done="0"/>
  <w15:commentEx w15:paraId="524441F2" w15:paraIdParent="5A0F7054" w15:done="0"/>
  <w15:commentEx w15:paraId="50B363F2" w15:done="0"/>
  <w15:commentEx w15:paraId="6C2547D6" w15:done="0"/>
  <w15:commentEx w15:paraId="37C54890" w15:done="0"/>
  <w15:commentEx w15:paraId="4F40B811" w15:done="0"/>
  <w15:commentEx w15:paraId="12FCA741" w15:done="0"/>
  <w15:commentEx w15:paraId="5EBC3168" w15:done="0"/>
  <w15:commentEx w15:paraId="3D4DD024" w15:done="0"/>
  <w15:commentEx w15:paraId="512BC279" w15:done="0"/>
  <w15:commentEx w15:paraId="027D7ED2" w15:done="0"/>
  <w15:commentEx w15:paraId="69CE722D" w15:done="0"/>
  <w15:commentEx w15:paraId="710D5405" w15:done="0"/>
  <w15:commentEx w15:paraId="29BD9456" w15:done="0"/>
  <w15:commentEx w15:paraId="2F424251" w15:done="0"/>
  <w15:commentEx w15:paraId="2D6FF193" w15:done="0"/>
  <w15:commentEx w15:paraId="267B8626" w15:done="0"/>
  <w15:commentEx w15:paraId="75DFC9A8" w15:done="0"/>
  <w15:commentEx w15:paraId="42B029A4" w15:done="0"/>
  <w15:commentEx w15:paraId="36574288" w15:done="0"/>
  <w15:commentEx w15:paraId="4775E83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4309664" w16cid:durableId="23EF53E7"/>
  <w16cid:commentId w16cid:paraId="664C1DC1" w16cid:durableId="23EF53E8"/>
  <w16cid:commentId w16cid:paraId="19BF4A61" w16cid:durableId="23EF53E9"/>
  <w16cid:commentId w16cid:paraId="68D1B188" w16cid:durableId="23EF53EA"/>
  <w16cid:commentId w16cid:paraId="6C6C385A" w16cid:durableId="23EF53EB"/>
  <w16cid:commentId w16cid:paraId="42DB7A8A" w16cid:durableId="23EF53EC"/>
  <w16cid:commentId w16cid:paraId="54DFE9B9" w16cid:durableId="23EF53ED"/>
  <w16cid:commentId w16cid:paraId="5259AD23" w16cid:durableId="23EF53EE"/>
  <w16cid:commentId w16cid:paraId="4B3F7529" w16cid:durableId="23EF53EF"/>
  <w16cid:commentId w16cid:paraId="2D9443C6" w16cid:durableId="23EF53F0"/>
  <w16cid:commentId w16cid:paraId="0C99011A" w16cid:durableId="23EF53F1"/>
  <w16cid:commentId w16cid:paraId="2AB348F5" w16cid:durableId="23EF53F2"/>
  <w16cid:commentId w16cid:paraId="1A87B666" w16cid:durableId="23EF53F3"/>
  <w16cid:commentId w16cid:paraId="412A832A" w16cid:durableId="23EF53F4"/>
  <w16cid:commentId w16cid:paraId="22A337B6" w16cid:durableId="23EF53F5"/>
  <w16cid:commentId w16cid:paraId="443C24FD" w16cid:durableId="23EF53F6"/>
  <w16cid:commentId w16cid:paraId="5A0F7054" w16cid:durableId="23EF53F7"/>
  <w16cid:commentId w16cid:paraId="524441F2" w16cid:durableId="23EF53F8"/>
  <w16cid:commentId w16cid:paraId="50B363F2" w16cid:durableId="23EF53F9"/>
  <w16cid:commentId w16cid:paraId="6C2547D6" w16cid:durableId="23EF53FA"/>
  <w16cid:commentId w16cid:paraId="37C54890" w16cid:durableId="23EF53FB"/>
  <w16cid:commentId w16cid:paraId="4F40B811" w16cid:durableId="23EF53FC"/>
  <w16cid:commentId w16cid:paraId="12FCA741" w16cid:durableId="23EF53FD"/>
  <w16cid:commentId w16cid:paraId="5EBC3168" w16cid:durableId="23EF53FE"/>
  <w16cid:commentId w16cid:paraId="3D4DD024" w16cid:durableId="23EF53FF"/>
  <w16cid:commentId w16cid:paraId="512BC279" w16cid:durableId="23EF5400"/>
  <w16cid:commentId w16cid:paraId="027D7ED2" w16cid:durableId="23EF5401"/>
  <w16cid:commentId w16cid:paraId="69CE722D" w16cid:durableId="23EF5402"/>
  <w16cid:commentId w16cid:paraId="710D5405" w16cid:durableId="23EF5403"/>
  <w16cid:commentId w16cid:paraId="29BD9456" w16cid:durableId="23EF5404"/>
  <w16cid:commentId w16cid:paraId="2F424251" w16cid:durableId="23EF5405"/>
  <w16cid:commentId w16cid:paraId="2D6FF193" w16cid:durableId="23EF5406"/>
  <w16cid:commentId w16cid:paraId="267B8626" w16cid:durableId="23EF5407"/>
  <w16cid:commentId w16cid:paraId="75DFC9A8" w16cid:durableId="23EF5408"/>
  <w16cid:commentId w16cid:paraId="42B029A4" w16cid:durableId="23EF5409"/>
  <w16cid:commentId w16cid:paraId="36574288" w16cid:durableId="23EF540A"/>
  <w16cid:commentId w16cid:paraId="4775E832" w16cid:durableId="23EF54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berto Rodriguez-Ramirez">
    <w15:presenceInfo w15:providerId="AD" w15:userId="S-1-5-21-620321403-24207062-1845911597-297296"/>
  </w15:person>
  <w15:person w15:author="Autorizado">
    <w15:presenceInfo w15:providerId="None" w15:userId="Autorizado"/>
  </w15:person>
  <w15:person w15:author="Luis David Lizcano S">
    <w15:presenceInfo w15:providerId="Windows Live" w15:userId="c07607a0034fcf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activeWritingStyle w:appName="MSWord" w:lang="es-CO" w:vendorID="64" w:dllVersion="6" w:nlCheck="1" w:checkStyle="0"/>
  <w:activeWritingStyle w:appName="MSWord" w:lang="en-US" w:vendorID="64" w:dllVersion="6" w:nlCheck="1" w:checkStyle="0"/>
  <w:activeWritingStyle w:appName="MSWord" w:lang="en-AU" w:vendorID="64" w:dllVersion="6" w:nlCheck="1" w:checkStyle="0"/>
  <w:activeWritingStyle w:appName="MSWord" w:lang="en-GB" w:vendorID="64" w:dllVersion="6" w:nlCheck="1" w:checkStyle="1"/>
  <w:activeWritingStyle w:appName="MSWord" w:lang="en-US" w:vendorID="64" w:dllVersion="4096" w:nlCheck="1" w:checkStyle="0"/>
  <w:activeWritingStyle w:appName="MSWord" w:lang="es-CO"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xN7U0MTKzsDCyMDJT0lEKTi0uzszPAykwrgUA6F87YiwAAAA="/>
  </w:docVars>
  <w:rsids>
    <w:rsidRoot w:val="00C12CB2"/>
    <w:rsid w:val="00001B57"/>
    <w:rsid w:val="000100D6"/>
    <w:rsid w:val="000106BF"/>
    <w:rsid w:val="00010AB0"/>
    <w:rsid w:val="000144D8"/>
    <w:rsid w:val="00027831"/>
    <w:rsid w:val="00027D80"/>
    <w:rsid w:val="00033EA0"/>
    <w:rsid w:val="0003429E"/>
    <w:rsid w:val="00034F3F"/>
    <w:rsid w:val="000368D0"/>
    <w:rsid w:val="00040087"/>
    <w:rsid w:val="0004702C"/>
    <w:rsid w:val="0005327D"/>
    <w:rsid w:val="0006063C"/>
    <w:rsid w:val="0006589F"/>
    <w:rsid w:val="00073987"/>
    <w:rsid w:val="00074272"/>
    <w:rsid w:val="00081DCE"/>
    <w:rsid w:val="00087A55"/>
    <w:rsid w:val="000924F3"/>
    <w:rsid w:val="00093B07"/>
    <w:rsid w:val="00094D2F"/>
    <w:rsid w:val="00096880"/>
    <w:rsid w:val="000974BC"/>
    <w:rsid w:val="00097B55"/>
    <w:rsid w:val="000A0CB0"/>
    <w:rsid w:val="000A6F87"/>
    <w:rsid w:val="000B1623"/>
    <w:rsid w:val="000B7D3B"/>
    <w:rsid w:val="000C0005"/>
    <w:rsid w:val="000C3143"/>
    <w:rsid w:val="000C624D"/>
    <w:rsid w:val="000C75A8"/>
    <w:rsid w:val="000D5C57"/>
    <w:rsid w:val="000D7928"/>
    <w:rsid w:val="000D7E42"/>
    <w:rsid w:val="000D7F13"/>
    <w:rsid w:val="000E51E1"/>
    <w:rsid w:val="000E5672"/>
    <w:rsid w:val="000F031F"/>
    <w:rsid w:val="000F113F"/>
    <w:rsid w:val="000F3382"/>
    <w:rsid w:val="000F6E52"/>
    <w:rsid w:val="0010764C"/>
    <w:rsid w:val="00130573"/>
    <w:rsid w:val="00142D43"/>
    <w:rsid w:val="00146443"/>
    <w:rsid w:val="001528B6"/>
    <w:rsid w:val="00156813"/>
    <w:rsid w:val="00160A6C"/>
    <w:rsid w:val="0016140F"/>
    <w:rsid w:val="00161BB0"/>
    <w:rsid w:val="00162B5E"/>
    <w:rsid w:val="001665BA"/>
    <w:rsid w:val="00167813"/>
    <w:rsid w:val="0017014E"/>
    <w:rsid w:val="00173A74"/>
    <w:rsid w:val="001753BB"/>
    <w:rsid w:val="001756D9"/>
    <w:rsid w:val="00176223"/>
    <w:rsid w:val="00180C15"/>
    <w:rsid w:val="00190972"/>
    <w:rsid w:val="00191AA2"/>
    <w:rsid w:val="00191CD6"/>
    <w:rsid w:val="00196C4E"/>
    <w:rsid w:val="00197061"/>
    <w:rsid w:val="001B0CCE"/>
    <w:rsid w:val="001B1210"/>
    <w:rsid w:val="001C0925"/>
    <w:rsid w:val="001C796C"/>
    <w:rsid w:val="001D2589"/>
    <w:rsid w:val="001D27AE"/>
    <w:rsid w:val="001E4B29"/>
    <w:rsid w:val="001E6102"/>
    <w:rsid w:val="001E62FF"/>
    <w:rsid w:val="001F221D"/>
    <w:rsid w:val="001F63C0"/>
    <w:rsid w:val="00206F61"/>
    <w:rsid w:val="0021036D"/>
    <w:rsid w:val="002218AE"/>
    <w:rsid w:val="00221AE7"/>
    <w:rsid w:val="00222F0D"/>
    <w:rsid w:val="00223582"/>
    <w:rsid w:val="002242D1"/>
    <w:rsid w:val="00227D3A"/>
    <w:rsid w:val="0023115F"/>
    <w:rsid w:val="00235ECA"/>
    <w:rsid w:val="00240560"/>
    <w:rsid w:val="00244B48"/>
    <w:rsid w:val="00251B26"/>
    <w:rsid w:val="00252C53"/>
    <w:rsid w:val="00255C84"/>
    <w:rsid w:val="0026004E"/>
    <w:rsid w:val="002617D5"/>
    <w:rsid w:val="00262D32"/>
    <w:rsid w:val="00263001"/>
    <w:rsid w:val="00263F15"/>
    <w:rsid w:val="00270F05"/>
    <w:rsid w:val="00275365"/>
    <w:rsid w:val="00280160"/>
    <w:rsid w:val="002866E3"/>
    <w:rsid w:val="00290FE0"/>
    <w:rsid w:val="00293772"/>
    <w:rsid w:val="00296E84"/>
    <w:rsid w:val="002A28F7"/>
    <w:rsid w:val="002B51FD"/>
    <w:rsid w:val="002B742B"/>
    <w:rsid w:val="002C29A5"/>
    <w:rsid w:val="002C4313"/>
    <w:rsid w:val="002C616C"/>
    <w:rsid w:val="002C6E2C"/>
    <w:rsid w:val="002D0077"/>
    <w:rsid w:val="002D0474"/>
    <w:rsid w:val="002D1ACA"/>
    <w:rsid w:val="002D4C6D"/>
    <w:rsid w:val="002E0D9C"/>
    <w:rsid w:val="002E7342"/>
    <w:rsid w:val="002E7C65"/>
    <w:rsid w:val="002F3F86"/>
    <w:rsid w:val="00303E41"/>
    <w:rsid w:val="00305513"/>
    <w:rsid w:val="0031068B"/>
    <w:rsid w:val="00316EF9"/>
    <w:rsid w:val="0031743C"/>
    <w:rsid w:val="00320374"/>
    <w:rsid w:val="00324846"/>
    <w:rsid w:val="003301D2"/>
    <w:rsid w:val="00331BBB"/>
    <w:rsid w:val="00343106"/>
    <w:rsid w:val="00344030"/>
    <w:rsid w:val="0035218E"/>
    <w:rsid w:val="00365B2B"/>
    <w:rsid w:val="00366CD5"/>
    <w:rsid w:val="0038085E"/>
    <w:rsid w:val="00380984"/>
    <w:rsid w:val="00382932"/>
    <w:rsid w:val="00383475"/>
    <w:rsid w:val="00383DE0"/>
    <w:rsid w:val="00384C11"/>
    <w:rsid w:val="00385A70"/>
    <w:rsid w:val="00386546"/>
    <w:rsid w:val="003A7943"/>
    <w:rsid w:val="003A79E8"/>
    <w:rsid w:val="003B0190"/>
    <w:rsid w:val="003B78D3"/>
    <w:rsid w:val="003C0674"/>
    <w:rsid w:val="003C7BDF"/>
    <w:rsid w:val="003F1FB3"/>
    <w:rsid w:val="003F4DBD"/>
    <w:rsid w:val="003F55C2"/>
    <w:rsid w:val="00402A87"/>
    <w:rsid w:val="00421CD3"/>
    <w:rsid w:val="00422FA3"/>
    <w:rsid w:val="00424DBD"/>
    <w:rsid w:val="00425AD4"/>
    <w:rsid w:val="004268EC"/>
    <w:rsid w:val="00430682"/>
    <w:rsid w:val="00434592"/>
    <w:rsid w:val="00434FE6"/>
    <w:rsid w:val="004454C0"/>
    <w:rsid w:val="00447078"/>
    <w:rsid w:val="00450658"/>
    <w:rsid w:val="00455B93"/>
    <w:rsid w:val="0045696F"/>
    <w:rsid w:val="00457399"/>
    <w:rsid w:val="004634DE"/>
    <w:rsid w:val="004636A9"/>
    <w:rsid w:val="004638E8"/>
    <w:rsid w:val="00472AE4"/>
    <w:rsid w:val="00481578"/>
    <w:rsid w:val="00485DD7"/>
    <w:rsid w:val="0049368E"/>
    <w:rsid w:val="00496014"/>
    <w:rsid w:val="004A49F8"/>
    <w:rsid w:val="004A6F2C"/>
    <w:rsid w:val="004B12B4"/>
    <w:rsid w:val="004B7E03"/>
    <w:rsid w:val="004C0051"/>
    <w:rsid w:val="004C02D1"/>
    <w:rsid w:val="004E2181"/>
    <w:rsid w:val="004E6411"/>
    <w:rsid w:val="004E66A9"/>
    <w:rsid w:val="004F0939"/>
    <w:rsid w:val="004F3B6A"/>
    <w:rsid w:val="00505B8E"/>
    <w:rsid w:val="005147E6"/>
    <w:rsid w:val="00516E96"/>
    <w:rsid w:val="005171AB"/>
    <w:rsid w:val="00525EFB"/>
    <w:rsid w:val="00526A83"/>
    <w:rsid w:val="0053169A"/>
    <w:rsid w:val="005361F2"/>
    <w:rsid w:val="00543793"/>
    <w:rsid w:val="00573EA7"/>
    <w:rsid w:val="00583175"/>
    <w:rsid w:val="00583D00"/>
    <w:rsid w:val="00585BF4"/>
    <w:rsid w:val="00586020"/>
    <w:rsid w:val="005902F7"/>
    <w:rsid w:val="00592F9B"/>
    <w:rsid w:val="0059637B"/>
    <w:rsid w:val="005A1C06"/>
    <w:rsid w:val="005A70D6"/>
    <w:rsid w:val="005A7ABE"/>
    <w:rsid w:val="005B2AE7"/>
    <w:rsid w:val="005B7C12"/>
    <w:rsid w:val="005C40D9"/>
    <w:rsid w:val="005C5536"/>
    <w:rsid w:val="005C5E26"/>
    <w:rsid w:val="005D46B4"/>
    <w:rsid w:val="005D4E2E"/>
    <w:rsid w:val="005E1845"/>
    <w:rsid w:val="005F14CC"/>
    <w:rsid w:val="005F2473"/>
    <w:rsid w:val="005F7400"/>
    <w:rsid w:val="006106C4"/>
    <w:rsid w:val="0061270B"/>
    <w:rsid w:val="0061529D"/>
    <w:rsid w:val="00620921"/>
    <w:rsid w:val="006225ED"/>
    <w:rsid w:val="006246A5"/>
    <w:rsid w:val="00626F74"/>
    <w:rsid w:val="00631E83"/>
    <w:rsid w:val="006324AE"/>
    <w:rsid w:val="00635095"/>
    <w:rsid w:val="0063642D"/>
    <w:rsid w:val="00636A48"/>
    <w:rsid w:val="00640197"/>
    <w:rsid w:val="00654293"/>
    <w:rsid w:val="00657506"/>
    <w:rsid w:val="0066144A"/>
    <w:rsid w:val="006653DD"/>
    <w:rsid w:val="0067595B"/>
    <w:rsid w:val="006765C6"/>
    <w:rsid w:val="0067693A"/>
    <w:rsid w:val="00696137"/>
    <w:rsid w:val="006A0641"/>
    <w:rsid w:val="006A1AF7"/>
    <w:rsid w:val="006A30C4"/>
    <w:rsid w:val="006A5B3B"/>
    <w:rsid w:val="006A6EFD"/>
    <w:rsid w:val="006C74A8"/>
    <w:rsid w:val="006D0CEF"/>
    <w:rsid w:val="006D47C2"/>
    <w:rsid w:val="006D7426"/>
    <w:rsid w:val="006E1A2C"/>
    <w:rsid w:val="006E3B1B"/>
    <w:rsid w:val="006F2704"/>
    <w:rsid w:val="006F6DC7"/>
    <w:rsid w:val="007020BE"/>
    <w:rsid w:val="00703645"/>
    <w:rsid w:val="007073DE"/>
    <w:rsid w:val="0071596A"/>
    <w:rsid w:val="0072069B"/>
    <w:rsid w:val="007206F8"/>
    <w:rsid w:val="0072399F"/>
    <w:rsid w:val="00730383"/>
    <w:rsid w:val="00732F17"/>
    <w:rsid w:val="00736716"/>
    <w:rsid w:val="007373A1"/>
    <w:rsid w:val="00743C03"/>
    <w:rsid w:val="00747962"/>
    <w:rsid w:val="00747ABA"/>
    <w:rsid w:val="00747FBB"/>
    <w:rsid w:val="00752706"/>
    <w:rsid w:val="007602A5"/>
    <w:rsid w:val="007610AD"/>
    <w:rsid w:val="007616F5"/>
    <w:rsid w:val="00763F4F"/>
    <w:rsid w:val="00766226"/>
    <w:rsid w:val="0077435B"/>
    <w:rsid w:val="00790A90"/>
    <w:rsid w:val="00792AD9"/>
    <w:rsid w:val="0079369F"/>
    <w:rsid w:val="00794489"/>
    <w:rsid w:val="007A2F99"/>
    <w:rsid w:val="007A409B"/>
    <w:rsid w:val="007B00F5"/>
    <w:rsid w:val="007B45E1"/>
    <w:rsid w:val="007B4DB1"/>
    <w:rsid w:val="007B7388"/>
    <w:rsid w:val="007B762D"/>
    <w:rsid w:val="007C5942"/>
    <w:rsid w:val="007C6025"/>
    <w:rsid w:val="007C6AAF"/>
    <w:rsid w:val="007D15BF"/>
    <w:rsid w:val="007D3AC4"/>
    <w:rsid w:val="007D6AF4"/>
    <w:rsid w:val="007E690A"/>
    <w:rsid w:val="007F0657"/>
    <w:rsid w:val="007F0C63"/>
    <w:rsid w:val="0081665A"/>
    <w:rsid w:val="00824A1F"/>
    <w:rsid w:val="0082687C"/>
    <w:rsid w:val="00827CB4"/>
    <w:rsid w:val="0083349B"/>
    <w:rsid w:val="008361AA"/>
    <w:rsid w:val="008427FA"/>
    <w:rsid w:val="00847604"/>
    <w:rsid w:val="0085193F"/>
    <w:rsid w:val="00853E00"/>
    <w:rsid w:val="00860F09"/>
    <w:rsid w:val="008630B1"/>
    <w:rsid w:val="008642C9"/>
    <w:rsid w:val="00864C6E"/>
    <w:rsid w:val="00864DE2"/>
    <w:rsid w:val="008673C2"/>
    <w:rsid w:val="008706B7"/>
    <w:rsid w:val="008718D2"/>
    <w:rsid w:val="008721CF"/>
    <w:rsid w:val="00875132"/>
    <w:rsid w:val="00876CDE"/>
    <w:rsid w:val="00885A99"/>
    <w:rsid w:val="00890988"/>
    <w:rsid w:val="00891F67"/>
    <w:rsid w:val="008963BA"/>
    <w:rsid w:val="0089668D"/>
    <w:rsid w:val="008A48F0"/>
    <w:rsid w:val="008B302D"/>
    <w:rsid w:val="008C2B0C"/>
    <w:rsid w:val="008C6520"/>
    <w:rsid w:val="008D03B4"/>
    <w:rsid w:val="008D135B"/>
    <w:rsid w:val="008F51B2"/>
    <w:rsid w:val="00916A36"/>
    <w:rsid w:val="00916EEB"/>
    <w:rsid w:val="0092022A"/>
    <w:rsid w:val="00920469"/>
    <w:rsid w:val="00926D63"/>
    <w:rsid w:val="00934518"/>
    <w:rsid w:val="0094440C"/>
    <w:rsid w:val="00971308"/>
    <w:rsid w:val="00992153"/>
    <w:rsid w:val="0099294E"/>
    <w:rsid w:val="009968F3"/>
    <w:rsid w:val="00996A0E"/>
    <w:rsid w:val="009A12D4"/>
    <w:rsid w:val="009A3CC0"/>
    <w:rsid w:val="009C2B49"/>
    <w:rsid w:val="009C405C"/>
    <w:rsid w:val="009C43F0"/>
    <w:rsid w:val="009C5ECC"/>
    <w:rsid w:val="009D15AB"/>
    <w:rsid w:val="009D1C23"/>
    <w:rsid w:val="009D6287"/>
    <w:rsid w:val="009D6AAF"/>
    <w:rsid w:val="009D6DB4"/>
    <w:rsid w:val="009E0A65"/>
    <w:rsid w:val="009E0BA2"/>
    <w:rsid w:val="009E2C8C"/>
    <w:rsid w:val="009E6B9E"/>
    <w:rsid w:val="009E6EB7"/>
    <w:rsid w:val="009F0603"/>
    <w:rsid w:val="009F3B37"/>
    <w:rsid w:val="009F5F79"/>
    <w:rsid w:val="009F73A1"/>
    <w:rsid w:val="00A01A63"/>
    <w:rsid w:val="00A01BB1"/>
    <w:rsid w:val="00A07AA3"/>
    <w:rsid w:val="00A10371"/>
    <w:rsid w:val="00A140FC"/>
    <w:rsid w:val="00A1430F"/>
    <w:rsid w:val="00A1526F"/>
    <w:rsid w:val="00A22676"/>
    <w:rsid w:val="00A2604B"/>
    <w:rsid w:val="00A3003B"/>
    <w:rsid w:val="00A328DB"/>
    <w:rsid w:val="00A40A9D"/>
    <w:rsid w:val="00A40FC1"/>
    <w:rsid w:val="00A461B6"/>
    <w:rsid w:val="00A54ECD"/>
    <w:rsid w:val="00A63BB4"/>
    <w:rsid w:val="00A6443D"/>
    <w:rsid w:val="00A655D3"/>
    <w:rsid w:val="00A8527A"/>
    <w:rsid w:val="00A95AC0"/>
    <w:rsid w:val="00A96B33"/>
    <w:rsid w:val="00AB13A2"/>
    <w:rsid w:val="00AB17B7"/>
    <w:rsid w:val="00AC0D12"/>
    <w:rsid w:val="00AC1795"/>
    <w:rsid w:val="00AC427E"/>
    <w:rsid w:val="00AC48AA"/>
    <w:rsid w:val="00AD20DF"/>
    <w:rsid w:val="00AE378F"/>
    <w:rsid w:val="00AE39A7"/>
    <w:rsid w:val="00B07419"/>
    <w:rsid w:val="00B13F11"/>
    <w:rsid w:val="00B2030C"/>
    <w:rsid w:val="00B203B9"/>
    <w:rsid w:val="00B25251"/>
    <w:rsid w:val="00B30F1A"/>
    <w:rsid w:val="00B43BFD"/>
    <w:rsid w:val="00B444B0"/>
    <w:rsid w:val="00B45E25"/>
    <w:rsid w:val="00B51972"/>
    <w:rsid w:val="00B53B92"/>
    <w:rsid w:val="00B65777"/>
    <w:rsid w:val="00B72027"/>
    <w:rsid w:val="00B736BF"/>
    <w:rsid w:val="00B7428C"/>
    <w:rsid w:val="00B81495"/>
    <w:rsid w:val="00B81B49"/>
    <w:rsid w:val="00B87426"/>
    <w:rsid w:val="00B9769D"/>
    <w:rsid w:val="00BA2670"/>
    <w:rsid w:val="00BA27DC"/>
    <w:rsid w:val="00BA6375"/>
    <w:rsid w:val="00BB0DFE"/>
    <w:rsid w:val="00BB2AAF"/>
    <w:rsid w:val="00BB5086"/>
    <w:rsid w:val="00BC02A0"/>
    <w:rsid w:val="00BC1E5E"/>
    <w:rsid w:val="00BD28C3"/>
    <w:rsid w:val="00BD2993"/>
    <w:rsid w:val="00BD3353"/>
    <w:rsid w:val="00BE5491"/>
    <w:rsid w:val="00BE5F98"/>
    <w:rsid w:val="00BF1457"/>
    <w:rsid w:val="00BF3083"/>
    <w:rsid w:val="00BF79F8"/>
    <w:rsid w:val="00C007E2"/>
    <w:rsid w:val="00C01FE8"/>
    <w:rsid w:val="00C10A63"/>
    <w:rsid w:val="00C12CB2"/>
    <w:rsid w:val="00C1341B"/>
    <w:rsid w:val="00C1393A"/>
    <w:rsid w:val="00C154C8"/>
    <w:rsid w:val="00C17A7A"/>
    <w:rsid w:val="00C213D3"/>
    <w:rsid w:val="00C24AB3"/>
    <w:rsid w:val="00C24D04"/>
    <w:rsid w:val="00C3120E"/>
    <w:rsid w:val="00C403C3"/>
    <w:rsid w:val="00C40B11"/>
    <w:rsid w:val="00C4170E"/>
    <w:rsid w:val="00C451E0"/>
    <w:rsid w:val="00C5676D"/>
    <w:rsid w:val="00C605E3"/>
    <w:rsid w:val="00C71670"/>
    <w:rsid w:val="00C7403F"/>
    <w:rsid w:val="00C7661E"/>
    <w:rsid w:val="00C811DF"/>
    <w:rsid w:val="00C8464E"/>
    <w:rsid w:val="00C949FC"/>
    <w:rsid w:val="00C968B9"/>
    <w:rsid w:val="00CA5C78"/>
    <w:rsid w:val="00CB25F6"/>
    <w:rsid w:val="00CB2BF0"/>
    <w:rsid w:val="00CB341B"/>
    <w:rsid w:val="00CB47F5"/>
    <w:rsid w:val="00CB705F"/>
    <w:rsid w:val="00CC4D7E"/>
    <w:rsid w:val="00CF08AB"/>
    <w:rsid w:val="00D04D84"/>
    <w:rsid w:val="00D050E0"/>
    <w:rsid w:val="00D20FBB"/>
    <w:rsid w:val="00D27D79"/>
    <w:rsid w:val="00D31D72"/>
    <w:rsid w:val="00D3357C"/>
    <w:rsid w:val="00D35282"/>
    <w:rsid w:val="00D45C0D"/>
    <w:rsid w:val="00D5352C"/>
    <w:rsid w:val="00D541E5"/>
    <w:rsid w:val="00D57121"/>
    <w:rsid w:val="00D60CEE"/>
    <w:rsid w:val="00D61EA1"/>
    <w:rsid w:val="00D62BF5"/>
    <w:rsid w:val="00D64758"/>
    <w:rsid w:val="00D65A0D"/>
    <w:rsid w:val="00D662C3"/>
    <w:rsid w:val="00D67028"/>
    <w:rsid w:val="00D70337"/>
    <w:rsid w:val="00D93EA3"/>
    <w:rsid w:val="00D93FA4"/>
    <w:rsid w:val="00DA2EA1"/>
    <w:rsid w:val="00DA45FD"/>
    <w:rsid w:val="00DA7244"/>
    <w:rsid w:val="00DB1D89"/>
    <w:rsid w:val="00DB3E55"/>
    <w:rsid w:val="00DB67CC"/>
    <w:rsid w:val="00DB6B74"/>
    <w:rsid w:val="00DD07EF"/>
    <w:rsid w:val="00DD2C5C"/>
    <w:rsid w:val="00DD445D"/>
    <w:rsid w:val="00DE1040"/>
    <w:rsid w:val="00DE3B24"/>
    <w:rsid w:val="00DE55E5"/>
    <w:rsid w:val="00DF4A13"/>
    <w:rsid w:val="00DF6EE4"/>
    <w:rsid w:val="00E04067"/>
    <w:rsid w:val="00E047DC"/>
    <w:rsid w:val="00E0547E"/>
    <w:rsid w:val="00E05AFE"/>
    <w:rsid w:val="00E11BCD"/>
    <w:rsid w:val="00E12697"/>
    <w:rsid w:val="00E13634"/>
    <w:rsid w:val="00E13CB7"/>
    <w:rsid w:val="00E14594"/>
    <w:rsid w:val="00E149B9"/>
    <w:rsid w:val="00E1565A"/>
    <w:rsid w:val="00E17C9D"/>
    <w:rsid w:val="00E20055"/>
    <w:rsid w:val="00E26714"/>
    <w:rsid w:val="00E3019A"/>
    <w:rsid w:val="00E30CE2"/>
    <w:rsid w:val="00E31195"/>
    <w:rsid w:val="00E34A92"/>
    <w:rsid w:val="00E4093B"/>
    <w:rsid w:val="00E46E55"/>
    <w:rsid w:val="00E653B0"/>
    <w:rsid w:val="00E71882"/>
    <w:rsid w:val="00E742C3"/>
    <w:rsid w:val="00E7618B"/>
    <w:rsid w:val="00E81B58"/>
    <w:rsid w:val="00E851E5"/>
    <w:rsid w:val="00E9110F"/>
    <w:rsid w:val="00E914C1"/>
    <w:rsid w:val="00EB0D70"/>
    <w:rsid w:val="00EB1EF6"/>
    <w:rsid w:val="00EC00EF"/>
    <w:rsid w:val="00EC3CAE"/>
    <w:rsid w:val="00EC62AC"/>
    <w:rsid w:val="00ED0601"/>
    <w:rsid w:val="00ED6752"/>
    <w:rsid w:val="00EE04BA"/>
    <w:rsid w:val="00EE7505"/>
    <w:rsid w:val="00EF0F5F"/>
    <w:rsid w:val="00EF3759"/>
    <w:rsid w:val="00F04F78"/>
    <w:rsid w:val="00F062CD"/>
    <w:rsid w:val="00F07834"/>
    <w:rsid w:val="00F2085C"/>
    <w:rsid w:val="00F24F82"/>
    <w:rsid w:val="00F26EEB"/>
    <w:rsid w:val="00F2764F"/>
    <w:rsid w:val="00F326B3"/>
    <w:rsid w:val="00F33AB6"/>
    <w:rsid w:val="00F36FD5"/>
    <w:rsid w:val="00F40D98"/>
    <w:rsid w:val="00F43A51"/>
    <w:rsid w:val="00F43C8F"/>
    <w:rsid w:val="00F545A0"/>
    <w:rsid w:val="00F70A52"/>
    <w:rsid w:val="00F73C44"/>
    <w:rsid w:val="00F753E0"/>
    <w:rsid w:val="00F75B51"/>
    <w:rsid w:val="00F773C6"/>
    <w:rsid w:val="00F901E7"/>
    <w:rsid w:val="00F913C1"/>
    <w:rsid w:val="00F94909"/>
    <w:rsid w:val="00FA62B7"/>
    <w:rsid w:val="00FB08CE"/>
    <w:rsid w:val="00FB09C4"/>
    <w:rsid w:val="00FB44FB"/>
    <w:rsid w:val="00FB70F3"/>
    <w:rsid w:val="00FB7C35"/>
    <w:rsid w:val="00FB7CFA"/>
    <w:rsid w:val="00FC157D"/>
    <w:rsid w:val="00FD0350"/>
    <w:rsid w:val="00FD6321"/>
    <w:rsid w:val="00FD7AF4"/>
    <w:rsid w:val="00FE0AB8"/>
    <w:rsid w:val="00FE6435"/>
    <w:rsid w:val="00FE7949"/>
    <w:rsid w:val="00FF3292"/>
    <w:rsid w:val="00FF5585"/>
    <w:rsid w:val="00FF723F"/>
    <w:rsid w:val="00FF7D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5763"/>
  <w15:docId w15:val="{89BCCE45-7186-42E1-A54C-D678A4AC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A1C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C06"/>
    <w:rPr>
      <w:rFonts w:ascii="Segoe UI" w:hAnsi="Segoe UI" w:cs="Segoe UI"/>
      <w:sz w:val="18"/>
      <w:szCs w:val="18"/>
    </w:rPr>
  </w:style>
  <w:style w:type="character" w:customStyle="1" w:styleId="apple-converted-space">
    <w:name w:val="apple-converted-space"/>
    <w:basedOn w:val="Fuentedeprrafopredeter"/>
    <w:rsid w:val="00752706"/>
  </w:style>
  <w:style w:type="character" w:styleId="Hipervnculo">
    <w:name w:val="Hyperlink"/>
    <w:basedOn w:val="Fuentedeprrafopredeter"/>
    <w:uiPriority w:val="99"/>
    <w:unhideWhenUsed/>
    <w:rsid w:val="00E17C9D"/>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rsid w:val="0031743C"/>
    <w:rPr>
      <w:b/>
      <w:bCs/>
    </w:rPr>
  </w:style>
  <w:style w:type="character" w:customStyle="1" w:styleId="AsuntodelcomentarioCar">
    <w:name w:val="Asunto del comentario Car"/>
    <w:basedOn w:val="TextocomentarioCar"/>
    <w:link w:val="Asuntodelcomentario"/>
    <w:uiPriority w:val="99"/>
    <w:semiHidden/>
    <w:rsid w:val="0031743C"/>
    <w:rPr>
      <w:b/>
      <w:bCs/>
      <w:sz w:val="20"/>
      <w:szCs w:val="20"/>
    </w:rPr>
  </w:style>
  <w:style w:type="character" w:styleId="nfasis">
    <w:name w:val="Emphasis"/>
    <w:basedOn w:val="Fuentedeprrafopredeter"/>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Nmerodelnea">
    <w:name w:val="line number"/>
    <w:basedOn w:val="Fuentedeprrafopredeter"/>
    <w:uiPriority w:val="99"/>
    <w:semiHidden/>
    <w:unhideWhenUsed/>
    <w:rsid w:val="00293772"/>
  </w:style>
  <w:style w:type="paragraph" w:customStyle="1" w:styleId="p1">
    <w:name w:val="p1"/>
    <w:basedOn w:val="Normal"/>
    <w:rsid w:val="006246A5"/>
    <w:pPr>
      <w:shd w:val="clear" w:color="auto" w:fill="FFFFFF"/>
      <w:spacing w:after="0" w:line="240" w:lineRule="auto"/>
    </w:pPr>
    <w:rPr>
      <w:rFonts w:ascii="Arial" w:eastAsiaTheme="minorHAnsi" w:hAnsi="Arial" w:cs="Arial"/>
      <w:color w:val="222222"/>
      <w:sz w:val="20"/>
      <w:szCs w:val="20"/>
      <w:lang w:val="en-GB" w:eastAsia="en-GB"/>
    </w:rPr>
  </w:style>
  <w:style w:type="character" w:customStyle="1" w:styleId="s1">
    <w:name w:val="s1"/>
    <w:basedOn w:val="Fuentedeprrafopredeter"/>
    <w:rsid w:val="00624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639578">
      <w:bodyDiv w:val="1"/>
      <w:marLeft w:val="0"/>
      <w:marRight w:val="0"/>
      <w:marTop w:val="0"/>
      <w:marBottom w:val="0"/>
      <w:divBdr>
        <w:top w:val="none" w:sz="0" w:space="0" w:color="auto"/>
        <w:left w:val="none" w:sz="0" w:space="0" w:color="auto"/>
        <w:bottom w:val="none" w:sz="0" w:space="0" w:color="auto"/>
        <w:right w:val="none" w:sz="0" w:space="0" w:color="auto"/>
      </w:divBdr>
    </w:div>
    <w:div w:id="496384209">
      <w:bodyDiv w:val="1"/>
      <w:marLeft w:val="0"/>
      <w:marRight w:val="0"/>
      <w:marTop w:val="0"/>
      <w:marBottom w:val="0"/>
      <w:divBdr>
        <w:top w:val="none" w:sz="0" w:space="0" w:color="auto"/>
        <w:left w:val="none" w:sz="0" w:space="0" w:color="auto"/>
        <w:bottom w:val="none" w:sz="0" w:space="0" w:color="auto"/>
        <w:right w:val="none" w:sz="0" w:space="0" w:color="auto"/>
      </w:divBdr>
    </w:div>
    <w:div w:id="581261614">
      <w:bodyDiv w:val="1"/>
      <w:marLeft w:val="0"/>
      <w:marRight w:val="0"/>
      <w:marTop w:val="0"/>
      <w:marBottom w:val="0"/>
      <w:divBdr>
        <w:top w:val="none" w:sz="0" w:space="0" w:color="auto"/>
        <w:left w:val="none" w:sz="0" w:space="0" w:color="auto"/>
        <w:bottom w:val="none" w:sz="0" w:space="0" w:color="auto"/>
        <w:right w:val="none" w:sz="0" w:space="0" w:color="auto"/>
      </w:divBdr>
    </w:div>
    <w:div w:id="581724131">
      <w:bodyDiv w:val="1"/>
      <w:marLeft w:val="0"/>
      <w:marRight w:val="0"/>
      <w:marTop w:val="0"/>
      <w:marBottom w:val="0"/>
      <w:divBdr>
        <w:top w:val="none" w:sz="0" w:space="0" w:color="auto"/>
        <w:left w:val="none" w:sz="0" w:space="0" w:color="auto"/>
        <w:bottom w:val="none" w:sz="0" w:space="0" w:color="auto"/>
        <w:right w:val="none" w:sz="0" w:space="0" w:color="auto"/>
      </w:divBdr>
    </w:div>
    <w:div w:id="680200282">
      <w:bodyDiv w:val="1"/>
      <w:marLeft w:val="0"/>
      <w:marRight w:val="0"/>
      <w:marTop w:val="0"/>
      <w:marBottom w:val="0"/>
      <w:divBdr>
        <w:top w:val="none" w:sz="0" w:space="0" w:color="auto"/>
        <w:left w:val="none" w:sz="0" w:space="0" w:color="auto"/>
        <w:bottom w:val="none" w:sz="0" w:space="0" w:color="auto"/>
        <w:right w:val="none" w:sz="0" w:space="0" w:color="auto"/>
      </w:divBdr>
    </w:div>
    <w:div w:id="886915962">
      <w:bodyDiv w:val="1"/>
      <w:marLeft w:val="0"/>
      <w:marRight w:val="0"/>
      <w:marTop w:val="0"/>
      <w:marBottom w:val="0"/>
      <w:divBdr>
        <w:top w:val="none" w:sz="0" w:space="0" w:color="auto"/>
        <w:left w:val="none" w:sz="0" w:space="0" w:color="auto"/>
        <w:bottom w:val="none" w:sz="0" w:space="0" w:color="auto"/>
        <w:right w:val="none" w:sz="0" w:space="0" w:color="auto"/>
      </w:divBdr>
    </w:div>
    <w:div w:id="955677537">
      <w:bodyDiv w:val="1"/>
      <w:marLeft w:val="0"/>
      <w:marRight w:val="0"/>
      <w:marTop w:val="0"/>
      <w:marBottom w:val="0"/>
      <w:divBdr>
        <w:top w:val="none" w:sz="0" w:space="0" w:color="auto"/>
        <w:left w:val="none" w:sz="0" w:space="0" w:color="auto"/>
        <w:bottom w:val="none" w:sz="0" w:space="0" w:color="auto"/>
        <w:right w:val="none" w:sz="0" w:space="0" w:color="auto"/>
      </w:divBdr>
      <w:divsChild>
        <w:div w:id="1414282987">
          <w:marLeft w:val="0"/>
          <w:marRight w:val="0"/>
          <w:marTop w:val="0"/>
          <w:marBottom w:val="0"/>
          <w:divBdr>
            <w:top w:val="none" w:sz="0" w:space="0" w:color="auto"/>
            <w:left w:val="none" w:sz="0" w:space="0" w:color="auto"/>
            <w:bottom w:val="none" w:sz="0" w:space="0" w:color="auto"/>
            <w:right w:val="none" w:sz="0" w:space="0" w:color="auto"/>
          </w:divBdr>
        </w:div>
        <w:div w:id="1446777005">
          <w:marLeft w:val="0"/>
          <w:marRight w:val="0"/>
          <w:marTop w:val="0"/>
          <w:marBottom w:val="0"/>
          <w:divBdr>
            <w:top w:val="none" w:sz="0" w:space="0" w:color="auto"/>
            <w:left w:val="none" w:sz="0" w:space="0" w:color="auto"/>
            <w:bottom w:val="none" w:sz="0" w:space="0" w:color="auto"/>
            <w:right w:val="none" w:sz="0" w:space="0" w:color="auto"/>
          </w:divBdr>
        </w:div>
      </w:divsChild>
    </w:div>
    <w:div w:id="1553618678">
      <w:bodyDiv w:val="1"/>
      <w:marLeft w:val="0"/>
      <w:marRight w:val="0"/>
      <w:marTop w:val="0"/>
      <w:marBottom w:val="0"/>
      <w:divBdr>
        <w:top w:val="none" w:sz="0" w:space="0" w:color="auto"/>
        <w:left w:val="none" w:sz="0" w:space="0" w:color="auto"/>
        <w:bottom w:val="none" w:sz="0" w:space="0" w:color="auto"/>
        <w:right w:val="none" w:sz="0" w:space="0" w:color="auto"/>
      </w:divBdr>
    </w:div>
    <w:div w:id="2064596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doi.org/10.1111/gcb.14422" TargetMode="External"/><Relationship Id="rId1" Type="http://schemas.openxmlformats.org/officeDocument/2006/relationships/hyperlink" Target="https://doi.org/10.1111/j.1365-2486.2009.02043.x"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tiff"/><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tif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4.jpe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3.tif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EEED9-248B-4827-89CA-0B12C01F5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8193</TotalTime>
  <Pages>1</Pages>
  <Words>42500</Words>
  <Characters>233756</Characters>
  <Application>Microsoft Office Word</Application>
  <DocSecurity>0</DocSecurity>
  <Lines>1947</Lines>
  <Paragraphs>551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Autorizado</dc:creator>
  <cp:lastModifiedBy>Lizcano Sandoval, Luis</cp:lastModifiedBy>
  <cp:revision>20</cp:revision>
  <dcterms:created xsi:type="dcterms:W3CDTF">2019-09-25T23:56:00Z</dcterms:created>
  <dcterms:modified xsi:type="dcterms:W3CDTF">2021-03-08T20:32:00Z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http://www.zotero.org/styles/coral-reefs</vt:lpwstr>
  </property>
  <property fmtid="{D5CDD505-2E9C-101B-9397-08002B2CF9AE}" pid="13" name="Mendeley Recent Style Name 5_1">
    <vt:lpwstr>Coral Reefs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http://www.zotero.org/styles/science</vt:lpwstr>
  </property>
  <property fmtid="{D5CDD505-2E9C-101B-9397-08002B2CF9AE}" pid="21" name="Mendeley Recent Style Name 9_1">
    <vt:lpwstr>Science</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ies>
</file>