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003F58E" w14:textId="25A3A914" w:rsidR="00C12CB2" w:rsidRPr="00F20C48" w:rsidRDefault="00AF1FCF" w:rsidP="001C796C">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t xml:space="preserve">Accelerated growth </w:t>
      </w:r>
      <w:r w:rsidR="00BC07D6" w:rsidRPr="00F20C48">
        <w:rPr>
          <w:rFonts w:ascii="Times New Roman" w:hAnsi="Times New Roman" w:cs="Times New Roman"/>
          <w:b/>
          <w:sz w:val="24"/>
          <w:szCs w:val="24"/>
          <w:lang w:val="en-US"/>
        </w:rPr>
        <w:t xml:space="preserve">of </w:t>
      </w:r>
      <w:r w:rsidR="002A31B0">
        <w:rPr>
          <w:rFonts w:ascii="Times New Roman" w:hAnsi="Times New Roman" w:cs="Times New Roman"/>
          <w:b/>
          <w:sz w:val="24"/>
          <w:szCs w:val="24"/>
          <w:lang w:val="en-US"/>
        </w:rPr>
        <w:t xml:space="preserve">the </w:t>
      </w:r>
      <w:proofErr w:type="spellStart"/>
      <w:r w:rsidR="002A31B0">
        <w:rPr>
          <w:rFonts w:ascii="Times New Roman" w:hAnsi="Times New Roman" w:cs="Times New Roman"/>
          <w:b/>
          <w:sz w:val="24"/>
          <w:szCs w:val="24"/>
          <w:lang w:val="en-US"/>
        </w:rPr>
        <w:t>scleractinian</w:t>
      </w:r>
      <w:proofErr w:type="spellEnd"/>
      <w:r w:rsidR="002A31B0">
        <w:rPr>
          <w:rFonts w:ascii="Times New Roman" w:hAnsi="Times New Roman" w:cs="Times New Roman"/>
          <w:b/>
          <w:sz w:val="24"/>
          <w:szCs w:val="24"/>
          <w:lang w:val="en-US"/>
        </w:rPr>
        <w:t xml:space="preserve"> </w:t>
      </w:r>
      <w:r w:rsidR="00BC07D6" w:rsidRPr="00F20C48">
        <w:rPr>
          <w:rFonts w:ascii="Times New Roman" w:hAnsi="Times New Roman" w:cs="Times New Roman"/>
          <w:b/>
          <w:sz w:val="24"/>
          <w:szCs w:val="24"/>
          <w:lang w:val="en-US"/>
        </w:rPr>
        <w:t xml:space="preserve">coral </w:t>
      </w:r>
      <w:proofErr w:type="spellStart"/>
      <w:r w:rsidR="00BC07D6" w:rsidRPr="00F20C48">
        <w:rPr>
          <w:rFonts w:ascii="Times New Roman" w:hAnsi="Times New Roman" w:cs="Times New Roman"/>
          <w:b/>
          <w:i/>
          <w:iCs/>
          <w:sz w:val="24"/>
          <w:szCs w:val="24"/>
          <w:lang w:val="en-US"/>
        </w:rPr>
        <w:t>Orbicella</w:t>
      </w:r>
      <w:proofErr w:type="spellEnd"/>
      <w:r w:rsidR="00BC07D6" w:rsidRPr="00F20C48">
        <w:rPr>
          <w:rFonts w:ascii="Times New Roman" w:hAnsi="Times New Roman" w:cs="Times New Roman"/>
          <w:b/>
          <w:i/>
          <w:iCs/>
          <w:sz w:val="24"/>
          <w:szCs w:val="24"/>
          <w:lang w:val="en-US"/>
        </w:rPr>
        <w:t xml:space="preserve"> </w:t>
      </w:r>
      <w:proofErr w:type="spellStart"/>
      <w:r w:rsidR="00BC07D6" w:rsidRPr="00F20C48">
        <w:rPr>
          <w:rFonts w:ascii="Times New Roman" w:hAnsi="Times New Roman" w:cs="Times New Roman"/>
          <w:b/>
          <w:i/>
          <w:iCs/>
          <w:sz w:val="24"/>
          <w:szCs w:val="24"/>
          <w:lang w:val="en-US"/>
        </w:rPr>
        <w:t>faveolata</w:t>
      </w:r>
      <w:proofErr w:type="spellEnd"/>
      <w:r w:rsidR="00BC07D6" w:rsidRPr="00F20C48">
        <w:rPr>
          <w:rFonts w:ascii="Times New Roman" w:hAnsi="Times New Roman" w:cs="Times New Roman"/>
          <w:b/>
          <w:sz w:val="24"/>
          <w:szCs w:val="24"/>
          <w:lang w:val="en-US"/>
        </w:rPr>
        <w:t xml:space="preserve"> </w:t>
      </w:r>
      <w:r w:rsidR="00E84589">
        <w:rPr>
          <w:rFonts w:ascii="Times New Roman" w:hAnsi="Times New Roman" w:cs="Times New Roman"/>
          <w:b/>
          <w:sz w:val="24"/>
          <w:szCs w:val="24"/>
          <w:lang w:val="en-US"/>
        </w:rPr>
        <w:t xml:space="preserve">under </w:t>
      </w:r>
      <w:r w:rsidRPr="00F20C48">
        <w:rPr>
          <w:rFonts w:ascii="Times New Roman" w:hAnsi="Times New Roman" w:cs="Times New Roman"/>
          <w:b/>
          <w:sz w:val="24"/>
          <w:szCs w:val="24"/>
          <w:lang w:val="en-US"/>
        </w:rPr>
        <w:t xml:space="preserve">turbid and polluted </w:t>
      </w:r>
      <w:r w:rsidR="00BC07D6" w:rsidRPr="00F20C48">
        <w:rPr>
          <w:rFonts w:ascii="Times New Roman" w:hAnsi="Times New Roman" w:cs="Times New Roman"/>
          <w:b/>
          <w:sz w:val="24"/>
          <w:szCs w:val="24"/>
          <w:lang w:val="en-US"/>
        </w:rPr>
        <w:t>water</w:t>
      </w:r>
      <w:r w:rsidR="00E84589">
        <w:rPr>
          <w:rFonts w:ascii="Times New Roman" w:hAnsi="Times New Roman" w:cs="Times New Roman"/>
          <w:b/>
          <w:sz w:val="24"/>
          <w:szCs w:val="24"/>
          <w:lang w:val="en-US"/>
        </w:rPr>
        <w:t xml:space="preserve"> conditions</w:t>
      </w:r>
    </w:p>
    <w:p w14:paraId="0F7AC721" w14:textId="77777777" w:rsidR="00444241" w:rsidRPr="00F20C48" w:rsidRDefault="00444241" w:rsidP="001C796C">
      <w:pPr>
        <w:spacing w:line="480" w:lineRule="auto"/>
        <w:rPr>
          <w:rFonts w:ascii="Times New Roman" w:hAnsi="Times New Roman" w:cs="Times New Roman"/>
          <w:bCs/>
          <w:sz w:val="24"/>
          <w:szCs w:val="24"/>
          <w:lang w:val="en-US"/>
        </w:rPr>
      </w:pPr>
    </w:p>
    <w:p w14:paraId="3440E71E" w14:textId="3D8B8B9D" w:rsidR="001D0994" w:rsidRPr="00F20C48" w:rsidRDefault="001D0994" w:rsidP="001C796C">
      <w:pPr>
        <w:spacing w:line="480" w:lineRule="auto"/>
        <w:rPr>
          <w:rFonts w:ascii="Times New Roman" w:hAnsi="Times New Roman" w:cs="Times New Roman"/>
          <w:bCs/>
          <w:sz w:val="24"/>
          <w:szCs w:val="24"/>
          <w:lang w:val="es-419"/>
        </w:rPr>
      </w:pPr>
      <w:r w:rsidRPr="00F20C48">
        <w:rPr>
          <w:rFonts w:ascii="Times New Roman" w:hAnsi="Times New Roman" w:cs="Times New Roman"/>
          <w:bCs/>
          <w:sz w:val="24"/>
          <w:szCs w:val="24"/>
          <w:lang w:val="es-419"/>
        </w:rPr>
        <w:t>Luis Lizcano-</w:t>
      </w:r>
      <w:proofErr w:type="spellStart"/>
      <w:proofErr w:type="gramStart"/>
      <w:r w:rsidRPr="00F20C48">
        <w:rPr>
          <w:rFonts w:ascii="Times New Roman" w:hAnsi="Times New Roman" w:cs="Times New Roman"/>
          <w:bCs/>
          <w:sz w:val="24"/>
          <w:szCs w:val="24"/>
          <w:lang w:val="es-419"/>
        </w:rPr>
        <w:t>Sandoval</w:t>
      </w:r>
      <w:r w:rsidRPr="00F20C48">
        <w:rPr>
          <w:rFonts w:ascii="Times New Roman" w:hAnsi="Times New Roman" w:cs="Times New Roman"/>
          <w:bCs/>
          <w:sz w:val="24"/>
          <w:szCs w:val="24"/>
          <w:vertAlign w:val="superscript"/>
          <w:lang w:val="es-419"/>
        </w:rPr>
        <w:t>a,b</w:t>
      </w:r>
      <w:proofErr w:type="gramEnd"/>
      <w:r w:rsidRPr="00F20C48">
        <w:rPr>
          <w:rFonts w:ascii="Times New Roman" w:hAnsi="Times New Roman" w:cs="Times New Roman"/>
          <w:bCs/>
          <w:sz w:val="24"/>
          <w:szCs w:val="24"/>
          <w:vertAlign w:val="superscript"/>
          <w:lang w:val="es-419"/>
        </w:rPr>
        <w:t>,c</w:t>
      </w:r>
      <w:proofErr w:type="spellEnd"/>
      <w:r w:rsidRPr="00F20C48">
        <w:rPr>
          <w:rFonts w:ascii="Times New Roman" w:hAnsi="Times New Roman" w:cs="Times New Roman"/>
          <w:bCs/>
          <w:sz w:val="24"/>
          <w:szCs w:val="24"/>
          <w:lang w:val="es-419"/>
        </w:rPr>
        <w:t>, Angela Marulanda-</w:t>
      </w:r>
      <w:proofErr w:type="spellStart"/>
      <w:r w:rsidR="007B716E" w:rsidRPr="00F20C48">
        <w:rPr>
          <w:rFonts w:ascii="Times New Roman" w:hAnsi="Times New Roman" w:cs="Times New Roman"/>
          <w:bCs/>
          <w:sz w:val="24"/>
          <w:szCs w:val="24"/>
          <w:lang w:val="es-419"/>
        </w:rPr>
        <w:t>Gómez</w:t>
      </w:r>
      <w:r w:rsidR="007B716E">
        <w:rPr>
          <w:rFonts w:ascii="Times New Roman" w:hAnsi="Times New Roman" w:cs="Times New Roman"/>
          <w:bCs/>
          <w:sz w:val="24"/>
          <w:szCs w:val="24"/>
          <w:vertAlign w:val="superscript"/>
          <w:lang w:val="es-419"/>
        </w:rPr>
        <w:t>d</w:t>
      </w:r>
      <w:r w:rsidR="008006DC">
        <w:rPr>
          <w:rFonts w:ascii="Times New Roman" w:hAnsi="Times New Roman" w:cs="Times New Roman"/>
          <w:bCs/>
          <w:sz w:val="24"/>
          <w:szCs w:val="24"/>
          <w:vertAlign w:val="superscript"/>
          <w:lang w:val="es-419"/>
        </w:rPr>
        <w:t>,</w:t>
      </w:r>
      <w:r w:rsidR="007B716E">
        <w:rPr>
          <w:rFonts w:ascii="Times New Roman" w:hAnsi="Times New Roman" w:cs="Times New Roman"/>
          <w:bCs/>
          <w:sz w:val="24"/>
          <w:szCs w:val="24"/>
          <w:vertAlign w:val="superscript"/>
          <w:lang w:val="es-419"/>
        </w:rPr>
        <w:t>e</w:t>
      </w:r>
      <w:proofErr w:type="spellEnd"/>
      <w:r w:rsidRPr="00F20C48">
        <w:rPr>
          <w:rFonts w:ascii="Times New Roman" w:hAnsi="Times New Roman" w:cs="Times New Roman"/>
          <w:bCs/>
          <w:sz w:val="24"/>
          <w:szCs w:val="24"/>
          <w:lang w:val="es-419"/>
        </w:rPr>
        <w:t>, Mateo López-</w:t>
      </w:r>
      <w:r w:rsidR="00E84589" w:rsidRPr="00F20C48">
        <w:rPr>
          <w:rFonts w:ascii="Times New Roman" w:hAnsi="Times New Roman" w:cs="Times New Roman"/>
          <w:bCs/>
          <w:sz w:val="24"/>
          <w:szCs w:val="24"/>
          <w:lang w:val="es-419"/>
        </w:rPr>
        <w:t>Victoria</w:t>
      </w:r>
      <w:r w:rsidR="00E84589">
        <w:rPr>
          <w:rFonts w:ascii="Times New Roman" w:hAnsi="Times New Roman" w:cs="Times New Roman"/>
          <w:bCs/>
          <w:sz w:val="24"/>
          <w:szCs w:val="24"/>
          <w:vertAlign w:val="superscript"/>
          <w:lang w:val="es-419"/>
        </w:rPr>
        <w:t>d</w:t>
      </w:r>
      <w:r w:rsidR="008006DC">
        <w:rPr>
          <w:rFonts w:ascii="Times New Roman" w:hAnsi="Times New Roman" w:cs="Times New Roman"/>
          <w:bCs/>
          <w:sz w:val="24"/>
          <w:szCs w:val="24"/>
          <w:lang w:val="es-419"/>
        </w:rPr>
        <w:t xml:space="preserve">, </w:t>
      </w:r>
      <w:r w:rsidR="00E84589" w:rsidRPr="00F20C48">
        <w:rPr>
          <w:rFonts w:ascii="Times New Roman" w:hAnsi="Times New Roman" w:cs="Times New Roman"/>
          <w:bCs/>
          <w:sz w:val="24"/>
          <w:szCs w:val="24"/>
          <w:lang w:val="es-419"/>
        </w:rPr>
        <w:t>Alberto Rodriguez-Ramirez</w:t>
      </w:r>
      <w:r w:rsidR="00B842CD">
        <w:rPr>
          <w:rFonts w:ascii="Times New Roman" w:hAnsi="Times New Roman" w:cs="Times New Roman"/>
          <w:bCs/>
          <w:sz w:val="24"/>
          <w:szCs w:val="24"/>
          <w:vertAlign w:val="superscript"/>
          <w:lang w:val="es-419"/>
        </w:rPr>
        <w:t>f,g</w:t>
      </w:r>
    </w:p>
    <w:p w14:paraId="5ADC8932" w14:textId="77777777" w:rsidR="00444241" w:rsidRPr="00F20C48" w:rsidRDefault="00444241" w:rsidP="001C796C">
      <w:pPr>
        <w:spacing w:line="480" w:lineRule="auto"/>
        <w:rPr>
          <w:rFonts w:ascii="Times New Roman" w:hAnsi="Times New Roman" w:cs="Times New Roman"/>
          <w:bCs/>
          <w:sz w:val="24"/>
          <w:szCs w:val="24"/>
          <w:lang w:val="es-419"/>
        </w:rPr>
      </w:pPr>
    </w:p>
    <w:p w14:paraId="40779BDF" w14:textId="763D26FE" w:rsidR="001D0994" w:rsidRPr="00F20C48" w:rsidRDefault="001D0994" w:rsidP="001C796C">
      <w:pPr>
        <w:spacing w:line="480" w:lineRule="auto"/>
        <w:rPr>
          <w:rFonts w:ascii="Times New Roman" w:hAnsi="Times New Roman" w:cs="Times New Roman"/>
          <w:bCs/>
          <w:sz w:val="24"/>
          <w:szCs w:val="24"/>
          <w:lang w:val="es-419"/>
        </w:rPr>
      </w:pPr>
      <w:proofErr w:type="spellStart"/>
      <w:r w:rsidRPr="00F20C48">
        <w:rPr>
          <w:rFonts w:ascii="Times New Roman" w:hAnsi="Times New Roman" w:cs="Times New Roman"/>
          <w:bCs/>
          <w:sz w:val="24"/>
          <w:szCs w:val="24"/>
          <w:vertAlign w:val="superscript"/>
          <w:lang w:val="es-419"/>
        </w:rPr>
        <w:t>a</w:t>
      </w:r>
      <w:r w:rsidRPr="00F20C48">
        <w:rPr>
          <w:rFonts w:ascii="Times New Roman" w:hAnsi="Times New Roman" w:cs="Times New Roman"/>
          <w:bCs/>
          <w:sz w:val="24"/>
          <w:szCs w:val="24"/>
          <w:lang w:val="es-419"/>
        </w:rPr>
        <w:t>Posgrado</w:t>
      </w:r>
      <w:proofErr w:type="spellEnd"/>
      <w:r w:rsidRPr="00F20C48">
        <w:rPr>
          <w:rFonts w:ascii="Times New Roman" w:hAnsi="Times New Roman" w:cs="Times New Roman"/>
          <w:bCs/>
          <w:sz w:val="24"/>
          <w:szCs w:val="24"/>
          <w:lang w:val="es-419"/>
        </w:rPr>
        <w:t xml:space="preserve"> de Ciencias del Mar y Limnología, Universidad Nacional Autónoma de México, Puerto Morelos, </w:t>
      </w:r>
      <w:proofErr w:type="spellStart"/>
      <w:r w:rsidRPr="00F20C48">
        <w:rPr>
          <w:rFonts w:ascii="Times New Roman" w:hAnsi="Times New Roman" w:cs="Times New Roman"/>
          <w:bCs/>
          <w:sz w:val="24"/>
          <w:szCs w:val="24"/>
          <w:lang w:val="es-419"/>
        </w:rPr>
        <w:t>Mexico</w:t>
      </w:r>
      <w:proofErr w:type="spellEnd"/>
    </w:p>
    <w:p w14:paraId="11617A7A" w14:textId="32940A3C" w:rsidR="001D0994" w:rsidRPr="00F20C48" w:rsidRDefault="001D0994" w:rsidP="001C796C">
      <w:pPr>
        <w:spacing w:line="480" w:lineRule="auto"/>
        <w:rPr>
          <w:rFonts w:ascii="Times New Roman" w:hAnsi="Times New Roman" w:cs="Times New Roman"/>
          <w:bCs/>
          <w:sz w:val="24"/>
          <w:szCs w:val="24"/>
          <w:lang w:val="en-US"/>
        </w:rPr>
      </w:pPr>
      <w:proofErr w:type="spellStart"/>
      <w:r w:rsidRPr="00F20C48">
        <w:rPr>
          <w:rFonts w:ascii="Times New Roman" w:hAnsi="Times New Roman" w:cs="Times New Roman"/>
          <w:bCs/>
          <w:sz w:val="24"/>
          <w:szCs w:val="24"/>
          <w:vertAlign w:val="superscript"/>
          <w:lang w:val="en-US"/>
        </w:rPr>
        <w:t>b</w:t>
      </w:r>
      <w:r w:rsidRPr="00F20C48">
        <w:rPr>
          <w:rFonts w:ascii="Times New Roman" w:hAnsi="Times New Roman" w:cs="Times New Roman"/>
          <w:bCs/>
          <w:sz w:val="24"/>
          <w:szCs w:val="24"/>
          <w:lang w:val="en-US"/>
        </w:rPr>
        <w:t>College</w:t>
      </w:r>
      <w:proofErr w:type="spellEnd"/>
      <w:r w:rsidRPr="00F20C48">
        <w:rPr>
          <w:rFonts w:ascii="Times New Roman" w:hAnsi="Times New Roman" w:cs="Times New Roman"/>
          <w:bCs/>
          <w:sz w:val="24"/>
          <w:szCs w:val="24"/>
          <w:lang w:val="en-US"/>
        </w:rPr>
        <w:t xml:space="preserve"> of Marine Science, University of South Florida, St. Petersburg, FL, USA</w:t>
      </w:r>
    </w:p>
    <w:p w14:paraId="1B9C1056" w14:textId="5D412910" w:rsidR="001D0994" w:rsidRDefault="001D0994" w:rsidP="001C796C">
      <w:pPr>
        <w:spacing w:line="480" w:lineRule="auto"/>
        <w:rPr>
          <w:rFonts w:ascii="Times New Roman" w:hAnsi="Times New Roman" w:cs="Times New Roman"/>
          <w:bCs/>
          <w:sz w:val="24"/>
          <w:szCs w:val="24"/>
          <w:lang w:val="en-US"/>
        </w:rPr>
      </w:pPr>
      <w:proofErr w:type="spellStart"/>
      <w:r w:rsidRPr="00F20C48">
        <w:rPr>
          <w:rFonts w:ascii="Times New Roman" w:hAnsi="Times New Roman" w:cs="Times New Roman"/>
          <w:bCs/>
          <w:sz w:val="24"/>
          <w:szCs w:val="24"/>
          <w:vertAlign w:val="superscript"/>
          <w:lang w:val="en-US"/>
        </w:rPr>
        <w:t>c</w:t>
      </w:r>
      <w:r w:rsidRPr="00F20C48">
        <w:rPr>
          <w:rFonts w:ascii="Times New Roman" w:hAnsi="Times New Roman" w:cs="Times New Roman"/>
          <w:bCs/>
          <w:sz w:val="24"/>
          <w:szCs w:val="24"/>
          <w:lang w:val="en-US"/>
        </w:rPr>
        <w:t>Environmental</w:t>
      </w:r>
      <w:proofErr w:type="spellEnd"/>
      <w:r w:rsidRPr="00F20C48">
        <w:rPr>
          <w:rFonts w:ascii="Times New Roman" w:hAnsi="Times New Roman" w:cs="Times New Roman"/>
          <w:bCs/>
          <w:sz w:val="24"/>
          <w:szCs w:val="24"/>
          <w:lang w:val="en-US"/>
        </w:rPr>
        <w:t xml:space="preserve"> Mapping Team, Spatial Informatics Group, Pleasanton, CA, USA</w:t>
      </w:r>
    </w:p>
    <w:p w14:paraId="5789CEB4" w14:textId="3240E1E5" w:rsidR="007B716E" w:rsidRDefault="007B716E" w:rsidP="001C796C">
      <w:pPr>
        <w:spacing w:line="480" w:lineRule="auto"/>
        <w:rPr>
          <w:rFonts w:ascii="Times New Roman" w:hAnsi="Times New Roman" w:cs="Times New Roman"/>
          <w:bCs/>
          <w:sz w:val="24"/>
          <w:szCs w:val="24"/>
          <w:lang w:val="en-US"/>
        </w:rPr>
      </w:pPr>
      <w:proofErr w:type="spellStart"/>
      <w:r>
        <w:rPr>
          <w:rFonts w:ascii="Times New Roman" w:hAnsi="Times New Roman" w:cs="Times New Roman"/>
          <w:bCs/>
          <w:sz w:val="24"/>
          <w:szCs w:val="24"/>
          <w:vertAlign w:val="superscript"/>
          <w:lang w:val="en-US"/>
        </w:rPr>
        <w:t>d</w:t>
      </w:r>
      <w:r w:rsidR="009454D7">
        <w:rPr>
          <w:rFonts w:ascii="Times New Roman" w:hAnsi="Times New Roman" w:cs="Times New Roman"/>
          <w:bCs/>
          <w:sz w:val="24"/>
          <w:szCs w:val="24"/>
          <w:lang w:val="en-US"/>
        </w:rPr>
        <w:t>Department</w:t>
      </w:r>
      <w:proofErr w:type="spellEnd"/>
      <w:r w:rsidR="009454D7">
        <w:rPr>
          <w:rFonts w:ascii="Times New Roman" w:hAnsi="Times New Roman" w:cs="Times New Roman"/>
          <w:bCs/>
          <w:sz w:val="24"/>
          <w:szCs w:val="24"/>
          <w:lang w:val="en-US"/>
        </w:rPr>
        <w:t xml:space="preserve"> of Natural Science</w:t>
      </w:r>
      <w:r w:rsidR="00E84589">
        <w:rPr>
          <w:rFonts w:ascii="Times New Roman" w:hAnsi="Times New Roman" w:cs="Times New Roman"/>
          <w:bCs/>
          <w:sz w:val="24"/>
          <w:szCs w:val="24"/>
          <w:lang w:val="en-US"/>
        </w:rPr>
        <w:t>s</w:t>
      </w:r>
      <w:r w:rsidR="009454D7">
        <w:rPr>
          <w:rFonts w:ascii="Times New Roman" w:hAnsi="Times New Roman" w:cs="Times New Roman"/>
          <w:bCs/>
          <w:sz w:val="24"/>
          <w:szCs w:val="24"/>
          <w:lang w:val="en-US"/>
        </w:rPr>
        <w:t xml:space="preserve"> and Mathematics, P</w:t>
      </w:r>
      <w:r>
        <w:rPr>
          <w:rFonts w:ascii="Times New Roman" w:hAnsi="Times New Roman" w:cs="Times New Roman"/>
          <w:bCs/>
          <w:sz w:val="24"/>
          <w:szCs w:val="24"/>
          <w:lang w:val="en-US"/>
        </w:rPr>
        <w:t>ontificia Universidad Javeriana Cali, Cali, Colombia</w:t>
      </w:r>
    </w:p>
    <w:p w14:paraId="69D950DD" w14:textId="4E1A1110" w:rsidR="007B716E" w:rsidRPr="008006DC" w:rsidRDefault="007B716E" w:rsidP="007B716E">
      <w:pPr>
        <w:spacing w:line="480" w:lineRule="auto"/>
        <w:rPr>
          <w:rFonts w:ascii="Times New Roman" w:hAnsi="Times New Roman" w:cs="Times New Roman"/>
          <w:sz w:val="24"/>
          <w:szCs w:val="24"/>
          <w:lang w:val="en-US"/>
        </w:rPr>
      </w:pPr>
      <w:proofErr w:type="spellStart"/>
      <w:r w:rsidRPr="007B716E">
        <w:rPr>
          <w:rFonts w:ascii="Times New Roman" w:hAnsi="Times New Roman" w:cs="Times New Roman"/>
          <w:bCs/>
          <w:sz w:val="24"/>
          <w:szCs w:val="24"/>
          <w:vertAlign w:val="superscript"/>
          <w:lang w:val="en-US"/>
        </w:rPr>
        <w:t>e</w:t>
      </w:r>
      <w:r>
        <w:rPr>
          <w:rFonts w:ascii="Times New Roman" w:hAnsi="Times New Roman" w:cs="Times New Roman"/>
          <w:bCs/>
          <w:sz w:val="24"/>
          <w:szCs w:val="24"/>
          <w:lang w:val="en-US"/>
        </w:rPr>
        <w:t>I</w:t>
      </w:r>
      <w:r w:rsidRPr="008006DC">
        <w:rPr>
          <w:rFonts w:ascii="Times New Roman" w:hAnsi="Times New Roman" w:cs="Times New Roman"/>
          <w:bCs/>
          <w:sz w:val="24"/>
          <w:szCs w:val="24"/>
          <w:lang w:val="en-US"/>
        </w:rPr>
        <w:t>nstitute</w:t>
      </w:r>
      <w:proofErr w:type="spellEnd"/>
      <w:r w:rsidRPr="008006DC">
        <w:rPr>
          <w:rFonts w:ascii="Times New Roman" w:hAnsi="Times New Roman" w:cs="Times New Roman"/>
          <w:bCs/>
          <w:sz w:val="24"/>
          <w:szCs w:val="24"/>
          <w:lang w:val="en-US"/>
        </w:rPr>
        <w:t xml:space="preserve"> of </w:t>
      </w:r>
      <w:r>
        <w:rPr>
          <w:rFonts w:ascii="Times New Roman" w:hAnsi="Times New Roman" w:cs="Times New Roman"/>
          <w:bCs/>
          <w:sz w:val="24"/>
          <w:szCs w:val="24"/>
          <w:lang w:val="en-US"/>
        </w:rPr>
        <w:t>B</w:t>
      </w:r>
      <w:r w:rsidRPr="008006DC">
        <w:rPr>
          <w:rFonts w:ascii="Times New Roman" w:hAnsi="Times New Roman" w:cs="Times New Roman"/>
          <w:bCs/>
          <w:sz w:val="24"/>
          <w:szCs w:val="24"/>
          <w:lang w:val="en-US"/>
        </w:rPr>
        <w:t xml:space="preserve">iology and </w:t>
      </w:r>
      <w:r>
        <w:rPr>
          <w:rFonts w:ascii="Times New Roman" w:hAnsi="Times New Roman" w:cs="Times New Roman"/>
          <w:bCs/>
          <w:sz w:val="24"/>
          <w:szCs w:val="24"/>
          <w:lang w:val="en-US"/>
        </w:rPr>
        <w:t>C</w:t>
      </w:r>
      <w:r w:rsidRPr="008006DC">
        <w:rPr>
          <w:rFonts w:ascii="Times New Roman" w:hAnsi="Times New Roman" w:cs="Times New Roman"/>
          <w:bCs/>
          <w:sz w:val="24"/>
          <w:szCs w:val="24"/>
          <w:lang w:val="en-US"/>
        </w:rPr>
        <w:t xml:space="preserve">hemistry of the </w:t>
      </w:r>
      <w:r>
        <w:rPr>
          <w:rFonts w:ascii="Times New Roman" w:hAnsi="Times New Roman" w:cs="Times New Roman"/>
          <w:bCs/>
          <w:sz w:val="24"/>
          <w:szCs w:val="24"/>
          <w:lang w:val="en-US"/>
        </w:rPr>
        <w:t>M</w:t>
      </w:r>
      <w:r w:rsidRPr="008006DC">
        <w:rPr>
          <w:rFonts w:ascii="Times New Roman" w:hAnsi="Times New Roman" w:cs="Times New Roman"/>
          <w:bCs/>
          <w:sz w:val="24"/>
          <w:szCs w:val="24"/>
          <w:lang w:val="en-US"/>
        </w:rPr>
        <w:t xml:space="preserve">arine </w:t>
      </w:r>
      <w:r>
        <w:rPr>
          <w:rFonts w:ascii="Times New Roman" w:hAnsi="Times New Roman" w:cs="Times New Roman"/>
          <w:bCs/>
          <w:sz w:val="24"/>
          <w:szCs w:val="24"/>
          <w:lang w:val="en-US"/>
        </w:rPr>
        <w:t>E</w:t>
      </w:r>
      <w:r w:rsidRPr="008006DC">
        <w:rPr>
          <w:rFonts w:ascii="Times New Roman" w:hAnsi="Times New Roman" w:cs="Times New Roman"/>
          <w:bCs/>
          <w:sz w:val="24"/>
          <w:szCs w:val="24"/>
          <w:lang w:val="en-US"/>
        </w:rPr>
        <w:t>nvironment</w:t>
      </w:r>
      <w:r>
        <w:rPr>
          <w:rFonts w:ascii="Times New Roman" w:hAnsi="Times New Roman" w:cs="Times New Roman"/>
          <w:bCs/>
          <w:sz w:val="24"/>
          <w:szCs w:val="24"/>
          <w:lang w:val="en-US"/>
        </w:rPr>
        <w:t xml:space="preserve"> </w:t>
      </w:r>
      <w:r w:rsidRPr="007B716E">
        <w:rPr>
          <w:rFonts w:ascii="Times New Roman" w:hAnsi="Times New Roman" w:cs="Times New Roman"/>
          <w:sz w:val="24"/>
          <w:szCs w:val="24"/>
          <w:lang w:val="en-US"/>
        </w:rPr>
        <w:t>(ICBM</w:t>
      </w:r>
      <w:r w:rsidRPr="008006DC">
        <w:rPr>
          <w:rFonts w:ascii="Times New Roman" w:hAnsi="Times New Roman" w:cs="Times New Roman"/>
          <w:sz w:val="24"/>
          <w:szCs w:val="24"/>
          <w:lang w:val="en-US"/>
        </w:rPr>
        <w:t>), Carl von Ossietzky University of Oldenburg, Oldenburg, Germany</w:t>
      </w:r>
      <w:r w:rsidR="009454D7" w:rsidRPr="008006DC">
        <w:rPr>
          <w:rFonts w:ascii="Times New Roman" w:hAnsi="Times New Roman" w:cs="Times New Roman"/>
          <w:sz w:val="24"/>
          <w:szCs w:val="24"/>
          <w:lang w:val="en-US"/>
        </w:rPr>
        <w:t xml:space="preserve"> (current affiliation)</w:t>
      </w:r>
    </w:p>
    <w:p w14:paraId="50DC1B1F" w14:textId="67A7A5B3" w:rsidR="007B716E" w:rsidRPr="007B716E" w:rsidRDefault="00A9314E" w:rsidP="007B716E">
      <w:pPr>
        <w:spacing w:line="480" w:lineRule="auto"/>
        <w:rPr>
          <w:rFonts w:ascii="Times New Roman" w:hAnsi="Times New Roman" w:cs="Times New Roman"/>
          <w:bCs/>
          <w:sz w:val="24"/>
          <w:szCs w:val="24"/>
          <w:lang w:val="en-US"/>
        </w:rPr>
      </w:pPr>
      <w:proofErr w:type="spellStart"/>
      <w:r w:rsidRPr="008006DC">
        <w:rPr>
          <w:rFonts w:ascii="Times New Roman" w:hAnsi="Times New Roman" w:cs="Times New Roman"/>
          <w:bCs/>
          <w:sz w:val="24"/>
          <w:szCs w:val="24"/>
          <w:vertAlign w:val="superscript"/>
          <w:lang w:val="en-US"/>
        </w:rPr>
        <w:t>f</w:t>
      </w:r>
      <w:r>
        <w:rPr>
          <w:rFonts w:ascii="Times New Roman" w:hAnsi="Times New Roman" w:cs="Times New Roman"/>
          <w:bCs/>
          <w:sz w:val="24"/>
          <w:szCs w:val="24"/>
          <w:lang w:val="en-US"/>
        </w:rPr>
        <w:t>Global</w:t>
      </w:r>
      <w:proofErr w:type="spellEnd"/>
      <w:r>
        <w:rPr>
          <w:rFonts w:ascii="Times New Roman" w:hAnsi="Times New Roman" w:cs="Times New Roman"/>
          <w:bCs/>
          <w:sz w:val="24"/>
          <w:szCs w:val="24"/>
          <w:lang w:val="en-US"/>
        </w:rPr>
        <w:t xml:space="preserve"> Change Institute, The University of Queensland, St Lucia, QLD 4072, Australia. </w:t>
      </w:r>
      <w:proofErr w:type="spellStart"/>
      <w:r w:rsidRPr="008006DC">
        <w:rPr>
          <w:rFonts w:ascii="Times New Roman" w:hAnsi="Times New Roman" w:cs="Times New Roman"/>
          <w:bCs/>
          <w:sz w:val="24"/>
          <w:szCs w:val="24"/>
          <w:vertAlign w:val="superscript"/>
          <w:lang w:val="en-US"/>
        </w:rPr>
        <w:t>g</w:t>
      </w:r>
      <w:r>
        <w:rPr>
          <w:rFonts w:ascii="Times New Roman" w:hAnsi="Times New Roman" w:cs="Times New Roman"/>
          <w:bCs/>
          <w:sz w:val="24"/>
          <w:szCs w:val="24"/>
          <w:lang w:val="en-US"/>
        </w:rPr>
        <w:t>School</w:t>
      </w:r>
      <w:proofErr w:type="spellEnd"/>
      <w:r>
        <w:rPr>
          <w:rFonts w:ascii="Times New Roman" w:hAnsi="Times New Roman" w:cs="Times New Roman"/>
          <w:bCs/>
          <w:sz w:val="24"/>
          <w:szCs w:val="24"/>
          <w:lang w:val="en-US"/>
        </w:rPr>
        <w:t xml:space="preserve"> of Biological Sciences, The University of Queensland, St Lucia, QLD 4072, Australia</w:t>
      </w:r>
    </w:p>
    <w:p w14:paraId="21E8B426" w14:textId="0D6B5FCF" w:rsidR="00E76168" w:rsidRPr="00F20C48" w:rsidRDefault="00E76168" w:rsidP="001C796C">
      <w:pPr>
        <w:spacing w:line="480" w:lineRule="auto"/>
        <w:rPr>
          <w:rFonts w:ascii="Times New Roman" w:hAnsi="Times New Roman" w:cs="Times New Roman"/>
          <w:b/>
          <w:sz w:val="24"/>
          <w:szCs w:val="24"/>
          <w:lang w:val="en-US"/>
        </w:rPr>
      </w:pPr>
    </w:p>
    <w:p w14:paraId="3AAA20DF" w14:textId="2481C82A" w:rsidR="0072399F" w:rsidRPr="00F20C48" w:rsidRDefault="0072399F" w:rsidP="001C796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t>Abstract</w:t>
      </w:r>
    </w:p>
    <w:p w14:paraId="315C0671" w14:textId="21BE1E47" w:rsidR="00EB17E9" w:rsidRPr="00F20C48" w:rsidRDefault="00EB17E9" w:rsidP="001C796C">
      <w:pPr>
        <w:spacing w:line="480" w:lineRule="auto"/>
        <w:rPr>
          <w:rFonts w:ascii="Times New Roman" w:hAnsi="Times New Roman" w:cs="Times New Roman"/>
          <w:bCs/>
          <w:sz w:val="24"/>
          <w:szCs w:val="24"/>
          <w:lang w:val="en-US"/>
        </w:rPr>
      </w:pPr>
      <w:r w:rsidRPr="00F20C48">
        <w:rPr>
          <w:rFonts w:ascii="Times New Roman" w:hAnsi="Times New Roman" w:cs="Times New Roman"/>
          <w:bCs/>
          <w:sz w:val="24"/>
          <w:szCs w:val="24"/>
          <w:highlight w:val="yellow"/>
          <w:lang w:val="en-US"/>
        </w:rPr>
        <w:t>[To be Completed]</w:t>
      </w:r>
    </w:p>
    <w:p w14:paraId="74557770" w14:textId="7E03513F" w:rsidR="002041A9" w:rsidRPr="00F20C48" w:rsidRDefault="002041A9" w:rsidP="001C796C">
      <w:pPr>
        <w:spacing w:line="480" w:lineRule="auto"/>
        <w:rPr>
          <w:rFonts w:ascii="Times New Roman" w:hAnsi="Times New Roman" w:cs="Times New Roman"/>
          <w:bCs/>
          <w:sz w:val="24"/>
          <w:szCs w:val="24"/>
          <w:lang w:val="en-US"/>
        </w:rPr>
      </w:pPr>
      <w:r w:rsidRPr="00F20C48">
        <w:rPr>
          <w:rFonts w:ascii="Times New Roman" w:hAnsi="Times New Roman" w:cs="Times New Roman"/>
          <w:b/>
          <w:sz w:val="24"/>
          <w:szCs w:val="24"/>
          <w:lang w:val="en-US"/>
        </w:rPr>
        <w:lastRenderedPageBreak/>
        <w:t xml:space="preserve">Keywords: </w:t>
      </w:r>
      <w:r w:rsidRPr="00F20C48">
        <w:rPr>
          <w:rFonts w:ascii="Times New Roman" w:hAnsi="Times New Roman" w:cs="Times New Roman"/>
          <w:bCs/>
          <w:sz w:val="24"/>
          <w:szCs w:val="24"/>
          <w:lang w:val="en-US"/>
        </w:rPr>
        <w:t>coral growth, linear extension, sediments, Cartagena Bay, Canal del Dique</w:t>
      </w:r>
    </w:p>
    <w:p w14:paraId="4BC46093" w14:textId="77777777" w:rsidR="006F4AA9" w:rsidRDefault="00DF6EE4" w:rsidP="006F4AA9">
      <w:pPr>
        <w:spacing w:line="480" w:lineRule="auto"/>
        <w:rPr>
          <w:rFonts w:ascii="Times New Roman" w:hAnsi="Times New Roman" w:cs="Times New Roman"/>
          <w:sz w:val="24"/>
          <w:szCs w:val="24"/>
          <w:lang w:val="en-US"/>
        </w:rPr>
      </w:pPr>
      <w:commentRangeStart w:id="0"/>
      <w:r w:rsidRPr="00F20C48">
        <w:rPr>
          <w:rFonts w:ascii="Times New Roman" w:hAnsi="Times New Roman" w:cs="Times New Roman"/>
          <w:b/>
          <w:sz w:val="24"/>
          <w:szCs w:val="24"/>
          <w:lang w:val="en-US"/>
        </w:rPr>
        <w:t xml:space="preserve">Introduction </w:t>
      </w:r>
      <w:commentRangeEnd w:id="0"/>
      <w:r w:rsidR="00AA083B">
        <w:rPr>
          <w:rStyle w:val="Refdecomentario"/>
        </w:rPr>
        <w:commentReference w:id="0"/>
      </w:r>
    </w:p>
    <w:p w14:paraId="7513D0C8" w14:textId="723186EC" w:rsidR="00377C58" w:rsidRDefault="00B209CD" w:rsidP="00377C58">
      <w:pPr>
        <w:spacing w:line="480" w:lineRule="auto"/>
        <w:ind w:firstLine="720"/>
        <w:jc w:val="both"/>
        <w:rPr>
          <w:rFonts w:ascii="Times New Roman" w:hAnsi="Times New Roman" w:cs="Times New Roman"/>
          <w:sz w:val="24"/>
          <w:szCs w:val="24"/>
          <w:lang w:val="en-US"/>
        </w:rPr>
      </w:pPr>
      <w:r w:rsidRPr="00AA083B">
        <w:rPr>
          <w:rFonts w:ascii="Times New Roman" w:hAnsi="Times New Roman" w:cs="Times New Roman"/>
          <w:sz w:val="24"/>
          <w:szCs w:val="24"/>
          <w:lang w:val="en-US"/>
        </w:rPr>
        <w:t>C</w:t>
      </w:r>
      <w:r w:rsidR="00BE59D8" w:rsidRPr="00AA083B">
        <w:rPr>
          <w:rFonts w:ascii="Times New Roman" w:hAnsi="Times New Roman" w:cs="Times New Roman"/>
          <w:sz w:val="24"/>
          <w:szCs w:val="24"/>
          <w:lang w:val="en-US"/>
        </w:rPr>
        <w:t xml:space="preserve">oral reefs </w:t>
      </w:r>
      <w:r w:rsidRPr="00AA083B">
        <w:rPr>
          <w:rFonts w:ascii="Times New Roman" w:hAnsi="Times New Roman" w:cs="Times New Roman"/>
          <w:sz w:val="24"/>
          <w:szCs w:val="24"/>
          <w:lang w:val="en-US"/>
        </w:rPr>
        <w:t xml:space="preserve">are </w:t>
      </w:r>
      <w:r w:rsidR="00CE3A5B" w:rsidRPr="00AA083B">
        <w:rPr>
          <w:rFonts w:ascii="Times New Roman" w:hAnsi="Times New Roman" w:cs="Times New Roman"/>
          <w:sz w:val="24"/>
          <w:szCs w:val="24"/>
          <w:lang w:val="en-US"/>
        </w:rPr>
        <w:t xml:space="preserve">increasingly </w:t>
      </w:r>
      <w:r w:rsidR="00B842CD">
        <w:rPr>
          <w:rFonts w:ascii="Times New Roman" w:hAnsi="Times New Roman" w:cs="Times New Roman"/>
          <w:sz w:val="24"/>
          <w:szCs w:val="24"/>
          <w:lang w:val="en-US"/>
        </w:rPr>
        <w:t>affected</w:t>
      </w:r>
      <w:r w:rsidR="00B842CD" w:rsidRPr="00AA083B">
        <w:rPr>
          <w:rFonts w:ascii="Times New Roman" w:hAnsi="Times New Roman" w:cs="Times New Roman"/>
          <w:sz w:val="24"/>
          <w:szCs w:val="24"/>
          <w:lang w:val="en-US"/>
        </w:rPr>
        <w:t xml:space="preserve"> </w:t>
      </w:r>
      <w:r w:rsidR="00CE3A5B" w:rsidRPr="00AA083B">
        <w:rPr>
          <w:rFonts w:ascii="Times New Roman" w:hAnsi="Times New Roman" w:cs="Times New Roman"/>
          <w:sz w:val="24"/>
          <w:szCs w:val="24"/>
          <w:lang w:val="en-US"/>
        </w:rPr>
        <w:t xml:space="preserve">by </w:t>
      </w:r>
      <w:r w:rsidR="00AD71AA" w:rsidRPr="00AA083B">
        <w:rPr>
          <w:rFonts w:ascii="Times New Roman" w:hAnsi="Times New Roman" w:cs="Times New Roman"/>
          <w:sz w:val="24"/>
          <w:szCs w:val="24"/>
          <w:lang w:val="en-US"/>
        </w:rPr>
        <w:t xml:space="preserve">a mixture of local and global stressors such as </w:t>
      </w:r>
      <w:r w:rsidR="00CE3A5B" w:rsidRPr="00AA083B">
        <w:rPr>
          <w:rFonts w:ascii="Times New Roman" w:hAnsi="Times New Roman" w:cs="Times New Roman"/>
          <w:sz w:val="24"/>
          <w:szCs w:val="24"/>
          <w:lang w:val="en-US"/>
        </w:rPr>
        <w:t>rising</w:t>
      </w:r>
      <w:r w:rsidR="00552CFF" w:rsidRPr="00AA083B">
        <w:rPr>
          <w:rFonts w:ascii="Times New Roman" w:hAnsi="Times New Roman" w:cs="Times New Roman"/>
          <w:sz w:val="24"/>
          <w:szCs w:val="24"/>
          <w:lang w:val="en-US"/>
        </w:rPr>
        <w:t xml:space="preserve"> </w:t>
      </w:r>
      <w:r w:rsidR="00BE59D8" w:rsidRPr="00AA083B">
        <w:rPr>
          <w:rFonts w:ascii="Times New Roman" w:hAnsi="Times New Roman" w:cs="Times New Roman"/>
          <w:sz w:val="24"/>
          <w:szCs w:val="24"/>
          <w:lang w:val="en-US"/>
        </w:rPr>
        <w:t>temperatures, disease</w:t>
      </w:r>
      <w:r w:rsidR="00F928C3" w:rsidRPr="00AA083B">
        <w:rPr>
          <w:rFonts w:ascii="Times New Roman" w:hAnsi="Times New Roman" w:cs="Times New Roman"/>
          <w:sz w:val="24"/>
          <w:szCs w:val="24"/>
          <w:lang w:val="en-US"/>
        </w:rPr>
        <w:t xml:space="preserve"> outbreaks</w:t>
      </w:r>
      <w:r w:rsidRPr="00AA083B">
        <w:rPr>
          <w:rFonts w:ascii="Times New Roman" w:hAnsi="Times New Roman" w:cs="Times New Roman"/>
          <w:sz w:val="24"/>
          <w:szCs w:val="24"/>
          <w:lang w:val="en-US"/>
        </w:rPr>
        <w:t>,</w:t>
      </w:r>
      <w:r w:rsidR="00BE59D8" w:rsidRPr="00AA083B">
        <w:rPr>
          <w:rFonts w:ascii="Times New Roman" w:hAnsi="Times New Roman" w:cs="Times New Roman"/>
          <w:sz w:val="24"/>
          <w:szCs w:val="24"/>
          <w:lang w:val="en-US"/>
        </w:rPr>
        <w:t xml:space="preserve"> </w:t>
      </w:r>
      <w:r w:rsidRPr="00AA083B">
        <w:rPr>
          <w:rFonts w:ascii="Times New Roman" w:hAnsi="Times New Roman" w:cs="Times New Roman"/>
          <w:sz w:val="24"/>
          <w:szCs w:val="24"/>
          <w:lang w:val="en-US"/>
        </w:rPr>
        <w:t>eutrophication, acidification</w:t>
      </w:r>
      <w:r w:rsidR="00A37203" w:rsidRPr="00AA083B">
        <w:rPr>
          <w:rFonts w:ascii="Times New Roman" w:hAnsi="Times New Roman" w:cs="Times New Roman"/>
          <w:sz w:val="24"/>
          <w:szCs w:val="24"/>
          <w:lang w:val="en-US"/>
        </w:rPr>
        <w:t xml:space="preserve">, and </w:t>
      </w:r>
      <w:r w:rsidR="00E84589" w:rsidRPr="00AA083B">
        <w:rPr>
          <w:rFonts w:ascii="Times New Roman" w:hAnsi="Times New Roman" w:cs="Times New Roman"/>
          <w:sz w:val="24"/>
          <w:szCs w:val="24"/>
          <w:lang w:val="en-US"/>
        </w:rPr>
        <w:t>overexploitation</w:t>
      </w:r>
      <w:r w:rsidR="00710F88" w:rsidRPr="00AA083B">
        <w:rPr>
          <w:rFonts w:ascii="Times New Roman" w:hAnsi="Times New Roman" w:cs="Times New Roman"/>
          <w:sz w:val="24"/>
          <w:szCs w:val="24"/>
          <w:lang w:val="en-US"/>
        </w:rPr>
        <w:t xml:space="preserve"> </w:t>
      </w:r>
      <w:r w:rsidR="00CE3A5B" w:rsidRPr="00AA083B">
        <w:rPr>
          <w:rFonts w:ascii="Times New Roman" w:hAnsi="Times New Roman" w:cs="Times New Roman"/>
          <w:sz w:val="24"/>
          <w:szCs w:val="24"/>
          <w:lang w:val="en-US"/>
        </w:rPr>
        <w:t xml:space="preserve">that jeopardize </w:t>
      </w:r>
      <w:r w:rsidR="00BE59D8" w:rsidRPr="00AA083B">
        <w:rPr>
          <w:rFonts w:ascii="Times New Roman" w:hAnsi="Times New Roman" w:cs="Times New Roman"/>
          <w:sz w:val="24"/>
          <w:szCs w:val="24"/>
          <w:lang w:val="en-US"/>
        </w:rPr>
        <w:t xml:space="preserve">their </w:t>
      </w:r>
      <w:r w:rsidR="00081DCE" w:rsidRPr="00AA083B">
        <w:rPr>
          <w:rFonts w:ascii="Times New Roman" w:hAnsi="Times New Roman" w:cs="Times New Roman"/>
          <w:sz w:val="24"/>
          <w:szCs w:val="24"/>
          <w:lang w:val="en-US"/>
        </w:rPr>
        <w:t xml:space="preserve">stability and persistence </w:t>
      </w:r>
      <w:r w:rsidR="00516E96" w:rsidRPr="008E07F3">
        <w:rPr>
          <w:rFonts w:ascii="Times New Roman" w:hAnsi="Times New Roman" w:cs="Times New Roman"/>
          <w:sz w:val="24"/>
          <w:szCs w:val="24"/>
          <w:lang w:val="en-US"/>
        </w:rPr>
        <w:fldChar w:fldCharType="begin" w:fldLock="1"/>
      </w:r>
      <w:r w:rsidR="00E7591E" w:rsidRPr="00AA083B">
        <w:rPr>
          <w:rFonts w:ascii="Times New Roman" w:hAnsi="Times New Roman" w:cs="Times New Roman"/>
          <w:sz w:val="24"/>
          <w:szCs w:val="24"/>
          <w:lang w:val="en-US"/>
        </w:rPr>
        <w:instrText xml:space="preserve"> ADDIN ZOTERO_ITEM CSL_CITATION {"citationID":"XIaepy1y","properties":{"formattedCitation":"(Sully et al. 2019; Guan et al. 2020; Davis et al. 2021; Burke et al. 2023)","plainCitation":"(Sully et al. 2019; Guan et al. 2020; Davis et al. 2021; Burke et al. 2023)","noteIndex":0},"citationItems":[{"id":3777,"uris":["http://zotero.org/users/9344658/items/ZGH4KXV2"],"itemData":{"id":3777,"type":"article-journal","abstract":"Thermal-stress events associated with climate change cause coral bleaching and mortality that threatens coral reefs globally. Yet coral bleaching patterns vary spatially and temporally. Here we synthesize field observations of coral bleaching at 3351 sites in 81 countries from 1998 to 2017 and use a suite of environmental covariates and temperature metrics to analyze bleaching patterns. Coral bleaching was most common in localities experiencing high intensity and high frequency thermal-stress anomalies. However, coral bleaching was significantly less common in localities with a high variance in sea-surface temperature (SST) anomalies. Geographically, the highest probability of coral bleaching occurred at tropical mid-latitude sites (15–20 degrees north and south of the Equator), despite similar thermal stress levels at equatorial sites. In the last decade, the onset of coral bleaching has occurred at significantly higher SSTs (</w:instrText>
      </w:r>
      <w:r w:rsidR="00E7591E" w:rsidRPr="00AA083B">
        <w:rPr>
          <w:rFonts w:ascii="Cambria Math" w:hAnsi="Cambria Math" w:cs="Cambria Math"/>
          <w:sz w:val="24"/>
          <w:szCs w:val="24"/>
          <w:lang w:val="en-US"/>
        </w:rPr>
        <w:instrText>∼</w:instrText>
      </w:r>
      <w:r w:rsidR="00E7591E" w:rsidRPr="00AA083B">
        <w:rPr>
          <w:rFonts w:ascii="Times New Roman" w:hAnsi="Times New Roman" w:cs="Times New Roman"/>
          <w:sz w:val="24"/>
          <w:szCs w:val="24"/>
          <w:lang w:val="en-US"/>
        </w:rPr>
        <w:instrText>0.5 °C) than in the previous decade, suggesting that thermally susceptible genotypes may have declined and/or adapted such that the remaining coral populations now have a higher thermal threshold for bleaching.","container-title":"Nature Communications","DOI":"10.1038/s41467-019-09238-2","ISSN":"2041-1723","issue":"1","journalAbbreviation":"Nat. Commun.","note":"publisher: Springer US\nISBN: 4146701909238","page":"1264","title":"A global analysis of coral bleaching over the past two decades","volume":"10","author":[{"family":"Sully","given":"S."},{"family":"Burkepile","given":"D. E."},{"family":"Donovan","given":"M. K."},{"family":"Hodgson","given":"G."},{"family":"Woesik","given":"R.","non-dropping-particle":"van"}],"issued":{"date-parts":[["2019"]]}},"label":"page"},{"id":8066,"uris":["http://zotero.org/users/9344658/items/MB6MXN95"],"itemData":{"id":8066,"type":"article-journal","abstract":"Coral reefs are threatened by global and local stressors. Yet, reefs appear to respond differently to different environmental stressors. Using a global dataset of coral reef occurrence as a proxy for the long-term adaptation of corals to environmental conditions in combination with global environmental data, we show here how global (warming: sea surface temperature; acidification: aragonite saturation state, Ωarag) and local (eutrophication: nitrate concentration, and phosphate concentration) stressors influence coral reef habitat suitability. We analyse the relative distance of coral communities to their regional environmental optima. In addition, we calculate the expected change of coral reef habitat suitability across the tropics in relation to an increase of 0.1°C in temperature, an increase of 0.02 μmol/L in nitrate, an increase of 0.01 μmol/L in phosphate and a decrease of 0.04 in Ωarag. Our findings reveal that only 6% of the reefs worldwide will be unaffected by local and global stressors and can thus act as temporary refugia. Local stressors, driven by nutrient increase, will affect 22% of the reefs worldwide, whereas global stressors will affect 11% of these reefs. The remaining 61% of the reefs will be simultaneously affected by local and global stressors. Appropriate wastewater treatments can mitigate local eutrophication and could increase areas of temporary refugia to 28%, allowing us to ‘buy time’, while international agreements are found to abate global stressors.","container-title":"Global Change Biology","DOI":"10.1111/gcb.15293","ISSN":"1354-1013, 1365-2486","issue":"10","journalAbbreviation":"Glob. Change Biol.","language":"en","page":"5646-5660","source":"DOI.org (Crossref)","title":"Vulnerability of global coral reef habitat suitability to ocean warming, acidification and eutrophication","volume":"26","author":[{"family":"Guan","given":"Yi"},{"family":"Hohn","given":"Sönke"},{"family":"Wild","given":"Christian"},{"family":"Merico","given":"Agostino"}],"issued":{"date-parts":[["2020",10]]}}},{"id":8064,"uris":["http://zotero.org/users/9344658/items/46YIBSR4"],"itemData":{"id":8064,"type":"article-journal","abstract":"Abstract\n            \n              Long-term coral reef resilience to multiple stressors depends on their ability to maintain positive calcification rates. Estimates of coral ecosystem calcification and organic productivity provide insight into the environmental drivers and temporal changes in reef condition. Here, we analyse global spatiotemporal trends and drivers of coral reef calcification using a meta-analysis of ecosystem-scale case studies. A linear mixed effects regression model was used to test whether ecosystem-scale calcification is related to seasonality, methodology, calcifier cover, year, depth, wave action, latitude, duration of data collection, coral reef state, Ω\n              ar\n              , temperature and organic productivity. Global ecosystem calcification estimated from changes in seawater carbonate chemistry was driven primarily by depth and benthic calcifier cover. Current and future declines in coral cover will significantly affect the global reef carbonate budget, even before considering the effects of sub-lethal stressors on calcification rates. Repeatedly studied reefs exhibited declining calcification of 4.3 ± 1.9% per year (\n              x̄ \n              = 1.8 ± 0.7 mmol m\n              −2\n               d\n              −1\n               yr\n              −1\n              ), and increasing organic productivity at 3.0 ± 0.8 mmol m\n              −2\n               d\n              −1\n              per year since 1970. Therefore, coral reef ecosystems are experiencing a shift in their essential metabolic processes of calcification and photosynthesis, and could become net dissolving worldwide around 2054.","container-title":"Communications Earth &amp; Environment","DOI":"10.1038/s43247-021-00168-w","ISSN":"2662-4435","issue":"1","journalAbbreviation":"Commun Earth Environ","language":"en","page":"105","source":"DOI.org (Crossref)","title":"Global coral reef ecosystems exhibit declining calcification and increasing primary productivity","volume":"2","author":[{"family":"Davis","given":"Kay L."},{"family":"Colefax","given":"Andrew P."},{"family":"Tucker","given":"James P."},{"family":"Kelaher","given":"Brendan P."},{"family":"Santos","given":"Isaac R."}],"issued":{"date-parts":[["2021",6,10]]}}},{"id":8062,"uris":["http://zotero.org/users/9344658/items/9YGLQ8RV"],"itemData":{"id":8062,"type":"article-journal","abstract":"Coral reefs are under threat from disease as climate change alters environmental conditions. Rising temperatures exacerbate coral disease, but this relationship is likely complex as other factors also influence coral disease prevalence. To better understand this relationship, we meta-­analytically examined 108 studies for changes in global coral disease over time alongside temperature, expressed using average summer sea surface temperature (SST) and cumulative heat stress as weekly sea surface temperature anomalies (WSSTAs). We found that both rising average summer SST and WSSTA were associated with global increases in the mean and variability in coral disease prevalence. Global coral disease prevalence tripled, reaching 9.92% in the 25 years exa</w:instrText>
      </w:r>
      <w:r w:rsidR="00E7591E" w:rsidRPr="008E07F3">
        <w:rPr>
          <w:rFonts w:ascii="Times New Roman" w:hAnsi="Times New Roman" w:cs="Times New Roman"/>
          <w:sz w:val="24"/>
          <w:szCs w:val="24"/>
          <w:lang w:val="fr-FR"/>
        </w:rPr>
        <w:instrText xml:space="preserve">mined, and the effect of ‘year’ became more stable (i.e. prevalence has lower variance over time), contrasting the effects of the two temperature stressors. Regional patterns diverged over time and differed in response to average summer SST. Our model predicted that, under the same trajectory, 76.8% of corals would be diseased globally by 2100, even assuming moderate average summer SST and WSSTA. These results highlight the need for urgent action to mitigate coral disease. Mitigating the impact of rising ocean temperatures on coral disease is a complex challenge requiring global discussion and further study.","container-title":"Ecology Letters","DOI":"10.1111/ele.14266","ISSN":"1461-023X, 1461-0248","issue":"8","journalAbbreviation":"Ecology Letters","language":"en","page":"1466-1481","source":"DOI.org (Crossref)","title":"The impact of rising temperatures on the prevalence of coral diseases and its predictability: A global meta‐analysis","title-short":"The impact of rising temperatures on the prevalence of coral diseases and its predictability","volume":"26","author":[{"family":"Burke","given":"Samantha"},{"family":"Pottier","given":"Patrice"},{"family":"Lagisz","given":"Malgorzata"},{"family":"Macartney","given":"Erin L."},{"family":"Ainsworth","given":"Tracy"},{"family":"Drobniak","given":"Szymon M."},{"family":"Nakagawa","given":"Shinichi"}],"issued":{"date-parts":[["2023",8]]}}}],"schema":"https://github.com/citation-style-language/schema/raw/master/csl-citation.json"} </w:instrText>
      </w:r>
      <w:r w:rsidR="00516E96" w:rsidRPr="008E07F3">
        <w:rPr>
          <w:rFonts w:ascii="Times New Roman" w:hAnsi="Times New Roman" w:cs="Times New Roman"/>
          <w:sz w:val="24"/>
          <w:szCs w:val="24"/>
          <w:lang w:val="en-US"/>
        </w:rPr>
        <w:fldChar w:fldCharType="separate"/>
      </w:r>
      <w:r w:rsidRPr="008E07F3">
        <w:rPr>
          <w:rFonts w:ascii="Times New Roman" w:hAnsi="Times New Roman" w:cs="Times New Roman"/>
          <w:sz w:val="24"/>
          <w:lang w:val="en-US"/>
        </w:rPr>
        <w:t>(Sully et al. 2019; Guan et al. 2020; Davis et al. 2021; Burke et al. 2023)</w:t>
      </w:r>
      <w:r w:rsidR="00516E96" w:rsidRPr="008E07F3">
        <w:rPr>
          <w:rFonts w:ascii="Times New Roman" w:hAnsi="Times New Roman" w:cs="Times New Roman"/>
          <w:sz w:val="24"/>
          <w:szCs w:val="24"/>
          <w:lang w:val="en-US"/>
        </w:rPr>
        <w:fldChar w:fldCharType="end"/>
      </w:r>
      <w:r w:rsidR="00434FE6" w:rsidRPr="008E07F3">
        <w:rPr>
          <w:rFonts w:ascii="Times New Roman" w:hAnsi="Times New Roman" w:cs="Times New Roman"/>
          <w:sz w:val="24"/>
          <w:szCs w:val="24"/>
          <w:lang w:val="en-US"/>
        </w:rPr>
        <w:t>.</w:t>
      </w:r>
      <w:r w:rsidR="00BE59D8" w:rsidRPr="008E07F3">
        <w:rPr>
          <w:rFonts w:ascii="Times New Roman" w:hAnsi="Times New Roman" w:cs="Times New Roman"/>
          <w:sz w:val="24"/>
          <w:szCs w:val="24"/>
          <w:lang w:val="en-US"/>
        </w:rPr>
        <w:t xml:space="preserve"> </w:t>
      </w:r>
      <w:r w:rsidR="0013087A" w:rsidRPr="008E07F3">
        <w:rPr>
          <w:rFonts w:ascii="Times New Roman" w:hAnsi="Times New Roman" w:cs="Times New Roman"/>
          <w:sz w:val="24"/>
          <w:szCs w:val="24"/>
          <w:lang w:val="fr-FR"/>
        </w:rPr>
        <w:t>In</w:t>
      </w:r>
      <w:r w:rsidR="0013087A">
        <w:rPr>
          <w:rFonts w:ascii="Times New Roman" w:hAnsi="Times New Roman" w:cs="Times New Roman"/>
          <w:sz w:val="24"/>
          <w:szCs w:val="24"/>
          <w:lang w:val="en-AU"/>
        </w:rPr>
        <w:t xml:space="preserve"> particular, </w:t>
      </w:r>
      <w:commentRangeStart w:id="1"/>
      <w:r w:rsidR="001119D7" w:rsidRPr="00AA083B">
        <w:rPr>
          <w:rFonts w:ascii="Times New Roman" w:hAnsi="Times New Roman" w:cs="Times New Roman"/>
          <w:sz w:val="24"/>
          <w:szCs w:val="24"/>
          <w:lang w:val="en-US"/>
        </w:rPr>
        <w:t xml:space="preserve">water quality </w:t>
      </w:r>
      <w:commentRangeEnd w:id="1"/>
      <w:r w:rsidR="001119D7" w:rsidRPr="006F76D7">
        <w:rPr>
          <w:rStyle w:val="Refdecomentario"/>
          <w:lang w:val="en-US"/>
        </w:rPr>
        <w:commentReference w:id="1"/>
      </w:r>
      <w:r w:rsidR="001119D7" w:rsidRPr="00AA083B">
        <w:rPr>
          <w:rFonts w:ascii="Times New Roman" w:hAnsi="Times New Roman" w:cs="Times New Roman"/>
          <w:sz w:val="24"/>
          <w:szCs w:val="24"/>
          <w:lang w:val="en-US"/>
        </w:rPr>
        <w:t xml:space="preserve">has been declining over time due to intensified human impacts on oceans and coastal areas </w:t>
      </w:r>
      <w:r w:rsidR="001119D7" w:rsidRPr="00AA083B">
        <w:rPr>
          <w:rFonts w:ascii="Times New Roman" w:hAnsi="Times New Roman" w:cs="Times New Roman"/>
          <w:sz w:val="24"/>
          <w:szCs w:val="24"/>
          <w:lang w:val="en-US"/>
        </w:rPr>
        <w:fldChar w:fldCharType="begin"/>
      </w:r>
      <w:r w:rsidR="001119D7" w:rsidRPr="00AA083B">
        <w:rPr>
          <w:rFonts w:ascii="Times New Roman" w:hAnsi="Times New Roman" w:cs="Times New Roman"/>
          <w:sz w:val="24"/>
          <w:szCs w:val="24"/>
          <w:lang w:val="en-US"/>
        </w:rPr>
        <w:instrText xml:space="preserve"> ADDIN ZOTERO_ITEM CSL_CITATION {"citationID":"4fa1GDQO","properties":{"formattedCitation":"(Halpern et al. 2019)","plainCitation":"(Halpern et al. 2019)","noteIndex":0},"citationItems":[{"id":4755,"uris":["http://zotero.org/users/9344658/items/IPNAVUZG"],"itemData":{"id":4755,"type":"article-journal","abstract":"Humans interact with the oceans in diverse and profound ways. The scope, magnitude, footprint and ultimate cumulative impacts of human activities can threaten ocean ecosystems and have changed over time, resulting in new challenges and threats to marine ecosystems. A fundamental gap in understanding how humanity is affecting the oceans is our limited knowledge about the pace of change in cumulative impact on ocean ecosystems from expanding human activities – and the patterns, locations and drivers of most significant change. To help address this, we combined high resolution, annual data on the intensity of 14 human stressors and their impact on 21 marine ecosystems over 11 years (2003–2013) to assess pace of change in cumulative impacts on global oceans, where and how much that pace differs across the ocean, and which stressors and their impacts contribute most to those changes. We found that most of the ocean (59%) is experiencing significantly increasing cumulative impact, in particular due to climate change but also from fishing, land-based pollution and shipping. Nearly all countries saw increases in cumulative impacts in their coastal waters, as did all ecosystems, with coral reefs, seagrasses and mangroves at most risk. Mitigation of stressors most contributing to increases in overall cumulative impacts is urgently needed to sustain healthy oceans.","container-title":"Scientific Reports","DOI":"10.1038/s41598-019-47201-9","ISSN":"20452322","issue":"1","journalAbbreviation":"Sci. Rep.","page":"1-8","title":"Recent pace of change in human impact on the world’s ocean","volume":"9","author":[{"family":"Halpern","given":"Benjamin S."},{"family":"Frazier","given":"Melanie"},{"family":"Afflerbach","given":"Jamie"},{"family":"Lowndes","given":"Julia S."},{"family":"Micheli","given":"Fiorenza"},{"family":"O’Hara","given":"Casey"},{"family":"Scarborough","given":"Courtney"},{"family":"Selkoe","given":"Kimberly A."}],"issued":{"date-parts":[["2019"]]}}}],"schema":"https://github.com/citation-style-language/schema/raw/master/csl-citation.json"} </w:instrText>
      </w:r>
      <w:r w:rsidR="001119D7" w:rsidRPr="00AA083B">
        <w:rPr>
          <w:rFonts w:ascii="Times New Roman" w:hAnsi="Times New Roman" w:cs="Times New Roman"/>
          <w:sz w:val="24"/>
          <w:szCs w:val="24"/>
          <w:lang w:val="en-US"/>
        </w:rPr>
        <w:fldChar w:fldCharType="separate"/>
      </w:r>
      <w:r w:rsidR="001119D7" w:rsidRPr="00AA083B">
        <w:rPr>
          <w:rFonts w:ascii="Times New Roman" w:hAnsi="Times New Roman" w:cs="Times New Roman"/>
          <w:sz w:val="24"/>
          <w:lang w:val="en-US"/>
        </w:rPr>
        <w:t>(Halpern et al. 2019)</w:t>
      </w:r>
      <w:r w:rsidR="001119D7" w:rsidRPr="00AA083B">
        <w:rPr>
          <w:rFonts w:ascii="Times New Roman" w:hAnsi="Times New Roman" w:cs="Times New Roman"/>
          <w:sz w:val="24"/>
          <w:szCs w:val="24"/>
          <w:lang w:val="en-US"/>
        </w:rPr>
        <w:fldChar w:fldCharType="end"/>
      </w:r>
      <w:r w:rsidR="001119D7">
        <w:rPr>
          <w:rFonts w:ascii="Times New Roman" w:hAnsi="Times New Roman" w:cs="Times New Roman"/>
          <w:sz w:val="24"/>
          <w:szCs w:val="24"/>
          <w:lang w:val="en-US"/>
        </w:rPr>
        <w:t xml:space="preserve">, which has </w:t>
      </w:r>
      <w:r w:rsidR="0013087A" w:rsidRPr="00F20C48">
        <w:rPr>
          <w:rFonts w:ascii="Times New Roman" w:hAnsi="Times New Roman" w:cs="Times New Roman"/>
          <w:sz w:val="24"/>
          <w:szCs w:val="24"/>
          <w:lang w:val="en-US"/>
        </w:rPr>
        <w:t xml:space="preserve"> expos</w:t>
      </w:r>
      <w:r w:rsidR="001119D7">
        <w:rPr>
          <w:rFonts w:ascii="Times New Roman" w:hAnsi="Times New Roman" w:cs="Times New Roman"/>
          <w:sz w:val="24"/>
          <w:szCs w:val="24"/>
          <w:lang w:val="en-US"/>
        </w:rPr>
        <w:t>ed</w:t>
      </w:r>
      <w:r w:rsidR="0013087A" w:rsidRPr="00F20C48">
        <w:rPr>
          <w:rFonts w:ascii="Times New Roman" w:hAnsi="Times New Roman" w:cs="Times New Roman"/>
          <w:sz w:val="24"/>
          <w:szCs w:val="24"/>
          <w:lang w:val="en-US"/>
        </w:rPr>
        <w:t xml:space="preserve"> </w:t>
      </w:r>
      <w:r w:rsidR="001119D7">
        <w:rPr>
          <w:rFonts w:ascii="Times New Roman" w:hAnsi="Times New Roman" w:cs="Times New Roman"/>
          <w:sz w:val="24"/>
          <w:szCs w:val="24"/>
          <w:lang w:val="en-US"/>
        </w:rPr>
        <w:t xml:space="preserve">fringing </w:t>
      </w:r>
      <w:r w:rsidR="0013087A" w:rsidRPr="00F20C48">
        <w:rPr>
          <w:rFonts w:ascii="Times New Roman" w:hAnsi="Times New Roman" w:cs="Times New Roman"/>
          <w:sz w:val="24"/>
          <w:szCs w:val="24"/>
          <w:lang w:val="en-US"/>
        </w:rPr>
        <w:t xml:space="preserve">coral reefs to higher levels of turbidity and pollution </w:t>
      </w:r>
      <w:r w:rsidR="0013087A" w:rsidRPr="00F20C48">
        <w:rPr>
          <w:rFonts w:ascii="Times New Roman" w:hAnsi="Times New Roman" w:cs="Times New Roman"/>
          <w:sz w:val="24"/>
          <w:szCs w:val="24"/>
          <w:lang w:val="en-US"/>
        </w:rPr>
        <w:fldChar w:fldCharType="begin"/>
      </w:r>
      <w:r w:rsidR="0013087A" w:rsidRPr="00F20C48">
        <w:rPr>
          <w:rFonts w:ascii="Times New Roman" w:hAnsi="Times New Roman" w:cs="Times New Roman"/>
          <w:sz w:val="24"/>
          <w:szCs w:val="24"/>
          <w:lang w:val="en-US"/>
        </w:rPr>
        <w:instrText xml:space="preserve"> ADDIN ZOTERO_ITEM CSL_CITATION {"citationID":"IXXAGLct","properties":{"formattedCitation":"(Zweifler et al. 2021)","plainCitation":"(Zweifler et al. 2021)","noteIndex":0},"citationItems":[{"id":8032,"uris":["http://zotero.org/users/9344658/items/8Q5WT3Q6"],"itemData":{"id":8032,"type":"article-journal","abstract":"Increasing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13087A" w:rsidRPr="00F20C48">
        <w:rPr>
          <w:rFonts w:ascii="Times New Roman" w:hAnsi="Times New Roman" w:cs="Times New Roman"/>
          <w:sz w:val="24"/>
          <w:szCs w:val="24"/>
          <w:lang w:val="en-US"/>
        </w:rPr>
        <w:fldChar w:fldCharType="separate"/>
      </w:r>
      <w:r w:rsidR="0013087A" w:rsidRPr="00F20C48">
        <w:rPr>
          <w:rFonts w:ascii="Times New Roman" w:hAnsi="Times New Roman" w:cs="Times New Roman"/>
          <w:sz w:val="24"/>
          <w:lang w:val="en-US"/>
        </w:rPr>
        <w:t>(Zweifler et al. 2021)</w:t>
      </w:r>
      <w:r w:rsidR="0013087A" w:rsidRPr="00F20C48">
        <w:rPr>
          <w:rFonts w:ascii="Times New Roman" w:hAnsi="Times New Roman" w:cs="Times New Roman"/>
          <w:sz w:val="24"/>
          <w:szCs w:val="24"/>
          <w:lang w:val="en-US"/>
        </w:rPr>
        <w:fldChar w:fldCharType="end"/>
      </w:r>
      <w:r w:rsidR="0013087A" w:rsidRPr="00F20C48">
        <w:rPr>
          <w:rFonts w:ascii="Times New Roman" w:hAnsi="Times New Roman" w:cs="Times New Roman"/>
          <w:sz w:val="24"/>
          <w:szCs w:val="24"/>
          <w:lang w:val="en-US"/>
        </w:rPr>
        <w:t>.</w:t>
      </w:r>
      <w:r w:rsidR="0013087A">
        <w:rPr>
          <w:rFonts w:ascii="Times New Roman" w:hAnsi="Times New Roman" w:cs="Times New Roman"/>
          <w:sz w:val="24"/>
          <w:szCs w:val="24"/>
          <w:lang w:val="en-US"/>
        </w:rPr>
        <w:t xml:space="preserve"> </w:t>
      </w:r>
      <w:r w:rsidR="00AA083B" w:rsidRPr="00AA083B">
        <w:rPr>
          <w:rFonts w:ascii="Times New Roman" w:hAnsi="Times New Roman" w:cs="Times New Roman"/>
          <w:sz w:val="24"/>
          <w:szCs w:val="24"/>
          <w:lang w:val="en-US"/>
        </w:rPr>
        <w:t xml:space="preserve">While </w:t>
      </w:r>
      <w:r w:rsidR="00BE59D8" w:rsidRPr="00AA083B">
        <w:rPr>
          <w:rFonts w:ascii="Times New Roman" w:hAnsi="Times New Roman" w:cs="Times New Roman"/>
          <w:sz w:val="24"/>
          <w:szCs w:val="24"/>
          <w:lang w:val="en-US"/>
        </w:rPr>
        <w:t>“</w:t>
      </w:r>
      <w:r w:rsidR="00AA083B" w:rsidRPr="00AA083B">
        <w:rPr>
          <w:rFonts w:ascii="Times New Roman" w:hAnsi="Times New Roman" w:cs="Times New Roman"/>
          <w:sz w:val="24"/>
          <w:szCs w:val="24"/>
          <w:lang w:val="en-US"/>
        </w:rPr>
        <w:t>h</w:t>
      </w:r>
      <w:r w:rsidR="00BE59D8" w:rsidRPr="00AA083B">
        <w:rPr>
          <w:rFonts w:ascii="Times New Roman" w:hAnsi="Times New Roman" w:cs="Times New Roman"/>
          <w:sz w:val="24"/>
          <w:szCs w:val="24"/>
          <w:lang w:val="en-US"/>
        </w:rPr>
        <w:t xml:space="preserve">ealthy” reefs </w:t>
      </w:r>
      <w:r w:rsidR="00AA083B" w:rsidRPr="00AA083B">
        <w:rPr>
          <w:rFonts w:ascii="Times New Roman" w:hAnsi="Times New Roman" w:cs="Times New Roman"/>
          <w:sz w:val="24"/>
          <w:szCs w:val="24"/>
          <w:lang w:val="en-US"/>
        </w:rPr>
        <w:t xml:space="preserve">typically </w:t>
      </w:r>
      <w:r w:rsidR="00CE3A5B" w:rsidRPr="00AA083B">
        <w:rPr>
          <w:rFonts w:ascii="Times New Roman" w:hAnsi="Times New Roman" w:cs="Times New Roman"/>
          <w:sz w:val="24"/>
          <w:szCs w:val="24"/>
          <w:lang w:val="en-US"/>
        </w:rPr>
        <w:t>thrive in</w:t>
      </w:r>
      <w:r w:rsidR="00BE59D8" w:rsidRPr="00AA083B">
        <w:rPr>
          <w:rFonts w:ascii="Times New Roman" w:hAnsi="Times New Roman" w:cs="Times New Roman"/>
          <w:sz w:val="24"/>
          <w:szCs w:val="24"/>
          <w:lang w:val="en-US"/>
        </w:rPr>
        <w:t xml:space="preserve"> tropical and oligotrophic waters, </w:t>
      </w:r>
      <w:r w:rsidR="00CE3A5B" w:rsidRPr="00AA083B">
        <w:rPr>
          <w:rFonts w:ascii="Times New Roman" w:hAnsi="Times New Roman" w:cs="Times New Roman"/>
          <w:sz w:val="24"/>
          <w:szCs w:val="24"/>
          <w:lang w:val="en-US"/>
        </w:rPr>
        <w:t xml:space="preserve">ranging </w:t>
      </w:r>
      <w:r w:rsidR="00BE59D8" w:rsidRPr="00AA083B">
        <w:rPr>
          <w:rFonts w:ascii="Times New Roman" w:hAnsi="Times New Roman" w:cs="Times New Roman"/>
          <w:sz w:val="24"/>
          <w:szCs w:val="24"/>
          <w:lang w:val="en-US"/>
        </w:rPr>
        <w:t xml:space="preserve">from shallow to </w:t>
      </w:r>
      <w:r w:rsidR="00D32A7E" w:rsidRPr="00AA083B">
        <w:rPr>
          <w:rFonts w:ascii="Times New Roman" w:hAnsi="Times New Roman" w:cs="Times New Roman"/>
          <w:sz w:val="24"/>
          <w:szCs w:val="24"/>
          <w:lang w:val="en-US"/>
        </w:rPr>
        <w:t xml:space="preserve">mesophotic </w:t>
      </w:r>
      <w:r w:rsidR="00BE59D8" w:rsidRPr="00AA083B">
        <w:rPr>
          <w:rFonts w:ascii="Times New Roman" w:hAnsi="Times New Roman" w:cs="Times New Roman"/>
          <w:sz w:val="24"/>
          <w:szCs w:val="24"/>
          <w:lang w:val="en-US"/>
        </w:rPr>
        <w:t>de</w:t>
      </w:r>
      <w:r w:rsidR="00D32A7E" w:rsidRPr="00AA083B">
        <w:rPr>
          <w:rFonts w:ascii="Times New Roman" w:hAnsi="Times New Roman" w:cs="Times New Roman"/>
          <w:sz w:val="24"/>
          <w:szCs w:val="24"/>
          <w:lang w:val="en-US"/>
        </w:rPr>
        <w:t>pths</w:t>
      </w:r>
      <w:r w:rsidR="00BE59D8" w:rsidRPr="00AA083B">
        <w:rPr>
          <w:rFonts w:ascii="Times New Roman" w:hAnsi="Times New Roman" w:cs="Times New Roman"/>
          <w:sz w:val="24"/>
          <w:szCs w:val="24"/>
          <w:lang w:val="en-US"/>
        </w:rPr>
        <w:t xml:space="preserve"> </w:t>
      </w:r>
      <w:r w:rsidR="0094440C" w:rsidRPr="008E07F3">
        <w:rPr>
          <w:rFonts w:ascii="Times New Roman" w:hAnsi="Times New Roman" w:cs="Times New Roman"/>
          <w:sz w:val="24"/>
          <w:szCs w:val="24"/>
          <w:lang w:val="en-US"/>
        </w:rPr>
        <w:fldChar w:fldCharType="begin" w:fldLock="1"/>
      </w:r>
      <w:r w:rsidR="008E36B8" w:rsidRPr="00AA083B">
        <w:rPr>
          <w:rFonts w:ascii="Times New Roman" w:hAnsi="Times New Roman" w:cs="Times New Roman"/>
          <w:sz w:val="24"/>
          <w:szCs w:val="24"/>
          <w:lang w:val="en-US"/>
        </w:rPr>
        <w:instrText xml:space="preserve"> ADDIN ZOTERO_ITEM CSL_CITATION {"citationID":"O1D0zPVa","properties":{"formattedCitation":"(Kahng et al. 2010; Guan et al. 2015)","plainCitation":"(Kahng et al. 2010; Guan et al. 2015)","noteIndex":0},"citationItems":[{"id":10,"uris":["http://zotero.org/users/9344658/items/HUN5MJYD"],"itemData":{"id":10,"type":"article-journal","abstract":"Given the global degradation of shallow-water coral reef ecosystems resulting from anthropogenic activities, mesophotic coral reef ecosystems (MCEs) are gaining attention because they are generally considered a de facto refuge for shallow-water species. Despite their inferred importance, MCEs remain one of the most understudied reef habitats, and basic information on the taxonomic composition, depth range, habitat preferences, and abundance and distribution of MCE taxa is scarce. The processes that structure these communities are virtually unknown. Here, we provide a review of what is known about MCEs community ecology and outline essential gaps in our knowledge of these deeper water coral reef ecosystems. The primary findings of this review are as follows: (1) many dominant shallow-water species are absent from MCEs; (2) compared to shallow reefs, herbivores are relatively scarce, perhaps due to limited habitat complexity at depth; (3) changes in the dominant photosynthetic taxa with depth suggest adaptation and specialization to depth; (4) evidence regarding the importance of heterotrophy for zooxanthellate corals at depth is conflicting and inconclusive; and (5) decreased light with depth, but not temperature, appears to be the primary factor limiting the depth of MCEs. The majority of research done to date has been performed in the Caribbean, where some generalization can be made about the community structure and distribution of MCEs. The larger and more diverse Indo-Pacific remains largely unexplored with no apparent generalizations from the few sites that have been comparatively well studied. For MCEs, large gaps in knowledge remain on fundamental aspects of ecology. Advanced technologies must be harnessed and logistical challenges overcome to close this knowledge gap and empower resource managers to make informed decisions on conserving shallow-water and mesophotic coral reef ecosystems.","container-title":"Coral Reefs","DOI":"10.1007/s00338-010-0593-6","ISSN":"07224028","issue":"July 2015","note":"Citation Key: Kahng2010\nISBN: 0722-4028","page":"1-21","title":"Community ecology of mesophotic coral reef ecosystems","author":[{"family":"Kahng","given":"S. E."},{"family":"Garcia-Sais","given":"J. R."},{"family":"Spalding","given":"H. L."},{"family":"Brokovich","given":"E."},{"family":"Wagner","given":"D."},{"family":"Weil","given":"E."},{"family":"Hinderstein","given":"L."},{"family":"Toonen","given":"R. J."}],"issued":{"date-parts":[["2010"]]}}},{"id":2561,"uris":["http://www.mendeley.com/documents/?uuid=5f895169-484f-43a3-abd2-e550461a31e7","http://zotero.org/users/9344658/items/SBNP9UF8"],"itemData":{"id":2561,"type":"article-journal","abstract":"Coral reefs are found within a limited range of environmental conditions or tolerance limits. Estimating these limits is a critical prerequisite for understanding the impacts of climate change on the biogeography of coral reefs. Here we used the diagnostic model ReefHab to determine the current environmental tolerance limits for coral reefs and the global distribution of potential coral reef habitats as a function of six factors: temperature, salinity, nitrate, phosphate, aragonite saturation state, and light. To determine these tolerance limits, we extracted maximum and minimum values of all environmental variables in corresponding locations where coral reefs are present. We found that the global, annually averaged tolerance limits for coral reefs are 21.7—29.6 °C for temperature, 28.7—40.4 psu for salinity, 4.51 μmol L-1 for nitrate, 0.63 μmol L-1 for phosphate, and 2.82 for aragonite saturation state. The averaged minimum light intensity in coral reefs is 450 μmol photons m-2 s-1. The global area of potential reef habitats calculated by the model is 330.5 × 103 km2. Compared with previous studies, the tolerance limits for temperature, salinity, and nutrients have not changed much, whereas the minimum value of aragonite saturation in coral reef waters has decreased from 3.28 to 2.82. The potential reef habitat area calculated with ReefHab is about 121×103 km2 larger than the area estimated from the charted reefs, suggesting that the growth potential of coral reefs is higher than currently observed.","container-title":"PLoS ONE","DOI":"10.1371/journal.pone.0128831","ISSN":"19326203","issue":"6","note":"PMID: 26030287\nISBN: 1932-6203","page":"e0128831","title":"Suitable environmental ranges for potential coral reef habitats in the tropical ocean","volume":"10","author":[{"family":"Guan","given":"Yi"},{"family":"Hohn","given":"Sönke"},{"family":"Merico","given":"Agostino"}],"issued":{"date-parts":[["2015"]]}},"label":"page"}],"schema":"https://github.com/citation-style-language/schema/raw/master/csl-citation.json"} </w:instrText>
      </w:r>
      <w:r w:rsidR="0094440C" w:rsidRPr="008E07F3">
        <w:rPr>
          <w:rFonts w:ascii="Times New Roman" w:hAnsi="Times New Roman" w:cs="Times New Roman"/>
          <w:sz w:val="24"/>
          <w:szCs w:val="24"/>
          <w:lang w:val="en-US"/>
        </w:rPr>
        <w:fldChar w:fldCharType="separate"/>
      </w:r>
      <w:r w:rsidR="008E36B8" w:rsidRPr="00AA083B">
        <w:rPr>
          <w:rFonts w:ascii="Times New Roman" w:hAnsi="Times New Roman" w:cs="Times New Roman"/>
          <w:sz w:val="24"/>
          <w:lang w:val="en-US"/>
        </w:rPr>
        <w:t>(Kahng et al. 2010; Guan et al. 2015)</w:t>
      </w:r>
      <w:r w:rsidR="0094440C" w:rsidRPr="008E07F3">
        <w:rPr>
          <w:rFonts w:ascii="Times New Roman" w:hAnsi="Times New Roman" w:cs="Times New Roman"/>
          <w:sz w:val="24"/>
          <w:szCs w:val="24"/>
          <w:lang w:val="en-US"/>
        </w:rPr>
        <w:fldChar w:fldCharType="end"/>
      </w:r>
      <w:r w:rsidR="00AA083B" w:rsidRPr="008E07F3">
        <w:rPr>
          <w:rFonts w:ascii="Times New Roman" w:hAnsi="Times New Roman" w:cs="Times New Roman"/>
          <w:sz w:val="24"/>
          <w:szCs w:val="24"/>
          <w:lang w:val="en-US"/>
        </w:rPr>
        <w:t xml:space="preserve">, a fraction </w:t>
      </w:r>
      <w:r w:rsidR="00AA083B" w:rsidRPr="00AA083B">
        <w:rPr>
          <w:rFonts w:ascii="Times New Roman" w:hAnsi="Times New Roman" w:cs="Times New Roman"/>
          <w:sz w:val="24"/>
          <w:szCs w:val="24"/>
          <w:lang w:val="en-US"/>
        </w:rPr>
        <w:t>(12 %) of the world’s coral reefs are found in moderately turbid waters (0.080-0.127 K</w:t>
      </w:r>
      <w:r w:rsidR="00AA083B" w:rsidRPr="00AA083B">
        <w:rPr>
          <w:rFonts w:ascii="Times New Roman" w:hAnsi="Times New Roman" w:cs="Times New Roman"/>
          <w:sz w:val="24"/>
          <w:szCs w:val="24"/>
          <w:vertAlign w:val="subscript"/>
          <w:lang w:val="en-US"/>
        </w:rPr>
        <w:t>d</w:t>
      </w:r>
      <w:r w:rsidR="00AA083B" w:rsidRPr="00AA083B">
        <w:rPr>
          <w:rFonts w:ascii="Times New Roman" w:hAnsi="Times New Roman" w:cs="Times New Roman"/>
          <w:sz w:val="24"/>
          <w:szCs w:val="24"/>
          <w:lang w:val="en-US"/>
        </w:rPr>
        <w:t xml:space="preserve">490) </w:t>
      </w:r>
      <w:r w:rsidR="00AA083B" w:rsidRPr="00AA083B">
        <w:rPr>
          <w:rFonts w:ascii="Times New Roman" w:hAnsi="Times New Roman" w:cs="Times New Roman"/>
          <w:sz w:val="24"/>
          <w:szCs w:val="24"/>
          <w:lang w:val="en-US"/>
        </w:rPr>
        <w:fldChar w:fldCharType="begin"/>
      </w:r>
      <w:r w:rsidR="00AA083B" w:rsidRPr="00AA083B">
        <w:rPr>
          <w:rFonts w:ascii="Times New Roman" w:hAnsi="Times New Roman" w:cs="Times New Roman"/>
          <w:sz w:val="24"/>
          <w:szCs w:val="24"/>
          <w:lang w:val="en-US"/>
        </w:rPr>
        <w:instrText xml:space="preserve"> ADDIN ZOTERO_ITEM CSL_CITATION {"citationID":"wgWiHbPE","properties":{"formattedCitation":"(Sully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instrText>
      </w:r>
      <w:r w:rsidR="00AA083B" w:rsidRPr="00AA083B">
        <w:rPr>
          <w:rFonts w:ascii="Times New Roman" w:hAnsi="Times New Roman" w:cs="Times New Roman"/>
          <w:sz w:val="24"/>
          <w:szCs w:val="24"/>
          <w:lang w:val="en-US"/>
        </w:rPr>
        <w:fldChar w:fldCharType="separate"/>
      </w:r>
      <w:r w:rsidR="00AA083B" w:rsidRPr="00AA083B">
        <w:rPr>
          <w:rFonts w:ascii="Times New Roman" w:hAnsi="Times New Roman" w:cs="Times New Roman"/>
          <w:sz w:val="24"/>
          <w:lang w:val="en-US"/>
        </w:rPr>
        <w:t>(Sully and van Woesik 2020)</w:t>
      </w:r>
      <w:r w:rsidR="00AA083B" w:rsidRPr="00AA083B">
        <w:rPr>
          <w:rFonts w:ascii="Times New Roman" w:hAnsi="Times New Roman" w:cs="Times New Roman"/>
          <w:sz w:val="24"/>
          <w:szCs w:val="24"/>
          <w:lang w:val="en-US"/>
        </w:rPr>
        <w:fldChar w:fldCharType="end"/>
      </w:r>
      <w:commentRangeStart w:id="2"/>
      <w:r w:rsidR="00AA083B" w:rsidRPr="00AA083B">
        <w:rPr>
          <w:rFonts w:ascii="Times New Roman" w:hAnsi="Times New Roman" w:cs="Times New Roman"/>
          <w:sz w:val="24"/>
          <w:szCs w:val="24"/>
          <w:lang w:val="en-US"/>
        </w:rPr>
        <w:t xml:space="preserve">. </w:t>
      </w:r>
      <w:commentRangeEnd w:id="2"/>
      <w:r w:rsidR="00AA083B">
        <w:rPr>
          <w:rStyle w:val="Refdecomentario"/>
        </w:rPr>
        <w:commentReference w:id="2"/>
      </w:r>
      <w:r w:rsidR="00B97692">
        <w:rPr>
          <w:rFonts w:ascii="Times New Roman" w:hAnsi="Times New Roman" w:cs="Times New Roman"/>
          <w:sz w:val="24"/>
          <w:szCs w:val="24"/>
          <w:lang w:val="en-US"/>
        </w:rPr>
        <w:t>Further</w:t>
      </w:r>
      <w:r w:rsidR="00A37203" w:rsidRPr="00F20C48">
        <w:rPr>
          <w:rFonts w:ascii="Times New Roman" w:hAnsi="Times New Roman" w:cs="Times New Roman"/>
          <w:sz w:val="24"/>
          <w:szCs w:val="24"/>
          <w:lang w:val="en-US"/>
        </w:rPr>
        <w:t xml:space="preserve">, evidence shows that some coral reefs </w:t>
      </w:r>
      <w:r w:rsidR="00710F88">
        <w:rPr>
          <w:rFonts w:ascii="Times New Roman" w:hAnsi="Times New Roman" w:cs="Times New Roman"/>
          <w:sz w:val="24"/>
          <w:szCs w:val="24"/>
          <w:lang w:val="en-US"/>
        </w:rPr>
        <w:t xml:space="preserve">can </w:t>
      </w:r>
      <w:r w:rsidR="00A37203" w:rsidRPr="00F20C48">
        <w:rPr>
          <w:rFonts w:ascii="Times New Roman" w:hAnsi="Times New Roman" w:cs="Times New Roman"/>
          <w:sz w:val="24"/>
          <w:szCs w:val="24"/>
          <w:lang w:val="en-US"/>
        </w:rPr>
        <w:t xml:space="preserve">survive under highly turbid conditions </w:t>
      </w:r>
      <w:r w:rsidR="00A37203" w:rsidRPr="00F20C48">
        <w:rPr>
          <w:rFonts w:ascii="Times New Roman" w:hAnsi="Times New Roman" w:cs="Times New Roman"/>
          <w:sz w:val="24"/>
          <w:szCs w:val="24"/>
          <w:lang w:val="en-US"/>
        </w:rPr>
        <w:fldChar w:fldCharType="begin"/>
      </w:r>
      <w:r w:rsidR="00A37203" w:rsidRPr="00F20C48">
        <w:rPr>
          <w:rFonts w:ascii="Times New Roman" w:hAnsi="Times New Roman" w:cs="Times New Roman"/>
          <w:sz w:val="24"/>
          <w:szCs w:val="24"/>
          <w:lang w:val="en-US"/>
        </w:rPr>
        <w:instrText xml:space="preserve"> ADDIN ZOTERO_ITEM CSL_CITATION {"citationID":"bjiUHwmE","properties":{"formattedCitation":"(Camp et al. 2018; Burt et al. 2020; Zweifler et al. 2021)","plainCitation":"(Camp et al. 2018; Burt et al. 2020; Zweifler et al. 2021)","noteIndex":0},"citationItems":[{"id":2816,"uris":["http://zotero.org/users/9344658/items/2FRRZNDB"],"itemData":{"id":2816,"type":"article-journal","abstract":"Global climate change and localised anthropogenic stressors are driving rapid declines in coral reef health. In vitro experiments have been fundamental in providing insight into how reef organisms will potentially respond to future climates. However, such experiments are inevitably limited in their ability to reproduce the complex interactions that govern reef systems. Studies examining coral communities that already persist under naturally-occurring extreme and marginal physicochemical conditions have therefore become increasingly popular to advance ecosystem scale predictions of future reef form and function, although no single site provides a perfect analogue to future reefs. Here we review the current state of knowledge that exists on the distribution of corals in marginal and extreme environments, and geographic sites at the latitudinal extremes of reef growth, as well as a variety of shallow reef systems and reef-neighbouring environments (including upwelling and CO2 vent sites). We also conduct a synthesis of the abiotic data that have been collected at these systems, to provide the first collective assessment on the range of extreme conditions under which corals currently persist. We use the review and data synthesis to increase our understanding of the biological and ecological mechanisms that facilitate survival and success under sub-optimal physicochemical conditions. This comprehensive assessment can begin to: (i) highlight the extent of extreme abiotic scenarios under which corals can persist, (ii) explore whether there are commonalities in coral taxa able to persist in such extremes, (iii) provide evidence for key mechanisms required to support survival and/or persistence under sub-optimal environmental conditions, and iv) evaluate the potential of current sub-optimal coral environments to act as potential refugia under changing environmental conditions. Such a collective approach is critical to better understand the future survival of corals in our changing environment. We finally outline priority areas for future research on extreme and marginal coral environments, and discuss the additional management options they may provide for corals through refuge or by providing genetic stocks of stress tolerant corals to support proactive management strategies.","container-title":"Frontiers in Marine Science","DOI":"10.3389/fmars.2018.00004","ISSN":"2296-7745","issue":"February","page":"4","title":"The future of coral reefs subject to rapid climate change: Lessons from natural extreme environments","volume":"5","author":[{"family":"Camp","given":"Emma F."},{"family":"Schoepf","given":"Verena"},{"family":"Mumby","given":"Peter J."},{"family":"Hardtke","given":"Leonardo A."},{"family":"Rodolfo-Metalpa","given":"Riccardo"},{"family":"Smith","given":"David J."},{"family":"Suggett","given":"David J."}],"issued":{"date-parts":[["2018"]]}}},{"id":8053,"uris":["http://zotero.org/users/9344658/items/DPLPBGNZ"],"itemData":{"id":8053,"type":"article-journal","container-title":"Coral Reefs","DOI":"10.1007/s00338-020-01966-y","ISSN":"0722-4028, 1432-0975","issue":"3","journalAbbreviation":"Coral Reefs","language":"en","page":"495-507","source":"DOI.org (Crossref)","title":"Insights from extreme coral reefs in a changing world","volume":"39","author":[{"family":"Burt","given":"J. A."},{"family":"Camp","given":"E. F."},{"family":"Enochs","given":"I. C."},{"family":"Johansen","given":"J. L."},{"family":"Morgan","given":"K. M."},{"family":"Riegl","given":"B."},{"family":"Hoey","given":"A. S."}],"issued":{"date-parts":[["2020",6]]}}},{"id":8032,"uris":["http://zotero.org/users/9344658/items/8Q5WT3Q6"],"itemData":{"id":8032,"type":"article-journal","abstract":"Increasing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A37203" w:rsidRPr="00F20C48">
        <w:rPr>
          <w:rFonts w:ascii="Times New Roman" w:hAnsi="Times New Roman" w:cs="Times New Roman"/>
          <w:sz w:val="24"/>
          <w:szCs w:val="24"/>
          <w:lang w:val="en-US"/>
        </w:rPr>
        <w:fldChar w:fldCharType="separate"/>
      </w:r>
      <w:r w:rsidR="00A37203" w:rsidRPr="00F20C48">
        <w:rPr>
          <w:rFonts w:ascii="Times New Roman" w:hAnsi="Times New Roman" w:cs="Times New Roman"/>
          <w:sz w:val="24"/>
          <w:lang w:val="en-US"/>
        </w:rPr>
        <w:t>(Camp et al. 2018; Burt et al. 2020; Zweifler et al. 2021)</w:t>
      </w:r>
      <w:r w:rsidR="00A37203" w:rsidRPr="00F20C48">
        <w:rPr>
          <w:rFonts w:ascii="Times New Roman" w:hAnsi="Times New Roman" w:cs="Times New Roman"/>
          <w:sz w:val="24"/>
          <w:szCs w:val="24"/>
          <w:lang w:val="en-US"/>
        </w:rPr>
        <w:fldChar w:fldCharType="end"/>
      </w:r>
      <w:r w:rsidR="00030DD2">
        <w:rPr>
          <w:rFonts w:ascii="Times New Roman" w:hAnsi="Times New Roman" w:cs="Times New Roman"/>
          <w:sz w:val="24"/>
          <w:szCs w:val="24"/>
          <w:lang w:val="en-US"/>
        </w:rPr>
        <w:t xml:space="preserve">, </w:t>
      </w:r>
      <w:r w:rsidR="00030DD2" w:rsidRPr="008E07F3">
        <w:rPr>
          <w:rFonts w:ascii="Times New Roman" w:hAnsi="Times New Roman" w:cs="Times New Roman"/>
          <w:sz w:val="24"/>
          <w:szCs w:val="24"/>
          <w:highlight w:val="yellow"/>
          <w:lang w:val="en-US"/>
        </w:rPr>
        <w:t>for example, by</w:t>
      </w:r>
      <w:r w:rsidR="00030DD2">
        <w:rPr>
          <w:rFonts w:ascii="Times New Roman" w:hAnsi="Times New Roman" w:cs="Times New Roman"/>
          <w:sz w:val="24"/>
          <w:szCs w:val="24"/>
          <w:lang w:val="en-US"/>
        </w:rPr>
        <w:t xml:space="preserve"> </w:t>
      </w:r>
      <w:r w:rsidR="00030DD2" w:rsidRPr="00F20C48">
        <w:rPr>
          <w:rFonts w:ascii="Times New Roman" w:hAnsi="Times New Roman" w:cs="Times New Roman"/>
          <w:sz w:val="24"/>
          <w:szCs w:val="24"/>
          <w:lang w:val="en-US"/>
        </w:rPr>
        <w:t>find</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refugia from thermal stress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{"citationID":"fqr92vZF","properties":{"formattedCitation":"(Sully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(Sully and van Woesik 2020)</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shift</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from autotrophy to heterotrophy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{"citationID":"QV1HEOZi","properties":{"formattedCitation":"(Anthony and Fabricius 2000; Travaglione et al. 2023)","plainCitation":"(Anthony and Fabricius 2000; Travaglione et al. 2023)","noteIndex":0},"citationItems":[{"id":1498,"uris":["http://zotero.org/users/9344658/items/JDJSIDAZ"],"itemData":{"id":1498,"type":"article-journal","abstract":"Suspended particulate matter (SPM) strongly alters the trophic environment of photosymbiotic aquatic organisms. At high particles loads, phototrophic energy gains can be diminished due to light absorption by suspended particles, and stress from particle abrasion or deposition on tissues. However, energy gains are enhanced if organisms are able to use SPM as a food source. For photosymbiotic benthic suspension feeders, increases in SPM concentrations may require both phototrophic and heterotrophic acclimation to sustain a positive energy balance. This study provides an experimental analysis of the effects of contrasting light and SPM regimes on the energy budget (scope for growth) of two zooxanthellate corals (Goniastrea retiformis and Porites cylindrica). Using a factorial design in a flow-through tank system, corals were exposed for 2 months to shaded and unshaded conditions (equivalent to 3-4 m depth at 4 and 16 mg dry weight SPM 1-1, respectively) and a range of controlled SPM loads with a natural organic content (~ 3% w/w). In G. retiformis, rates of particle ingestion were a linear function of SPM concentration within a broad range (1-30 mg dry weight 1-1). After 2 months of shading, photosynthetic acclimation was significant in G. retiformis, but did not compensate for the reduced light level, as daily respiration exceeded daily photosynthesis. However, in response to the prolonged shading, G. retiformis more than doubled its rate of particle feeding. At high SPM treatments (16 mg dw l-1), sediment feeding by this species compensated fully for the 35-47% lower phototrophy in the shaded treatment. Due to both photo- and heterotrophic plasticity, G. retiformis gained tissue and skeletal mass at all experimental levels of light and SPM. In contrast, rates of particle intake by P. cylindrica contributed &lt; 10% to the energy budget in shaded and &lt; 3% in unshaded conditions. Feeding rates of P. cylindrica were half-saturated at ~ 3 mg dry weight 1-1, and four- to eight-fold lower than those of G. retiformis. Skeletal growth was sustained, but tissue mass and lipid contents declined in shaded and high-SPM treatments, and carbon loss due to shading by SPM was not compensated for by particle feeding. Thus due to a lack of photo- and heterotropic plasticity, periods of high turbidity resulted in energy deficiency in P. cylindrica, and high turbidity conditions appeared physiologically unsustainable for this species. This study is the first to show heterotrophic plasticity in a symbolic coral, and to show that such plasticity can offset stress from high particle loads. It demonstrates that changes in the trophic mode of some coral species are a mechanisms for sustaining a positive energy balance in turbid environments, thereby broadening their physiological niche. (C) 2000 Elsivier Science B.V.","container-title":"Journal of Experimental Marine Biology and Ecology","DOI":"10.1016/S0022-0981(00)00237-9","ISSN":"00220981","issue":"2","journalAbbreviation":"J. Exp. Mar. Biol. Ecol.","note":"PMID: 10967335\nCitation Key: Anthony2000a\nISBN: 0022-0981","page":"221-253","title":"Shifting roles of heterotrophy and autotrophy in coral energetics under varying turbidity","volume":"252","author":[{"family":"Anthony","given":"Kenneth R. N."},{"family":"Fabricius","given":"Katharina E."}],"issued":{"date-parts":[["2000"]]}}},{"id":8048,"uris":["http://zotero.org/users/9344658/items/CJYG2VQS"],"itemData":{"id":8048,"type":"article-journal","container-title":"Coral Reefs","DOI":"10.1007/s00338-023-02407-2","ISSN":"0722-4028, 1432-0975","issue":"5","journalAbbreviation":"Coral Reefs","language":"en","page":"997-1010","source":"DOI.org (Crossref)","title":"Scleractinian corals rely on heterotrophy in highly turbid environments","volume":"42","author":[{"family":"Travaglione","given":"Natalie"},{"family":"Evans","given":"Richard"},{"family":"Moustaka","given":"Molly"},{"family":"Cuttler","given":"Michael"},{"family":"Thomson","given":"Damian P."},{"family":"Tweedley","given":"James"},{"family":"Wilson","given":"Shaun"}],"issued":{"date-parts":[["2023",10]]}}}],"schema":"https://github.com/citation-style-language/schema/raw/master/csl-citation.json"}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(Anthony and Fabricius 2000; Travaglione et al. 2023)</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reduc</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lipid content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{"citationID":"yCgM95fc","properties":{"formattedCitation":"(Jones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xml:space="preserve">, </w:t>
      </w:r>
      <w:proofErr w:type="spellStart"/>
      <w:r w:rsidR="00030DD2" w:rsidRPr="00F20C48">
        <w:rPr>
          <w:rFonts w:ascii="Times New Roman" w:hAnsi="Times New Roman" w:cs="Times New Roman"/>
          <w:sz w:val="24"/>
          <w:szCs w:val="24"/>
          <w:lang w:val="en-US"/>
        </w:rPr>
        <w:t>photoacclimat</w:t>
      </w:r>
      <w:r w:rsidR="00030DD2">
        <w:rPr>
          <w:rFonts w:ascii="Times New Roman" w:hAnsi="Times New Roman" w:cs="Times New Roman"/>
          <w:sz w:val="24"/>
          <w:szCs w:val="24"/>
          <w:lang w:val="en-US"/>
        </w:rPr>
        <w:t>ing</w:t>
      </w:r>
      <w:proofErr w:type="spellEnd"/>
      <w:r w:rsidR="00030DD2" w:rsidRPr="00F20C48">
        <w:rPr>
          <w:rFonts w:ascii="Times New Roman" w:hAnsi="Times New Roman" w:cs="Times New Roman"/>
          <w:sz w:val="24"/>
          <w:szCs w:val="24"/>
          <w:lang w:val="en-US"/>
        </w:rPr>
        <w:t xml:space="preserve"> to low light exposure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{"citationID":"JWDlS9Wa","properties":{"formattedCitation":"(Jones et al. 2020; L\\uc0\\u243{}pez-Londo\\uc0\\u241{}o et al. 2021)","plainCitation":"(Jones et al. 2020; López-Londoño et al. 2021)","noteIndex":0},"citationItems":[{"id":8034,"uris":["http://zotero.org/users/9344658/items/2P353C7E"],"itemData":{"id":8034,"type":"article-journal","abstract":"Abstract\n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 López-Londoño et al. 2021)</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and increas</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w:t>
      </w:r>
      <w:r w:rsidR="00030DD2">
        <w:rPr>
          <w:rFonts w:ascii="Times New Roman" w:hAnsi="Times New Roman" w:cs="Times New Roman"/>
          <w:sz w:val="24"/>
          <w:szCs w:val="24"/>
          <w:lang w:val="en-US"/>
        </w:rPr>
        <w:t xml:space="preserve">their </w:t>
      </w:r>
      <w:r w:rsidR="00030DD2" w:rsidRPr="00F20C48">
        <w:rPr>
          <w:rFonts w:ascii="Times New Roman" w:hAnsi="Times New Roman" w:cs="Times New Roman"/>
          <w:sz w:val="24"/>
          <w:szCs w:val="24"/>
          <w:lang w:val="en-US"/>
        </w:rPr>
        <w:t xml:space="preserve">number of pigments per cell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{"citationID":"EqHp7erq","properties":{"formattedCitation":"(Jones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w:t>
      </w:r>
      <w:r w:rsidR="00030DD2" w:rsidRPr="00F20C48">
        <w:rPr>
          <w:rFonts w:ascii="Times New Roman" w:hAnsi="Times New Roman" w:cs="Times New Roman"/>
          <w:sz w:val="24"/>
          <w:szCs w:val="24"/>
          <w:lang w:val="en-US"/>
        </w:rPr>
        <w:fldChar w:fldCharType="end"/>
      </w:r>
      <w:r w:rsidR="00030DD2">
        <w:rPr>
          <w:rFonts w:ascii="Times New Roman" w:hAnsi="Times New Roman" w:cs="Times New Roman"/>
          <w:sz w:val="24"/>
          <w:szCs w:val="24"/>
          <w:lang w:val="en-US"/>
        </w:rPr>
        <w:t xml:space="preserve">. </w:t>
      </w:r>
      <w:r w:rsidR="00377C58" w:rsidRPr="00377C58">
        <w:rPr>
          <w:rFonts w:ascii="Times New Roman" w:hAnsi="Times New Roman" w:cs="Times New Roman"/>
          <w:sz w:val="24"/>
          <w:szCs w:val="24"/>
          <w:lang w:val="en-US"/>
        </w:rPr>
        <w:t>As turbid coral communities have survived under marginal conditions and shown resilience to climate change impacts (</w:t>
      </w:r>
      <w:proofErr w:type="spellStart"/>
      <w:r w:rsidR="00377C58" w:rsidRPr="00377C58">
        <w:rPr>
          <w:rFonts w:ascii="Times New Roman" w:hAnsi="Times New Roman" w:cs="Times New Roman"/>
          <w:sz w:val="24"/>
          <w:szCs w:val="24"/>
          <w:lang w:val="en-US"/>
        </w:rPr>
        <w:t>Zweifler</w:t>
      </w:r>
      <w:proofErr w:type="spellEnd"/>
      <w:r w:rsidR="00377C58" w:rsidRPr="00377C58">
        <w:rPr>
          <w:rFonts w:ascii="Times New Roman" w:hAnsi="Times New Roman" w:cs="Times New Roman"/>
          <w:sz w:val="24"/>
          <w:szCs w:val="24"/>
          <w:lang w:val="en-US"/>
        </w:rPr>
        <w:t xml:space="preserve"> et al. 2021), their corals may preserve critical information to support coral reef conservation strategies.</w:t>
      </w:r>
      <w:r w:rsidR="00377C58">
        <w:rPr>
          <w:rFonts w:ascii="Times New Roman" w:hAnsi="Times New Roman" w:cs="Times New Roman"/>
          <w:sz w:val="24"/>
          <w:szCs w:val="24"/>
          <w:lang w:val="en-US"/>
        </w:rPr>
        <w:t xml:space="preserve"> </w:t>
      </w:r>
      <w:bookmarkStart w:id="3" w:name="_Hlk177755515"/>
      <w:r w:rsidR="00377C58">
        <w:rPr>
          <w:rFonts w:ascii="Times New Roman" w:hAnsi="Times New Roman" w:cs="Times New Roman"/>
          <w:sz w:val="24"/>
          <w:szCs w:val="24"/>
          <w:lang w:val="en-US"/>
        </w:rPr>
        <w:t>Thus, a better understanding of the responses of such corals to recent chang</w:t>
      </w:r>
      <w:r w:rsidR="0086677D">
        <w:rPr>
          <w:rFonts w:ascii="Times New Roman" w:hAnsi="Times New Roman" w:cs="Times New Roman"/>
          <w:sz w:val="24"/>
          <w:szCs w:val="24"/>
          <w:lang w:val="en-US"/>
        </w:rPr>
        <w:t>es in the</w:t>
      </w:r>
      <w:r w:rsidR="00377C58">
        <w:rPr>
          <w:rFonts w:ascii="Times New Roman" w:hAnsi="Times New Roman" w:cs="Times New Roman"/>
          <w:sz w:val="24"/>
          <w:szCs w:val="24"/>
          <w:lang w:val="en-US"/>
        </w:rPr>
        <w:t xml:space="preserve"> </w:t>
      </w:r>
      <w:r w:rsidR="0086677D">
        <w:rPr>
          <w:rFonts w:ascii="Times New Roman" w:hAnsi="Times New Roman" w:cs="Times New Roman"/>
          <w:sz w:val="24"/>
          <w:szCs w:val="24"/>
          <w:lang w:val="en-US"/>
        </w:rPr>
        <w:t xml:space="preserve">environment </w:t>
      </w:r>
      <w:r w:rsidR="00377C58" w:rsidRPr="006F76D7">
        <w:rPr>
          <w:rFonts w:ascii="Times New Roman" w:hAnsi="Times New Roman" w:cs="Times New Roman"/>
          <w:sz w:val="24"/>
          <w:szCs w:val="24"/>
          <w:lang w:val="en-US"/>
        </w:rPr>
        <w:t>and climat</w:t>
      </w:r>
      <w:r w:rsidR="0086677D">
        <w:rPr>
          <w:rFonts w:ascii="Times New Roman" w:hAnsi="Times New Roman" w:cs="Times New Roman"/>
          <w:sz w:val="24"/>
          <w:szCs w:val="24"/>
          <w:lang w:val="en-US"/>
        </w:rPr>
        <w:t>e</w:t>
      </w:r>
      <w:r w:rsidR="00377C58">
        <w:rPr>
          <w:rFonts w:ascii="Times New Roman" w:hAnsi="Times New Roman" w:cs="Times New Roman"/>
          <w:sz w:val="24"/>
          <w:szCs w:val="24"/>
          <w:lang w:val="en-US"/>
        </w:rPr>
        <w:t xml:space="preserve"> is pivotal to preserve the existence of these turbid reefs and manage the future resilience for other coral reef environments.</w:t>
      </w:r>
    </w:p>
    <w:p w14:paraId="01EC72C0" w14:textId="77777777" w:rsidR="0063326C" w:rsidRDefault="0063326C" w:rsidP="0063326C">
      <w:pPr>
        <w:spacing w:line="480" w:lineRule="auto"/>
        <w:ind w:firstLine="720"/>
        <w:jc w:val="both"/>
        <w:rPr>
          <w:rFonts w:ascii="Times New Roman" w:hAnsi="Times New Roman" w:cs="Times New Roman"/>
          <w:sz w:val="24"/>
          <w:szCs w:val="24"/>
          <w:lang w:val="en-US"/>
        </w:rPr>
      </w:pPr>
      <w:commentRangeStart w:id="4"/>
      <w:r w:rsidRPr="00F20C48">
        <w:rPr>
          <w:rFonts w:ascii="Times New Roman" w:hAnsi="Times New Roman" w:cs="Times New Roman"/>
          <w:sz w:val="24"/>
          <w:szCs w:val="24"/>
          <w:lang w:val="en-US"/>
        </w:rPr>
        <w:lastRenderedPageBreak/>
        <w:t xml:space="preserve">Evaluating the resistance and recovery of coral reefs over disturbances and local environmental conditions is critical for developing effective conservation strategies </w:t>
      </w:r>
      <w:r w:rsidRPr="00F20C48">
        <w:rPr>
          <w:rFonts w:ascii="Times New Roman" w:hAnsi="Times New Roman" w:cs="Times New Roman"/>
          <w:sz w:val="24"/>
          <w:szCs w:val="24"/>
          <w:lang w:val="en-US"/>
        </w:rPr>
        <w:fldChar w:fldCharType="begin" w:fldLock="1"/>
      </w:r>
      <w:r w:rsidRPr="00F20C48">
        <w:rPr>
          <w:rFonts w:ascii="Times New Roman" w:hAnsi="Times New Roman" w:cs="Times New Roman"/>
          <w:sz w:val="24"/>
          <w:szCs w:val="24"/>
          <w:lang w:val="en-US"/>
        </w:rPr>
        <w:instrText xml:space="preserve"> ADDIN ZOTERO_ITEM CSL_CITATION {"citationID":"SVjEfEi4","properties":{"formattedCitation":"(McClanahan et al. 2012)","plainCitation":"(McClanahan et al. 2012)","noteIndex":0},"citationItems":[{"id":2575,"uris":["http://www.mendeley.com/documents/?uuid=56cb7950-dae6-4902-86f8-29ee3928827d","http://zotero.org/users/9344658/items/NJJKJ5A2"],"itemData":{"id":2575,"type":"article-journal","abstract":"Managing coral reefs for resilience to climate change is a popular concept but has been difficult to implement because the empirical scientific evidence has either not been evaluated or is sometimes unsupportive of theory, which leads to uncertainty when considering methods and identifying priority reefs. We asked experts and reviewed the scientific literature for guidance on the multiple physical and biological factors that affect the ability of coral reefs to resist and recover from climate disturbance. Eleven key factors to inform decisions based on scaling scientific evidence and the achievability of quantifying the factors were identified. Factors important to resistance and recovery, which are important components of resilience, were not strongly related, and should be assessed independently. The abundance of resistant (heat-tolerant) coral species and past temperature variability were perceived to provide the greatest resistance to climate change, while coral recruitment rates, and macroalgae abundance were most influential in the recovery process. Based on the 11 key factors, we tested an evidence-based framework for climate change resilience in an Indonesian marine protected area. The results suggest our evidence-weighted framework improved upon existing un-weighted methods in terms of characterizing resilience and distinguishing priority sites. The evaluation supports the concept that, despite high ecological complexity, relatively few strong variables can be important in influencing ecosystem dynamics. This is the first rigorous assessment of factors promoting coral reef resilience based on their perceived importance, empirical evidence, and feasibility of measurement. There were few differences between scientists' perceptions of factor importance and the scientific evidence found in journal publications but more before and after impact studies will be required to fully test the validity of all the factors. The methods here will increase the feasibility and defensibility of including key resilience metrics in evaluations of coral reefs, as well as reduce costs. Adaptation, marine protected areas, priority setting, resistance, recovery.","container-title":"PLoS ONE","DOI":"10.1371/journal.pone.0042884","ISSN":"19326203","issue":"8","note":"PMID: 22952618\nISBN: 1932-6203","page":"e42884","title":"Prioritizing key resilience indicators to support coral reef management in a changing climate","volume":"7","author":[{"family":"McClanahan","given":"Tim R."},{"family":"Donner","given":"Simon D."},{"family":"Maynard","given":"Jeffrey A."},{"family":"MacNeil","given":"M. Aaron"},{"family":"Graham","given":"Nicholas A J"},{"family":"Maina","given":"Joseph"},{"family":"Baker","given":"Andrew C."},{"family":"Alemu I.","given":"Jahson B."},{"family":"Beger","given":"Maria"},{"family":"Campbell","given":"Stuart J."},{"family":"Darling","given":"Emily S."},{"family":"Eakin","given":"C. Mark"},{"family":"Heron","given":"Scott F."},{"family":"Jupiter","given":"Stacy D."},{"family":"Lundquist","given":"Carolyn J."},{"family":"McLeod","given":"Elizabeth"},{"family":"Mumby","given":"Peter J."},{"family":"Paddack","given":"Michelle J."},{"family":"Selig","given":"Elizabeth R."},{"family":"Woesik","given":"Robert","non-dropping-particle":"van"}],"issued":{"date-parts":[["2012"]]}}}],"schema":"https://github.com/citation-style-language/schema/raw/master/csl-citation.json"}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(McClanahan et al. 2012)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Massive corals respond to environmental changes by modulating their calcification rates and skeletal microstructure, recording these variations in their skeleton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{"citationID":"VASl8iWq","properties":{"formattedCitation":"(Barnes and Lough 1993; Carricart-Ganivet 2004; D\\uc0\\u225{}valos-Dehullu et al. 2008)","plainCitation":"(Barnes and Lough 1993; Carricart-Ganivet 2004; Dávalos-Dehullu et al. 2008)","noteIndex":0},"citationItems":[{"id":1525,"uris":["http://zotero.org/users/9344658/items/97K7ZJAT"],"itemData":{"id":1525,"type":"article-journal","abstract":"A mechanistic account of skeletal density band formation in massive colonies of Porites is developed by linking observations from vital staining of growing skeletons with measurements of density band characteristics, dissepiment spacing and the depth to which skeleton was occupied by tissue. Three growth processes contribute to density band formation. First, addition of new skeleton at the outer surface of the colony. Second, thickening of existing skeleton through the depth of the tissue layer (tissue usually occupies skeleton formed over the last 4-13 months). Third, the density pattern is then modified by periodic and abrupt uplift of the lower margin of the tissue layer which occurs about every 30 days. Uplift is associated with formation of new dissepiments and produces a fine density band at the lower margin of the tissue layer. Less regular, fine bands are formed within the tissue layer probably as a result of variations in calcification at the colonial surface. X-radiography of skeletal slices compresses and combines the results of these mechanisms making it difficult to distinguish the contribution of individual mechanisms to the overall X-ray image. The relative importance of the three mechanisms - extension, thickening and tissue uplift - to overall skeletal growth may differ between individual colonies. Variability in the way the mechanisms operate and combine may account for widely differing reports of coral density banding. ?? 1993.","container-title":"Journal of Experimental Marine Biology and Ecology","DOI":"10.1016/0022-0981(93)90186-R","ISSN":"00220981","issue":"1","journalAbbreviation":"J. Exp. Mar. Biol. Ecol.","note":"PMID: 481\nCitation Key: Barnes1993\nISBN: 0022-0981","page":"91-108","title":"On the nature and causes of density banding in massive coral skeletons","volume":"167","author":[{"family":"Barnes","given":"D. J."},{"family":"Lough","given":"J. M."}],"issued":{"date-parts":[["1993"]]}}},{"id":4354,"uris":["http://zotero.org/users/9344658/items/F2E7SCBY"],"itemData":{"id":4354,"type":"article-journal","abstract":"Relationships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reserved.","container-title":"Journal of Experimental Marine Biology and Ecology","DOI":"10.1016/j.jembe.2003.10.015","ISSN":"00220981","issue":"2","journalAbbreviation":"J. Exp. Mar. Biol. Ecol.","note":"PMID: 2120\nCitation Key: Carricart-Ganivet2004\nISBN: 0022-0981","page":"249-260","title":"Sea surface temperature and the growth of the West Atlantic reef-building coral &lt;i&gt;Montastraea annularis&lt;/i&gt;","volume":"302","author":[{"family":"Carricart-Ganivet","given":"Juan P."}],"issued":{"date-parts":[["2004"]]}}},{"id":101,"uris":["http://zotero.org/users/9344658/items/KULH62LP"],"itemData":{"id":101,"type":"article-journal","abstract":"To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Pr="006F76D7">
        <w:rPr>
          <w:rFonts w:ascii="Times New Roman" w:hAnsi="Times New Roman" w:cs="Times New Roman"/>
          <w:sz w:val="24"/>
          <w:lang w:val="en-US"/>
        </w:rPr>
        <w:t>(Barnes and Lough 1993; Carricart-Ganivet 2004; Dávalos-Dehullu et al. 2008)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In corals of the genus </w:t>
      </w:r>
      <w:proofErr w:type="spellStart"/>
      <w:r w:rsidRPr="00F20C48">
        <w:rPr>
          <w:rFonts w:ascii="Times New Roman" w:hAnsi="Times New Roman" w:cs="Times New Roman"/>
          <w:i/>
          <w:iCs/>
          <w:sz w:val="24"/>
          <w:szCs w:val="24"/>
          <w:lang w:val="en-US"/>
        </w:rPr>
        <w:t>Orbicella</w:t>
      </w:r>
      <w:proofErr w:type="spellEnd"/>
      <w:r w:rsidRPr="00F20C48">
        <w:rPr>
          <w:rFonts w:ascii="Times New Roman" w:hAnsi="Times New Roman" w:cs="Times New Roman"/>
          <w:sz w:val="24"/>
          <w:szCs w:val="24"/>
          <w:lang w:val="en-US"/>
        </w:rPr>
        <w:t xml:space="preserve">, seasonal temperature variations are recorded as changes in skeletal density bands, with low-density bands corresponding to cooler seasons and high-density bands indicating warmer seasons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{"citationID":"ZWAQo2GW","properties":{"formattedCitation":"(Hudson et al. 1976; Carricart-Ganivet 2011)","plainCitation":"(Hudson et al. 1976; Carricart-Ganivet 2011)","noteIndex":0},"citationItems":[{"id":81,"uris":["http://zotero.org/users/9344658/items/P6W2N6S2"],"itemData":{"id":81,"type":"article-journal","abstract":"X-radiographs of stony coral slabs reveal two types of annual density bands. Detailed studies of these bands in relation to known variations in air temperatures indicate that sclerochronology is a valid tool for documenting time sequences and changing environmental conditions on a coral reef.","container-title":"Geology","DOI":"10.1130/0091-7613(1976)4&lt;361:SATFIP&gt;2.0.CO;2","ISSN":"00917613","issue":"6","note":"PMID: 241","page":"361-364","title":"Sclerochronology: A tool for interpreting past environments","volume":"4","author":[{"family":"Hudson","given":"J. Harold"},{"family":"Shinn","given":"Eugene A."},{"family":"Halley","given":"Robert B."},{"family":"Lidz","given":"Barbara"}],"issued":{"date-parts":[["1976"]]}}},{"id":262,"uris":["http://zotero.org/users/9344658/items/EBZDVKZ3"],"itemData":{"id":262,"type":"article-journal","abstract":"Coral skeletal extension rate has been widely used to assess coral growth characteristics across environmental gradients and as an environmental proxy. Herein, the potential sources of errors when measuring skeletal extension rates are identified and discussed, and it is demonstrated that measurements of this growth parameter do not necessarily reflect an annual time scale and can result in substantial miscalculations. Instead, it is dissepiment spacing and number that best reflect the time scale. On the other hand, calcification rate is the growth parameter that appears to better reflect the environmental controls that regulate physiological processes in symbiotic corals. Nonetheless, any error associated with measuring extension rate would result in under- and overestimation of calcification rate values, which could lead to huge errors if this growth parameter is used as an environmental proxy. The aim is to promote further discussion, avoid future misuse of extension rate as an environmental proxy, and encourage future research about how to accurately measure extension rate and the use of calcification rate as an environmental proxy. ?? 2011 Elsevier B.V.","container-title":"Journal of Experimental Marine Biology and Ecology","DOI":"10.1016/j.jembe.2011.05.020","ISSN":"00220981","issue":"1-2","journalAbbreviation":"J. Exp. Mar. Biol. Ecol.","note":"publisher: Elsevier B.V.\nCitation Key: Carricart-Ganivet2011\nISBN: 0022-0981","page":"73-79","title":"Coral skeletal extension rate: An environmental signal or a subject to inaccuracies?","volume":"405","author":[{"family":"Carricart-Ganivet","given":"Juan P."}],"issued":{"date-parts":[["2011"]]}}}],"schema":"https://github.com/citation-style-language/schema/raw/master/csl-citation.json"}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(Hudson et al. 1976; Carricart-Ganivet 2011)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Each pair of bands represent one year of coral growth. Changes in skeletal luminescence also serve as a proxy for humic acid and sediment concentrations in the water </w:t>
      </w:r>
      <w:r w:rsidRPr="00F20C48">
        <w:rPr>
          <w:rFonts w:ascii="Times New Roman" w:hAnsi="Times New Roman" w:cs="Times New Roman"/>
          <w:sz w:val="24"/>
          <w:szCs w:val="24"/>
          <w:lang w:val="en-US"/>
        </w:rPr>
        <w:fldChar w:fldCharType="begin" w:fldLock="1"/>
      </w:r>
      <w:r w:rsidRPr="00F20C48">
        <w:rPr>
          <w:rFonts w:ascii="Times New Roman" w:hAnsi="Times New Roman" w:cs="Times New Roman"/>
          <w:sz w:val="24"/>
          <w:szCs w:val="24"/>
          <w:lang w:val="en-US"/>
        </w:rPr>
        <w:instrText xml:space="preserve"> ADDIN ZOTERO_ITEM CSL_CITATION {"citationID":"N9QkQoJp","properties":{"formattedCitation":"(Grove et al. 2010; Tanzil et al. 2016)","plainCitation":"(Grove et al. 2010; Tanzil et al. 2016)","noteIndex":0},"citationItems":[{"id":1091,"uris":["http://www.mendeley.com/documents/?uuid=7b478a30-56e3-46cd-863d-abbf14f7cfef","http://zotero.org/users/9344658/items/4BTE4M3D"],"itemData":{"id":1091,"type":"article-journal","abstract":"Abstract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runoff.","container-title":"Coral Reefs","DOI":"10.1007/s00338-010-0629-y","ISSN":"07224028","issue":"3","note":"Citation Key: Grove2010a\nISBN: 0722-4028","page":"579-591","title":"River runoff reconstructions from novel spectral luminescence scanning of massive coral skeletons","volume":"29","author":[{"family":"Grove","given":"C. A."},{"family":"Nagtegaal","given":"R."},{"family":"Zinke","given":"J."},{"family":"Scheufen","given":"T."},{"family":"Koster","given":"B."},{"family":"Kasper","given":"S."},{"family":"McCulloch","given":"M. T."},{"family":"Bergh","given":"G.","non-dropping-particle":"van den"},{"family":"Brummer","given":"G. Jan A"}],"issued":{"date-parts":[["2010"]]}}},{"id":2298,"uris":["http://www.mendeley.com/documents/?uuid=54414a9d-fcc6-4ea2-a1e6-1bef789c8473","http://zotero.org/users/9344658/items/B4T9GA9Q"],"itemData":{"id":2298,"type":"article-journal","container-title":"Limnology and Oceanography","DOI":"10.1002/lno.10350","ISSN":"00243590","issue":"6","journalAbbreviation":"Limnol. Oceanogr.","note":"Citation Key: Tanzil2016","page":"2003-2025","title":"Luminescence and density banding patterns in massive &lt;i&gt;Porites&lt;/i&gt; corals around the Thai-Malay Peninsula, Southeast Asia","volume":"61","author":[{"family":"Tanzil","given":"J.T.I."},{"family":"Lee","given":"J.N."},{"family":"Brown","given":"B.E."},{"family":"Quax","given":"Rick"},{"family":"Kaandorp","given":"J.A."},{"family":"Lough","given":"J.M."},{"family":"Todd","given":"P.A."}],"issued":{"date-parts":[["2016"]]}}}],"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(Grove et al. 2010; Tanzil et al. 2016)</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The ability of coral skeletons to record environmental responses provides an opportunity to track coral growth and reconstruct potential past </w:t>
      </w:r>
      <w:commentRangeStart w:id="5"/>
      <w:r w:rsidRPr="00F20C48">
        <w:rPr>
          <w:rFonts w:ascii="Times New Roman" w:hAnsi="Times New Roman" w:cs="Times New Roman"/>
          <w:sz w:val="24"/>
          <w:szCs w:val="24"/>
          <w:lang w:val="en-US"/>
        </w:rPr>
        <w:t>disturbances</w:t>
      </w:r>
      <w:commentRangeEnd w:id="5"/>
      <w:r>
        <w:rPr>
          <w:rStyle w:val="Refdecomentario"/>
        </w:rPr>
        <w:commentReference w:id="5"/>
      </w:r>
      <w:r w:rsidRPr="00F20C48">
        <w:rPr>
          <w:rFonts w:ascii="Times New Roman" w:hAnsi="Times New Roman" w:cs="Times New Roman"/>
          <w:sz w:val="24"/>
          <w:szCs w:val="24"/>
          <w:lang w:val="en-US"/>
        </w:rPr>
        <w:t xml:space="preserve">. </w:t>
      </w:r>
      <w:commentRangeEnd w:id="4"/>
      <w:r>
        <w:rPr>
          <w:rStyle w:val="Refdecomentario"/>
        </w:rPr>
        <w:commentReference w:id="4"/>
      </w:r>
    </w:p>
    <w:p w14:paraId="7E3D7382" w14:textId="77777777" w:rsidR="0063326C" w:rsidRDefault="0063326C" w:rsidP="00377C58">
      <w:pPr>
        <w:spacing w:line="480" w:lineRule="auto"/>
        <w:ind w:firstLine="720"/>
        <w:jc w:val="both"/>
        <w:rPr>
          <w:rFonts w:ascii="Times New Roman" w:hAnsi="Times New Roman" w:cs="Times New Roman"/>
          <w:sz w:val="24"/>
          <w:szCs w:val="24"/>
          <w:lang w:val="en-US"/>
        </w:rPr>
      </w:pPr>
    </w:p>
    <w:p w14:paraId="4A7522D1" w14:textId="143D79E0" w:rsidR="00030DD2" w:rsidDel="00377C58" w:rsidRDefault="00B97692" w:rsidP="00AD71AA">
      <w:pPr>
        <w:spacing w:line="480" w:lineRule="auto"/>
        <w:ind w:firstLine="720"/>
        <w:jc w:val="both"/>
        <w:rPr>
          <w:ins w:id="6" w:author="Alberto" w:date="2024-09-20T15:15:00Z"/>
          <w:del w:id="7" w:author="RODRIGUEZ RAMIREZ, Alberto (erodr11)" w:date="2024-09-20T20:18:00Z"/>
          <w:rFonts w:ascii="Times New Roman" w:hAnsi="Times New Roman" w:cs="Times New Roman"/>
          <w:sz w:val="24"/>
          <w:szCs w:val="24"/>
          <w:lang w:val="en-US"/>
        </w:rPr>
      </w:pPr>
      <w:commentRangeStart w:id="8"/>
      <w:ins w:id="9" w:author="Alberto" w:date="2024-09-20T14:25:00Z">
        <w:del w:id="10" w:author="RODRIGUEZ RAMIREZ, Alberto (erodr11)" w:date="2024-09-20T20:18:00Z">
          <w:r w:rsidDel="00377C58">
            <w:rPr>
              <w:rFonts w:ascii="Times New Roman" w:hAnsi="Times New Roman" w:cs="Times New Roman"/>
              <w:sz w:val="24"/>
              <w:szCs w:val="24"/>
              <w:lang w:val="en-US"/>
            </w:rPr>
            <w:delText xml:space="preserve">, </w:delText>
          </w:r>
        </w:del>
      </w:ins>
      <w:ins w:id="11" w:author="Alberto" w:date="2024-09-20T14:44:00Z">
        <w:del w:id="12" w:author="RODRIGUEZ RAMIREZ, Alberto (erodr11)" w:date="2024-09-20T20:18:00Z">
          <w:r w:rsidR="00CE402D" w:rsidDel="00377C58">
            <w:rPr>
              <w:rFonts w:ascii="Times New Roman" w:hAnsi="Times New Roman" w:cs="Times New Roman"/>
              <w:sz w:val="24"/>
              <w:szCs w:val="24"/>
              <w:lang w:val="en-US"/>
            </w:rPr>
            <w:delText>understanding the</w:delText>
          </w:r>
        </w:del>
      </w:ins>
      <w:ins w:id="13" w:author="Alberto" w:date="2024-09-20T14:25:00Z">
        <w:del w:id="14" w:author="RODRIGUEZ RAMIREZ, Alberto (erodr11)" w:date="2024-09-20T20:18:00Z">
          <w:r w:rsidDel="00377C58">
            <w:rPr>
              <w:rFonts w:ascii="Times New Roman" w:hAnsi="Times New Roman" w:cs="Times New Roman"/>
              <w:sz w:val="24"/>
              <w:szCs w:val="24"/>
              <w:lang w:val="en-US"/>
            </w:rPr>
            <w:delText xml:space="preserve"> </w:delText>
          </w:r>
        </w:del>
      </w:ins>
      <w:ins w:id="15" w:author="Alberto" w:date="2024-09-20T14:40:00Z">
        <w:del w:id="16" w:author="RODRIGUEZ RAMIREZ, Alberto (erodr11)" w:date="2024-09-20T20:18:00Z">
          <w:r w:rsidR="00CE402D" w:rsidDel="00377C58">
            <w:rPr>
              <w:rFonts w:ascii="Times New Roman" w:hAnsi="Times New Roman" w:cs="Times New Roman"/>
              <w:sz w:val="24"/>
              <w:szCs w:val="24"/>
              <w:lang w:val="en-US"/>
            </w:rPr>
            <w:delText>r</w:delText>
          </w:r>
        </w:del>
      </w:ins>
      <w:ins w:id="17" w:author="Alberto" w:date="2024-09-20T14:41:00Z">
        <w:del w:id="18" w:author="RODRIGUEZ RAMIREZ, Alberto (erodr11)" w:date="2024-09-20T20:18:00Z">
          <w:r w:rsidR="00CE402D" w:rsidDel="00377C58">
            <w:rPr>
              <w:rFonts w:ascii="Times New Roman" w:hAnsi="Times New Roman" w:cs="Times New Roman"/>
              <w:sz w:val="24"/>
              <w:szCs w:val="24"/>
              <w:lang w:val="en-US"/>
            </w:rPr>
            <w:delText>esponses</w:delText>
          </w:r>
        </w:del>
      </w:ins>
      <w:ins w:id="19" w:author="Alberto" w:date="2024-09-20T15:04:00Z">
        <w:del w:id="20" w:author="RODRIGUEZ RAMIREZ, Alberto (erodr11)" w:date="2024-09-20T20:18:00Z">
          <w:r w:rsidR="00D82DEE" w:rsidDel="00377C58">
            <w:rPr>
              <w:rFonts w:ascii="Times New Roman" w:hAnsi="Times New Roman" w:cs="Times New Roman"/>
              <w:sz w:val="24"/>
              <w:szCs w:val="24"/>
              <w:lang w:val="en-US"/>
            </w:rPr>
            <w:delText xml:space="preserve"> </w:delText>
          </w:r>
        </w:del>
      </w:ins>
      <w:ins w:id="21" w:author="Alberto" w:date="2024-09-20T14:43:00Z">
        <w:del w:id="22" w:author="RODRIGUEZ RAMIREZ, Alberto (erodr11)" w:date="2024-09-20T20:18:00Z">
          <w:r w:rsidR="00CE402D" w:rsidDel="00377C58">
            <w:rPr>
              <w:rFonts w:ascii="Times New Roman" w:hAnsi="Times New Roman" w:cs="Times New Roman"/>
              <w:sz w:val="24"/>
              <w:szCs w:val="24"/>
              <w:lang w:val="en-US"/>
            </w:rPr>
            <w:delText xml:space="preserve">of such </w:delText>
          </w:r>
        </w:del>
        <w:del w:id="23" w:author="RODRIGUEZ RAMIREZ, Alberto (erodr11)" w:date="2024-09-20T20:10:00Z">
          <w:r w:rsidR="00CE402D" w:rsidDel="00377C58">
            <w:rPr>
              <w:rFonts w:ascii="Times New Roman" w:hAnsi="Times New Roman" w:cs="Times New Roman"/>
              <w:sz w:val="24"/>
              <w:szCs w:val="24"/>
              <w:lang w:val="en-US"/>
            </w:rPr>
            <w:delText>reefs</w:delText>
          </w:r>
        </w:del>
      </w:ins>
      <w:ins w:id="24" w:author="Alberto" w:date="2024-09-20T14:47:00Z">
        <w:del w:id="25" w:author="RODRIGUEZ RAMIREZ, Alberto (erodr11)" w:date="2024-09-20T20:18:00Z">
          <w:r w:rsidR="00CE402D" w:rsidDel="00377C58">
            <w:rPr>
              <w:rFonts w:ascii="Times New Roman" w:hAnsi="Times New Roman" w:cs="Times New Roman"/>
              <w:sz w:val="24"/>
              <w:szCs w:val="24"/>
              <w:lang w:val="en-US"/>
            </w:rPr>
            <w:delText xml:space="preserve"> </w:delText>
          </w:r>
        </w:del>
      </w:ins>
      <w:ins w:id="26" w:author="Alberto" w:date="2024-09-20T14:58:00Z">
        <w:del w:id="27" w:author="RODRIGUEZ RAMIREZ, Alberto (erodr11)" w:date="2024-09-20T20:18:00Z">
          <w:r w:rsidR="00A9528A" w:rsidDel="00377C58">
            <w:rPr>
              <w:rFonts w:ascii="Times New Roman" w:hAnsi="Times New Roman" w:cs="Times New Roman"/>
              <w:sz w:val="24"/>
              <w:szCs w:val="24"/>
              <w:lang w:val="en-US"/>
            </w:rPr>
            <w:delText xml:space="preserve">under </w:delText>
          </w:r>
        </w:del>
      </w:ins>
      <w:ins w:id="28" w:author="Alberto" w:date="2024-09-20T15:00:00Z">
        <w:del w:id="29" w:author="RODRIGUEZ RAMIREZ, Alberto (erodr11)" w:date="2024-09-20T20:18:00Z">
          <w:r w:rsidR="00D82DEE" w:rsidDel="00377C58">
            <w:rPr>
              <w:rFonts w:ascii="Times New Roman" w:hAnsi="Times New Roman" w:cs="Times New Roman"/>
              <w:sz w:val="24"/>
              <w:szCs w:val="24"/>
              <w:lang w:val="en-US"/>
            </w:rPr>
            <w:delText xml:space="preserve">the recent </w:delText>
          </w:r>
        </w:del>
      </w:ins>
      <w:ins w:id="30" w:author="Alberto" w:date="2024-09-20T14:50:00Z">
        <w:del w:id="31" w:author="RODRIGUEZ RAMIREZ, Alberto (erodr11)" w:date="2024-09-20T20:18:00Z">
          <w:r w:rsidR="00A9528A" w:rsidDel="00377C58">
            <w:rPr>
              <w:rFonts w:ascii="Times New Roman" w:hAnsi="Times New Roman" w:cs="Times New Roman"/>
              <w:sz w:val="24"/>
              <w:szCs w:val="24"/>
              <w:lang w:val="en-US"/>
            </w:rPr>
            <w:delText>changing</w:delText>
          </w:r>
        </w:del>
      </w:ins>
      <w:ins w:id="32" w:author="Alberto" w:date="2024-09-20T14:59:00Z">
        <w:del w:id="33" w:author="RODRIGUEZ RAMIREZ, Alberto (erodr11)" w:date="2024-09-20T20:18:00Z">
          <w:r w:rsidR="00A9528A" w:rsidDel="00377C58">
            <w:rPr>
              <w:rFonts w:ascii="Times New Roman" w:hAnsi="Times New Roman" w:cs="Times New Roman"/>
              <w:sz w:val="24"/>
              <w:szCs w:val="24"/>
              <w:lang w:val="en-US"/>
            </w:rPr>
            <w:delText xml:space="preserve"> </w:delText>
          </w:r>
        </w:del>
      </w:ins>
      <w:ins w:id="34" w:author="Alberto" w:date="2024-09-20T14:56:00Z">
        <w:del w:id="35" w:author="RODRIGUEZ RAMIREZ, Alberto (erodr11)" w:date="2024-09-20T20:18:00Z">
          <w:r w:rsidR="00A9528A" w:rsidRPr="00A9528A" w:rsidDel="00377C58">
            <w:rPr>
              <w:rFonts w:ascii="Times New Roman" w:hAnsi="Times New Roman" w:cs="Times New Roman"/>
              <w:sz w:val="24"/>
              <w:szCs w:val="24"/>
              <w:lang w:val="en-US"/>
              <w:rPrChange w:id="36" w:author="Alberto" w:date="2024-09-20T14:58:00Z">
                <w:rPr>
                  <w:rFonts w:ascii="Helvetica" w:hAnsi="Helvetica" w:cs="Helvetica"/>
                  <w:color w:val="282828"/>
                  <w:shd w:val="clear" w:color="auto" w:fill="F7F7F7"/>
                </w:rPr>
              </w:rPrChange>
            </w:rPr>
            <w:delText>ocean and</w:delText>
          </w:r>
        </w:del>
      </w:ins>
      <w:ins w:id="37" w:author="Alberto" w:date="2024-09-20T14:54:00Z">
        <w:del w:id="38" w:author="RODRIGUEZ RAMIREZ, Alberto (erodr11)" w:date="2024-09-20T20:18:00Z">
          <w:r w:rsidR="00A9528A" w:rsidRPr="00A9528A" w:rsidDel="00377C58">
            <w:rPr>
              <w:rFonts w:ascii="Times New Roman" w:hAnsi="Times New Roman" w:cs="Times New Roman"/>
              <w:sz w:val="24"/>
              <w:szCs w:val="24"/>
              <w:lang w:val="en-US"/>
              <w:rPrChange w:id="39" w:author="Alberto" w:date="2024-09-20T14:58:00Z">
                <w:rPr>
                  <w:rFonts w:ascii="Helvetica" w:hAnsi="Helvetica" w:cs="Helvetica"/>
                  <w:color w:val="282828"/>
                  <w:shd w:val="clear" w:color="auto" w:fill="F7F7F7"/>
                </w:rPr>
              </w:rPrChange>
            </w:rPr>
            <w:delText xml:space="preserve"> climatic conditions</w:delText>
          </w:r>
        </w:del>
      </w:ins>
      <w:ins w:id="40" w:author="Alberto" w:date="2024-09-20T14:59:00Z">
        <w:del w:id="41" w:author="RODRIGUEZ RAMIREZ, Alberto (erodr11)" w:date="2024-09-20T20:18:00Z">
          <w:r w:rsidR="00A9528A" w:rsidDel="00377C58">
            <w:rPr>
              <w:rFonts w:ascii="Times New Roman" w:hAnsi="Times New Roman" w:cs="Times New Roman"/>
              <w:sz w:val="24"/>
              <w:szCs w:val="24"/>
              <w:lang w:val="en-US"/>
            </w:rPr>
            <w:delText xml:space="preserve"> is </w:delText>
          </w:r>
        </w:del>
      </w:ins>
      <w:ins w:id="42" w:author="Alberto" w:date="2024-09-20T15:00:00Z">
        <w:del w:id="43" w:author="RODRIGUEZ RAMIREZ, Alberto (erodr11)" w:date="2024-09-20T19:28:00Z">
          <w:r w:rsidR="00A9528A" w:rsidDel="00DB2D06">
            <w:rPr>
              <w:rFonts w:ascii="Times New Roman" w:hAnsi="Times New Roman" w:cs="Times New Roman"/>
              <w:sz w:val="24"/>
              <w:szCs w:val="24"/>
              <w:lang w:val="en-US"/>
            </w:rPr>
            <w:delText>pivotal</w:delText>
          </w:r>
        </w:del>
        <w:del w:id="44" w:author="RODRIGUEZ RAMIREZ, Alberto (erodr11)" w:date="2024-09-20T20:18:00Z">
          <w:r w:rsidR="00A9528A" w:rsidDel="00377C58">
            <w:rPr>
              <w:rFonts w:ascii="Times New Roman" w:hAnsi="Times New Roman" w:cs="Times New Roman"/>
              <w:sz w:val="24"/>
              <w:szCs w:val="24"/>
              <w:lang w:val="en-US"/>
            </w:rPr>
            <w:delText xml:space="preserve"> to </w:delText>
          </w:r>
          <w:r w:rsidR="00D82DEE" w:rsidDel="00377C58">
            <w:rPr>
              <w:rFonts w:ascii="Times New Roman" w:hAnsi="Times New Roman" w:cs="Times New Roman"/>
              <w:sz w:val="24"/>
              <w:szCs w:val="24"/>
              <w:lang w:val="en-US"/>
            </w:rPr>
            <w:delText xml:space="preserve">manage </w:delText>
          </w:r>
        </w:del>
      </w:ins>
      <w:ins w:id="45" w:author="Alberto" w:date="2024-09-20T15:01:00Z">
        <w:del w:id="46" w:author="RODRIGUEZ RAMIREZ, Alberto (erodr11)" w:date="2024-09-20T20:18:00Z">
          <w:r w:rsidR="00D82DEE" w:rsidDel="00377C58">
            <w:rPr>
              <w:rFonts w:ascii="Times New Roman" w:hAnsi="Times New Roman" w:cs="Times New Roman"/>
              <w:sz w:val="24"/>
              <w:szCs w:val="24"/>
              <w:lang w:val="en-US"/>
            </w:rPr>
            <w:delText xml:space="preserve">the </w:delText>
          </w:r>
        </w:del>
      </w:ins>
      <w:ins w:id="47" w:author="Alberto" w:date="2024-09-20T15:00:00Z">
        <w:del w:id="48" w:author="RODRIGUEZ RAMIREZ, Alberto (erodr11)" w:date="2024-09-20T20:18:00Z">
          <w:r w:rsidR="00D82DEE" w:rsidDel="00377C58">
            <w:rPr>
              <w:rFonts w:ascii="Times New Roman" w:hAnsi="Times New Roman" w:cs="Times New Roman"/>
              <w:sz w:val="24"/>
              <w:szCs w:val="24"/>
              <w:lang w:val="en-US"/>
            </w:rPr>
            <w:delText>future resilience</w:delText>
          </w:r>
        </w:del>
      </w:ins>
      <w:ins w:id="49" w:author="Alberto" w:date="2024-09-20T15:04:00Z">
        <w:del w:id="50" w:author="RODRIGUEZ RAMIREZ, Alberto (erodr11)" w:date="2024-09-20T20:18:00Z">
          <w:r w:rsidR="00D82DEE" w:rsidDel="00377C58">
            <w:rPr>
              <w:rFonts w:ascii="Times New Roman" w:hAnsi="Times New Roman" w:cs="Times New Roman"/>
              <w:sz w:val="24"/>
              <w:szCs w:val="24"/>
              <w:lang w:val="en-US"/>
            </w:rPr>
            <w:delText xml:space="preserve"> </w:delText>
          </w:r>
        </w:del>
      </w:ins>
      <w:ins w:id="51" w:author="Alberto" w:date="2024-09-20T15:05:00Z">
        <w:del w:id="52" w:author="RODRIGUEZ RAMIREZ, Alberto (erodr11)" w:date="2024-09-20T20:18:00Z">
          <w:r w:rsidR="00D82DEE" w:rsidDel="00377C58">
            <w:rPr>
              <w:rFonts w:ascii="Times New Roman" w:hAnsi="Times New Roman" w:cs="Times New Roman"/>
              <w:sz w:val="24"/>
              <w:szCs w:val="24"/>
              <w:lang w:val="en-US"/>
            </w:rPr>
            <w:delText xml:space="preserve">and </w:delText>
          </w:r>
        </w:del>
      </w:ins>
      <w:ins w:id="53" w:author="Alberto" w:date="2024-09-20T15:10:00Z">
        <w:del w:id="54" w:author="RODRIGUEZ RAMIREZ, Alberto (erodr11)" w:date="2024-09-20T20:18:00Z">
          <w:r w:rsidR="00D82DEE" w:rsidDel="00377C58">
            <w:rPr>
              <w:rFonts w:ascii="Times New Roman" w:hAnsi="Times New Roman" w:cs="Times New Roman"/>
              <w:sz w:val="24"/>
              <w:szCs w:val="24"/>
              <w:lang w:val="en-US"/>
            </w:rPr>
            <w:delText>existence</w:delText>
          </w:r>
        </w:del>
      </w:ins>
      <w:ins w:id="55" w:author="Alberto" w:date="2024-09-20T15:05:00Z">
        <w:del w:id="56" w:author="RODRIGUEZ RAMIREZ, Alberto (erodr11)" w:date="2024-09-20T20:18:00Z">
          <w:r w:rsidR="00D82DEE" w:rsidDel="00377C58">
            <w:rPr>
              <w:rFonts w:ascii="Times New Roman" w:hAnsi="Times New Roman" w:cs="Times New Roman"/>
              <w:sz w:val="24"/>
              <w:szCs w:val="24"/>
              <w:lang w:val="en-US"/>
            </w:rPr>
            <w:delText xml:space="preserve"> </w:delText>
          </w:r>
        </w:del>
      </w:ins>
      <w:ins w:id="57" w:author="Alberto" w:date="2024-09-20T15:04:00Z">
        <w:del w:id="58" w:author="RODRIGUEZ RAMIREZ, Alberto (erodr11)" w:date="2024-09-20T20:18:00Z">
          <w:r w:rsidR="00D82DEE" w:rsidDel="00377C58">
            <w:rPr>
              <w:rFonts w:ascii="Times New Roman" w:hAnsi="Times New Roman" w:cs="Times New Roman"/>
              <w:sz w:val="24"/>
              <w:szCs w:val="24"/>
              <w:lang w:val="en-US"/>
            </w:rPr>
            <w:delText>of</w:delText>
          </w:r>
        </w:del>
      </w:ins>
      <w:ins w:id="59" w:author="Alberto" w:date="2024-09-20T15:05:00Z">
        <w:del w:id="60" w:author="RODRIGUEZ RAMIREZ, Alberto (erodr11)" w:date="2024-09-20T20:18:00Z">
          <w:r w:rsidR="00D82DEE" w:rsidDel="00377C58">
            <w:rPr>
              <w:rFonts w:ascii="Times New Roman" w:hAnsi="Times New Roman" w:cs="Times New Roman"/>
              <w:sz w:val="24"/>
              <w:szCs w:val="24"/>
              <w:lang w:val="en-US"/>
            </w:rPr>
            <w:delText xml:space="preserve"> these</w:delText>
          </w:r>
        </w:del>
      </w:ins>
      <w:ins w:id="61" w:author="Alberto" w:date="2024-09-20T15:04:00Z">
        <w:del w:id="62" w:author="RODRIGUEZ RAMIREZ, Alberto (erodr11)" w:date="2024-09-20T20:18:00Z">
          <w:r w:rsidR="00D82DEE" w:rsidDel="00377C58">
            <w:rPr>
              <w:rFonts w:ascii="Times New Roman" w:hAnsi="Times New Roman" w:cs="Times New Roman"/>
              <w:sz w:val="24"/>
              <w:szCs w:val="24"/>
              <w:lang w:val="en-US"/>
            </w:rPr>
            <w:delText xml:space="preserve"> turbid reefs.</w:delText>
          </w:r>
        </w:del>
      </w:ins>
      <w:del w:id="63" w:author="RODRIGUEZ RAMIREZ, Alberto (erodr11)" w:date="2024-09-20T20:18:00Z">
        <w:r w:rsidR="00A37203" w:rsidRPr="00F20C48" w:rsidDel="00377C58">
          <w:rPr>
            <w:rFonts w:ascii="Times New Roman" w:hAnsi="Times New Roman" w:cs="Times New Roman"/>
            <w:sz w:val="24"/>
            <w:szCs w:val="24"/>
            <w:lang w:val="en-US"/>
          </w:rPr>
          <w:delText>.</w:delText>
        </w:r>
      </w:del>
    </w:p>
    <w:bookmarkEnd w:id="3"/>
    <w:p w14:paraId="09094DF1" w14:textId="47728CC0" w:rsidR="00FE5A81" w:rsidDel="00BF77E7" w:rsidRDefault="00FE5A81" w:rsidP="00AD71AA">
      <w:pPr>
        <w:spacing w:line="480" w:lineRule="auto"/>
        <w:ind w:firstLine="720"/>
        <w:jc w:val="both"/>
        <w:rPr>
          <w:ins w:id="64" w:author="Angela Maria Marulanda" w:date="2024-09-17T07:51:00Z"/>
          <w:del w:id="65" w:author="RODRIGUEZ RAMIREZ, Alberto (erodr11)" w:date="2024-09-20T20:19:00Z"/>
          <w:rFonts w:ascii="Times New Roman" w:hAnsi="Times New Roman" w:cs="Times New Roman"/>
          <w:sz w:val="24"/>
          <w:szCs w:val="24"/>
          <w:lang w:val="en-US"/>
        </w:rPr>
      </w:pPr>
      <w:ins w:id="66" w:author="Alberto" w:date="2024-09-20T15:15:00Z">
        <w:del w:id="67" w:author="RODRIGUEZ RAMIREZ, Alberto (erodr11)" w:date="2024-09-20T20:19:00Z">
          <w:r w:rsidDel="00BF77E7">
            <w:rPr>
              <w:rFonts w:ascii="Arial" w:hAnsi="Arial" w:cs="Arial"/>
              <w:color w:val="222222"/>
              <w:sz w:val="20"/>
              <w:szCs w:val="20"/>
              <w:shd w:val="clear" w:color="auto" w:fill="FFFFFF"/>
            </w:rPr>
            <w:delText> making turbid reefs potentially critical coastal habitats to focus coral reef conservation efforts.</w:delText>
          </w:r>
        </w:del>
      </w:ins>
    </w:p>
    <w:p w14:paraId="4F759366" w14:textId="23C6D131" w:rsidR="006F4AA9" w:rsidDel="000B42C4" w:rsidRDefault="00C23FB8" w:rsidP="00AD71AA">
      <w:pPr>
        <w:spacing w:line="480" w:lineRule="auto"/>
        <w:ind w:firstLine="720"/>
        <w:jc w:val="both"/>
        <w:rPr>
          <w:del w:id="68" w:author="RODRIGUEZ RAMIREZ, Alberto (erodr11)" w:date="2024-09-21T14:39:00Z"/>
          <w:rFonts w:ascii="Times New Roman" w:hAnsi="Times New Roman" w:cs="Times New Roman"/>
          <w:sz w:val="24"/>
          <w:szCs w:val="24"/>
          <w:lang w:val="en-US"/>
        </w:rPr>
      </w:pPr>
      <w:del w:id="69" w:author="RODRIGUEZ RAMIREZ, Alberto (erodr11)" w:date="2024-09-21T14:39:00Z">
        <w:r w:rsidRPr="00F20C48" w:rsidDel="000B42C4">
          <w:rPr>
            <w:rFonts w:ascii="Times New Roman" w:hAnsi="Times New Roman" w:cs="Times New Roman"/>
            <w:sz w:val="24"/>
            <w:szCs w:val="24"/>
            <w:lang w:val="en-US"/>
          </w:rPr>
          <w:delText>U</w:delText>
        </w:r>
        <w:r w:rsidR="008068F4" w:rsidRPr="00F20C48" w:rsidDel="000B42C4">
          <w:rPr>
            <w:rFonts w:ascii="Times New Roman" w:hAnsi="Times New Roman" w:cs="Times New Roman"/>
            <w:sz w:val="24"/>
            <w:szCs w:val="24"/>
            <w:lang w:val="en-US"/>
          </w:rPr>
          <w:delText xml:space="preserve">nder turbid conditions, corals </w:delText>
        </w:r>
        <w:r w:rsidR="000254E4" w:rsidRPr="00F20C48" w:rsidDel="000B42C4">
          <w:rPr>
            <w:rFonts w:ascii="Times New Roman" w:hAnsi="Times New Roman" w:cs="Times New Roman"/>
            <w:sz w:val="24"/>
            <w:szCs w:val="24"/>
            <w:lang w:val="en-US"/>
          </w:rPr>
          <w:delText xml:space="preserve">may </w:delText>
        </w:r>
        <w:r w:rsidR="008068F4" w:rsidRPr="00F20C48" w:rsidDel="000B42C4">
          <w:rPr>
            <w:rFonts w:ascii="Times New Roman" w:hAnsi="Times New Roman" w:cs="Times New Roman"/>
            <w:sz w:val="24"/>
            <w:szCs w:val="24"/>
            <w:lang w:val="en-US"/>
          </w:rPr>
          <w:delText xml:space="preserve">find </w:delText>
        </w:r>
        <w:r w:rsidR="000254E4" w:rsidRPr="00F20C48" w:rsidDel="000B42C4">
          <w:rPr>
            <w:rFonts w:ascii="Times New Roman" w:hAnsi="Times New Roman" w:cs="Times New Roman"/>
            <w:sz w:val="24"/>
            <w:szCs w:val="24"/>
            <w:lang w:val="en-US"/>
          </w:rPr>
          <w:delText>refug</w:delText>
        </w:r>
        <w:r w:rsidR="008068F4" w:rsidRPr="00F20C48" w:rsidDel="000B42C4">
          <w:rPr>
            <w:rFonts w:ascii="Times New Roman" w:hAnsi="Times New Roman" w:cs="Times New Roman"/>
            <w:sz w:val="24"/>
            <w:szCs w:val="24"/>
            <w:lang w:val="en-US"/>
          </w:rPr>
          <w:delText>ia</w:delText>
        </w:r>
        <w:r w:rsidR="000254E4" w:rsidRPr="00F20C48" w:rsidDel="000B42C4">
          <w:rPr>
            <w:rFonts w:ascii="Times New Roman" w:hAnsi="Times New Roman" w:cs="Times New Roman"/>
            <w:sz w:val="24"/>
            <w:szCs w:val="24"/>
            <w:lang w:val="en-US"/>
          </w:rPr>
          <w:delText xml:space="preserve"> fr</w:delText>
        </w:r>
        <w:r w:rsidR="00CE3A5B" w:rsidRPr="00F20C48" w:rsidDel="000B42C4">
          <w:rPr>
            <w:rFonts w:ascii="Times New Roman" w:hAnsi="Times New Roman" w:cs="Times New Roman"/>
            <w:sz w:val="24"/>
            <w:szCs w:val="24"/>
            <w:lang w:val="en-US"/>
          </w:rPr>
          <w:delText>om</w:delText>
        </w:r>
        <w:r w:rsidR="000254E4" w:rsidRPr="00F20C48" w:rsidDel="000B42C4">
          <w:rPr>
            <w:rFonts w:ascii="Times New Roman" w:hAnsi="Times New Roman" w:cs="Times New Roman"/>
            <w:sz w:val="24"/>
            <w:szCs w:val="24"/>
            <w:lang w:val="en-US"/>
          </w:rPr>
          <w:delText xml:space="preserve"> thermal stress</w:delText>
        </w:r>
        <w:r w:rsidR="008068F4" w:rsidRPr="00F20C48" w:rsidDel="000B42C4">
          <w:rPr>
            <w:rFonts w:ascii="Times New Roman" w:hAnsi="Times New Roman" w:cs="Times New Roman"/>
            <w:sz w:val="24"/>
            <w:szCs w:val="24"/>
            <w:lang w:val="en-US"/>
          </w:rPr>
          <w:delText xml:space="preserve"> </w:delText>
        </w:r>
        <w:r w:rsidR="008068F4" w:rsidRPr="00F20C48" w:rsidDel="000B42C4">
          <w:rPr>
            <w:rFonts w:ascii="Times New Roman" w:hAnsi="Times New Roman" w:cs="Times New Roman"/>
            <w:sz w:val="24"/>
            <w:szCs w:val="24"/>
            <w:lang w:val="en-US"/>
          </w:rPr>
          <w:fldChar w:fldCharType="begin"/>
        </w:r>
        <w:r w:rsidR="00E7591E" w:rsidRPr="00F20C48" w:rsidDel="000B42C4">
          <w:rPr>
            <w:rFonts w:ascii="Times New Roman" w:hAnsi="Times New Roman" w:cs="Times New Roman"/>
            <w:sz w:val="24"/>
            <w:szCs w:val="24"/>
            <w:lang w:val="en-US"/>
          </w:rPr>
          <w:delInstrText xml:space="preserve"> ADDIN ZOTERO_ITEM CSL_CITATION {"citationID":"fqr92vZF","properties":{"formattedCitation":"(Sully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delInstrText>
        </w:r>
        <w:r w:rsidR="008068F4" w:rsidRPr="00F20C48" w:rsidDel="000B42C4">
          <w:rPr>
            <w:rFonts w:ascii="Times New Roman" w:hAnsi="Times New Roman" w:cs="Times New Roman"/>
            <w:sz w:val="24"/>
            <w:szCs w:val="24"/>
            <w:lang w:val="en-US"/>
          </w:rPr>
          <w:fldChar w:fldCharType="separate"/>
        </w:r>
        <w:r w:rsidR="008068F4" w:rsidRPr="00F20C48" w:rsidDel="000B42C4">
          <w:rPr>
            <w:rFonts w:ascii="Times New Roman" w:hAnsi="Times New Roman" w:cs="Times New Roman"/>
            <w:sz w:val="24"/>
            <w:lang w:val="en-US"/>
          </w:rPr>
          <w:delText>(Sully and van Woesik 2020)</w:delText>
        </w:r>
        <w:r w:rsidR="008068F4" w:rsidRPr="00F20C48" w:rsidDel="000B42C4">
          <w:rPr>
            <w:rFonts w:ascii="Times New Roman" w:hAnsi="Times New Roman" w:cs="Times New Roman"/>
            <w:sz w:val="24"/>
            <w:szCs w:val="24"/>
            <w:lang w:val="en-US"/>
          </w:rPr>
          <w:fldChar w:fldCharType="end"/>
        </w:r>
        <w:r w:rsidR="008068F4" w:rsidRPr="00F20C48" w:rsidDel="000B42C4">
          <w:rPr>
            <w:rFonts w:ascii="Times New Roman" w:hAnsi="Times New Roman" w:cs="Times New Roman"/>
            <w:sz w:val="24"/>
            <w:szCs w:val="24"/>
            <w:lang w:val="en-US"/>
          </w:rPr>
          <w:delText>, s</w:delText>
        </w:r>
        <w:r w:rsidR="000254E4" w:rsidRPr="00F20C48" w:rsidDel="000B42C4">
          <w:rPr>
            <w:rFonts w:ascii="Times New Roman" w:hAnsi="Times New Roman" w:cs="Times New Roman"/>
            <w:sz w:val="24"/>
            <w:szCs w:val="24"/>
            <w:lang w:val="en-US"/>
          </w:rPr>
          <w:delText>hift from autotrophy to heterotrophy</w:delText>
        </w:r>
        <w:r w:rsidR="00186501" w:rsidRPr="00F20C48" w:rsidDel="000B42C4">
          <w:rPr>
            <w:rFonts w:ascii="Times New Roman" w:hAnsi="Times New Roman" w:cs="Times New Roman"/>
            <w:sz w:val="24"/>
            <w:szCs w:val="24"/>
            <w:lang w:val="en-US"/>
          </w:rPr>
          <w:delText xml:space="preserve"> </w:delText>
        </w:r>
        <w:r w:rsidR="000254E4" w:rsidRPr="00F20C48" w:rsidDel="000B42C4">
          <w:rPr>
            <w:rFonts w:ascii="Times New Roman" w:hAnsi="Times New Roman" w:cs="Times New Roman"/>
            <w:sz w:val="24"/>
            <w:szCs w:val="24"/>
            <w:lang w:val="en-US"/>
          </w:rPr>
          <w:fldChar w:fldCharType="begin"/>
        </w:r>
        <w:r w:rsidR="00E7591E" w:rsidRPr="00F20C48" w:rsidDel="000B42C4">
          <w:rPr>
            <w:rFonts w:ascii="Times New Roman" w:hAnsi="Times New Roman" w:cs="Times New Roman"/>
            <w:sz w:val="24"/>
            <w:szCs w:val="24"/>
            <w:lang w:val="en-US"/>
          </w:rPr>
          <w:delInstrText xml:space="preserve"> ADDIN ZOTERO_ITEM CSL_CITATION {"citationID":"QV1HEOZi","properties":{"formattedCitation":"(Anthony and Fabricius 2000; Travaglione et al. 2023)","plainCitation":"(Anthony and Fabricius 2000; Travaglione et al. 2023)","noteIndex":0},"citationItems":[{"id":1498,"uris":["http://zotero.org/users/9344658/items/JDJSIDAZ"],"itemData":{"id":1498,"type":"article-journal","abstract":"Suspended particulate matter (SPM) strongly alters the trophic environment of photosymbiotic aquatic organisms. At high particles loads, phototrophic energy gains can be diminished due to light absorption by suspended particles, and stress from particle abrasion or deposition on tissues. However, energy gains are enhanced if organisms are able to use SPM as a food source. For photosymbiotic benthic suspension feeders, increases in SPM concentrations may require both phototrophic and heterotrophic acclimation to sustain a positive energy balance. This study provides an experimental analysis of the effects of contrasting light and SPM regimes on the energy budget (scope for growth) of two zooxanthellate corals (Goniastrea retiformis and Porites cylindrica). Using a factorial design in a flow-through tank system, corals were exposed for 2 months to shaded and unshaded conditions (equivalent to 3-4 m depth at 4 and 16 mg dry weight SPM 1-1, respectively) and a range of controlled SPM loads with a natural organic content (~ 3% w/w). In G. retiformis, rates of particle ingestion were a linear function of SPM concentration within a broad range (1-30 mg dry weight 1-1). After 2 months of shading, photosynthetic acclimation was significant in G. retiformis, but did not compensate for the reduced light level, as daily respiration exceeded daily photosynthesis. However, in response to the prolonged shading, G. retiformis more than doubled its rate of particle feeding. At high SPM treatments (16 mg dw l-1), sediment feeding by this species compensated fully for the 35-47% lower phototrophy in the shaded treatment. Due to both photo- and heterotrophic plasticity, G. retiformis gained tissue and skeletal mass at all experimental levels of light and SPM. In contrast, rates of particle intake by P. cylindrica contributed &lt; 10% to the energy budget in shaded and &lt; 3% in unshaded conditions. Feeding rates of P. cylindrica were half-saturated at ~ 3 mg dry weight 1-1, and four- to eight-fold lower than those of G. retiformis. Skeletal growth was sustained, but tissue mass and lipid contents declined in shaded and high-SPM treatments, and carbon loss due to shading by SPM was not compensated for by particle feeding. Thus due to a lack of photo- and heterotropic plasticity, periods of high turbidity resulted in energy deficiency in P. cylindrica, and high turbidity conditions appeared physiologically unsustainable for this species. This study is the first to show heterotrophic plasticity in a symbolic coral, and to show that such plasticity can offset stress from high particle loads. It demonstrates that changes in the trophic mode of some coral species are a mechanisms for sustaining a positive energy balance in turbid environments, thereby broadening their physiological niche. (C) 2000 Elsivier Science B.V.","container-title":"Journal of Experimental Marine Biology and Ecology","DOI":"10.1016/S0022-0981(00)00237-9","ISSN":"00220981","issue":"2","journalAbbreviation":"J. Exp. Mar. Biol. Ecol.","note":"PMID: 10967335\nCitation Key: Anthony2000a\nISBN: 0022-0981","page":"221-253","title":"Shifting roles of heterotrophy and autotrophy in coral energetics under varying turbidity","volume":"252","author":[{"family":"Anthony","given":"Kenneth R. N."},{"family":"Fabricius","given":"Katharina E."}],"issued":{"date-parts":[["2000"]]}}},{"id":8048,"uris":["http://zotero.org/users/9344658/items/CJYG2VQS"],"itemData":{"id":8048,"type":"article-journal","container-title":"Coral Reefs","DOI":"10.1007/s00338-023-02407-2","ISSN":"0722-4028, 1432-0975","issue":"5","journalAbbreviation":"Coral Reefs","language":"en","page":"997-1010","source":"DOI.org (Crossref)","title":"Scleractinian corals rely on heterotrophy in highly turbid environments","volume":"42","author":[{"family":"Travaglione","given":"Natalie"},{"family":"Evans","given":"Richard"},{"family":"Moustaka","given":"Molly"},{"family":"Cuttler","given":"Michael"},{"family":"Thomson","given":"Damian P."},{"family":"Tweedley","given":"James"},{"family":"Wilson","given":"Shaun"}],"issued":{"date-parts":[["2023",10]]}}}],"schema":"https://github.com/citation-style-language/schema/raw/master/csl-citation.json"} </w:delInstrText>
        </w:r>
        <w:r w:rsidR="000254E4" w:rsidRPr="00F20C48" w:rsidDel="000B42C4">
          <w:rPr>
            <w:rFonts w:ascii="Times New Roman" w:hAnsi="Times New Roman" w:cs="Times New Roman"/>
            <w:sz w:val="24"/>
            <w:szCs w:val="24"/>
            <w:lang w:val="en-US"/>
          </w:rPr>
          <w:fldChar w:fldCharType="separate"/>
        </w:r>
        <w:r w:rsidR="00C27BE9" w:rsidRPr="00F20C48" w:rsidDel="000B42C4">
          <w:rPr>
            <w:rFonts w:ascii="Times New Roman" w:hAnsi="Times New Roman" w:cs="Times New Roman"/>
            <w:sz w:val="24"/>
            <w:lang w:val="en-US"/>
          </w:rPr>
          <w:delText>(Anthony and Fabricius 2000; Travaglione et al. 2023)</w:delText>
        </w:r>
        <w:r w:rsidR="000254E4" w:rsidRPr="00F20C48" w:rsidDel="000B42C4">
          <w:rPr>
            <w:rFonts w:ascii="Times New Roman" w:hAnsi="Times New Roman" w:cs="Times New Roman"/>
            <w:sz w:val="24"/>
            <w:szCs w:val="24"/>
            <w:lang w:val="en-US"/>
          </w:rPr>
          <w:fldChar w:fldCharType="end"/>
        </w:r>
        <w:r w:rsidR="00186501" w:rsidRPr="00F20C48" w:rsidDel="000B42C4">
          <w:rPr>
            <w:rFonts w:ascii="Times New Roman" w:hAnsi="Times New Roman" w:cs="Times New Roman"/>
            <w:sz w:val="24"/>
            <w:szCs w:val="24"/>
            <w:lang w:val="en-US"/>
          </w:rPr>
          <w:delText xml:space="preserve">, reduce lipid content </w:delText>
        </w:r>
        <w:r w:rsidR="00186501" w:rsidRPr="00F20C48" w:rsidDel="000B42C4">
          <w:rPr>
            <w:rFonts w:ascii="Times New Roman" w:hAnsi="Times New Roman" w:cs="Times New Roman"/>
            <w:sz w:val="24"/>
            <w:szCs w:val="24"/>
            <w:lang w:val="en-US"/>
          </w:rPr>
          <w:fldChar w:fldCharType="begin"/>
        </w:r>
        <w:r w:rsidR="00186501" w:rsidRPr="00F20C48" w:rsidDel="000B42C4">
          <w:rPr>
            <w:rFonts w:ascii="Times New Roman" w:hAnsi="Times New Roman" w:cs="Times New Roman"/>
            <w:sz w:val="24"/>
            <w:szCs w:val="24"/>
            <w:lang w:val="en-US"/>
          </w:rPr>
          <w:delInstrText xml:space="preserve"> ADDIN ZOTERO_ITEM CSL_CITATION {"citationID":"yCgM95fc","properties":{"formattedCitation":"(Jones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delInstrText>
        </w:r>
        <w:r w:rsidR="00186501" w:rsidRPr="00F20C48" w:rsidDel="000B42C4">
          <w:rPr>
            <w:rFonts w:ascii="Cambria Math" w:hAnsi="Cambria Math" w:cs="Cambria Math"/>
            <w:sz w:val="24"/>
            <w:szCs w:val="24"/>
            <w:lang w:val="en-US"/>
          </w:rPr>
          <w:delInstrText>∼</w:delInstrText>
        </w:r>
        <w:r w:rsidR="00186501" w:rsidRPr="00F20C48" w:rsidDel="000B42C4">
          <w:rPr>
            <w:rFonts w:ascii="Times New Roman" w:hAnsi="Times New Roman" w:cs="Times New Roman"/>
            <w:sz w:val="24"/>
            <w:szCs w:val="24"/>
            <w:lang w:val="en-US"/>
          </w:rPr>
          <w:del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delInstrText>
        </w:r>
        <w:r w:rsidR="00186501" w:rsidRPr="00F20C48" w:rsidDel="000B42C4">
          <w:rPr>
            <w:rFonts w:ascii="Times New Roman" w:hAnsi="Times New Roman" w:cs="Times New Roman"/>
            <w:sz w:val="24"/>
            <w:szCs w:val="24"/>
            <w:lang w:val="en-US"/>
          </w:rPr>
          <w:fldChar w:fldCharType="separate"/>
        </w:r>
        <w:r w:rsidR="00186501" w:rsidRPr="00F20C48" w:rsidDel="000B42C4">
          <w:rPr>
            <w:rFonts w:ascii="Times New Roman" w:hAnsi="Times New Roman" w:cs="Times New Roman"/>
            <w:sz w:val="24"/>
            <w:lang w:val="en-US"/>
          </w:rPr>
          <w:delText>(Jones et al. 2020)</w:delText>
        </w:r>
        <w:r w:rsidR="00186501" w:rsidRPr="00F20C48" w:rsidDel="000B42C4">
          <w:rPr>
            <w:rFonts w:ascii="Times New Roman" w:hAnsi="Times New Roman" w:cs="Times New Roman"/>
            <w:sz w:val="24"/>
            <w:szCs w:val="24"/>
            <w:lang w:val="en-US"/>
          </w:rPr>
          <w:fldChar w:fldCharType="end"/>
        </w:r>
        <w:r w:rsidR="00186501" w:rsidRPr="00F20C48" w:rsidDel="000B42C4">
          <w:rPr>
            <w:rFonts w:ascii="Times New Roman" w:hAnsi="Times New Roman" w:cs="Times New Roman"/>
            <w:sz w:val="24"/>
            <w:szCs w:val="24"/>
            <w:lang w:val="en-US"/>
          </w:rPr>
          <w:delText>, photoacclimate to low light expos</w:delText>
        </w:r>
        <w:r w:rsidR="00CE3A5B" w:rsidRPr="00F20C48" w:rsidDel="000B42C4">
          <w:rPr>
            <w:rFonts w:ascii="Times New Roman" w:hAnsi="Times New Roman" w:cs="Times New Roman"/>
            <w:sz w:val="24"/>
            <w:szCs w:val="24"/>
            <w:lang w:val="en-US"/>
          </w:rPr>
          <w:delText>ure</w:delText>
        </w:r>
        <w:r w:rsidR="002C3FFD" w:rsidRPr="00F20C48" w:rsidDel="000B42C4">
          <w:rPr>
            <w:rFonts w:ascii="Times New Roman" w:hAnsi="Times New Roman" w:cs="Times New Roman"/>
            <w:sz w:val="24"/>
            <w:szCs w:val="24"/>
            <w:lang w:val="en-US"/>
          </w:rPr>
          <w:delText xml:space="preserve"> </w:delText>
        </w:r>
        <w:r w:rsidR="002C3FFD" w:rsidRPr="00F20C48" w:rsidDel="000B42C4">
          <w:rPr>
            <w:rFonts w:ascii="Times New Roman" w:hAnsi="Times New Roman" w:cs="Times New Roman"/>
            <w:sz w:val="24"/>
            <w:szCs w:val="24"/>
            <w:lang w:val="en-US"/>
          </w:rPr>
          <w:fldChar w:fldCharType="begin"/>
        </w:r>
        <w:r w:rsidR="00C27BE9" w:rsidRPr="00F20C48" w:rsidDel="000B42C4">
          <w:rPr>
            <w:rFonts w:ascii="Times New Roman" w:hAnsi="Times New Roman" w:cs="Times New Roman"/>
            <w:sz w:val="24"/>
            <w:szCs w:val="24"/>
            <w:lang w:val="en-US"/>
          </w:rPr>
          <w:delInstrText xml:space="preserve"> ADDIN ZOTERO_ITEM CSL_CITATION {"citationID":"JWDlS9Wa","properties":{"formattedCitation":"(Jones et al. 2020; L\\uc0\\u243{}pez-Londo\\uc0\\u241{}o et al. 2021)","plainCitation":"(Jones et al. 2020; López-Londoño et al. 2021)","noteIndex":0},"citationItems":[{"id":8034,"uris":["http://zotero.org/users/9344658/items/2P353C7E"],"itemData":{"id":8034,"type":"article-journal","abstract":"Abstract\n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delInstrText>
        </w:r>
        <w:r w:rsidR="00C27BE9" w:rsidRPr="00F20C48" w:rsidDel="000B42C4">
          <w:rPr>
            <w:rFonts w:ascii="Cambria Math" w:hAnsi="Cambria Math" w:cs="Cambria Math"/>
            <w:sz w:val="24"/>
            <w:szCs w:val="24"/>
            <w:lang w:val="en-US"/>
          </w:rPr>
          <w:delInstrText>∼</w:delInstrText>
        </w:r>
        <w:r w:rsidR="00C27BE9" w:rsidRPr="00F20C48" w:rsidDel="000B42C4">
          <w:rPr>
            <w:rFonts w:ascii="Times New Roman" w:hAnsi="Times New Roman" w:cs="Times New Roman"/>
            <w:sz w:val="24"/>
            <w:szCs w:val="24"/>
            <w:lang w:val="en-US"/>
          </w:rPr>
          <w:del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delInstrText>
        </w:r>
        <w:r w:rsidR="002C3FFD" w:rsidRPr="00F20C48" w:rsidDel="000B42C4">
          <w:rPr>
            <w:rFonts w:ascii="Times New Roman" w:hAnsi="Times New Roman" w:cs="Times New Roman"/>
            <w:sz w:val="24"/>
            <w:szCs w:val="24"/>
            <w:lang w:val="en-US"/>
          </w:rPr>
          <w:fldChar w:fldCharType="separate"/>
        </w:r>
        <w:r w:rsidR="00C27BE9" w:rsidRPr="00F20C48" w:rsidDel="000B42C4">
          <w:rPr>
            <w:rFonts w:ascii="Times New Roman" w:hAnsi="Times New Roman" w:cs="Times New Roman"/>
            <w:sz w:val="24"/>
            <w:lang w:val="en-US"/>
          </w:rPr>
          <w:delText>(Jones et al. 2020; López-Londoño et al. 2021)</w:delText>
        </w:r>
        <w:r w:rsidR="002C3FFD" w:rsidRPr="00F20C48" w:rsidDel="000B42C4">
          <w:rPr>
            <w:rFonts w:ascii="Times New Roman" w:hAnsi="Times New Roman" w:cs="Times New Roman"/>
            <w:sz w:val="24"/>
            <w:szCs w:val="24"/>
            <w:lang w:val="en-US"/>
          </w:rPr>
          <w:fldChar w:fldCharType="end"/>
        </w:r>
        <w:r w:rsidR="00186501" w:rsidRPr="00F20C48" w:rsidDel="000B42C4">
          <w:rPr>
            <w:rFonts w:ascii="Times New Roman" w:hAnsi="Times New Roman" w:cs="Times New Roman"/>
            <w:sz w:val="24"/>
            <w:szCs w:val="24"/>
            <w:lang w:val="en-US"/>
          </w:rPr>
          <w:delText xml:space="preserve">, </w:delText>
        </w:r>
        <w:r w:rsidR="00CE3A5B" w:rsidRPr="00F20C48" w:rsidDel="000B42C4">
          <w:rPr>
            <w:rFonts w:ascii="Times New Roman" w:hAnsi="Times New Roman" w:cs="Times New Roman"/>
            <w:sz w:val="24"/>
            <w:szCs w:val="24"/>
            <w:lang w:val="en-US"/>
          </w:rPr>
          <w:delText xml:space="preserve">and </w:delText>
        </w:r>
        <w:r w:rsidR="00186501" w:rsidRPr="00F20C48" w:rsidDel="000B42C4">
          <w:rPr>
            <w:rFonts w:ascii="Times New Roman" w:hAnsi="Times New Roman" w:cs="Times New Roman"/>
            <w:sz w:val="24"/>
            <w:szCs w:val="24"/>
            <w:lang w:val="en-US"/>
          </w:rPr>
          <w:delText xml:space="preserve">increase number of pigments per cell </w:delText>
        </w:r>
        <w:r w:rsidR="00186501" w:rsidRPr="00F20C48" w:rsidDel="000B42C4">
          <w:rPr>
            <w:rFonts w:ascii="Times New Roman" w:hAnsi="Times New Roman" w:cs="Times New Roman"/>
            <w:sz w:val="24"/>
            <w:szCs w:val="24"/>
            <w:lang w:val="en-US"/>
          </w:rPr>
          <w:fldChar w:fldCharType="begin"/>
        </w:r>
        <w:r w:rsidR="00186501" w:rsidRPr="00F20C48" w:rsidDel="000B42C4">
          <w:rPr>
            <w:rFonts w:ascii="Times New Roman" w:hAnsi="Times New Roman" w:cs="Times New Roman"/>
            <w:sz w:val="24"/>
            <w:szCs w:val="24"/>
            <w:lang w:val="en-US"/>
          </w:rPr>
          <w:delInstrText xml:space="preserve"> ADDIN ZOTERO_ITEM CSL_CITATION {"citationID":"EqHp7erq","properties":{"formattedCitation":"(Jones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delInstrText>
        </w:r>
        <w:r w:rsidR="00186501" w:rsidRPr="00F20C48" w:rsidDel="000B42C4">
          <w:rPr>
            <w:rFonts w:ascii="Cambria Math" w:hAnsi="Cambria Math" w:cs="Cambria Math"/>
            <w:sz w:val="24"/>
            <w:szCs w:val="24"/>
            <w:lang w:val="en-US"/>
          </w:rPr>
          <w:delInstrText>∼</w:delInstrText>
        </w:r>
        <w:r w:rsidR="00186501" w:rsidRPr="00F20C48" w:rsidDel="000B42C4">
          <w:rPr>
            <w:rFonts w:ascii="Times New Roman" w:hAnsi="Times New Roman" w:cs="Times New Roman"/>
            <w:sz w:val="24"/>
            <w:szCs w:val="24"/>
            <w:lang w:val="en-US"/>
          </w:rPr>
          <w:del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delInstrText>
        </w:r>
        <w:r w:rsidR="00186501" w:rsidRPr="00F20C48" w:rsidDel="000B42C4">
          <w:rPr>
            <w:rFonts w:ascii="Times New Roman" w:hAnsi="Times New Roman" w:cs="Times New Roman"/>
            <w:sz w:val="24"/>
            <w:szCs w:val="24"/>
            <w:lang w:val="en-US"/>
          </w:rPr>
          <w:fldChar w:fldCharType="separate"/>
        </w:r>
        <w:r w:rsidR="00186501" w:rsidRPr="00F20C48" w:rsidDel="000B42C4">
          <w:rPr>
            <w:rFonts w:ascii="Times New Roman" w:hAnsi="Times New Roman" w:cs="Times New Roman"/>
            <w:sz w:val="24"/>
            <w:lang w:val="en-US"/>
          </w:rPr>
          <w:delText>(Jones et al. 2020)</w:delText>
        </w:r>
        <w:r w:rsidR="00186501" w:rsidRPr="00F20C48" w:rsidDel="000B42C4">
          <w:rPr>
            <w:rFonts w:ascii="Times New Roman" w:hAnsi="Times New Roman" w:cs="Times New Roman"/>
            <w:sz w:val="24"/>
            <w:szCs w:val="24"/>
            <w:lang w:val="en-US"/>
          </w:rPr>
          <w:fldChar w:fldCharType="end"/>
        </w:r>
        <w:r w:rsidR="00186501" w:rsidRPr="00F20C48" w:rsidDel="000B42C4">
          <w:rPr>
            <w:rFonts w:ascii="Times New Roman" w:hAnsi="Times New Roman" w:cs="Times New Roman"/>
            <w:sz w:val="24"/>
            <w:szCs w:val="24"/>
            <w:lang w:val="en-US"/>
          </w:rPr>
          <w:delText xml:space="preserve">, </w:delText>
        </w:r>
        <w:r w:rsidR="00CE3A5B" w:rsidRPr="00F20C48" w:rsidDel="000B42C4">
          <w:rPr>
            <w:rFonts w:ascii="Times New Roman" w:hAnsi="Times New Roman" w:cs="Times New Roman"/>
            <w:sz w:val="24"/>
            <w:szCs w:val="24"/>
            <w:lang w:val="en-US"/>
          </w:rPr>
          <w:delText>though they also face risks of</w:delText>
        </w:r>
        <w:r w:rsidR="00186501" w:rsidRPr="00F20C48" w:rsidDel="000B42C4">
          <w:rPr>
            <w:rFonts w:ascii="Times New Roman" w:hAnsi="Times New Roman" w:cs="Times New Roman"/>
            <w:sz w:val="24"/>
            <w:szCs w:val="24"/>
            <w:lang w:val="en-US"/>
          </w:rPr>
          <w:delText xml:space="preserve"> bleaching and </w:delText>
        </w:r>
        <w:r w:rsidR="00CE3A5B" w:rsidRPr="00F20C48" w:rsidDel="000B42C4">
          <w:rPr>
            <w:rFonts w:ascii="Times New Roman" w:hAnsi="Times New Roman" w:cs="Times New Roman"/>
            <w:sz w:val="24"/>
            <w:szCs w:val="24"/>
            <w:lang w:val="en-US"/>
          </w:rPr>
          <w:delText>mortality</w:delText>
        </w:r>
        <w:r w:rsidR="002C3FFD" w:rsidRPr="00F20C48" w:rsidDel="000B42C4">
          <w:rPr>
            <w:rFonts w:ascii="Times New Roman" w:hAnsi="Times New Roman" w:cs="Times New Roman"/>
            <w:sz w:val="24"/>
            <w:szCs w:val="24"/>
            <w:lang w:val="en-US"/>
          </w:rPr>
          <w:delText xml:space="preserve"> </w:delText>
        </w:r>
        <w:r w:rsidR="002C3FFD" w:rsidRPr="00F20C48" w:rsidDel="000B42C4">
          <w:rPr>
            <w:rFonts w:ascii="Times New Roman" w:hAnsi="Times New Roman" w:cs="Times New Roman"/>
            <w:sz w:val="24"/>
            <w:szCs w:val="24"/>
            <w:lang w:val="en-US"/>
          </w:rPr>
          <w:fldChar w:fldCharType="begin"/>
        </w:r>
        <w:r w:rsidR="00E7591E" w:rsidRPr="00F20C48" w:rsidDel="000B42C4">
          <w:rPr>
            <w:rFonts w:ascii="Times New Roman" w:hAnsi="Times New Roman" w:cs="Times New Roman"/>
            <w:sz w:val="24"/>
            <w:szCs w:val="24"/>
            <w:lang w:val="en-US"/>
          </w:rPr>
          <w:delInstrText xml:space="preserve"> ADDIN ZOTERO_ITEM CSL_CITATION {"citationID":"tF4GFrPx","properties":{"formattedCitation":"(Fisher et al. 2019)","plainCitation":"(Fisher et al. 2019)","noteIndex":0},"citationItems":[{"id":3949,"uris":["http://zotero.org/users/9344658/items/SR87R4M8"],"itemData":{"id":3949,"type":"article-journal","container-title":"Nature Communications","DOI":"10.1038/s41467-019-10288-9","ISSN":"2041-1723","journalAbbreviation":"Nat. Commun.","note":"publisher: Springer US\nISBN: 4146701910","title":"Synergistic and antagonistic impacts of suspended sediments and thermal stress on corals","URL":"http://dx.doi.org/10.1038/s41467-019-10288-9","author":[{"family":"Fisher","given":"Rebecca"},{"family":"Bessell-Browne","given":"Pia"},{"family":"Jones","given":"Ross"}],"issued":{"date-parts":[["2019"]]}}}],"schema":"https://github.com/citation-style-language/schema/raw/master/csl-citation.json"} </w:delInstrText>
        </w:r>
        <w:r w:rsidR="002C3FFD" w:rsidRPr="00F20C48" w:rsidDel="000B42C4">
          <w:rPr>
            <w:rFonts w:ascii="Times New Roman" w:hAnsi="Times New Roman" w:cs="Times New Roman"/>
            <w:sz w:val="24"/>
            <w:szCs w:val="24"/>
            <w:lang w:val="en-US"/>
          </w:rPr>
          <w:fldChar w:fldCharType="separate"/>
        </w:r>
        <w:r w:rsidR="002C3FFD" w:rsidRPr="00F20C48" w:rsidDel="000B42C4">
          <w:rPr>
            <w:rFonts w:ascii="Times New Roman" w:hAnsi="Times New Roman" w:cs="Times New Roman"/>
            <w:sz w:val="24"/>
            <w:lang w:val="en-US"/>
          </w:rPr>
          <w:delText>(Fisher et al. 2019)</w:delText>
        </w:r>
        <w:r w:rsidR="002C3FFD" w:rsidRPr="00F20C48" w:rsidDel="000B42C4">
          <w:rPr>
            <w:rFonts w:ascii="Times New Roman" w:hAnsi="Times New Roman" w:cs="Times New Roman"/>
            <w:sz w:val="24"/>
            <w:szCs w:val="24"/>
            <w:lang w:val="en-US"/>
          </w:rPr>
          <w:fldChar w:fldCharType="end"/>
        </w:r>
        <w:r w:rsidR="000254E4" w:rsidRPr="00F20C48" w:rsidDel="000B42C4">
          <w:rPr>
            <w:rFonts w:ascii="Times New Roman" w:hAnsi="Times New Roman" w:cs="Times New Roman"/>
            <w:sz w:val="24"/>
            <w:szCs w:val="24"/>
            <w:lang w:val="en-US"/>
          </w:rPr>
          <w:delText xml:space="preserve">. </w:delText>
        </w:r>
        <w:r w:rsidR="00D32A7E" w:rsidRPr="00F20C48" w:rsidDel="000B42C4">
          <w:rPr>
            <w:rFonts w:ascii="Times New Roman" w:hAnsi="Times New Roman" w:cs="Times New Roman"/>
            <w:sz w:val="24"/>
            <w:szCs w:val="24"/>
            <w:lang w:val="en-US"/>
          </w:rPr>
          <w:delText xml:space="preserve">Approximately 12% of the world’s coral reefs </w:delText>
        </w:r>
        <w:r w:rsidR="00551F34" w:rsidRPr="00F20C48" w:rsidDel="000B42C4">
          <w:rPr>
            <w:rFonts w:ascii="Times New Roman" w:hAnsi="Times New Roman" w:cs="Times New Roman"/>
            <w:sz w:val="24"/>
            <w:szCs w:val="24"/>
            <w:lang w:val="en-US"/>
          </w:rPr>
          <w:delText>are found i</w:delText>
        </w:r>
        <w:r w:rsidR="00D32A7E" w:rsidRPr="00F20C48" w:rsidDel="000B42C4">
          <w:rPr>
            <w:rFonts w:ascii="Times New Roman" w:hAnsi="Times New Roman" w:cs="Times New Roman"/>
            <w:sz w:val="24"/>
            <w:szCs w:val="24"/>
            <w:lang w:val="en-US"/>
          </w:rPr>
          <w:delText>n moderate</w:delText>
        </w:r>
        <w:r w:rsidR="00551F34" w:rsidRPr="00F20C48" w:rsidDel="000B42C4">
          <w:rPr>
            <w:rFonts w:ascii="Times New Roman" w:hAnsi="Times New Roman" w:cs="Times New Roman"/>
            <w:sz w:val="24"/>
            <w:szCs w:val="24"/>
            <w:lang w:val="en-US"/>
          </w:rPr>
          <w:delText>ly</w:delText>
        </w:r>
        <w:r w:rsidR="00D32A7E" w:rsidRPr="00F20C48" w:rsidDel="000B42C4">
          <w:rPr>
            <w:rFonts w:ascii="Times New Roman" w:hAnsi="Times New Roman" w:cs="Times New Roman"/>
            <w:sz w:val="24"/>
            <w:szCs w:val="24"/>
            <w:lang w:val="en-US"/>
          </w:rPr>
          <w:delText xml:space="preserve"> turbid</w:delText>
        </w:r>
        <w:r w:rsidR="00551F34" w:rsidRPr="00F20C48" w:rsidDel="000B42C4">
          <w:rPr>
            <w:rFonts w:ascii="Times New Roman" w:hAnsi="Times New Roman" w:cs="Times New Roman"/>
            <w:sz w:val="24"/>
            <w:szCs w:val="24"/>
            <w:lang w:val="en-US"/>
          </w:rPr>
          <w:delText xml:space="preserve"> </w:delText>
        </w:r>
        <w:r w:rsidR="00551F34" w:rsidRPr="00F20C48" w:rsidDel="000B42C4">
          <w:rPr>
            <w:rFonts w:ascii="Times New Roman" w:hAnsi="Times New Roman" w:cs="Times New Roman"/>
            <w:sz w:val="24"/>
            <w:szCs w:val="24"/>
            <w:lang w:val="en-US"/>
          </w:rPr>
          <w:lastRenderedPageBreak/>
          <w:delText>waters</w:delText>
        </w:r>
        <w:r w:rsidR="00CF31BE" w:rsidRPr="00F20C48" w:rsidDel="000B42C4">
          <w:rPr>
            <w:rFonts w:ascii="Times New Roman" w:hAnsi="Times New Roman" w:cs="Times New Roman"/>
            <w:sz w:val="24"/>
            <w:szCs w:val="24"/>
            <w:lang w:val="en-US"/>
          </w:rPr>
          <w:delText xml:space="preserve"> (0.080-0.127 K</w:delText>
        </w:r>
        <w:r w:rsidR="00CF31BE" w:rsidRPr="00F20C48" w:rsidDel="000B42C4">
          <w:rPr>
            <w:rFonts w:ascii="Times New Roman" w:hAnsi="Times New Roman" w:cs="Times New Roman"/>
            <w:sz w:val="24"/>
            <w:szCs w:val="24"/>
            <w:vertAlign w:val="subscript"/>
            <w:lang w:val="en-US"/>
          </w:rPr>
          <w:delText>d</w:delText>
        </w:r>
        <w:r w:rsidR="00CF31BE" w:rsidRPr="00F20C48" w:rsidDel="000B42C4">
          <w:rPr>
            <w:rFonts w:ascii="Times New Roman" w:hAnsi="Times New Roman" w:cs="Times New Roman"/>
            <w:sz w:val="24"/>
            <w:szCs w:val="24"/>
            <w:lang w:val="en-US"/>
          </w:rPr>
          <w:delText>490)</w:delText>
        </w:r>
        <w:r w:rsidR="00D32A7E" w:rsidRPr="00F20C48" w:rsidDel="000B42C4">
          <w:rPr>
            <w:rFonts w:ascii="Times New Roman" w:hAnsi="Times New Roman" w:cs="Times New Roman"/>
            <w:sz w:val="24"/>
            <w:szCs w:val="24"/>
            <w:lang w:val="en-US"/>
          </w:rPr>
          <w:delText xml:space="preserve"> </w:delText>
        </w:r>
        <w:r w:rsidR="00D32A7E" w:rsidRPr="00F20C48" w:rsidDel="000B42C4">
          <w:rPr>
            <w:rFonts w:ascii="Times New Roman" w:hAnsi="Times New Roman" w:cs="Times New Roman"/>
            <w:sz w:val="24"/>
            <w:szCs w:val="24"/>
            <w:lang w:val="en-US"/>
          </w:rPr>
          <w:fldChar w:fldCharType="begin"/>
        </w:r>
        <w:r w:rsidR="00E7591E" w:rsidRPr="00F20C48" w:rsidDel="000B42C4">
          <w:rPr>
            <w:rFonts w:ascii="Times New Roman" w:hAnsi="Times New Roman" w:cs="Times New Roman"/>
            <w:sz w:val="24"/>
            <w:szCs w:val="24"/>
            <w:lang w:val="en-US"/>
          </w:rPr>
          <w:delInstrText xml:space="preserve"> ADDIN ZOTERO_ITEM CSL_CITATION {"citationID":"wgWiHbPE","properties":{"formattedCitation":"(Sully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delInstrText>
        </w:r>
        <w:r w:rsidR="00D32A7E" w:rsidRPr="00F20C48" w:rsidDel="000B42C4">
          <w:rPr>
            <w:rFonts w:ascii="Times New Roman" w:hAnsi="Times New Roman" w:cs="Times New Roman"/>
            <w:sz w:val="24"/>
            <w:szCs w:val="24"/>
            <w:lang w:val="en-US"/>
          </w:rPr>
          <w:fldChar w:fldCharType="separate"/>
        </w:r>
        <w:r w:rsidR="00D32A7E" w:rsidRPr="00F20C48" w:rsidDel="000B42C4">
          <w:rPr>
            <w:rFonts w:ascii="Times New Roman" w:hAnsi="Times New Roman" w:cs="Times New Roman"/>
            <w:sz w:val="24"/>
            <w:lang w:val="en-US"/>
          </w:rPr>
          <w:delText>(Sully and van Woesik 2020)</w:delText>
        </w:r>
        <w:r w:rsidR="00D32A7E" w:rsidRPr="00F20C48" w:rsidDel="000B42C4">
          <w:rPr>
            <w:rFonts w:ascii="Times New Roman" w:hAnsi="Times New Roman" w:cs="Times New Roman"/>
            <w:sz w:val="24"/>
            <w:szCs w:val="24"/>
            <w:lang w:val="en-US"/>
          </w:rPr>
          <w:fldChar w:fldCharType="end"/>
        </w:r>
        <w:r w:rsidR="00551F34" w:rsidRPr="00F20C48" w:rsidDel="000B42C4">
          <w:rPr>
            <w:rFonts w:ascii="Times New Roman" w:hAnsi="Times New Roman" w:cs="Times New Roman"/>
            <w:sz w:val="24"/>
            <w:szCs w:val="24"/>
            <w:lang w:val="en-US"/>
          </w:rPr>
          <w:delText>. However,</w:delText>
        </w:r>
        <w:r w:rsidR="00D32A7E" w:rsidRPr="00F20C48" w:rsidDel="000B42C4">
          <w:rPr>
            <w:rFonts w:ascii="Times New Roman" w:hAnsi="Times New Roman" w:cs="Times New Roman"/>
            <w:sz w:val="24"/>
            <w:szCs w:val="24"/>
            <w:lang w:val="en-US"/>
          </w:rPr>
          <w:delText xml:space="preserve"> anthropogenic development has increased the exposition of coral reefs</w:delText>
        </w:r>
        <w:r w:rsidRPr="00F20C48" w:rsidDel="000B42C4">
          <w:rPr>
            <w:rFonts w:ascii="Times New Roman" w:hAnsi="Times New Roman" w:cs="Times New Roman"/>
            <w:sz w:val="24"/>
            <w:szCs w:val="24"/>
            <w:lang w:val="en-US"/>
          </w:rPr>
          <w:delText xml:space="preserve"> to </w:delText>
        </w:r>
        <w:r w:rsidR="00551F34" w:rsidRPr="00F20C48" w:rsidDel="000B42C4">
          <w:rPr>
            <w:rFonts w:ascii="Times New Roman" w:hAnsi="Times New Roman" w:cs="Times New Roman"/>
            <w:sz w:val="24"/>
            <w:szCs w:val="24"/>
            <w:lang w:val="en-US"/>
          </w:rPr>
          <w:delText xml:space="preserve">higher levels of </w:delText>
        </w:r>
        <w:r w:rsidRPr="00F20C48" w:rsidDel="000B42C4">
          <w:rPr>
            <w:rFonts w:ascii="Times New Roman" w:hAnsi="Times New Roman" w:cs="Times New Roman"/>
            <w:sz w:val="24"/>
            <w:szCs w:val="24"/>
            <w:lang w:val="en-US"/>
          </w:rPr>
          <w:delText>turbidity and</w:delText>
        </w:r>
        <w:r w:rsidR="00D32A7E" w:rsidRPr="00F20C48" w:rsidDel="000B42C4">
          <w:rPr>
            <w:rFonts w:ascii="Times New Roman" w:hAnsi="Times New Roman" w:cs="Times New Roman"/>
            <w:sz w:val="24"/>
            <w:szCs w:val="24"/>
            <w:lang w:val="en-US"/>
          </w:rPr>
          <w:delText xml:space="preserve"> pollution </w:delText>
        </w:r>
        <w:r w:rsidR="00D32A7E" w:rsidRPr="00F20C48" w:rsidDel="000B42C4">
          <w:rPr>
            <w:rFonts w:ascii="Times New Roman" w:hAnsi="Times New Roman" w:cs="Times New Roman"/>
            <w:sz w:val="24"/>
            <w:szCs w:val="24"/>
            <w:lang w:val="en-US"/>
          </w:rPr>
          <w:fldChar w:fldCharType="begin"/>
        </w:r>
        <w:r w:rsidR="00E7591E" w:rsidRPr="00F20C48" w:rsidDel="000B42C4">
          <w:rPr>
            <w:rFonts w:ascii="Times New Roman" w:hAnsi="Times New Roman" w:cs="Times New Roman"/>
            <w:sz w:val="24"/>
            <w:szCs w:val="24"/>
            <w:lang w:val="en-US"/>
          </w:rPr>
          <w:delInstrText xml:space="preserve"> ADDIN ZOTERO_ITEM CSL_CITATION {"citationID":"IXXAGLct","properties":{"formattedCitation":"(Zweifler et al. 2021)","plainCitation":"(Zweifler et al. 2021)","noteIndex":0},"citationItems":[{"id":8032,"uris":["http://zotero.org/users/9344658/items/8Q5WT3Q6"],"itemData":{"id":8032,"type":"article-journal","abstract":"Increasing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delInstrText>
        </w:r>
        <w:r w:rsidR="00D32A7E" w:rsidRPr="00F20C48" w:rsidDel="000B42C4">
          <w:rPr>
            <w:rFonts w:ascii="Times New Roman" w:hAnsi="Times New Roman" w:cs="Times New Roman"/>
            <w:sz w:val="24"/>
            <w:szCs w:val="24"/>
            <w:lang w:val="en-US"/>
          </w:rPr>
          <w:fldChar w:fldCharType="separate"/>
        </w:r>
        <w:r w:rsidRPr="00F20C48" w:rsidDel="000B42C4">
          <w:rPr>
            <w:rFonts w:ascii="Times New Roman" w:hAnsi="Times New Roman" w:cs="Times New Roman"/>
            <w:sz w:val="24"/>
            <w:lang w:val="en-US"/>
          </w:rPr>
          <w:delText>(Zweifler et al. 2021)</w:delText>
        </w:r>
        <w:r w:rsidR="00D32A7E" w:rsidRPr="00F20C48" w:rsidDel="000B42C4">
          <w:rPr>
            <w:rFonts w:ascii="Times New Roman" w:hAnsi="Times New Roman" w:cs="Times New Roman"/>
            <w:sz w:val="24"/>
            <w:szCs w:val="24"/>
            <w:lang w:val="en-US"/>
          </w:rPr>
          <w:fldChar w:fldCharType="end"/>
        </w:r>
        <w:r w:rsidR="00D32A7E" w:rsidRPr="00F20C48" w:rsidDel="000B42C4">
          <w:rPr>
            <w:rFonts w:ascii="Times New Roman" w:hAnsi="Times New Roman" w:cs="Times New Roman"/>
            <w:sz w:val="24"/>
            <w:szCs w:val="24"/>
            <w:lang w:val="en-US"/>
          </w:rPr>
          <w:delText xml:space="preserve">. </w:delText>
        </w:r>
        <w:r w:rsidR="008E36B8" w:rsidRPr="00F20C48" w:rsidDel="000B42C4">
          <w:rPr>
            <w:rFonts w:ascii="Times New Roman" w:hAnsi="Times New Roman" w:cs="Times New Roman"/>
            <w:sz w:val="24"/>
            <w:szCs w:val="24"/>
            <w:lang w:val="en-US"/>
          </w:rPr>
          <w:delText>The coral reef</w:delText>
        </w:r>
        <w:r w:rsidR="00CE3A5B" w:rsidRPr="00F20C48" w:rsidDel="000B42C4">
          <w:rPr>
            <w:rFonts w:ascii="Times New Roman" w:hAnsi="Times New Roman" w:cs="Times New Roman"/>
            <w:sz w:val="24"/>
            <w:szCs w:val="24"/>
            <w:lang w:val="en-US"/>
          </w:rPr>
          <w:delText xml:space="preserve"> facing</w:delText>
        </w:r>
        <w:r w:rsidR="008E36B8" w:rsidRPr="00F20C48" w:rsidDel="000B42C4">
          <w:rPr>
            <w:rFonts w:ascii="Times New Roman" w:hAnsi="Times New Roman" w:cs="Times New Roman"/>
            <w:sz w:val="24"/>
            <w:szCs w:val="24"/>
            <w:lang w:val="en-US"/>
          </w:rPr>
          <w:delText xml:space="preserve"> the most extreme turbidity in the Caribbean is </w:delText>
        </w:r>
        <w:r w:rsidR="003E7BC7" w:rsidRPr="00F20C48" w:rsidDel="000B42C4">
          <w:rPr>
            <w:rFonts w:ascii="Times New Roman" w:hAnsi="Times New Roman" w:cs="Times New Roman"/>
            <w:sz w:val="24"/>
            <w:szCs w:val="24"/>
            <w:lang w:val="en-US"/>
          </w:rPr>
          <w:delText xml:space="preserve">Varadero </w:delText>
        </w:r>
        <w:r w:rsidR="008E36B8" w:rsidRPr="00F20C48" w:rsidDel="000B42C4">
          <w:rPr>
            <w:rFonts w:ascii="Times New Roman" w:hAnsi="Times New Roman" w:cs="Times New Roman"/>
            <w:sz w:val="24"/>
            <w:szCs w:val="24"/>
            <w:lang w:val="en-US"/>
          </w:rPr>
          <w:delText xml:space="preserve">Reef, </w:delText>
        </w:r>
        <w:r w:rsidR="003E7BC7" w:rsidRPr="00F20C48" w:rsidDel="000B42C4">
          <w:rPr>
            <w:rFonts w:ascii="Times New Roman" w:hAnsi="Times New Roman" w:cs="Times New Roman"/>
            <w:sz w:val="24"/>
            <w:szCs w:val="24"/>
            <w:lang w:val="en-US"/>
          </w:rPr>
          <w:delText>Colombia</w:delText>
        </w:r>
        <w:r w:rsidR="00D47B11" w:rsidRPr="00F20C48" w:rsidDel="000B42C4">
          <w:rPr>
            <w:rFonts w:ascii="Times New Roman" w:hAnsi="Times New Roman" w:cs="Times New Roman"/>
            <w:sz w:val="24"/>
            <w:szCs w:val="24"/>
            <w:lang w:val="en-US"/>
          </w:rPr>
          <w:delText xml:space="preserve"> (Fig. 1) </w:delText>
        </w:r>
        <w:r w:rsidR="00D47B11" w:rsidRPr="00F20C48" w:rsidDel="000B42C4">
          <w:rPr>
            <w:rFonts w:ascii="Times New Roman" w:hAnsi="Times New Roman" w:cs="Times New Roman"/>
            <w:sz w:val="24"/>
            <w:szCs w:val="24"/>
            <w:lang w:val="en-US"/>
          </w:rPr>
          <w:fldChar w:fldCharType="begin"/>
        </w:r>
        <w:r w:rsidR="00E7591E" w:rsidRPr="00F20C48" w:rsidDel="000B42C4">
          <w:rPr>
            <w:rFonts w:ascii="Times New Roman" w:hAnsi="Times New Roman" w:cs="Times New Roman"/>
            <w:sz w:val="24"/>
            <w:szCs w:val="24"/>
            <w:lang w:val="en-US"/>
          </w:rPr>
          <w:delInstrText xml:space="preserve"> ADDIN ZOTERO_ITEM CSL_CITATION {"citationID":"LDvnWyLe","properties":{"formattedCitation":"(L\\uc0\\u243{}pez-Victoria et al. 2015; Zweifler et al. 2021)","plainCitation":"(López-Victoria et al. 2015; Zweifler et al. 2021)","noteIndex":0},"citationItems":[{"id":619,"uris":["http://www.mendeley.com/documents/?uuid=4fb8889b-abfe-4e61-95a5-c4c51017c8ca","http://zotero.org/users/9344658/items/QB48KDHZ"],"itemData":{"id":619,"type":"article-journal","container-title":"Coral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delInstrText>
        </w:r>
        <w:r w:rsidR="00D47B11" w:rsidRPr="00F20C48" w:rsidDel="000B42C4">
          <w:rPr>
            <w:rFonts w:ascii="Times New Roman" w:hAnsi="Times New Roman" w:cs="Times New Roman"/>
            <w:sz w:val="24"/>
            <w:szCs w:val="24"/>
            <w:lang w:val="en-US"/>
          </w:rPr>
          <w:fldChar w:fldCharType="separate"/>
        </w:r>
        <w:r w:rsidR="00D47B11" w:rsidRPr="00F20C48" w:rsidDel="000B42C4">
          <w:rPr>
            <w:rFonts w:ascii="Times New Roman" w:hAnsi="Times New Roman" w:cs="Times New Roman"/>
            <w:sz w:val="24"/>
            <w:lang w:val="en-US"/>
          </w:rPr>
          <w:delText>(López-Victoria et al. 2015; Zweifler et al. 2021)</w:delText>
        </w:r>
        <w:r w:rsidR="00D47B11" w:rsidRPr="00F20C48" w:rsidDel="000B42C4">
          <w:rPr>
            <w:rFonts w:ascii="Times New Roman" w:hAnsi="Times New Roman" w:cs="Times New Roman"/>
            <w:sz w:val="24"/>
            <w:szCs w:val="24"/>
            <w:lang w:val="en-US"/>
          </w:rPr>
          <w:fldChar w:fldCharType="end"/>
        </w:r>
        <w:r w:rsidR="00D47B11" w:rsidRPr="00F20C48" w:rsidDel="000B42C4">
          <w:rPr>
            <w:rFonts w:ascii="Times New Roman" w:hAnsi="Times New Roman" w:cs="Times New Roman"/>
            <w:sz w:val="24"/>
            <w:szCs w:val="24"/>
            <w:lang w:val="en-US"/>
          </w:rPr>
          <w:delText>.</w:delText>
        </w:r>
        <w:r w:rsidR="003E7BC7" w:rsidRPr="00F20C48" w:rsidDel="000B42C4">
          <w:rPr>
            <w:rFonts w:ascii="Times New Roman" w:hAnsi="Times New Roman" w:cs="Times New Roman"/>
            <w:sz w:val="24"/>
            <w:szCs w:val="24"/>
            <w:lang w:val="en-US"/>
          </w:rPr>
          <w:delText xml:space="preserve"> </w:delText>
        </w:r>
        <w:r w:rsidR="00D47B11" w:rsidRPr="00F20C48" w:rsidDel="000B42C4">
          <w:rPr>
            <w:rFonts w:ascii="Times New Roman" w:hAnsi="Times New Roman" w:cs="Times New Roman"/>
            <w:sz w:val="24"/>
            <w:szCs w:val="24"/>
            <w:lang w:val="en-US"/>
          </w:rPr>
          <w:delText xml:space="preserve">This </w:delText>
        </w:r>
        <w:r w:rsidR="003E7BC7" w:rsidRPr="00F20C48" w:rsidDel="000B42C4">
          <w:rPr>
            <w:rFonts w:ascii="Times New Roman" w:hAnsi="Times New Roman" w:cs="Times New Roman"/>
            <w:sz w:val="24"/>
            <w:szCs w:val="24"/>
            <w:lang w:val="en-US"/>
          </w:rPr>
          <w:delText>well</w:delText>
        </w:r>
        <w:r w:rsidR="00CE3A5B" w:rsidRPr="00F20C48" w:rsidDel="000B42C4">
          <w:rPr>
            <w:rFonts w:ascii="Times New Roman" w:hAnsi="Times New Roman" w:cs="Times New Roman"/>
            <w:sz w:val="24"/>
            <w:szCs w:val="24"/>
            <w:lang w:val="en-US"/>
          </w:rPr>
          <w:delText>-</w:delText>
        </w:r>
        <w:r w:rsidR="003E7BC7" w:rsidRPr="00F20C48" w:rsidDel="000B42C4">
          <w:rPr>
            <w:rFonts w:ascii="Times New Roman" w:hAnsi="Times New Roman" w:cs="Times New Roman"/>
            <w:sz w:val="24"/>
            <w:szCs w:val="24"/>
            <w:lang w:val="en-US"/>
          </w:rPr>
          <w:delText xml:space="preserve">developed reef </w:delText>
        </w:r>
        <w:r w:rsidR="00CE3A5B" w:rsidRPr="00F20C48" w:rsidDel="000B42C4">
          <w:rPr>
            <w:rFonts w:ascii="Times New Roman" w:hAnsi="Times New Roman" w:cs="Times New Roman"/>
            <w:sz w:val="24"/>
            <w:szCs w:val="24"/>
            <w:lang w:val="en-US"/>
          </w:rPr>
          <w:delText>exhibits t</w:delText>
        </w:r>
        <w:r w:rsidR="00864B43" w:rsidRPr="00F20C48" w:rsidDel="000B42C4">
          <w:rPr>
            <w:rFonts w:ascii="Times New Roman" w:hAnsi="Times New Roman" w:cs="Times New Roman"/>
            <w:color w:val="221E1F"/>
            <w:sz w:val="24"/>
            <w:szCs w:val="24"/>
            <w:lang w:val="en-US"/>
          </w:rPr>
          <w:delText>ypical signs of a h</w:delText>
        </w:r>
        <w:r w:rsidR="00E30CE2" w:rsidRPr="00F20C48" w:rsidDel="000B42C4">
          <w:rPr>
            <w:rFonts w:ascii="Times New Roman" w:hAnsi="Times New Roman" w:cs="Times New Roman"/>
            <w:color w:val="221E1F"/>
            <w:sz w:val="24"/>
            <w:szCs w:val="24"/>
            <w:lang w:val="en-US"/>
          </w:rPr>
          <w:delText>ealthy</w:delText>
        </w:r>
        <w:r w:rsidR="006106C4" w:rsidRPr="00F20C48" w:rsidDel="000B42C4">
          <w:rPr>
            <w:rFonts w:ascii="Times New Roman" w:hAnsi="Times New Roman" w:cs="Times New Roman"/>
            <w:color w:val="221E1F"/>
            <w:sz w:val="24"/>
            <w:szCs w:val="24"/>
            <w:lang w:val="en-US"/>
          </w:rPr>
          <w:delText xml:space="preserve"> </w:delText>
        </w:r>
        <w:r w:rsidR="00CE3A5B" w:rsidRPr="00F20C48" w:rsidDel="000B42C4">
          <w:rPr>
            <w:rFonts w:ascii="Times New Roman" w:hAnsi="Times New Roman" w:cs="Times New Roman"/>
            <w:color w:val="221E1F"/>
            <w:sz w:val="24"/>
            <w:szCs w:val="24"/>
            <w:lang w:val="en-US"/>
          </w:rPr>
          <w:delText>ecosystem, including</w:delText>
        </w:r>
        <w:r w:rsidR="00E30CE2" w:rsidRPr="00F20C48" w:rsidDel="000B42C4">
          <w:rPr>
            <w:rFonts w:ascii="Times New Roman" w:hAnsi="Times New Roman" w:cs="Times New Roman"/>
            <w:color w:val="221E1F"/>
            <w:sz w:val="24"/>
            <w:szCs w:val="24"/>
            <w:lang w:val="en-US"/>
          </w:rPr>
          <w:delText xml:space="preserve"> </w:delText>
        </w:r>
        <w:r w:rsidR="004A6F2C" w:rsidRPr="00F20C48" w:rsidDel="000B42C4">
          <w:rPr>
            <w:rFonts w:ascii="Times New Roman" w:hAnsi="Times New Roman" w:cs="Times New Roman"/>
            <w:color w:val="221E1F"/>
            <w:sz w:val="24"/>
            <w:szCs w:val="24"/>
            <w:lang w:val="en-US"/>
          </w:rPr>
          <w:delText xml:space="preserve">high </w:delText>
        </w:r>
        <w:r w:rsidR="00E30CE2" w:rsidRPr="00F20C48" w:rsidDel="000B42C4">
          <w:rPr>
            <w:rFonts w:ascii="Times New Roman" w:hAnsi="Times New Roman" w:cs="Times New Roman"/>
            <w:color w:val="221E1F"/>
            <w:sz w:val="24"/>
            <w:szCs w:val="24"/>
            <w:lang w:val="en-US"/>
          </w:rPr>
          <w:delText xml:space="preserve">coral </w:delText>
        </w:r>
        <w:r w:rsidR="004A6F2C" w:rsidRPr="00F20C48" w:rsidDel="000B42C4">
          <w:rPr>
            <w:rFonts w:ascii="Times New Roman" w:hAnsi="Times New Roman" w:cs="Times New Roman"/>
            <w:color w:val="221E1F"/>
            <w:sz w:val="24"/>
            <w:szCs w:val="24"/>
            <w:lang w:val="en-US"/>
          </w:rPr>
          <w:delText xml:space="preserve">diversity, </w:delText>
        </w:r>
        <w:r w:rsidR="00CE3A5B" w:rsidRPr="00F20C48" w:rsidDel="000B42C4">
          <w:rPr>
            <w:rFonts w:ascii="Times New Roman" w:hAnsi="Times New Roman" w:cs="Times New Roman"/>
            <w:color w:val="221E1F"/>
            <w:sz w:val="24"/>
            <w:szCs w:val="24"/>
            <w:lang w:val="en-US"/>
          </w:rPr>
          <w:delText xml:space="preserve">45% </w:delText>
        </w:r>
        <w:r w:rsidR="00D47B11" w:rsidRPr="00F20C48" w:rsidDel="000B42C4">
          <w:rPr>
            <w:rFonts w:ascii="Times New Roman" w:hAnsi="Times New Roman" w:cs="Times New Roman"/>
            <w:color w:val="221E1F"/>
            <w:sz w:val="24"/>
            <w:szCs w:val="24"/>
            <w:lang w:val="en-US"/>
          </w:rPr>
          <w:delText xml:space="preserve">coral cover, and </w:delText>
        </w:r>
        <w:r w:rsidR="004A6F2C" w:rsidRPr="00F20C48" w:rsidDel="000B42C4">
          <w:rPr>
            <w:rFonts w:ascii="Times New Roman" w:hAnsi="Times New Roman" w:cs="Times New Roman"/>
            <w:color w:val="221E1F"/>
            <w:sz w:val="24"/>
            <w:szCs w:val="24"/>
            <w:lang w:val="en-US"/>
          </w:rPr>
          <w:delText xml:space="preserve">large colonies of the coral </w:delText>
        </w:r>
        <w:r w:rsidR="004A6F2C" w:rsidRPr="00F20C48" w:rsidDel="000B42C4">
          <w:rPr>
            <w:rFonts w:ascii="Times New Roman" w:hAnsi="Times New Roman" w:cs="Times New Roman"/>
            <w:i/>
            <w:color w:val="221E1F"/>
            <w:sz w:val="24"/>
            <w:szCs w:val="24"/>
            <w:lang w:val="en-US"/>
          </w:rPr>
          <w:delText>Orbicella faveolata</w:delText>
        </w:r>
        <w:r w:rsidR="00864B43" w:rsidRPr="00F20C48" w:rsidDel="000B42C4">
          <w:rPr>
            <w:rFonts w:ascii="Times New Roman" w:hAnsi="Times New Roman" w:cs="Times New Roman"/>
            <w:iCs/>
            <w:color w:val="221E1F"/>
            <w:sz w:val="24"/>
            <w:szCs w:val="24"/>
            <w:lang w:val="en-US"/>
          </w:rPr>
          <w:delText xml:space="preserve"> </w:delText>
        </w:r>
        <w:r w:rsidR="004A6F2C" w:rsidRPr="00F20C48" w:rsidDel="000B42C4">
          <w:rPr>
            <w:rFonts w:ascii="Times New Roman" w:hAnsi="Times New Roman" w:cs="Times New Roman"/>
            <w:i/>
            <w:color w:val="221E1F"/>
            <w:sz w:val="24"/>
            <w:szCs w:val="24"/>
            <w:lang w:val="en-US"/>
          </w:rPr>
          <w:fldChar w:fldCharType="begin" w:fldLock="1"/>
        </w:r>
        <w:r w:rsidR="00864B43" w:rsidRPr="00F20C48" w:rsidDel="000B42C4">
          <w:rPr>
            <w:rFonts w:ascii="Times New Roman" w:hAnsi="Times New Roman" w:cs="Times New Roman"/>
            <w:i/>
            <w:color w:val="221E1F"/>
            <w:sz w:val="24"/>
            <w:szCs w:val="24"/>
            <w:lang w:val="en-US"/>
          </w:rPr>
          <w:delInstrText xml:space="preserve"> ADDIN ZOTERO_ITEM CSL_CITATION {"citationID":"k8PxJwKP","properties":{"formattedCitation":"(L\\uc0\\u243{}pez-Victoria et al. 2015; Pizarro et al. 2017)","plainCitation":"(López-Victoria et al. 2015; Pizarro et al. 2017)","noteIndex":0},"citationItems":[{"id":619,"uris":["http://www.mendeley.com/documents/?uuid=4fb8889b-abfe-4e61-95a5-c4c51017c8ca","http://zotero.org/users/9344658/items/QB48KDHZ"],"itemData":{"id":619,"type":"article-journal","container-title":"Coral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delInstrText>
        </w:r>
        <w:r w:rsidR="004A6F2C" w:rsidRPr="00F20C48" w:rsidDel="000B42C4">
          <w:rPr>
            <w:rFonts w:ascii="Times New Roman" w:hAnsi="Times New Roman" w:cs="Times New Roman"/>
            <w:i/>
            <w:color w:val="221E1F"/>
            <w:sz w:val="24"/>
            <w:szCs w:val="24"/>
            <w:lang w:val="en-US"/>
          </w:rPr>
          <w:fldChar w:fldCharType="separate"/>
        </w:r>
        <w:r w:rsidR="00864B43" w:rsidRPr="00F20C48" w:rsidDel="000B42C4">
          <w:rPr>
            <w:rFonts w:ascii="Times New Roman" w:hAnsi="Times New Roman" w:cs="Times New Roman"/>
            <w:sz w:val="24"/>
            <w:lang w:val="en-US"/>
          </w:rPr>
          <w:delText>(López-Victoria et al. 2015; Pizarro et al. 2017)</w:delText>
        </w:r>
        <w:r w:rsidR="004A6F2C" w:rsidRPr="00F20C48" w:rsidDel="000B42C4">
          <w:rPr>
            <w:rFonts w:ascii="Times New Roman" w:hAnsi="Times New Roman" w:cs="Times New Roman"/>
            <w:i/>
            <w:color w:val="221E1F"/>
            <w:sz w:val="24"/>
            <w:szCs w:val="24"/>
            <w:lang w:val="en-US"/>
          </w:rPr>
          <w:fldChar w:fldCharType="end"/>
        </w:r>
        <w:r w:rsidR="004A6F2C" w:rsidRPr="00F20C48" w:rsidDel="000B42C4">
          <w:rPr>
            <w:rFonts w:ascii="Times New Roman" w:hAnsi="Times New Roman" w:cs="Times New Roman"/>
            <w:color w:val="221E1F"/>
            <w:sz w:val="24"/>
            <w:szCs w:val="24"/>
            <w:lang w:val="en-US"/>
          </w:rPr>
          <w:delText>.</w:delText>
        </w:r>
        <w:r w:rsidR="003E7BC7" w:rsidRPr="00F20C48" w:rsidDel="000B42C4">
          <w:rPr>
            <w:rFonts w:ascii="Times New Roman" w:hAnsi="Times New Roman" w:cs="Times New Roman"/>
            <w:color w:val="221E1F"/>
            <w:sz w:val="24"/>
            <w:szCs w:val="24"/>
            <w:lang w:val="en-US"/>
          </w:rPr>
          <w:delText xml:space="preserve"> </w:delText>
        </w:r>
        <w:r w:rsidR="00134BED" w:rsidRPr="00F20C48" w:rsidDel="000B42C4">
          <w:rPr>
            <w:rFonts w:ascii="Times New Roman" w:hAnsi="Times New Roman" w:cs="Times New Roman"/>
            <w:color w:val="221E1F"/>
            <w:sz w:val="24"/>
            <w:szCs w:val="24"/>
            <w:lang w:val="en-US"/>
          </w:rPr>
          <w:delText xml:space="preserve">Varadero Reef </w:delText>
        </w:r>
        <w:r w:rsidR="00CE3A5B" w:rsidRPr="00F20C48" w:rsidDel="000B42C4">
          <w:rPr>
            <w:rFonts w:ascii="Times New Roman" w:hAnsi="Times New Roman" w:cs="Times New Roman"/>
            <w:color w:val="221E1F"/>
            <w:sz w:val="24"/>
            <w:szCs w:val="24"/>
            <w:lang w:val="en-US"/>
          </w:rPr>
          <w:delText>exists in</w:delText>
        </w:r>
        <w:r w:rsidR="000254E4" w:rsidRPr="00F20C48" w:rsidDel="000B42C4">
          <w:rPr>
            <w:rFonts w:ascii="Times New Roman" w:hAnsi="Times New Roman" w:cs="Times New Roman"/>
            <w:color w:val="221E1F"/>
            <w:sz w:val="24"/>
            <w:szCs w:val="24"/>
            <w:lang w:val="en-US"/>
          </w:rPr>
          <w:delText xml:space="preserve"> a light-limited environment</w:delText>
        </w:r>
        <w:r w:rsidR="00CE3A5B" w:rsidRPr="00F20C48" w:rsidDel="000B42C4">
          <w:rPr>
            <w:rFonts w:ascii="Times New Roman" w:hAnsi="Times New Roman" w:cs="Times New Roman"/>
            <w:color w:val="221E1F"/>
            <w:sz w:val="24"/>
            <w:szCs w:val="24"/>
            <w:lang w:val="en-US"/>
          </w:rPr>
          <w:delText>,</w:delText>
        </w:r>
        <w:r w:rsidR="000254E4" w:rsidRPr="00F20C48" w:rsidDel="000B42C4">
          <w:rPr>
            <w:rFonts w:ascii="Times New Roman" w:hAnsi="Times New Roman" w:cs="Times New Roman"/>
            <w:color w:val="221E1F"/>
            <w:sz w:val="24"/>
            <w:szCs w:val="24"/>
            <w:lang w:val="en-US"/>
          </w:rPr>
          <w:delText xml:space="preserve"> </w:delText>
        </w:r>
        <w:r w:rsidR="003E7BC7" w:rsidRPr="00F20C48" w:rsidDel="000B42C4">
          <w:rPr>
            <w:rFonts w:ascii="Times New Roman" w:hAnsi="Times New Roman" w:cs="Times New Roman"/>
            <w:color w:val="221E1F"/>
            <w:sz w:val="24"/>
            <w:szCs w:val="24"/>
            <w:lang w:val="en-US"/>
          </w:rPr>
          <w:delText xml:space="preserve">influenced by </w:delText>
        </w:r>
        <w:r w:rsidR="00134BED" w:rsidRPr="00F20C48" w:rsidDel="000B42C4">
          <w:rPr>
            <w:rFonts w:ascii="Times New Roman" w:hAnsi="Times New Roman" w:cs="Times New Roman"/>
            <w:color w:val="221E1F"/>
            <w:sz w:val="24"/>
            <w:szCs w:val="24"/>
            <w:lang w:val="en-US"/>
          </w:rPr>
          <w:delText>freshwater</w:delText>
        </w:r>
        <w:r w:rsidR="003E7BC7" w:rsidRPr="00F20C48" w:rsidDel="000B42C4">
          <w:rPr>
            <w:rFonts w:ascii="Times New Roman" w:hAnsi="Times New Roman" w:cs="Times New Roman"/>
            <w:color w:val="221E1F"/>
            <w:sz w:val="24"/>
            <w:szCs w:val="24"/>
            <w:lang w:val="en-US"/>
          </w:rPr>
          <w:delText xml:space="preserve"> discharge </w:delText>
        </w:r>
        <w:r w:rsidR="00134BED" w:rsidRPr="00F20C48" w:rsidDel="000B42C4">
          <w:rPr>
            <w:rFonts w:ascii="Times New Roman" w:hAnsi="Times New Roman" w:cs="Times New Roman"/>
            <w:color w:val="221E1F"/>
            <w:sz w:val="24"/>
            <w:szCs w:val="24"/>
            <w:lang w:val="en-US"/>
          </w:rPr>
          <w:delText>and industrial wastewater</w:delText>
        </w:r>
        <w:r w:rsidR="00CE3A5B" w:rsidRPr="00F20C48" w:rsidDel="000B42C4">
          <w:rPr>
            <w:rFonts w:ascii="Times New Roman" w:hAnsi="Times New Roman" w:cs="Times New Roman"/>
            <w:color w:val="221E1F"/>
            <w:sz w:val="24"/>
            <w:szCs w:val="24"/>
            <w:lang w:val="en-US"/>
          </w:rPr>
          <w:delText xml:space="preserve"> flowing</w:delText>
        </w:r>
        <w:r w:rsidR="00134BED" w:rsidRPr="00F20C48" w:rsidDel="000B42C4">
          <w:rPr>
            <w:rFonts w:ascii="Times New Roman" w:hAnsi="Times New Roman" w:cs="Times New Roman"/>
            <w:color w:val="221E1F"/>
            <w:sz w:val="24"/>
            <w:szCs w:val="24"/>
            <w:lang w:val="en-US"/>
          </w:rPr>
          <w:delText xml:space="preserve"> into Cartagena Bay </w:delText>
        </w:r>
        <w:r w:rsidR="003E7BC7" w:rsidRPr="00F20C48" w:rsidDel="000B42C4">
          <w:rPr>
            <w:rFonts w:ascii="Times New Roman" w:hAnsi="Times New Roman" w:cs="Times New Roman"/>
            <w:color w:val="221E1F"/>
            <w:sz w:val="24"/>
            <w:szCs w:val="24"/>
            <w:lang w:val="en-US"/>
          </w:rPr>
          <w:delText>(Fig. 1).</w:delText>
        </w:r>
      </w:del>
    </w:p>
    <w:p w14:paraId="1823F8EE" w14:textId="77777777" w:rsidR="006F4AA9" w:rsidRDefault="003E7BC7"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Water quality in Cartagena Bay is highly variable both in seasonal and spatial scales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{"citationID":"09t3pM7z","properties":{"formattedCitation":"(Tosic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(Fig. 2). Several parameters exceed threshold values that are not optimal for biotic health or sustaining life. Elevated concentrations of heavy metals, such as cadmium, lead, mercury, chromium, copper, nickel have been found in the water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{"citationID":"BS8Ry0EE","properties":{"formattedCitation":"(Tosic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rPr>
        <w:t>(Tosic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sediments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{"citationID":"AFVb5qGx","properties":{"formattedCitation":"(Cogua et al. 2012)","plainCitation":"(Cogua et al. 2012)","noteIndex":0},"citationItems":[{"id":3890,"uris":["http://zotero.org/users/9344658/items/BRDVFZNW"],"itemData":{"id":3890,"type":"article-journal","abstract":"En Colombia, la bahía de Cartagena es uno de los ecosistemas costeros más influenciados por la contaminación con mercurio (Hg). Con el propósito de identificar el estado ambiental de la bahía de Cartagena, en este estudio se determinó metilmercurio (MeHg) y mercurio total (HgT) en sedimentos superficiales y seston, durante cinco muestreos (febrero, abril, junio, julio y octubre), en cinco estaciones (Zona Industrial, Frente al Dique, Centro, Boca Chica y Tierra Bomba), dentro de la bahía, durante 2006. Los resultados señalan que el promedio de HgT en los sedimentos fue 0.18 ± 0.01 μg/gp.s y en seston fue 0.16 ± 0.002 μg/gp.s. En ambos casos el 10% corresponde a MeHg. Se encontró una correlación entre HgT y MeHg en sedimentos (r = 0.87, p &lt; 0.0001) y en seston (r = 0.66, p = 0.0003). El análisis de regresión múltiple sugiere que para la bahía de Cartagena el pH y el potencial redox determinan el proceso de metilación de mercurio tanto en sedimentos como en el seston.","container-title":"Boletín de Investigaciones Marinas y Costeras","ISSN":"0122-9761","issue":"2","journalAbbreviation":"Bol. Invest. Mar. Cost.","page":"267-285","title":"Concentración de mercurio total y metilmercurio en sedimento y seston de la Bahía de Cartagena, Caribe Colombiano","volume":"41","author":[{"family":"Cogua","given":"Pilar"},{"family":"Campos-Campos","given":"Hernando"},{"family":"Duque","given":"Guillermo"}],"issued":{"date-parts":[["2012"]]}}}],"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rPr>
        <w:t>(Cogua et al. 2012)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and organisms </w:t>
      </w:r>
      <w:r w:rsidRPr="00F20C48">
        <w:rPr>
          <w:rFonts w:ascii="Times New Roman" w:hAnsi="Times New Roman" w:cs="Times New Roman"/>
          <w:sz w:val="24"/>
          <w:szCs w:val="24"/>
          <w:lang w:val="en-US"/>
        </w:rPr>
        <w:fldChar w:fldCharType="begin" w:fldLock="1"/>
      </w:r>
      <w:r w:rsidRPr="00F20C48">
        <w:rPr>
          <w:rFonts w:ascii="Times New Roman" w:hAnsi="Times New Roman" w:cs="Times New Roman"/>
          <w:sz w:val="24"/>
          <w:szCs w:val="24"/>
          <w:lang w:val="en-US"/>
        </w:rPr>
        <w:instrText xml:space="preserve"> ADDIN ZOTERO_ITEM CSL_CITATION {"citationID":"kOTIM2hF","properties":{"formattedCitation":"(Alonso et al. 2000; Manjarrez et al. 2008)","plainCitation":"(Alonso et al. 2000; Manjarrez et al. 2008)","noteIndex":0},"citationItems":[{"id":3857,"uris":["http://www.mendeley.com/documents/?uuid=fe3d6e8d-c4c7-4fc9-91a9-fe54da2127cd","http://zotero.org/users/9344658/items/7TCYF268"],"itemData":{"id":3857,"type":"article-journal","abstract":"Cartagena Bay is one of the most contaminated bodies of water in the city, probably due to the industries around it; some of them dispose of their waste in it, with little or no treatment. Currently, heavy metals such as cadmium, dredging and filling, thermal effluents and sedimentation are causing the degradation of the ecosystem of the bay at an alarming rate. This investigation found concentrations of cadmium in oysters which are caught in six strategic points of the Bay: Álcalis, Bocachica, Caño Loro, Caño Zapatero, Cienaga Honda, and the Free Zone. The results showed that there were no statistically significant differences between the mean values of Cd concentrations in oysters in each one of the samples taken, and that Cienaga Honda and Bocachica were the places where the highest concentration of metal in oysters was detected (25.79 mg Cd/kg and 15.11 mg Cd/kg, respectively). This study demonstrates the risk people who consume oysters have at the Bay of Cartagena and allows warning relevant authorities about the control at critical points.","container-title":"Revista Ingenierías Universidad de Medellín","issue":"13","page":"11-20","title":"Bioacumulación de cadmio en ostras de la Bahía de Cartagena","volume":"7","author":[{"family":"Manjarrez","given":"Ganiveth"},{"family":"Castro","given":"Ildefonso"},{"family":"Utria","given":"Leidys"}],"issued":{"date-parts":[["2008"]]}}},{"id":3888,"uris":["http://www.mendeley.com/documents/?uuid=ed61eeef-db65-4b16-bbaa-e363962c1057","http://zotero.org/users/9344658/items/WCTY7M66"],"itemData":{"id":3888,"type":"article-journal","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Ltd.","container-title":"Environmental Pollution","DOI":"10.1016/S0269-7491(99)00225-0","ISSN":"02697491","issue":"1","page":"157-163","title":"Mercury levels in muscle of two fish species and sediments from the Cartagena Bay and the Cienaga Grande de Santa Marta, Colombia","volume":"109","author":[{"family":"Alonso","given":"D."},{"family":"Pineda","given":"P."},{"family":"Olivero","given":"J."},{"family":"González","given":"H."},{"family":"Campos","given":"N."}],"issued":{"date-parts":[["2000"]]}}}],"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(Alonso et al. 2000; Manjarrez et al. 2008)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Cartagena Bay’s waters experience seasonal increases in nutrient levels and decreases in dissolved oxygen, occasionally reaching hypoxic conditions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{"citationID":"p9BhYovp","properties":{"formattedCitation":"(Tuchkovenko and Lonin 2003; Tosic et al. 2019)","plainCitation":"(Tuchkovenko and Lonin 2003; Tosic et al. 2019)","noteIndex":0},"citationItems":[{"id":3884,"uris":["http://zotero.org/users/9344658/items/ZML8FS42"],"itemData":{"id":3884,"type":"article-journal","abstract":"A mathematical model of eutrophication/oxygen regime for Cartagena Bay (Colombia) is described. The model consists of hydrodynamic and biogeochemical blocks to assess engineering alternatives for improving the water quality and oxygen regime in the bay. The hydrodynamic block of the model is based on the primitive three-dimensional equations for estuarine and coastal dynamics. The biogeochemical block includes the balance equations for the following components of the ecosystem: phytoplankton, bacteria, detritus, dissolved organic matter (DOM), phosphate, ammonium, nitrite, nitrate and dissolved oxygen. A non-traditional parameterization of bacteria role in biochemical oxidation of organic matter is used. Modelling of distinct ecological situations for Cartagena Bay has shown the principal strategic objectives to improve the water quality of the bay. The model has been tested and could be applied to other similar water bodies. © 2003 Elsevier Science B.V. All rights reserved.","container-title":"Ecological Modelling","DOI":"10.1016/S0304-3800(03)00064-4","ISSN":"03043800","issue":"1","journalAbbreviation":"Ecol., Model.","page":"91-106","title":"Mathematical model of the oxygen regime of Cartagena Bay","volume":"165","author":[{"family":"Tuchkovenko","given":"Yuri S."},{"family":"Lonin","given":"Serguei A."}],"issued":{"date-parts":[["2003"]]}}},{"id":3867,"uris":["http://www.mendeley.com/documents/?uuid=10012453-9b76-472e-87e3-fef51ebac5b2","http://zotero.org/users/9344658/items/X5ILEJZA"],"itemData":{"id":3867,"type":"article-journal","abstract":"Cartagena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(Tuchkovenko and Lonin 2003; 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Organic matter and high coliform counts have also been observed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{"citationID":"22eHjwaz","properties":{"formattedCitation":"(Garay and Giraldo 1997; Tuchkovenko and Rend\\uc0\\u243{}n 2002; Tosic et al. 2019)","plainCitation":"(Garay and Giraldo 1997; Tuchkovenko and Rendón 2002; Tosic et al. 2019)","noteIndex":0},"citationItems":[{"id":3882,"uris":["http://zotero.org/users/9344658/items/JZQ5IKYV"],"itemData":{"id":3882,"type":"article-journal","abstract":"Se ilustran en el presente artículo las variaciones estacionales del oxígeno disuelto en la Bahía de Cartagena, durante el período Febrero de 1996 - Abril de 1997. Uno de los resultados más sobresalientes es el hecho de haber identificado y cuantificado las fuentes alóctonas y autóctonas de contaminación que afectan la bahía de Cartagena, así como los diversos contaminantes que llevan consigo, entre los cuales la materia orgánica proveniente de dichas fuentes representa uno de los más importantes, porque afecta directamente uno de los parámetros fundamentales para la vida marina como lo es el oxígeno disuelto, creando zonas anóxicas en el fondo de la Bahía, principalmente durante la época lluviosa. En términos generales, en una escala de priorización de fuentes de contaminación que afectan la Bahía, desde el punto de vista de los déficits de oxígeno que se presentan en el fondo, las más importantes por el aporte de carga orgánica son las aguas servidas de la ciudad y la demanda béntica. Sobre estas dos causas se deberán concentrar los esfuerzos de la ciudad para la recuperación de los ecosistemas de la Bahía.","container-title":"Boletín Científico CIOH","DOI":"10.26640/22159045.88","ISSN":"0120-0542","page":"1-13","title":"Influencia de los aportes de materia orgánica externa y autóctona en el decrecimiento de los niveles de oxigeno disuelto en la Bahía de Cartagena, Colombia","volume":"18","author":[{"family":"Garay","given":"Jesús A."},{"family":"Giraldo","given":"Luis N."}],"issued":{"date-parts":[["1997"]]}}},{"id":3878,"uris":["http://www.mendeley.com/documents/?uuid=e4f2f366-35fc-4243-89cf-b214b4510e68","http://zotero.org/users/9344658/items/RP3RIIXK"],"itemData":{"id":3878,"type":"article-journal","abstract":"El presente trabajo describe los resultados obtenidos del monitoreo de estaciones en la Bahía de Cartagena durante el período entre 1999-2000. Las tres épocas climáticas del año fueron tomadas en consideración. Los valores más altos fueron reportados durante la época de transición y época de lluvias, encontrándose una correlación entre la contaminación bacteriana y la precipitación lluviosa en el área. Sin embargo durante todo el año se observa una contaminación crónica en la Bahía de Cartagena, excediéndose los límites permitidos para contacto primario y secundario.","container-title":"Boletín Científico CIOH","DOI":"10.26640/22159045.109","ISSN":"0120-0542","page":"56-67","title":"Estudio del comportamiento de la contaminación bacteriana en la Bahía de Cartagena","volume":"20","author":[{"family":"Tuchkovenko","given":"Yuri S."},{"family":"Rendón","given":"Silvia R."}],"issued":{"date-parts":[["2002"]]}}},{"id":3867,"uris":["http://www.mendeley.com/documents/?uuid=10012453-9b76-472e-87e3-fef51ebac5b2","http://zotero.org/users/9344658/items/X5ILEJZA"],"itemData":{"id":3867,"type":"article-journal","abstract":"Cartagena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(Garay and Giraldo 1997; Tuchkovenko and Rendón 2002; 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Domestic sewage and industrial wastewaters contribute pollutants to the bay, but it is the Canal del Dique that has caused significant declines in water quality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{"citationID":"10Dog2D4","properties":{"formattedCitation":"(Tosic et al. 2018)","plainCitation":"(Tosic et al. 2018)","noteIndex":0},"citationItems":[{"id":3334,"uris":["http://zotero.org/users/9344658/items/7D76V3WL"],"itemData":{"id":3334,"type":"article-journal","abstract":"The identification and prioritization of pollution sources is essential to coastal zone management. This task is complicated when a variety of pollution sources are found and by limited data availability, which can result in an inconclusive assessment and differing public perceptions, ultimately hindering the progress of management actions. This is the case in Cartagena Bay (Colombia), a Caribbean hot-spot of pollution, which receives large freshwater discharges from the Magdalena River drained via the Dique Canal along with coastal industrial effluents and untreated domestic wastewater from parts of the coastal population. This study presents a methodology for the integrated assessment of anthropogenic pollution sources discharged into the coastal zone by estimating their loads and comparing their relative contributions to receiving coastal waters. Given the lack of available data on discharges and water quality, an integrated approach is applied by combining various methods of load estimation while emphasizing the importance of calculating confidence intervals for each load value. Pollution loads from nearby sources of domestic wastewater, coastal industrial effluents and continental runoff were assessed with respect to their contributions of coliforms, total suspended solids, nitrogen, phosphorus, and biological oxygen demand (BOD). Loads from the canal's surface runoff were calculated with monthly discharge and water quality data. Domestic loads were computed using GIS analyses of population and sewerage coverage in combination with export coefficients of daily load per capita. Industrial loads were estimated based on previous studies. Results show that each type of land-based source is responsible for different pollution impacts observed in Cartagena Bay. Occasionally, inadequate recreational water quality can be attributed to nearby sources of domestic wastewater, which contribute the highest coliform load (6.7 ± 3.9 × 1015MPN/day). Continental runoff via the Dique Canal contributes the greatest sediment load (2.5 ± 1.9 × 103t/day) causing the bay's turbid plumes and related ecosystem issues. Hypoxic conditions in the bay can be attributed to all three pollution sources which all discharge significant BOD loads (2–8 t/day), while the highest total phosphorus load comes from the Dique Canal (3.2 ± 2.4 t/day) and the highest nitrogen loads flow from the canal (3.7 ± 3.1 t·NO3-N/day) and the industrial sector (3.1 ± 4.1 t·N/day). Given that these loads are projected to increase in future years, this study highlights the importance of prioritization and mitigation in coastal pollution management and demonstrates a method that could be applied in other places with similar problems in the Wider Caribbean Region.","container-title":"Estuarine, Coastal and Shelf Science","DOI":"10.1016/j.ecss.2017.08.035","ISSN":"02727714","journalAbbreviation":"Estuar. Coast. Shelf Sci.","page":"217-226","title":"An integrated approach for the assessment of land-based pollution loads in the coastal zone","volume":"211","author":[{"family":"Tosic","given":"Marko"},{"family":"Restrepo","given":"Juan Darío"},{"family":"Izquierdo","given":"Alfredo"},{"family":"Lonin","given":"Serguei"},{"family":"Martins","given":"Flávio"},{"family":"Escobar","given":"Rogger"}],"issued":{"date-parts":[["2018"]]}}}],"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(Tosic et al. 2018)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p>
    <w:p w14:paraId="1DA83845" w14:textId="721371FE" w:rsidR="004F37FB" w:rsidRPr="006F4AA9" w:rsidRDefault="004F37FB"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Canal del Dique connects the Magdalena River and Cartagena Bay since 1934, and it is a navigable channel of 115 km length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{"citationID":"hRsIWD4d","properties":{"formattedCitation":"(Mogoll\\uc0\\u243{}n 2002, 2013)","plainCitation":"(Mogollón 2002, 2013)","noteIndex":0},"citationItems":[{"id":2544,"uris":["http://zotero.org/users/9344658/items/TH2AVVUV"],"itemData":{"id":2544,"type":"article-journal","container-title":"Revista ANDI","page":"66-82","title":"Aproximación a la historia geomorfológica del área de influencia del Canal del Dique","author":[{"family":"Mogollón","given":"José V."}],"issued":{"date-parts":[["2002"]]}}},{"id":2546,"uris":["http://www.mendeley.com/documents/?uuid=e4a4dc0b-990e-48ca-9177-94499e92b43d","http://zotero.org/users/9344658/items/UY6FYRMI"],"itemData":{"id":2546,"type":"book","event-place":"Bogotá,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2002,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(Fig. 1). It was fully channelized between 1950 and 1952, leading to the transformation of Cartagena Bay’s clear </w:t>
      </w:r>
      <w:r w:rsidRPr="00F20C48">
        <w:rPr>
          <w:rFonts w:ascii="Times New Roman" w:hAnsi="Times New Roman" w:cs="Times New Roman"/>
          <w:sz w:val="24"/>
          <w:szCs w:val="24"/>
          <w:lang w:val="en-US"/>
        </w:rPr>
        <w:lastRenderedPageBreak/>
        <w:t xml:space="preserve">waters into turbid waters due to freshwater discharge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{"citationID":"0zkZb8Ku","properties":{"formattedCitation":"(Mogoll\\uc0\\u243{}n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Between 1981 and 1984, the Canal del Dique was rectified and expanded in both depth and width. During this period, nearly 47% of the soil and sediments dredged throughout the 20</w:t>
      </w:r>
      <w:r w:rsidRPr="00F20C48">
        <w:rPr>
          <w:rFonts w:ascii="Times New Roman" w:hAnsi="Times New Roman" w:cs="Times New Roman"/>
          <w:sz w:val="24"/>
          <w:szCs w:val="24"/>
          <w:vertAlign w:val="superscript"/>
          <w:lang w:val="en-US"/>
        </w:rPr>
        <w:t>th</w:t>
      </w:r>
      <w:r w:rsidRPr="00F20C48">
        <w:rPr>
          <w:rFonts w:ascii="Times New Roman" w:hAnsi="Times New Roman" w:cs="Times New Roman"/>
          <w:sz w:val="24"/>
          <w:szCs w:val="24"/>
          <w:lang w:val="en-US"/>
        </w:rPr>
        <w:t xml:space="preserve"> century were removed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{"citationID":"TLk3BySW","properties":{"formattedCitation":"(Mogoll\\uc0\\u243{}n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Annual maintenance is required to remove accumulated sediments, a practice that continues today. Between 1984 and 2010, the Canal del Dique increased water discharge by 28% and sediment load by 48%, contributing approximately 52 Mt of sediment to Cartagena Bay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{"citationID":"XWop30ub","properties":{"formattedCitation":"(Restrepo et al. 2018)","plainCitation":"(Restrepo et al. 2018)","noteIndex":0},"citationItems":[{"id":2499,"uris":["http://zotero.org/users/9344658/items/KR4LAI7L"],"itemData":{"id":2499,"type":"article-journal","abstract":"Fluxes of continental runoff and sediments as well as downstream deposition of eroded soils have severely altered the structure and function of fluvial and deltaic-estuarine ecosystems. The Magdalena River, the main contributor of continental fluxes into the Caribbean Sea, delivers important amounts of water and sediments into Cartagena Bay, a major estuarine system in northern Colombia. Until now, trends in fluvial fluxes into the bay, as well as the relationship between these tendencies in fluvial inputs and associated upstream changes in the Magdalena catchment, have not been studied. Here we explore the interannual trends of water discharge and sediment load flowing from the Magdalena River-Canal del Dique system into Cartagena Bay during the last three decades, forecast future scenarios of fluxes into the bay, and discuss possible connections between observed trends in fluvial inputs and trends in human intervention in the Magdalena River basin. Significant upward trends in annual runoff and sediment load during the mid-1980s, 1990s, and post-2000 are observed in the Magdalena and in the Canal del Dique flowing into Cartagena Bay. During the last decade, Magdalena streamflow and sediment load experienced increases of 24% and 33%, respectively, compared to the pre-2000year period. Meanwhile, the Canal del Dique witnessed increases in water discharge and sediment load of 28% and 48%, respectively. During 26y of monitoring, the Canal del Dique has discharged ~177Mt of sediment to the coastal zone, of which 52Mt was discharged into Cartagena Bay. Currently, the Canal drains 6.5% and transports 5.1% of the Magdalena water discharge and sediment load. By 2020, water discharge and sediment flux from the Canal del Dique flowing to the coastal zone will witness increments of ~164% and 260%, respectively. Consequently, sediment fluxes into Cartagena Bay will witness increments as high as 8.2Mty-1 or 317%. Further analyses of upstream sediment load series for 21 tributary systems of the main Magdalena during the 2005-2010 period reveal that six tributaries, representing 55% of the analyzed Magdalena basin area, have witnessed increasing trends in sediment load, raising the river's sediment load by 44Mty-1. Overall, trends in sediment load of the Magdalena and the Canal del Dique during the last three decades are in close agreement with the observed trends in human induced upstream erosion. The last decade has witnessed even stronger increments in fluvial fluxes to Cartagena Bay. Our results emphasize the importance of the catchment-coast linkage in order to predict future changes of fluvial fluxes into Caribbean estuarine systems.","container-title":"Geomorphology","DOI":"10.1016/j.geomorph.2016.11.007","ISSN":"0169555X","journalAbbreviation":"Geomorphology","note":"publisher: Elsevier B.V.","page":"92-105","title":"Fluvial fluxes from the Magdalena River into Cartagena Bay, Caribbean Colombia: Trends, future scenarios, and connections with upstream human impacts","volume":"302","author":[{"family":"Restrepo","given":"Juan D."},{"family":"Escobar","given":"Rogger"},{"family":"Tosic","given":"Marko"}],"issued":{"date-parts":[["2018"]]}}}],"schema":"https://github.com/citation-style-language/schema/raw/master/csl-citation.json"}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(Restrepo et al. 2018)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While sedimentary evidence suggests that Cartagena Bay had a significant presence of </w:t>
      </w:r>
      <w:proofErr w:type="spellStart"/>
      <w:r w:rsidRPr="00F20C48">
        <w:rPr>
          <w:rFonts w:ascii="Times New Roman" w:hAnsi="Times New Roman" w:cs="Times New Roman"/>
          <w:sz w:val="24"/>
          <w:szCs w:val="24"/>
          <w:lang w:val="en-US"/>
        </w:rPr>
        <w:t>scleractinian</w:t>
      </w:r>
      <w:proofErr w:type="spellEnd"/>
      <w:r w:rsidRPr="00F20C48">
        <w:rPr>
          <w:rFonts w:ascii="Times New Roman" w:hAnsi="Times New Roman" w:cs="Times New Roman"/>
          <w:sz w:val="24"/>
          <w:szCs w:val="24"/>
          <w:lang w:val="en-US"/>
        </w:rPr>
        <w:t xml:space="preserve"> corals and seagrasses during the late Holocene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{"citationID":"divvZqUW","properties":{"formattedCitation":"(Mart\\uc0\\u237{}nez et al. 2010)","plainCitation":"(Martínez et al. 2010)","noteIndex":0},"citationItems":[{"id":2439,"uris":["http://www.mendeley.com/documents/?uuid=27df5caf-6964-4c1a-bf34-63180fe5887c","http://zotero.org/users/9344658/items/T5EU9MNT"],"itemData":{"id":2439,"type":"article-journal","abstract":"The detailed stratigraphic survey and paleontological study (mollusks, corals, foraminifera and ostracods) of four low-level,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3 m, marine terrace sections: Punta Canoas, Manzanillo del Mar, Playa de Oro, and Tierra Bomba Island, from the Cartagena region, southern Caribbean, supplemented with 22 radiocarbon dates, reveals that the northern terraces were deposited as parasequences in a clastic depositional system compared to the Tierra Bomba Island succession that was deposited in a carbonate depositional system between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3600 and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1700 cal yrs BP. Drier conditions and the southern location of the ITCZ at about 3 ka triggered stronger easterly Trades and more dynamic southwestward sediment drift fed by the Magdalena River mouth, thus promoting the formation of sand spits that ultimately isolated the Cienaga de Tesca coastal lagoon from the Caribbean Sea. Our estimates support the hypothesis that the present position of the terraces is the product of neotectonism rather than a higher 3 ka, sea-level. Upheaval of the terraces varies between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3.8 mmyr-1 at Punta Canoas and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2.2 mmyr-1 at Tierra Bomba to </w:instrText>
      </w:r>
      <w:r w:rsidR="00E7591E" w:rsidRPr="00F20C48">
        <w:rPr>
          <w:rFonts w:ascii="Cambria Math" w:hAnsi="Cambria Math" w:cs="Cambria Math"/>
          <w:sz w:val="24"/>
          <w:szCs w:val="24"/>
          <w:lang w:val="en-US"/>
        </w:rPr>
        <w:instrText>∼</w:instrText>
      </w:r>
      <w:r w:rsidR="00E7591E" w:rsidRPr="00F20C48">
        <w:rPr>
          <w:rFonts w:ascii="Times New Roman" w:hAnsi="Times New Roman" w:cs="Times New Roman"/>
          <w:sz w:val="24"/>
          <w:szCs w:val="24"/>
          <w:lang w:val="en-US"/>
        </w:rPr>
        <w:instrText xml:space="preserve">1.5 mmyr-1 at Manzanillo del Mar and Playa de Oro terraces. Our study corroborates previous contentions on the role of mud diapirism and the dynamics of the Dique Fault as late Holocene upheaval mechanisms. © 2009 Elsevier Ltd. All rights reserved.","container-title":"Journal of South American Earth Sciences","DOI":"10.1016/j.jsames.2009.08.010","ISSN":"08959811","issue":"2","journalAbbreviation":"J. South Am. Earth Sci.","note":"publisher: Elsevier Ltd\nISBN: 0895-9811","page":"214-224","title":"Late Holocene marine terraces of the Cartagena region, southern Caribbean: The product of neotectonism or a former high stand in sea-level?","volume":"29","author":[{"family":"Martínez","given":"J. Ignacio"},{"family":"Yokoyama","given":"Yusuke"},{"family":"Gomez","given":"Andres"},{"family":"Delgado","given":"Adriana"},{"family":"Matsuzaki","given":"Hiroyuki"},{"family":"Rendon","given":"Esteban"}],"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(Martínez et al.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del w:id="70" w:author="Mateo  Lopez Victoria" w:date="2024-09-19T14:26:00Z">
        <w:r w:rsidRPr="00F20C48" w:rsidDel="00E84589">
          <w:rPr>
            <w:rFonts w:ascii="Times New Roman" w:hAnsi="Times New Roman" w:cs="Times New Roman"/>
            <w:sz w:val="24"/>
            <w:szCs w:val="24"/>
            <w:lang w:val="en-US"/>
          </w:rPr>
          <w:delText xml:space="preserve">but </w:delText>
        </w:r>
      </w:del>
      <w:ins w:id="71" w:author="Mateo  Lopez Victoria" w:date="2024-09-19T14:26:00Z">
        <w:r w:rsidR="00E84589">
          <w:rPr>
            <w:rFonts w:ascii="Times New Roman" w:hAnsi="Times New Roman" w:cs="Times New Roman"/>
            <w:sz w:val="24"/>
            <w:szCs w:val="24"/>
            <w:lang w:val="en-US"/>
          </w:rPr>
          <w:t xml:space="preserve">recent </w:t>
        </w:r>
      </w:ins>
      <w:r w:rsidRPr="00F20C48">
        <w:rPr>
          <w:rFonts w:ascii="Times New Roman" w:hAnsi="Times New Roman" w:cs="Times New Roman"/>
          <w:sz w:val="24"/>
          <w:szCs w:val="24"/>
          <w:lang w:val="en-US"/>
        </w:rPr>
        <w:t xml:space="preserve">changes in water quality have adversely affected these ecosystems. Seagrass cover in the bay declined by about 92% between 1935 and 2001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{"citationID":"NKRJsvXk","properties":{"formattedCitation":"(D\\uc0\\u237{}az and G\\uc0\\u243{}mez 2003)","plainCitation":"(Díaz and Gómez 2003)","noteIndex":0},"citationItems":[{"id":8027,"uris":["http://zotero.org/users/9344658/items/NJEWECTG"],"itemData":{"id":8027,"type":"article-journal","abstract":"The spatial distribution of seagrass beds within the Cartagena Bay and neighboring areas was reconstructed through comparative analyses of maps, aerial photographs and satellite imagery, as well as observations in the field for five time periods within the last six decades. From slightly more than 1,000 hectares of seagrass beds existing in 1935-45, only 76 remained in 2001, which is less than 8%. The loss rate of seagrass within the bay showed an inverse exponential pattern, whereas outside of the bay the tendency was linear. The almost disappearance of this community was probably raged by the reopening of the Canal del Dique early in the thirties, causing the introduction of important amounts of turbid freshwater and sediments into the bay, and subsequently accelerated by the rapid development of the industrial zone, spilling of polluted industrial and domestic waters, dredging and coastal development. The reduction of seagrass areas has been seemingly accompanied by changes in the structure of the animal community, becomig apparent through the evident disappearance of suspension feeding invertebrates which were so far dominant elements three decades earlier. The loss of seagrass beds in the bay during the 20th century seems likely to be part of the long lasting human transformation process of this ecosystem, which started three centuries before.","container-title":"Boletín de Investigaciones Marinas y Costeras","DOI":"10.25268/bimc.invemar.2003.32.0.260","ISSN":"0122-9761","journalAbbreviation":"Bol. Invest. Mar. Cost.","language":"es","page":"57-74","source":"DOI.org (Crossref)","title":"Cambios históricos en la distribución y abundancia de praderas de pastos marinos en la Bahía de Cartagena y areas aledañas (Colombia)","volume":"32","author":[{"family":"Díaz","given":"Juan Manuel"},{"family":"Gómez","given":"Diana Isabel"}],"issued":{"date-parts":[["2003"]]}}}],"schema":"https://github.com/citation-style-language/schema/raw/master/csl-citation.json"}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(Díaz and Gómez 2003)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with no recent data available. Coral reefs here were once thought to be nonexistent, until recent studies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{"citationID":"9YxltxgI","properties":{"formattedCitation":"(L\\uc0\\u243{}pez-Victoria et al. 2015)","plainCitation":"(López-Victoria et al. 2015)","noteIndex":0},"citationItems":[{"id":619,"uris":["http://www.mendeley.com/documents/?uuid=4fb8889b-abfe-4e61-95a5-c4c51017c8ca","http://zotero.org/users/9344658/items/QB48KDHZ"],"itemData":{"id":619,"type":"article-journal","container-title":"Coral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(López-Victoria et al. 2015)</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commentRangeEnd w:id="8"/>
      <w:r w:rsidR="0063326C">
        <w:rPr>
          <w:rStyle w:val="Refdecomentario"/>
        </w:rPr>
        <w:commentReference w:id="8"/>
      </w:r>
    </w:p>
    <w:p w14:paraId="321E5DEA" w14:textId="77777777" w:rsidR="00F341DC" w:rsidRDefault="00F341DC" w:rsidP="00864B43">
      <w:pPr>
        <w:tabs>
          <w:tab w:val="center" w:pos="4419"/>
        </w:tabs>
        <w:spacing w:line="480" w:lineRule="auto"/>
        <w:jc w:val="both"/>
        <w:rPr>
          <w:rFonts w:ascii="Arial" w:hAnsi="Arial" w:cs="Arial"/>
          <w:color w:val="221E1F"/>
          <w:sz w:val="24"/>
          <w:szCs w:val="24"/>
          <w:lang w:val="en-US"/>
        </w:rPr>
      </w:pPr>
    </w:p>
    <w:p w14:paraId="3A3EF8B9" w14:textId="77777777" w:rsidR="00F341DC" w:rsidRPr="00F94909" w:rsidRDefault="00F341DC" w:rsidP="00F341DC">
      <w:pPr>
        <w:jc w:val="both"/>
        <w:rPr>
          <w:rFonts w:ascii="Arial" w:hAnsi="Arial" w:cs="Arial"/>
          <w:lang w:val="en-US"/>
        </w:rPr>
      </w:pPr>
      <w:r w:rsidRPr="00383475">
        <w:rPr>
          <w:rFonts w:ascii="Arial" w:hAnsi="Arial" w:cs="Arial"/>
          <w:noProof/>
          <w:lang w:val="en-US" w:eastAsia="en-US"/>
        </w:rPr>
        <w:lastRenderedPageBreak/>
        <w:drawing>
          <wp:inline distT="0" distB="0" distL="0" distR="0" wp14:anchorId="3F493B7B" wp14:editId="777BABFB">
            <wp:extent cx="5612130" cy="6464111"/>
            <wp:effectExtent l="0" t="0" r="7620" b="0"/>
            <wp:docPr id="2" name="Picture 2" descr="C:\Users\luislizcanos\Google Drive\Articulos\Pendientes\Varadero growth rates\Figuras\Fi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6464111"/>
                    </a:xfrm>
                    <a:prstGeom prst="rect">
                      <a:avLst/>
                    </a:prstGeom>
                    <a:noFill/>
                    <a:ln>
                      <a:noFill/>
                    </a:ln>
                  </pic:spPr>
                </pic:pic>
              </a:graphicData>
            </a:graphic>
          </wp:inline>
        </w:drawing>
      </w:r>
    </w:p>
    <w:p w14:paraId="1CD8ABF3" w14:textId="6DC0793A" w:rsidR="00F341DC" w:rsidRPr="00F20C48" w:rsidRDefault="00F341DC" w:rsidP="00F341DC">
      <w:pPr>
        <w:jc w:val="both"/>
        <w:rPr>
          <w:rFonts w:ascii="Times New Roman" w:hAnsi="Times New Roman" w:cs="Times New Roman"/>
          <w:lang w:val="en-US"/>
        </w:rPr>
      </w:pPr>
      <w:r w:rsidRPr="00F20C48">
        <w:rPr>
          <w:rFonts w:ascii="Times New Roman" w:hAnsi="Times New Roman" w:cs="Times New Roman"/>
          <w:b/>
          <w:lang w:val="en-US"/>
        </w:rPr>
        <w:t>Figure 1.</w:t>
      </w:r>
      <w:r w:rsidRPr="00F20C48">
        <w:rPr>
          <w:rFonts w:ascii="Times New Roman" w:hAnsi="Times New Roman" w:cs="Times New Roman"/>
          <w:lang w:val="en-US"/>
        </w:rPr>
        <w:t xml:space="preserve"> Geographic location of the Varadero coral reef. (a-b) The connection between the Canal del Dique and the Magdalena River, and (c) location of Varadero reef within Cartagena Bay. Hydrological and mete</w:t>
      </w:r>
      <w:del w:id="72" w:author="Angela Maria Marulanda" w:date="2024-09-18T07:34:00Z">
        <w:r w:rsidRPr="00F20C48" w:rsidDel="00845609">
          <w:rPr>
            <w:rFonts w:ascii="Times New Roman" w:hAnsi="Times New Roman" w:cs="Times New Roman"/>
            <w:lang w:val="en-US"/>
          </w:rPr>
          <w:delText>re</w:delText>
        </w:r>
      </w:del>
      <w:ins w:id="73" w:author="Angela Maria Marulanda" w:date="2024-09-18T07:34:00Z">
        <w:r w:rsidR="00845609">
          <w:rPr>
            <w:rFonts w:ascii="Times New Roman" w:hAnsi="Times New Roman" w:cs="Times New Roman"/>
            <w:lang w:val="en-US"/>
          </w:rPr>
          <w:t>or</w:t>
        </w:r>
      </w:ins>
      <w:r w:rsidRPr="00F20C48">
        <w:rPr>
          <w:rFonts w:ascii="Times New Roman" w:hAnsi="Times New Roman" w:cs="Times New Roman"/>
          <w:lang w:val="en-US"/>
        </w:rPr>
        <w:t xml:space="preserve">ological stations are indicated by red dots in panel b: 1. Naval station, and 2. Santa Helena </w:t>
      </w:r>
      <w:r w:rsidRPr="00E84589">
        <w:rPr>
          <w:rFonts w:ascii="Times New Roman" w:hAnsi="Times New Roman" w:cs="Times New Roman"/>
          <w:highlight w:val="yellow"/>
          <w:lang w:val="en-US"/>
          <w:rPrChange w:id="74" w:author="Mateo  Lopez Victoria" w:date="2024-09-19T14:27:00Z">
            <w:rPr>
              <w:rFonts w:ascii="Times New Roman" w:hAnsi="Times New Roman" w:cs="Times New Roman"/>
              <w:lang w:val="en-US"/>
            </w:rPr>
          </w:rPrChange>
        </w:rPr>
        <w:t>2</w:t>
      </w:r>
      <w:r w:rsidRPr="00F20C48">
        <w:rPr>
          <w:rFonts w:ascii="Times New Roman" w:hAnsi="Times New Roman" w:cs="Times New Roman"/>
          <w:lang w:val="en-US"/>
        </w:rPr>
        <w:t xml:space="preserve"> station. (d) </w:t>
      </w:r>
      <w:proofErr w:type="spellStart"/>
      <w:r w:rsidRPr="00F20C48">
        <w:rPr>
          <w:rFonts w:ascii="Times New Roman" w:hAnsi="Times New Roman" w:cs="Times New Roman"/>
          <w:i/>
          <w:lang w:val="en-US"/>
        </w:rPr>
        <w:t>Orbicella</w:t>
      </w:r>
      <w:proofErr w:type="spellEnd"/>
      <w:r w:rsidRPr="00F20C48">
        <w:rPr>
          <w:rFonts w:ascii="Times New Roman" w:hAnsi="Times New Roman" w:cs="Times New Roman"/>
          <w:i/>
          <w:lang w:val="en-US"/>
        </w:rPr>
        <w:t xml:space="preserve"> </w:t>
      </w:r>
      <w:proofErr w:type="spellStart"/>
      <w:r w:rsidRPr="00F20C48">
        <w:rPr>
          <w:rFonts w:ascii="Times New Roman" w:hAnsi="Times New Roman" w:cs="Times New Roman"/>
          <w:i/>
          <w:lang w:val="en-US"/>
        </w:rPr>
        <w:t>faveolata</w:t>
      </w:r>
      <w:proofErr w:type="spellEnd"/>
      <w:r w:rsidRPr="00F20C48">
        <w:rPr>
          <w:rFonts w:ascii="Times New Roman" w:hAnsi="Times New Roman" w:cs="Times New Roman"/>
          <w:lang w:val="en-US"/>
        </w:rPr>
        <w:t xml:space="preserve"> colonies growing in plate-like forms at 4 m depth, along with the presence of marine snow. (e) Corals </w:t>
      </w:r>
      <w:proofErr w:type="spellStart"/>
      <w:r w:rsidRPr="00F20C48">
        <w:rPr>
          <w:rFonts w:ascii="Times New Roman" w:hAnsi="Times New Roman" w:cs="Times New Roman"/>
          <w:lang w:val="en-US"/>
        </w:rPr>
        <w:t>compiting</w:t>
      </w:r>
      <w:proofErr w:type="spellEnd"/>
      <w:r w:rsidRPr="00F20C48">
        <w:rPr>
          <w:rFonts w:ascii="Times New Roman" w:hAnsi="Times New Roman" w:cs="Times New Roman"/>
          <w:lang w:val="en-US"/>
        </w:rPr>
        <w:t xml:space="preserve"> for substrate in less than 1 m</w:t>
      </w:r>
      <w:r w:rsidRPr="00F20C48">
        <w:rPr>
          <w:rFonts w:ascii="Times New Roman" w:hAnsi="Times New Roman" w:cs="Times New Roman"/>
          <w:vertAlign w:val="superscript"/>
          <w:lang w:val="en-US"/>
        </w:rPr>
        <w:t>2</w:t>
      </w:r>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Colpophyllia</w:t>
      </w:r>
      <w:proofErr w:type="spellEnd"/>
      <w:r w:rsidRPr="00F20C48">
        <w:rPr>
          <w:rFonts w:ascii="Times New Roman" w:hAnsi="Times New Roman" w:cs="Times New Roman"/>
          <w:i/>
          <w:lang w:val="en-US"/>
        </w:rPr>
        <w:t xml:space="preserve"> </w:t>
      </w:r>
      <w:proofErr w:type="spellStart"/>
      <w:r w:rsidRPr="00F20C48">
        <w:rPr>
          <w:rFonts w:ascii="Times New Roman" w:hAnsi="Times New Roman" w:cs="Times New Roman"/>
          <w:i/>
          <w:lang w:val="en-US"/>
        </w:rPr>
        <w:t>natans</w:t>
      </w:r>
      <w:proofErr w:type="spellEnd"/>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Pseudodiploria</w:t>
      </w:r>
      <w:proofErr w:type="spellEnd"/>
      <w:r w:rsidRPr="00F20C48">
        <w:rPr>
          <w:rFonts w:ascii="Times New Roman" w:hAnsi="Times New Roman" w:cs="Times New Roman"/>
          <w:i/>
          <w:lang w:val="en-US"/>
        </w:rPr>
        <w:t xml:space="preserve"> </w:t>
      </w:r>
      <w:proofErr w:type="spellStart"/>
      <w:r w:rsidRPr="00F20C48">
        <w:rPr>
          <w:rFonts w:ascii="Times New Roman" w:hAnsi="Times New Roman" w:cs="Times New Roman"/>
          <w:i/>
          <w:lang w:val="en-US"/>
        </w:rPr>
        <w:t>clivosa</w:t>
      </w:r>
      <w:proofErr w:type="spellEnd"/>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Agaricia</w:t>
      </w:r>
      <w:proofErr w:type="spellEnd"/>
      <w:r w:rsidRPr="00F20C48">
        <w:rPr>
          <w:rFonts w:ascii="Times New Roman" w:hAnsi="Times New Roman" w:cs="Times New Roman"/>
          <w:i/>
          <w:lang w:val="en-US"/>
        </w:rPr>
        <w:t xml:space="preserve"> tenuifolia</w:t>
      </w:r>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Siderastrea</w:t>
      </w:r>
      <w:proofErr w:type="spellEnd"/>
      <w:r w:rsidRPr="00F20C48">
        <w:rPr>
          <w:rFonts w:ascii="Times New Roman" w:hAnsi="Times New Roman" w:cs="Times New Roman"/>
          <w:i/>
          <w:lang w:val="en-US"/>
        </w:rPr>
        <w:t xml:space="preserve"> </w:t>
      </w:r>
      <w:proofErr w:type="spellStart"/>
      <w:r w:rsidRPr="00F20C48">
        <w:rPr>
          <w:rFonts w:ascii="Times New Roman" w:hAnsi="Times New Roman" w:cs="Times New Roman"/>
          <w:i/>
          <w:lang w:val="en-US"/>
        </w:rPr>
        <w:t>siderea</w:t>
      </w:r>
      <w:proofErr w:type="spellEnd"/>
      <w:r w:rsidRPr="00F20C48">
        <w:rPr>
          <w:rFonts w:ascii="Times New Roman" w:hAnsi="Times New Roman" w:cs="Times New Roman"/>
          <w:lang w:val="en-US"/>
        </w:rPr>
        <w:t xml:space="preserve"> and </w:t>
      </w:r>
      <w:r w:rsidRPr="00F20C48">
        <w:rPr>
          <w:rFonts w:ascii="Times New Roman" w:hAnsi="Times New Roman" w:cs="Times New Roman"/>
          <w:i/>
          <w:lang w:val="en-US"/>
        </w:rPr>
        <w:t>O. faveolata</w:t>
      </w:r>
      <w:r w:rsidRPr="00F20C48">
        <w:rPr>
          <w:rFonts w:ascii="Times New Roman" w:hAnsi="Times New Roman" w:cs="Times New Roman"/>
          <w:lang w:val="en-US"/>
        </w:rPr>
        <w:t xml:space="preserve">. </w:t>
      </w:r>
    </w:p>
    <w:p w14:paraId="3A5059F4" w14:textId="77777777" w:rsidR="00F341DC" w:rsidRDefault="00F341DC" w:rsidP="00864B43">
      <w:pPr>
        <w:tabs>
          <w:tab w:val="center" w:pos="4419"/>
        </w:tabs>
        <w:spacing w:line="480" w:lineRule="auto"/>
        <w:jc w:val="both"/>
        <w:rPr>
          <w:rFonts w:ascii="Arial" w:hAnsi="Arial" w:cs="Arial"/>
          <w:sz w:val="24"/>
          <w:szCs w:val="24"/>
          <w:lang w:val="en-US"/>
        </w:rPr>
      </w:pPr>
    </w:p>
    <w:p w14:paraId="0C81B884" w14:textId="77777777" w:rsidR="00F341DC" w:rsidRDefault="00F341DC" w:rsidP="00F341DC">
      <w:pPr>
        <w:jc w:val="center"/>
        <w:rPr>
          <w:rFonts w:ascii="Arial" w:hAnsi="Arial" w:cs="Arial"/>
          <w:lang w:val="en-US"/>
        </w:rPr>
      </w:pPr>
      <w:r w:rsidRPr="0023115F">
        <w:rPr>
          <w:rFonts w:ascii="Arial" w:hAnsi="Arial" w:cs="Arial"/>
          <w:noProof/>
          <w:lang w:val="en-US" w:eastAsia="en-US"/>
        </w:rPr>
        <w:lastRenderedPageBreak/>
        <w:drawing>
          <wp:inline distT="0" distB="0" distL="0" distR="0" wp14:anchorId="25596618" wp14:editId="71AE6D00">
            <wp:extent cx="5612130" cy="4111393"/>
            <wp:effectExtent l="0" t="0" r="7620" b="3810"/>
            <wp:docPr id="3" name="Picture 3" descr="C:\Users\luislizcanos\Google Drive\Articulos\Pendientes\Varadero growth rates\Figuras\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lizcanos\Google Drive\Articulos\Pendientes\Varadero growth rates\Figuras\Fig.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4111393"/>
                    </a:xfrm>
                    <a:prstGeom prst="rect">
                      <a:avLst/>
                    </a:prstGeom>
                    <a:noFill/>
                    <a:ln>
                      <a:noFill/>
                    </a:ln>
                  </pic:spPr>
                </pic:pic>
              </a:graphicData>
            </a:graphic>
          </wp:inline>
        </w:drawing>
      </w:r>
    </w:p>
    <w:p w14:paraId="67904950" w14:textId="4E3FB562" w:rsidR="00F341DC" w:rsidRPr="00F20C48" w:rsidRDefault="00F341DC" w:rsidP="00F341DC">
      <w:pPr>
        <w:jc w:val="center"/>
        <w:rPr>
          <w:rFonts w:ascii="Times New Roman" w:hAnsi="Times New Roman" w:cs="Times New Roman"/>
          <w:lang w:val="en-US"/>
        </w:rPr>
      </w:pPr>
      <w:r w:rsidRPr="00F20C48">
        <w:rPr>
          <w:rFonts w:ascii="Times New Roman" w:hAnsi="Times New Roman" w:cs="Times New Roman"/>
          <w:b/>
          <w:lang w:val="en-US"/>
        </w:rPr>
        <w:t>Figure 2.</w:t>
      </w:r>
      <w:r w:rsidRPr="00F20C48">
        <w:rPr>
          <w:rFonts w:ascii="Times New Roman" w:hAnsi="Times New Roman" w:cs="Times New Roman"/>
          <w:lang w:val="en-US"/>
        </w:rPr>
        <w:t xml:space="preserve"> Total suspended sediments (TSS) within Cartagena Bay according to three water flow rates recorded upstream </w:t>
      </w:r>
      <w:ins w:id="75" w:author="Angela Maria Marulanda" w:date="2024-09-18T07:34:00Z">
        <w:r w:rsidR="00845609">
          <w:rPr>
            <w:rFonts w:ascii="Times New Roman" w:hAnsi="Times New Roman" w:cs="Times New Roman"/>
            <w:lang w:val="en-US"/>
          </w:rPr>
          <w:t xml:space="preserve">of </w:t>
        </w:r>
      </w:ins>
      <w:r w:rsidRPr="00F20C48">
        <w:rPr>
          <w:rFonts w:ascii="Times New Roman" w:hAnsi="Times New Roman" w:cs="Times New Roman"/>
          <w:lang w:val="en-US"/>
        </w:rPr>
        <w:t>the Canal del Dique (Santa Helena Station): high (632 m</w:t>
      </w:r>
      <w:r w:rsidRPr="00F20C48">
        <w:rPr>
          <w:rFonts w:ascii="Times New Roman" w:hAnsi="Times New Roman" w:cs="Times New Roman"/>
          <w:vertAlign w:val="superscript"/>
          <w:lang w:val="en-US"/>
        </w:rPr>
        <w:t>3</w:t>
      </w:r>
      <w:r w:rsidRPr="00F20C48">
        <w:rPr>
          <w:rFonts w:ascii="Times New Roman" w:hAnsi="Times New Roman" w:cs="Times New Roman"/>
          <w:lang w:val="en-US"/>
        </w:rPr>
        <w:t xml:space="preserve"> s</w:t>
      </w:r>
      <w:r w:rsidRPr="00F20C48">
        <w:rPr>
          <w:rFonts w:ascii="Times New Roman" w:hAnsi="Times New Roman" w:cs="Times New Roman"/>
          <w:vertAlign w:val="superscript"/>
          <w:lang w:val="en-US"/>
        </w:rPr>
        <w:t>-1</w:t>
      </w:r>
      <w:r w:rsidRPr="00F20C48">
        <w:rPr>
          <w:rFonts w:ascii="Times New Roman" w:hAnsi="Times New Roman" w:cs="Times New Roman"/>
          <w:lang w:val="en-US"/>
        </w:rPr>
        <w:t>) on December 26, 2011, moderate (378 m</w:t>
      </w:r>
      <w:r w:rsidRPr="00F20C48">
        <w:rPr>
          <w:rFonts w:ascii="Times New Roman" w:hAnsi="Times New Roman" w:cs="Times New Roman"/>
          <w:vertAlign w:val="superscript"/>
          <w:lang w:val="en-US"/>
        </w:rPr>
        <w:t>3</w:t>
      </w:r>
      <w:r w:rsidRPr="00F20C48">
        <w:rPr>
          <w:rFonts w:ascii="Times New Roman" w:hAnsi="Times New Roman" w:cs="Times New Roman"/>
          <w:lang w:val="en-US"/>
        </w:rPr>
        <w:t xml:space="preserve"> s</w:t>
      </w:r>
      <w:r w:rsidRPr="00F20C48">
        <w:rPr>
          <w:rFonts w:ascii="Times New Roman" w:hAnsi="Times New Roman" w:cs="Times New Roman"/>
          <w:vertAlign w:val="superscript"/>
          <w:lang w:val="en-US"/>
        </w:rPr>
        <w:t>-1</w:t>
      </w:r>
      <w:r w:rsidRPr="00F20C48">
        <w:rPr>
          <w:rFonts w:ascii="Times New Roman" w:hAnsi="Times New Roman" w:cs="Times New Roman"/>
          <w:lang w:val="en-US"/>
        </w:rPr>
        <w:t>) on November 10, 2012, and low (158 m</w:t>
      </w:r>
      <w:r w:rsidRPr="00F20C48">
        <w:rPr>
          <w:rFonts w:ascii="Times New Roman" w:hAnsi="Times New Roman" w:cs="Times New Roman"/>
          <w:vertAlign w:val="superscript"/>
          <w:lang w:val="en-US"/>
        </w:rPr>
        <w:t>3</w:t>
      </w:r>
      <w:r w:rsidRPr="00F20C48">
        <w:rPr>
          <w:rFonts w:ascii="Times New Roman" w:hAnsi="Times New Roman" w:cs="Times New Roman"/>
          <w:lang w:val="en-US"/>
        </w:rPr>
        <w:t xml:space="preserve"> s</w:t>
      </w:r>
      <w:r w:rsidRPr="00F20C48">
        <w:rPr>
          <w:rFonts w:ascii="Times New Roman" w:hAnsi="Times New Roman" w:cs="Times New Roman"/>
          <w:vertAlign w:val="superscript"/>
          <w:lang w:val="en-US"/>
        </w:rPr>
        <w:t>-1</w:t>
      </w:r>
      <w:r w:rsidRPr="00F20C48">
        <w:rPr>
          <w:rFonts w:ascii="Times New Roman" w:hAnsi="Times New Roman" w:cs="Times New Roman"/>
          <w:lang w:val="en-US"/>
        </w:rPr>
        <w:t xml:space="preserve">) on February 14, 2013. True-color satellite imagery showing different levels of suspended sediments in Cartagena Bay (a-c). MODIS Terra (MOD09GQ; band 1) satellite imagery calibrated for TSS following the model by Restrepo et al. </w:t>
      </w:r>
      <w:r w:rsidRPr="00F20C48">
        <w:rPr>
          <w:rFonts w:ascii="Times New Roman" w:hAnsi="Times New Roman" w:cs="Times New Roman"/>
          <w:lang w:val="en-US"/>
        </w:rPr>
        <w:fldChar w:fldCharType="begin" w:fldLock="1"/>
      </w:r>
      <w:r w:rsidR="00E7591E" w:rsidRPr="00F20C48">
        <w:rPr>
          <w:rFonts w:ascii="Times New Roman" w:hAnsi="Times New Roman" w:cs="Times New Roman"/>
          <w:lang w:val="en-US"/>
        </w:rPr>
        <w:instrText xml:space="preserve"> ADDIN ZOTERO_ITEM CSL_CITATION {"citationID":"lMSesOJy","properties":{"formattedCitation":"(2016)","plainCitation":"(2016)","noteIndex":0},"citationItems":[{"id":1613,"uris":["http://www.mendeley.com/documents/?uuid=ca960285-a23b-4a3f-9cc2-70bfdf340f5a","http://zotero.org/users/9344658/items/XLGUDZG9"],"itemData":{"id":1613,"type":"article-journal","container-title":"Science of The Total Environment","DOI":"10.1016/j.scitotenv.2016.02.140","ISSN":"00489697","journalAbbreviation":"Sci. Total Environ.","note":"publisher: Elsevier B.V.","page":"316-329","title":"Coral reefs chronically exposed to river sediment plumes in the southwestern Caribbean: Rosario Islands, Colombia","volume":"553","author":[{"family":"Restrepo","given":"Juan D."},{"family":"Park","given":"Edward"},{"family":"Aquino","given":"Samia"},{"family":"Latrubesse","given":"Edgardo M."}],"issued":{"date-parts":[["2016"]]}},"suppress-author":1}],"schema":"https://github.com/citation-style-language/schema/raw/master/csl-citation.json"} </w:instrText>
      </w:r>
      <w:r w:rsidRPr="00F20C48">
        <w:rPr>
          <w:rFonts w:ascii="Times New Roman" w:hAnsi="Times New Roman" w:cs="Times New Roman"/>
          <w:lang w:val="en-US"/>
        </w:rPr>
        <w:fldChar w:fldCharType="separate"/>
      </w:r>
      <w:r w:rsidRPr="00F20C48">
        <w:rPr>
          <w:rFonts w:ascii="Times New Roman" w:hAnsi="Times New Roman" w:cs="Times New Roman"/>
          <w:lang w:val="en-US"/>
        </w:rPr>
        <w:t>(2016)</w:t>
      </w:r>
      <w:r w:rsidRPr="00F20C48">
        <w:rPr>
          <w:rFonts w:ascii="Times New Roman" w:hAnsi="Times New Roman" w:cs="Times New Roman"/>
          <w:lang w:val="en-US"/>
        </w:rPr>
        <w:fldChar w:fldCharType="end"/>
      </w:r>
      <w:r w:rsidRPr="00F20C48">
        <w:rPr>
          <w:rFonts w:ascii="Times New Roman" w:hAnsi="Times New Roman" w:cs="Times New Roman"/>
          <w:lang w:val="en-US"/>
        </w:rPr>
        <w:t xml:space="preserve"> (d-f). The Varadero coral reef is </w:t>
      </w:r>
      <w:r w:rsidR="008B1834" w:rsidRPr="00F20C48">
        <w:rPr>
          <w:rFonts w:ascii="Times New Roman" w:hAnsi="Times New Roman" w:cs="Times New Roman"/>
          <w:lang w:val="en-US"/>
        </w:rPr>
        <w:t>outlined</w:t>
      </w:r>
      <w:r w:rsidRPr="00F20C48">
        <w:rPr>
          <w:rFonts w:ascii="Times New Roman" w:hAnsi="Times New Roman" w:cs="Times New Roman"/>
          <w:lang w:val="en-US"/>
        </w:rPr>
        <w:t xml:space="preserve"> </w:t>
      </w:r>
      <w:r w:rsidR="008B1834" w:rsidRPr="00F20C48">
        <w:rPr>
          <w:rFonts w:ascii="Times New Roman" w:hAnsi="Times New Roman" w:cs="Times New Roman"/>
          <w:lang w:val="en-US"/>
        </w:rPr>
        <w:t>by a</w:t>
      </w:r>
      <w:r w:rsidRPr="00F20C48">
        <w:rPr>
          <w:rFonts w:ascii="Times New Roman" w:hAnsi="Times New Roman" w:cs="Times New Roman"/>
          <w:lang w:val="en-US"/>
        </w:rPr>
        <w:t xml:space="preserve"> white-bordered </w:t>
      </w:r>
      <w:commentRangeStart w:id="76"/>
      <w:r w:rsidRPr="00F20C48">
        <w:rPr>
          <w:rFonts w:ascii="Times New Roman" w:hAnsi="Times New Roman" w:cs="Times New Roman"/>
          <w:lang w:val="en-US"/>
        </w:rPr>
        <w:t>polygon</w:t>
      </w:r>
      <w:commentRangeEnd w:id="76"/>
      <w:r w:rsidR="00AC6DCB">
        <w:rPr>
          <w:rStyle w:val="Refdecomentario"/>
        </w:rPr>
        <w:commentReference w:id="76"/>
      </w:r>
      <w:r w:rsidRPr="00F20C48">
        <w:rPr>
          <w:rFonts w:ascii="Times New Roman" w:hAnsi="Times New Roman" w:cs="Times New Roman"/>
          <w:lang w:val="en-US"/>
        </w:rPr>
        <w:t>.</w:t>
      </w:r>
    </w:p>
    <w:p w14:paraId="6A957DB8" w14:textId="77777777" w:rsidR="00F341DC" w:rsidRPr="00F20C48" w:rsidRDefault="00F341DC" w:rsidP="00864B43">
      <w:pPr>
        <w:tabs>
          <w:tab w:val="center" w:pos="4419"/>
        </w:tabs>
        <w:spacing w:line="480" w:lineRule="auto"/>
        <w:jc w:val="both"/>
        <w:rPr>
          <w:rFonts w:ascii="Times New Roman" w:hAnsi="Times New Roman" w:cs="Times New Roman"/>
          <w:sz w:val="24"/>
          <w:szCs w:val="24"/>
          <w:lang w:val="en-US"/>
        </w:rPr>
      </w:pPr>
    </w:p>
    <w:p w14:paraId="3A1F5860" w14:textId="24270C29" w:rsidR="00052E4F" w:rsidRDefault="003E7BC7" w:rsidP="006F4AA9">
      <w:pPr>
        <w:spacing w:line="480" w:lineRule="auto"/>
        <w:ind w:firstLine="720"/>
        <w:jc w:val="both"/>
        <w:rPr>
          <w:ins w:id="77" w:author="RODRIGUEZ RAMIREZ, Alberto (erodr11)" w:date="2024-09-21T14:00:00Z"/>
          <w:rFonts w:ascii="Times New Roman" w:hAnsi="Times New Roman" w:cs="Times New Roman"/>
          <w:sz w:val="24"/>
          <w:szCs w:val="24"/>
          <w:lang w:val="en-US"/>
        </w:rPr>
      </w:pPr>
      <w:commentRangeStart w:id="78"/>
      <w:del w:id="79" w:author="RODRIGUEZ RAMIREZ, Alberto (erodr11)" w:date="2024-09-21T15:06:00Z">
        <w:r w:rsidRPr="00F20C48" w:rsidDel="0063326C">
          <w:rPr>
            <w:rFonts w:ascii="Times New Roman" w:hAnsi="Times New Roman" w:cs="Times New Roman"/>
            <w:sz w:val="24"/>
            <w:szCs w:val="24"/>
            <w:lang w:val="en-US"/>
          </w:rPr>
          <w:delText>Evaluating the resistance and recovery of coral reefs over disturbances and local environmental conditions is critical for develop</w:delText>
        </w:r>
        <w:r w:rsidR="00A97227" w:rsidRPr="00F20C48" w:rsidDel="0063326C">
          <w:rPr>
            <w:rFonts w:ascii="Times New Roman" w:hAnsi="Times New Roman" w:cs="Times New Roman"/>
            <w:sz w:val="24"/>
            <w:szCs w:val="24"/>
            <w:lang w:val="en-US"/>
          </w:rPr>
          <w:delText>ing</w:delText>
        </w:r>
        <w:r w:rsidRPr="00F20C48" w:rsidDel="0063326C">
          <w:rPr>
            <w:rFonts w:ascii="Times New Roman" w:hAnsi="Times New Roman" w:cs="Times New Roman"/>
            <w:sz w:val="24"/>
            <w:szCs w:val="24"/>
            <w:lang w:val="en-US"/>
          </w:rPr>
          <w:delText xml:space="preserve"> effective conservation </w:delText>
        </w:r>
        <w:r w:rsidR="00A97227" w:rsidRPr="00F20C48" w:rsidDel="0063326C">
          <w:rPr>
            <w:rFonts w:ascii="Times New Roman" w:hAnsi="Times New Roman" w:cs="Times New Roman"/>
            <w:sz w:val="24"/>
            <w:szCs w:val="24"/>
            <w:lang w:val="en-US"/>
          </w:rPr>
          <w:delText>strategies</w:delText>
        </w:r>
        <w:r w:rsidRPr="00F20C48" w:rsidDel="0063326C">
          <w:rPr>
            <w:rFonts w:ascii="Times New Roman" w:hAnsi="Times New Roman" w:cs="Times New Roman"/>
            <w:sz w:val="24"/>
            <w:szCs w:val="24"/>
            <w:lang w:val="en-US"/>
          </w:rPr>
          <w:delText xml:space="preserve"> </w:delText>
        </w:r>
        <w:r w:rsidRPr="00F20C48" w:rsidDel="0063326C">
          <w:rPr>
            <w:rFonts w:ascii="Times New Roman" w:hAnsi="Times New Roman" w:cs="Times New Roman"/>
            <w:sz w:val="24"/>
            <w:szCs w:val="24"/>
            <w:lang w:val="en-US"/>
          </w:rPr>
          <w:fldChar w:fldCharType="begin" w:fldLock="1"/>
        </w:r>
        <w:r w:rsidRPr="00F20C48" w:rsidDel="0063326C">
          <w:rPr>
            <w:rFonts w:ascii="Times New Roman" w:hAnsi="Times New Roman" w:cs="Times New Roman"/>
            <w:sz w:val="24"/>
            <w:szCs w:val="24"/>
            <w:lang w:val="en-US"/>
          </w:rPr>
          <w:delInstrText xml:space="preserve"> ADDIN ZOTERO_ITEM CSL_CITATION {"citationID":"SVjEfEi4","properties":{"formattedCitation":"(McClanahan et al. 2012)","plainCitation":"(McClanahan et al. 2012)","noteIndex":0},"citationItems":[{"id":2575,"uris":["http://www.mendeley.com/documents/?uuid=56cb7950-dae6-4902-86f8-29ee3928827d","http://zotero.org/users/9344658/items/NJJKJ5A2"],"itemData":{"id":2575,"type":"article-journal","abstract":"Managing coral reefs for resilience to climate change is a popular concept but has been difficult to implement because the empirical scientific evidence has either not been evaluated or is sometimes unsupportive of theory, which leads to uncertainty when considering methods and identifying priority reefs. We asked experts and reviewed the scientific literature for guidance on the multiple physical and biological factors that affect the ability of coral reefs to resist and recover from climate disturbance. Eleven key factors to inform decisions based on scaling scientific evidence and the achievability of quantifying the factors were identified. Factors important to resistance and recovery, which are important components of resilience, were not strongly related, and should be assessed independently. The abundance of resistant (heat-tolerant) coral species and past temperature variability were perceived to provide the greatest resistance to climate change, while coral recruitment rates, and macroalgae abundance were most influential in the recovery process. Based on the 11 key factors, we tested an evidence-based framework for climate change resilience in an Indonesian marine protected area. The results suggest our evidence-weighted framework improved upon existing un-weighted methods in terms of characterizing resilience and distinguishing priority sites. The evaluation supports the concept that, despite high ecological complexity, relatively few strong variables can be important in influencing ecosystem dynamics. This is the first rigorous assessment of factors promoting coral reef resilience based on their perceived importance, empirical evidence, and feasibility of measurement. There were few differences between scientists' perceptions of factor importance and the scientific evidence found in journal publications but more before and after impact studies will be required to fully test the validity of all the factors. The methods here will increase the feasibility and defensibility of including key resilience metrics in evaluations of coral reefs, as well as reduce costs. Adaptation, marine protected areas, priority setting, resistance, recovery.","container-title":"PLoS ONE","DOI":"10.1371/journal.pone.0042884","ISSN":"19326203","issue":"8","note":"PMID: 22952618\nISBN: 1932-6203","page":"e42884","title":"Prioritizing key resilience indicators to support coral reef management in a changing climate","volume":"7","author":[{"family":"McClanahan","given":"Tim R."},{"family":"Donner","given":"Simon D."},{"family":"Maynard","given":"Jeffrey A."},{"family":"MacNeil","given":"M. Aaron"},{"family":"Graham","given":"Nicholas A J"},{"family":"Maina","given":"Joseph"},{"family":"Baker","given":"Andrew C."},{"family":"Alemu I.","given":"Jahson B."},{"family":"Beger","given":"Maria"},{"family":"Campbell","given":"Stuart J."},{"family":"Darling","given":"Emily S."},{"family":"Eakin","given":"C. Mark"},{"family":"Heron","given":"Scott F."},{"family":"Jupiter","given":"Stacy D."},{"family":"Lundquist","given":"Carolyn J."},{"family":"McLeod","given":"Elizabeth"},{"family":"Mumby","given":"Peter J."},{"family":"Paddack","given":"Michelle J."},{"family":"Selig","given":"Elizabeth R."},{"family":"Woesik","given":"Robert","non-dropping-particle":"van"}],"issued":{"date-parts":[["2012"]]}}}],"schema":"https://github.com/citation-style-language/schema/raw/master/csl-citation.json"} </w:delInstrText>
        </w:r>
        <w:r w:rsidRPr="00F20C48" w:rsidDel="0063326C">
          <w:rPr>
            <w:rFonts w:ascii="Times New Roman" w:hAnsi="Times New Roman" w:cs="Times New Roman"/>
            <w:sz w:val="24"/>
            <w:szCs w:val="24"/>
            <w:lang w:val="en-US"/>
          </w:rPr>
          <w:fldChar w:fldCharType="separate"/>
        </w:r>
        <w:r w:rsidRPr="00F20C48" w:rsidDel="0063326C">
          <w:rPr>
            <w:rFonts w:ascii="Times New Roman" w:hAnsi="Times New Roman" w:cs="Times New Roman"/>
            <w:sz w:val="24"/>
            <w:lang w:val="en-US"/>
          </w:rPr>
          <w:delText>(McClanahan et al. 2012)</w:delText>
        </w:r>
        <w:r w:rsidRPr="00F20C48" w:rsidDel="0063326C">
          <w:rPr>
            <w:rFonts w:ascii="Times New Roman" w:hAnsi="Times New Roman" w:cs="Times New Roman"/>
            <w:sz w:val="24"/>
            <w:szCs w:val="24"/>
            <w:lang w:val="en-US"/>
          </w:rPr>
          <w:fldChar w:fldCharType="end"/>
        </w:r>
        <w:r w:rsidRPr="00F20C48" w:rsidDel="0063326C">
          <w:rPr>
            <w:rFonts w:ascii="Times New Roman" w:hAnsi="Times New Roman" w:cs="Times New Roman"/>
            <w:sz w:val="24"/>
            <w:szCs w:val="24"/>
            <w:lang w:val="en-US"/>
          </w:rPr>
          <w:delText xml:space="preserve">. </w:delText>
        </w:r>
        <w:r w:rsidR="008B1834" w:rsidRPr="00F20C48" w:rsidDel="0063326C">
          <w:rPr>
            <w:rFonts w:ascii="Times New Roman" w:hAnsi="Times New Roman" w:cs="Times New Roman"/>
            <w:sz w:val="24"/>
            <w:szCs w:val="24"/>
            <w:lang w:val="en-US"/>
          </w:rPr>
          <w:delText>Massive c</w:delText>
        </w:r>
        <w:r w:rsidRPr="00F20C48" w:rsidDel="0063326C">
          <w:rPr>
            <w:rFonts w:ascii="Times New Roman" w:hAnsi="Times New Roman" w:cs="Times New Roman"/>
            <w:sz w:val="24"/>
            <w:szCs w:val="24"/>
            <w:lang w:val="en-US"/>
          </w:rPr>
          <w:delText>orals respon</w:delText>
        </w:r>
        <w:r w:rsidR="00A97227" w:rsidRPr="00F20C48" w:rsidDel="0063326C">
          <w:rPr>
            <w:rFonts w:ascii="Times New Roman" w:hAnsi="Times New Roman" w:cs="Times New Roman"/>
            <w:sz w:val="24"/>
            <w:szCs w:val="24"/>
            <w:lang w:val="en-US"/>
          </w:rPr>
          <w:delText>d</w:delText>
        </w:r>
        <w:r w:rsidRPr="00F20C48" w:rsidDel="0063326C">
          <w:rPr>
            <w:rFonts w:ascii="Times New Roman" w:hAnsi="Times New Roman" w:cs="Times New Roman"/>
            <w:sz w:val="24"/>
            <w:szCs w:val="24"/>
            <w:lang w:val="en-US"/>
          </w:rPr>
          <w:delText xml:space="preserve"> to </w:delText>
        </w:r>
        <w:r w:rsidR="00A97227" w:rsidRPr="00F20C48" w:rsidDel="0063326C">
          <w:rPr>
            <w:rFonts w:ascii="Times New Roman" w:hAnsi="Times New Roman" w:cs="Times New Roman"/>
            <w:sz w:val="24"/>
            <w:szCs w:val="24"/>
            <w:lang w:val="en-US"/>
          </w:rPr>
          <w:delText>environmental cha</w:delText>
        </w:r>
        <w:r w:rsidRPr="00F20C48" w:rsidDel="0063326C">
          <w:rPr>
            <w:rFonts w:ascii="Times New Roman" w:hAnsi="Times New Roman" w:cs="Times New Roman"/>
            <w:sz w:val="24"/>
            <w:szCs w:val="24"/>
            <w:lang w:val="en-US"/>
          </w:rPr>
          <w:delText xml:space="preserve">nges </w:delText>
        </w:r>
        <w:r w:rsidR="00A97227" w:rsidRPr="00F20C48" w:rsidDel="0063326C">
          <w:rPr>
            <w:rFonts w:ascii="Times New Roman" w:hAnsi="Times New Roman" w:cs="Times New Roman"/>
            <w:sz w:val="24"/>
            <w:szCs w:val="24"/>
            <w:lang w:val="en-US"/>
          </w:rPr>
          <w:delText xml:space="preserve">by modulating their calcification rates and skeletal microstructure, </w:delText>
        </w:r>
        <w:r w:rsidRPr="00F20C48" w:rsidDel="0063326C">
          <w:rPr>
            <w:rFonts w:ascii="Times New Roman" w:hAnsi="Times New Roman" w:cs="Times New Roman"/>
            <w:sz w:val="24"/>
            <w:szCs w:val="24"/>
            <w:lang w:val="en-US"/>
          </w:rPr>
          <w:delText>record</w:delText>
        </w:r>
        <w:r w:rsidR="00A97227" w:rsidRPr="00F20C48" w:rsidDel="0063326C">
          <w:rPr>
            <w:rFonts w:ascii="Times New Roman" w:hAnsi="Times New Roman" w:cs="Times New Roman"/>
            <w:sz w:val="24"/>
            <w:szCs w:val="24"/>
            <w:lang w:val="en-US"/>
          </w:rPr>
          <w:delText>ing</w:delText>
        </w:r>
        <w:r w:rsidRPr="00F20C48" w:rsidDel="0063326C">
          <w:rPr>
            <w:rFonts w:ascii="Times New Roman" w:hAnsi="Times New Roman" w:cs="Times New Roman"/>
            <w:sz w:val="24"/>
            <w:szCs w:val="24"/>
            <w:lang w:val="en-US"/>
          </w:rPr>
          <w:delText xml:space="preserve"> th</w:delText>
        </w:r>
        <w:r w:rsidR="00A97227" w:rsidRPr="00F20C48" w:rsidDel="0063326C">
          <w:rPr>
            <w:rFonts w:ascii="Times New Roman" w:hAnsi="Times New Roman" w:cs="Times New Roman"/>
            <w:sz w:val="24"/>
            <w:szCs w:val="24"/>
            <w:lang w:val="en-US"/>
          </w:rPr>
          <w:delText>e</w:delText>
        </w:r>
        <w:r w:rsidRPr="00F20C48" w:rsidDel="0063326C">
          <w:rPr>
            <w:rFonts w:ascii="Times New Roman" w:hAnsi="Times New Roman" w:cs="Times New Roman"/>
            <w:sz w:val="24"/>
            <w:szCs w:val="24"/>
            <w:lang w:val="en-US"/>
          </w:rPr>
          <w:delText xml:space="preserve">se </w:delText>
        </w:r>
        <w:r w:rsidR="00A97227" w:rsidRPr="00F20C48" w:rsidDel="0063326C">
          <w:rPr>
            <w:rFonts w:ascii="Times New Roman" w:hAnsi="Times New Roman" w:cs="Times New Roman"/>
            <w:sz w:val="24"/>
            <w:szCs w:val="24"/>
            <w:lang w:val="en-US"/>
          </w:rPr>
          <w:delText>variations</w:delText>
        </w:r>
        <w:r w:rsidRPr="00F20C48" w:rsidDel="0063326C">
          <w:rPr>
            <w:rFonts w:ascii="Times New Roman" w:hAnsi="Times New Roman" w:cs="Times New Roman"/>
            <w:sz w:val="24"/>
            <w:szCs w:val="24"/>
            <w:lang w:val="en-US"/>
          </w:rPr>
          <w:delText xml:space="preserve"> in their skeleton </w:delText>
        </w:r>
        <w:r w:rsidR="00A36E27" w:rsidRPr="00F20C48" w:rsidDel="0063326C">
          <w:rPr>
            <w:rFonts w:ascii="Times New Roman" w:hAnsi="Times New Roman" w:cs="Times New Roman"/>
            <w:sz w:val="24"/>
            <w:szCs w:val="24"/>
            <w:lang w:val="en-US"/>
          </w:rPr>
          <w:fldChar w:fldCharType="begin"/>
        </w:r>
        <w:r w:rsidR="008B1834" w:rsidRPr="00F20C48" w:rsidDel="0063326C">
          <w:rPr>
            <w:rFonts w:ascii="Times New Roman" w:hAnsi="Times New Roman" w:cs="Times New Roman"/>
            <w:sz w:val="24"/>
            <w:szCs w:val="24"/>
            <w:lang w:val="en-US"/>
          </w:rPr>
          <w:delInstrText xml:space="preserve"> ADDIN ZOTERO_ITEM CSL_CITATION {"citationID":"VASl8iWq","properties":{"formattedCitation":"(Barnes and Lough 1993; Carricart-Ganivet 2004; D\\uc0\\u225{}valos-Dehullu et al. 2008)","plainCitation":"(Barnes and Lough 1993; Carricart-Ganivet 2004; Dávalos-Dehullu et al. 2008)","noteIndex":0},"citationItems":[{"id":1525,"uris":["http://zotero.org/users/9344658/items/97K7ZJAT"],"itemData":{"id":1525,"type":"article-journal","abstract":"A mechanistic account of skeletal density band formation in massive colonies of Porites is developed by linking observations from vital staining of growing skeletons with measurements of density band characteristics, dissepiment spacing and the depth to which skeleton was occupied by tissue. Three growth processes contribute to density band formation. First, addition of new skeleton at the outer surface of the colony. Second, thickening of existing skeleton through the depth of the tissue layer (tissue usually occupies skeleton formed over the last 4-13 months). Third, the density pattern is then modified by periodic and abrupt uplift of the lower margin of the tissue layer which occurs about every 30 days. Uplift is associated with formation of new dissepiments and produces a fine density band at the lower margin of the tissue layer. Less regular, fine bands are formed within the tissue layer probably as a result of variations in calcification at the colonial surface. X-radiography of skeletal slices compresses and combines the results of these mechanisms making it difficult to distinguish the contribution of individual mechanisms to the overall X-ray image. The relative importance of the three mechanisms - extension, thickening and tissue uplift - to overall skeletal growth may differ between individual colonies. Variability in the way the mechanisms operate and combine may account for widely differing reports of coral density banding. ?? 1993.","container-title":"Journal of Experimental Marine Biology and Ecology","DOI":"10.1016/0022-0981(93)90186-R","ISSN":"00220981","issue":"1","journalAbbreviation":"J. Exp. Mar. Biol. Ecol.","note":"PMID: 481\nCitation Key: Barnes1993\nISBN: 0022-0981","page":"91-108","title":"On the nature and causes of density banding in massive coral skeletons","volume":"167","author":[{"family":"Barnes","given":"D. J."},{"family":"Lough","given":"J. M."}],"issued":{"date-parts":[["1993"]]}}},{"id":4354,"uris":["http://zotero.org/users/9344658/items/F2E7SCBY"],"itemData":{"id":4354,"type":"article-journal","abstract":"Relationships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reserved.","container-title":"Journal of Experimental Marine Biology and Ecology","DOI":"10.1016/j.jembe.2003.10.015","ISSN":"00220981","issue":"2","journalAbbreviation":"J. Exp. Mar. Biol. Ecol.","note":"PMID: 2120\nCitation Key: Carricart-Ganivet2004\nISBN: 0022-0981","page":"249-260","title":"Sea surface temperature and the growth of the West Atlantic reef-building coral &lt;i&gt;Montastraea annularis&lt;/i&gt;","volume":"302","author":[{"family":"Carricart-Ganivet","given":"Juan P."}],"issued":{"date-parts":[["2004"]]}}},{"id":101,"uris":["http://zotero.org/users/9344658/items/KULH62LP"],"itemData":{"id":101,"type":"article-journal","abstract":"To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delInstrText>
        </w:r>
        <w:r w:rsidR="00A36E27" w:rsidRPr="00F20C48" w:rsidDel="0063326C">
          <w:rPr>
            <w:rFonts w:ascii="Times New Roman" w:hAnsi="Times New Roman" w:cs="Times New Roman"/>
            <w:sz w:val="24"/>
            <w:szCs w:val="24"/>
            <w:lang w:val="en-US"/>
          </w:rPr>
          <w:fldChar w:fldCharType="separate"/>
        </w:r>
        <w:r w:rsidR="008B1834" w:rsidRPr="00AC6DCB" w:rsidDel="0063326C">
          <w:rPr>
            <w:rFonts w:ascii="Times New Roman" w:hAnsi="Times New Roman" w:cs="Times New Roman"/>
            <w:sz w:val="24"/>
            <w:lang w:val="en-US"/>
            <w:rPrChange w:id="80" w:author="Mateo  Lopez Victoria" w:date="2024-09-19T15:20:00Z">
              <w:rPr>
                <w:rFonts w:ascii="Times New Roman" w:hAnsi="Times New Roman" w:cs="Times New Roman"/>
                <w:sz w:val="24"/>
              </w:rPr>
            </w:rPrChange>
          </w:rPr>
          <w:delText>(Barnes and Lough 1993; Carricart-Ganivet 2004; Dávalos-Dehullu et al. 2008)</w:delText>
        </w:r>
        <w:r w:rsidR="00A36E27" w:rsidRPr="00F20C48" w:rsidDel="0063326C">
          <w:rPr>
            <w:rFonts w:ascii="Times New Roman" w:hAnsi="Times New Roman" w:cs="Times New Roman"/>
            <w:sz w:val="24"/>
            <w:szCs w:val="24"/>
            <w:lang w:val="en-US"/>
          </w:rPr>
          <w:fldChar w:fldCharType="end"/>
        </w:r>
        <w:r w:rsidR="00A36E27" w:rsidRPr="00F20C48" w:rsidDel="0063326C">
          <w:rPr>
            <w:rFonts w:ascii="Times New Roman" w:hAnsi="Times New Roman" w:cs="Times New Roman"/>
            <w:sz w:val="24"/>
            <w:szCs w:val="24"/>
            <w:lang w:val="en-US"/>
          </w:rPr>
          <w:delText xml:space="preserve">. </w:delText>
        </w:r>
        <w:r w:rsidR="00C14586" w:rsidRPr="00F20C48" w:rsidDel="0063326C">
          <w:rPr>
            <w:rFonts w:ascii="Times New Roman" w:hAnsi="Times New Roman" w:cs="Times New Roman"/>
            <w:sz w:val="24"/>
            <w:szCs w:val="24"/>
            <w:lang w:val="en-US"/>
          </w:rPr>
          <w:delText xml:space="preserve">In corals of </w:delText>
        </w:r>
        <w:r w:rsidR="005A3905" w:rsidRPr="00F20C48" w:rsidDel="0063326C">
          <w:rPr>
            <w:rFonts w:ascii="Times New Roman" w:hAnsi="Times New Roman" w:cs="Times New Roman"/>
            <w:sz w:val="24"/>
            <w:szCs w:val="24"/>
            <w:lang w:val="en-US"/>
          </w:rPr>
          <w:delText xml:space="preserve">the </w:delText>
        </w:r>
        <w:r w:rsidR="00C14586" w:rsidRPr="00F20C48" w:rsidDel="0063326C">
          <w:rPr>
            <w:rFonts w:ascii="Times New Roman" w:hAnsi="Times New Roman" w:cs="Times New Roman"/>
            <w:sz w:val="24"/>
            <w:szCs w:val="24"/>
            <w:lang w:val="en-US"/>
          </w:rPr>
          <w:delText xml:space="preserve">genus </w:delText>
        </w:r>
        <w:r w:rsidR="00C14586" w:rsidRPr="00F20C48" w:rsidDel="0063326C">
          <w:rPr>
            <w:rFonts w:ascii="Times New Roman" w:hAnsi="Times New Roman" w:cs="Times New Roman"/>
            <w:i/>
            <w:iCs/>
            <w:sz w:val="24"/>
            <w:szCs w:val="24"/>
            <w:lang w:val="en-US"/>
          </w:rPr>
          <w:delText>Orbicella</w:delText>
        </w:r>
        <w:r w:rsidR="00C14586" w:rsidRPr="00F20C48" w:rsidDel="0063326C">
          <w:rPr>
            <w:rFonts w:ascii="Times New Roman" w:hAnsi="Times New Roman" w:cs="Times New Roman"/>
            <w:sz w:val="24"/>
            <w:szCs w:val="24"/>
            <w:lang w:val="en-US"/>
          </w:rPr>
          <w:delText xml:space="preserve">, </w:delText>
        </w:r>
        <w:r w:rsidRPr="00F20C48" w:rsidDel="0063326C">
          <w:rPr>
            <w:rFonts w:ascii="Times New Roman" w:hAnsi="Times New Roman" w:cs="Times New Roman"/>
            <w:sz w:val="24"/>
            <w:szCs w:val="24"/>
            <w:lang w:val="en-US"/>
          </w:rPr>
          <w:delText xml:space="preserve">seasonal </w:delText>
        </w:r>
        <w:r w:rsidR="00A97227" w:rsidRPr="00F20C48" w:rsidDel="0063326C">
          <w:rPr>
            <w:rFonts w:ascii="Times New Roman" w:hAnsi="Times New Roman" w:cs="Times New Roman"/>
            <w:sz w:val="24"/>
            <w:szCs w:val="24"/>
            <w:lang w:val="en-US"/>
          </w:rPr>
          <w:delText xml:space="preserve">temperature </w:delText>
        </w:r>
        <w:r w:rsidRPr="00F20C48" w:rsidDel="0063326C">
          <w:rPr>
            <w:rFonts w:ascii="Times New Roman" w:hAnsi="Times New Roman" w:cs="Times New Roman"/>
            <w:sz w:val="24"/>
            <w:szCs w:val="24"/>
            <w:lang w:val="en-US"/>
          </w:rPr>
          <w:delText>variation</w:delText>
        </w:r>
        <w:r w:rsidR="00060884" w:rsidRPr="00F20C48" w:rsidDel="0063326C">
          <w:rPr>
            <w:rFonts w:ascii="Times New Roman" w:hAnsi="Times New Roman" w:cs="Times New Roman"/>
            <w:sz w:val="24"/>
            <w:szCs w:val="24"/>
            <w:lang w:val="en-US"/>
          </w:rPr>
          <w:delText xml:space="preserve">s </w:delText>
        </w:r>
        <w:r w:rsidR="00A97227" w:rsidRPr="00F20C48" w:rsidDel="0063326C">
          <w:rPr>
            <w:rFonts w:ascii="Times New Roman" w:hAnsi="Times New Roman" w:cs="Times New Roman"/>
            <w:sz w:val="24"/>
            <w:szCs w:val="24"/>
            <w:lang w:val="en-US"/>
          </w:rPr>
          <w:delText xml:space="preserve">are recorded </w:delText>
        </w:r>
        <w:r w:rsidR="00060884" w:rsidRPr="00F20C48" w:rsidDel="0063326C">
          <w:rPr>
            <w:rFonts w:ascii="Times New Roman" w:hAnsi="Times New Roman" w:cs="Times New Roman"/>
            <w:sz w:val="24"/>
            <w:szCs w:val="24"/>
            <w:lang w:val="en-US"/>
          </w:rPr>
          <w:delText xml:space="preserve">as changes in </w:delText>
        </w:r>
        <w:r w:rsidR="00A97227" w:rsidRPr="00F20C48" w:rsidDel="0063326C">
          <w:rPr>
            <w:rFonts w:ascii="Times New Roman" w:hAnsi="Times New Roman" w:cs="Times New Roman"/>
            <w:sz w:val="24"/>
            <w:szCs w:val="24"/>
            <w:lang w:val="en-US"/>
          </w:rPr>
          <w:lastRenderedPageBreak/>
          <w:delText>skeletal density</w:delText>
        </w:r>
        <w:r w:rsidR="00060884" w:rsidRPr="00F20C48" w:rsidDel="0063326C">
          <w:rPr>
            <w:rFonts w:ascii="Times New Roman" w:hAnsi="Times New Roman" w:cs="Times New Roman"/>
            <w:sz w:val="24"/>
            <w:szCs w:val="24"/>
            <w:lang w:val="en-US"/>
          </w:rPr>
          <w:delText xml:space="preserve"> band</w:delText>
        </w:r>
        <w:r w:rsidR="00A97227" w:rsidRPr="00F20C48" w:rsidDel="0063326C">
          <w:rPr>
            <w:rFonts w:ascii="Times New Roman" w:hAnsi="Times New Roman" w:cs="Times New Roman"/>
            <w:sz w:val="24"/>
            <w:szCs w:val="24"/>
            <w:lang w:val="en-US"/>
          </w:rPr>
          <w:delText>s</w:delText>
        </w:r>
        <w:r w:rsidR="00060884" w:rsidRPr="00F20C48" w:rsidDel="0063326C">
          <w:rPr>
            <w:rFonts w:ascii="Times New Roman" w:hAnsi="Times New Roman" w:cs="Times New Roman"/>
            <w:sz w:val="24"/>
            <w:szCs w:val="24"/>
            <w:lang w:val="en-US"/>
          </w:rPr>
          <w:delText>, with low</w:delText>
        </w:r>
        <w:r w:rsidR="00885307" w:rsidRPr="00F20C48" w:rsidDel="0063326C">
          <w:rPr>
            <w:rFonts w:ascii="Times New Roman" w:hAnsi="Times New Roman" w:cs="Times New Roman"/>
            <w:sz w:val="24"/>
            <w:szCs w:val="24"/>
            <w:lang w:val="en-US"/>
          </w:rPr>
          <w:delText>-</w:delText>
        </w:r>
        <w:r w:rsidR="00060884" w:rsidRPr="00F20C48" w:rsidDel="0063326C">
          <w:rPr>
            <w:rFonts w:ascii="Times New Roman" w:hAnsi="Times New Roman" w:cs="Times New Roman"/>
            <w:sz w:val="24"/>
            <w:szCs w:val="24"/>
            <w:lang w:val="en-US"/>
          </w:rPr>
          <w:delText xml:space="preserve">density bands </w:delText>
        </w:r>
        <w:r w:rsidR="00A97227" w:rsidRPr="00F20C48" w:rsidDel="0063326C">
          <w:rPr>
            <w:rFonts w:ascii="Times New Roman" w:hAnsi="Times New Roman" w:cs="Times New Roman"/>
            <w:sz w:val="24"/>
            <w:szCs w:val="24"/>
            <w:lang w:val="en-US"/>
          </w:rPr>
          <w:delText>corresponding to</w:delText>
        </w:r>
        <w:r w:rsidR="00060884" w:rsidRPr="00F20C48" w:rsidDel="0063326C">
          <w:rPr>
            <w:rFonts w:ascii="Times New Roman" w:hAnsi="Times New Roman" w:cs="Times New Roman"/>
            <w:sz w:val="24"/>
            <w:szCs w:val="24"/>
            <w:lang w:val="en-US"/>
          </w:rPr>
          <w:delText xml:space="preserve"> </w:delText>
        </w:r>
        <w:r w:rsidR="00A97227" w:rsidRPr="00F20C48" w:rsidDel="0063326C">
          <w:rPr>
            <w:rFonts w:ascii="Times New Roman" w:hAnsi="Times New Roman" w:cs="Times New Roman"/>
            <w:sz w:val="24"/>
            <w:szCs w:val="24"/>
            <w:lang w:val="en-US"/>
          </w:rPr>
          <w:delText>cooler seasons</w:delText>
        </w:r>
        <w:r w:rsidR="00060884" w:rsidRPr="00F20C48" w:rsidDel="0063326C">
          <w:rPr>
            <w:rFonts w:ascii="Times New Roman" w:hAnsi="Times New Roman" w:cs="Times New Roman"/>
            <w:sz w:val="24"/>
            <w:szCs w:val="24"/>
            <w:lang w:val="en-US"/>
          </w:rPr>
          <w:delText xml:space="preserve"> and </w:delText>
        </w:r>
        <w:r w:rsidR="00885307" w:rsidRPr="00F20C48" w:rsidDel="0063326C">
          <w:rPr>
            <w:rFonts w:ascii="Times New Roman" w:hAnsi="Times New Roman" w:cs="Times New Roman"/>
            <w:sz w:val="24"/>
            <w:szCs w:val="24"/>
            <w:lang w:val="en-US"/>
          </w:rPr>
          <w:delText>high-density</w:delText>
        </w:r>
        <w:r w:rsidR="00060884" w:rsidRPr="00F20C48" w:rsidDel="0063326C">
          <w:rPr>
            <w:rFonts w:ascii="Times New Roman" w:hAnsi="Times New Roman" w:cs="Times New Roman"/>
            <w:sz w:val="24"/>
            <w:szCs w:val="24"/>
            <w:lang w:val="en-US"/>
          </w:rPr>
          <w:delText xml:space="preserve"> bands indicat</w:delText>
        </w:r>
        <w:r w:rsidR="00A97227" w:rsidRPr="00F20C48" w:rsidDel="0063326C">
          <w:rPr>
            <w:rFonts w:ascii="Times New Roman" w:hAnsi="Times New Roman" w:cs="Times New Roman"/>
            <w:sz w:val="24"/>
            <w:szCs w:val="24"/>
            <w:lang w:val="en-US"/>
          </w:rPr>
          <w:delText>ing</w:delText>
        </w:r>
        <w:r w:rsidR="00060884" w:rsidRPr="00F20C48" w:rsidDel="0063326C">
          <w:rPr>
            <w:rFonts w:ascii="Times New Roman" w:hAnsi="Times New Roman" w:cs="Times New Roman"/>
            <w:sz w:val="24"/>
            <w:szCs w:val="24"/>
            <w:lang w:val="en-US"/>
          </w:rPr>
          <w:delText xml:space="preserve"> </w:delText>
        </w:r>
        <w:r w:rsidR="00A97227" w:rsidRPr="00F20C48" w:rsidDel="0063326C">
          <w:rPr>
            <w:rFonts w:ascii="Times New Roman" w:hAnsi="Times New Roman" w:cs="Times New Roman"/>
            <w:sz w:val="24"/>
            <w:szCs w:val="24"/>
            <w:lang w:val="en-US"/>
          </w:rPr>
          <w:delText xml:space="preserve">warmer </w:delText>
        </w:r>
        <w:r w:rsidR="00060884" w:rsidRPr="00F20C48" w:rsidDel="0063326C">
          <w:rPr>
            <w:rFonts w:ascii="Times New Roman" w:hAnsi="Times New Roman" w:cs="Times New Roman"/>
            <w:sz w:val="24"/>
            <w:szCs w:val="24"/>
            <w:lang w:val="en-US"/>
          </w:rPr>
          <w:delText>seasons</w:delText>
        </w:r>
        <w:r w:rsidR="00C14586" w:rsidRPr="00F20C48" w:rsidDel="0063326C">
          <w:rPr>
            <w:rFonts w:ascii="Times New Roman" w:hAnsi="Times New Roman" w:cs="Times New Roman"/>
            <w:sz w:val="24"/>
            <w:szCs w:val="24"/>
            <w:lang w:val="en-US"/>
          </w:rPr>
          <w:delText xml:space="preserve"> </w:delText>
        </w:r>
        <w:r w:rsidR="00A36E27" w:rsidRPr="00F20C48" w:rsidDel="0063326C">
          <w:rPr>
            <w:rFonts w:ascii="Times New Roman" w:hAnsi="Times New Roman" w:cs="Times New Roman"/>
            <w:sz w:val="24"/>
            <w:szCs w:val="24"/>
            <w:lang w:val="en-US"/>
          </w:rPr>
          <w:fldChar w:fldCharType="begin"/>
        </w:r>
        <w:r w:rsidR="00E7591E" w:rsidRPr="00F20C48" w:rsidDel="0063326C">
          <w:rPr>
            <w:rFonts w:ascii="Times New Roman" w:hAnsi="Times New Roman" w:cs="Times New Roman"/>
            <w:sz w:val="24"/>
            <w:szCs w:val="24"/>
            <w:lang w:val="en-US"/>
          </w:rPr>
          <w:delInstrText xml:space="preserve"> ADDIN ZOTERO_ITEM CSL_CITATION {"citationID":"ZWAQo2GW","properties":{"formattedCitation":"(Hudson et al. 1976; Carricart-Ganivet 2011)","plainCitation":"(Hudson et al. 1976; Carricart-Ganivet 2011)","noteIndex":0},"citationItems":[{"id":81,"uris":["http://zotero.org/users/9344658/items/P6W2N6S2"],"itemData":{"id":81,"type":"article-journal","abstract":"X-radiographs of stony coral slabs reveal two types of annual density bands. Detailed studies of these bands in relation to known variations in air temperatures indicate that sclerochronology is a valid tool for documenting time sequences and changing environmental conditions on a coral reef.","container-title":"Geology","DOI":"10.1130/0091-7613(1976)4&lt;361:SATFIP&gt;2.0.CO;2","ISSN":"00917613","issue":"6","note":"PMID: 241","page":"361-364","title":"Sclerochronology: A tool for interpreting past environments","volume":"4","author":[{"family":"Hudson","given":"J. Harold"},{"family":"Shinn","given":"Eugene A."},{"family":"Halley","given":"Robert B."},{"family":"Lidz","given":"Barbara"}],"issued":{"date-parts":[["1976"]]}}},{"id":262,"uris":["http://zotero.org/users/9344658/items/EBZDVKZ3"],"itemData":{"id":262,"type":"article-journal","abstract":"Coral skeletal extension rate has been widely used to assess coral growth characteristics across environmental gradients and as an environmental proxy. Herein, the potential sources of errors when measuring skeletal extension rates are identified and discussed, and it is demonstrated that measurements of this growth parameter do not necessarily reflect an annual time scale and can result in substantial miscalculations. Instead, it is dissepiment spacing and number that best reflect the time scale. On the other hand, calcification rate is the growth parameter that appears to better reflect the environmental controls that regulate physiological processes in symbiotic corals. Nonetheless, any error associated with measuring extension rate would result in under- and overestimation of calcification rate values, which could lead to huge errors if this growth parameter is used as an environmental proxy. The aim is to promote further discussion, avoid future misuse of extension rate as an environmental proxy, and encourage future research about how to accurately measure extension rate and the use of calcification rate as an environmental proxy. ?? 2011 Elsevier B.V.","container-title":"Journal of Experimental Marine Biology and Ecology","DOI":"10.1016/j.jembe.2011.05.020","ISSN":"00220981","issue":"1-2","journalAbbreviation":"J. Exp. Mar. Biol. Ecol.","note":"publisher: Elsevier B.V.\nCitation Key: Carricart-Ganivet2011\nISBN: 0022-0981","page":"73-79","title":"Coral skeletal extension rate: An environmental signal or a subject to inaccuracies?","volume":"405","author":[{"family":"Carricart-Ganivet","given":"Juan P."}],"issued":{"date-parts":[["2011"]]}}}],"schema":"https://github.com/citation-style-language/schema/raw/master/csl-citation.json"} </w:delInstrText>
        </w:r>
        <w:r w:rsidR="00A36E27" w:rsidRPr="00F20C48" w:rsidDel="0063326C">
          <w:rPr>
            <w:rFonts w:ascii="Times New Roman" w:hAnsi="Times New Roman" w:cs="Times New Roman"/>
            <w:sz w:val="24"/>
            <w:szCs w:val="24"/>
            <w:lang w:val="en-US"/>
          </w:rPr>
          <w:fldChar w:fldCharType="separate"/>
        </w:r>
        <w:r w:rsidR="00A36E27" w:rsidRPr="00F20C48" w:rsidDel="0063326C">
          <w:rPr>
            <w:rFonts w:ascii="Times New Roman" w:hAnsi="Times New Roman" w:cs="Times New Roman"/>
            <w:sz w:val="24"/>
            <w:lang w:val="en-US"/>
          </w:rPr>
          <w:delText>(Hudson et al. 1976; Carricart-Ganivet 2011)</w:delText>
        </w:r>
        <w:r w:rsidR="00A36E27" w:rsidRPr="00F20C48" w:rsidDel="0063326C">
          <w:rPr>
            <w:rFonts w:ascii="Times New Roman" w:hAnsi="Times New Roman" w:cs="Times New Roman"/>
            <w:sz w:val="24"/>
            <w:szCs w:val="24"/>
            <w:lang w:val="en-US"/>
          </w:rPr>
          <w:fldChar w:fldCharType="end"/>
        </w:r>
        <w:r w:rsidRPr="00F20C48" w:rsidDel="0063326C">
          <w:rPr>
            <w:rFonts w:ascii="Times New Roman" w:hAnsi="Times New Roman" w:cs="Times New Roman"/>
            <w:sz w:val="24"/>
            <w:szCs w:val="24"/>
            <w:lang w:val="en-US"/>
          </w:rPr>
          <w:delText xml:space="preserve">. Each pair of bands represent </w:delText>
        </w:r>
        <w:r w:rsidR="00A97227" w:rsidRPr="00F20C48" w:rsidDel="0063326C">
          <w:rPr>
            <w:rFonts w:ascii="Times New Roman" w:hAnsi="Times New Roman" w:cs="Times New Roman"/>
            <w:sz w:val="24"/>
            <w:szCs w:val="24"/>
            <w:lang w:val="en-US"/>
          </w:rPr>
          <w:delText xml:space="preserve">one </w:delText>
        </w:r>
        <w:r w:rsidRPr="00F20C48" w:rsidDel="0063326C">
          <w:rPr>
            <w:rFonts w:ascii="Times New Roman" w:hAnsi="Times New Roman" w:cs="Times New Roman"/>
            <w:sz w:val="24"/>
            <w:szCs w:val="24"/>
            <w:lang w:val="en-US"/>
          </w:rPr>
          <w:delText xml:space="preserve">year </w:delText>
        </w:r>
        <w:r w:rsidR="00A97227" w:rsidRPr="00F20C48" w:rsidDel="0063326C">
          <w:rPr>
            <w:rFonts w:ascii="Times New Roman" w:hAnsi="Times New Roman" w:cs="Times New Roman"/>
            <w:sz w:val="24"/>
            <w:szCs w:val="24"/>
            <w:lang w:val="en-US"/>
          </w:rPr>
          <w:delText>of</w:delText>
        </w:r>
        <w:r w:rsidRPr="00F20C48" w:rsidDel="0063326C">
          <w:rPr>
            <w:rFonts w:ascii="Times New Roman" w:hAnsi="Times New Roman" w:cs="Times New Roman"/>
            <w:sz w:val="24"/>
            <w:szCs w:val="24"/>
            <w:lang w:val="en-US"/>
          </w:rPr>
          <w:delText xml:space="preserve"> coral</w:delText>
        </w:r>
        <w:r w:rsidR="00A97227" w:rsidRPr="00F20C48" w:rsidDel="0063326C">
          <w:rPr>
            <w:rFonts w:ascii="Times New Roman" w:hAnsi="Times New Roman" w:cs="Times New Roman"/>
            <w:sz w:val="24"/>
            <w:szCs w:val="24"/>
            <w:lang w:val="en-US"/>
          </w:rPr>
          <w:delText xml:space="preserve"> growth</w:delText>
        </w:r>
        <w:r w:rsidRPr="00F20C48" w:rsidDel="0063326C">
          <w:rPr>
            <w:rFonts w:ascii="Times New Roman" w:hAnsi="Times New Roman" w:cs="Times New Roman"/>
            <w:sz w:val="24"/>
            <w:szCs w:val="24"/>
            <w:lang w:val="en-US"/>
          </w:rPr>
          <w:delText xml:space="preserve">. Changes in skeletal luminescence also </w:delText>
        </w:r>
        <w:r w:rsidR="00A97227" w:rsidRPr="00F20C48" w:rsidDel="0063326C">
          <w:rPr>
            <w:rFonts w:ascii="Times New Roman" w:hAnsi="Times New Roman" w:cs="Times New Roman"/>
            <w:sz w:val="24"/>
            <w:szCs w:val="24"/>
            <w:lang w:val="en-US"/>
          </w:rPr>
          <w:delText xml:space="preserve">serve as </w:delText>
        </w:r>
        <w:r w:rsidRPr="00F20C48" w:rsidDel="0063326C">
          <w:rPr>
            <w:rFonts w:ascii="Times New Roman" w:hAnsi="Times New Roman" w:cs="Times New Roman"/>
            <w:sz w:val="24"/>
            <w:szCs w:val="24"/>
            <w:lang w:val="en-US"/>
          </w:rPr>
          <w:delText xml:space="preserve">a proxy </w:delText>
        </w:r>
        <w:r w:rsidR="00A97227" w:rsidRPr="00F20C48" w:rsidDel="0063326C">
          <w:rPr>
            <w:rFonts w:ascii="Times New Roman" w:hAnsi="Times New Roman" w:cs="Times New Roman"/>
            <w:sz w:val="24"/>
            <w:szCs w:val="24"/>
            <w:lang w:val="en-US"/>
          </w:rPr>
          <w:delText>for</w:delText>
        </w:r>
        <w:r w:rsidRPr="00F20C48" w:rsidDel="0063326C">
          <w:rPr>
            <w:rFonts w:ascii="Times New Roman" w:hAnsi="Times New Roman" w:cs="Times New Roman"/>
            <w:sz w:val="24"/>
            <w:szCs w:val="24"/>
            <w:lang w:val="en-US"/>
          </w:rPr>
          <w:delText xml:space="preserve"> humic acid and sediment concentrations in </w:delText>
        </w:r>
        <w:r w:rsidR="00A97227" w:rsidRPr="00F20C48" w:rsidDel="0063326C">
          <w:rPr>
            <w:rFonts w:ascii="Times New Roman" w:hAnsi="Times New Roman" w:cs="Times New Roman"/>
            <w:sz w:val="24"/>
            <w:szCs w:val="24"/>
            <w:lang w:val="en-US"/>
          </w:rPr>
          <w:delText xml:space="preserve">the </w:delText>
        </w:r>
        <w:r w:rsidRPr="00F20C48" w:rsidDel="0063326C">
          <w:rPr>
            <w:rFonts w:ascii="Times New Roman" w:hAnsi="Times New Roman" w:cs="Times New Roman"/>
            <w:sz w:val="24"/>
            <w:szCs w:val="24"/>
            <w:lang w:val="en-US"/>
          </w:rPr>
          <w:delText xml:space="preserve">water </w:delText>
        </w:r>
        <w:r w:rsidRPr="00F20C48" w:rsidDel="0063326C">
          <w:rPr>
            <w:rFonts w:ascii="Times New Roman" w:hAnsi="Times New Roman" w:cs="Times New Roman"/>
            <w:sz w:val="24"/>
            <w:szCs w:val="24"/>
            <w:lang w:val="en-US"/>
          </w:rPr>
          <w:fldChar w:fldCharType="begin" w:fldLock="1"/>
        </w:r>
        <w:r w:rsidR="00E7591E" w:rsidRPr="00F20C48" w:rsidDel="0063326C">
          <w:rPr>
            <w:rFonts w:ascii="Times New Roman" w:hAnsi="Times New Roman" w:cs="Times New Roman"/>
            <w:sz w:val="24"/>
            <w:szCs w:val="24"/>
            <w:lang w:val="en-US"/>
          </w:rPr>
          <w:delInstrText xml:space="preserve"> ADDIN ZOTERO_ITEM CSL_CITATION {"citationID":"N9QkQoJp","properties":{"formattedCitation":"(Grove et al. 2010; Tanzil et al. 2016)","plainCitation":"(Grove et al. 2010; Tanzil et al. 2016)","noteIndex":0},"citationItems":[{"id":1091,"uris":["http://www.mendeley.com/documents/?uuid=7b478a30-56e3-46cd-863d-abbf14f7cfef","http://zotero.org/users/9344658/items/4BTE4M3D"],"itemData":{"id":1091,"type":"article-journal","abstract":"Abstract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runoff.","container-title":"Coral Reefs","DOI":"10.1007/s00338-010-0629-y","ISSN":"07224028","issue":"3","note":"Citation Key: Grove2010a\nISBN: 0722-4028","page":"579-591","title":"River runoff reconstructions from novel spectral luminescence scanning of massive coral skeletons","volume":"29","author":[{"family":"Grove","given":"C. A."},{"family":"Nagtegaal","given":"R."},{"family":"Zinke","given":"J."},{"family":"Scheufen","given":"T."},{"family":"Koster","given":"B."},{"family":"Kasper","given":"S."},{"family":"McCulloch","given":"M. T."},{"family":"Bergh","given":"G.","non-dropping-particle":"van den"},{"family":"Brummer","given":"G. Jan A"}],"issued":{"date-parts":[["2010"]]}}},{"id":2298,"uris":["http://www.mendeley.com/documents/?uuid=54414a9d-fcc6-4ea2-a1e6-1bef789c8473","http://zotero.org/users/9344658/items/B4T9GA9Q"],"itemData":{"id":2298,"type":"article-journal","container-title":"Limnology and Oceanography","DOI":"10.1002/lno.10350","ISSN":"00243590","issue":"6","journalAbbreviation":"Limnol. Oceanogr.","note":"Citation Key: Tanzil2016","page":"2003-2025","title":"Luminescence and density banding patterns in massive &lt;i&gt;Porites&lt;/i&gt; corals around the Thai-Malay Peninsula, Southeast Asia","volume":"61","author":[{"family":"Tanzil","given":"J.T.I."},{"family":"Lee","given":"J.N."},{"family":"Brown","given":"B.E."},{"family":"Quax","given":"Rick"},{"family":"Kaandorp","given":"J.A."},{"family":"Lough","given":"J.M."},{"family":"Todd","given":"P.A."}],"issued":{"date-parts":[["2016"]]}}}],"schema":"https://github.com/citation-style-language/schema/raw/master/csl-citation.json"} </w:delInstrText>
        </w:r>
        <w:r w:rsidRPr="00F20C48" w:rsidDel="0063326C">
          <w:rPr>
            <w:rFonts w:ascii="Times New Roman" w:hAnsi="Times New Roman" w:cs="Times New Roman"/>
            <w:sz w:val="24"/>
            <w:szCs w:val="24"/>
            <w:lang w:val="en-US"/>
          </w:rPr>
          <w:fldChar w:fldCharType="separate"/>
        </w:r>
        <w:r w:rsidR="00C14586" w:rsidRPr="00F20C48" w:rsidDel="0063326C">
          <w:rPr>
            <w:rFonts w:ascii="Times New Roman" w:hAnsi="Times New Roman" w:cs="Times New Roman"/>
            <w:sz w:val="24"/>
            <w:lang w:val="en-US"/>
          </w:rPr>
          <w:delText>(Grove et al. 2010; Tanzil et al. 2016)</w:delText>
        </w:r>
        <w:r w:rsidRPr="00F20C48" w:rsidDel="0063326C">
          <w:rPr>
            <w:rFonts w:ascii="Times New Roman" w:hAnsi="Times New Roman" w:cs="Times New Roman"/>
            <w:sz w:val="24"/>
            <w:szCs w:val="24"/>
            <w:lang w:val="en-US"/>
          </w:rPr>
          <w:fldChar w:fldCharType="end"/>
        </w:r>
        <w:r w:rsidRPr="00F20C48" w:rsidDel="0063326C">
          <w:rPr>
            <w:rFonts w:ascii="Times New Roman" w:hAnsi="Times New Roman" w:cs="Times New Roman"/>
            <w:sz w:val="24"/>
            <w:szCs w:val="24"/>
            <w:lang w:val="en-US"/>
          </w:rPr>
          <w:delText xml:space="preserve">. </w:delText>
        </w:r>
        <w:r w:rsidR="00A97227" w:rsidRPr="00F20C48" w:rsidDel="0063326C">
          <w:rPr>
            <w:rFonts w:ascii="Times New Roman" w:hAnsi="Times New Roman" w:cs="Times New Roman"/>
            <w:sz w:val="24"/>
            <w:szCs w:val="24"/>
            <w:lang w:val="en-US"/>
          </w:rPr>
          <w:delText xml:space="preserve">The ability of coral skeletons to record environmental responses provides an opportunity to track coral growth and </w:delText>
        </w:r>
        <w:r w:rsidR="0035442D" w:rsidRPr="00F20C48" w:rsidDel="0063326C">
          <w:rPr>
            <w:rFonts w:ascii="Times New Roman" w:hAnsi="Times New Roman" w:cs="Times New Roman"/>
            <w:sz w:val="24"/>
            <w:szCs w:val="24"/>
            <w:lang w:val="en-US"/>
          </w:rPr>
          <w:delText xml:space="preserve">reconstruct </w:delText>
        </w:r>
        <w:r w:rsidR="00A97227" w:rsidRPr="00F20C48" w:rsidDel="0063326C">
          <w:rPr>
            <w:rFonts w:ascii="Times New Roman" w:hAnsi="Times New Roman" w:cs="Times New Roman"/>
            <w:sz w:val="24"/>
            <w:szCs w:val="24"/>
            <w:lang w:val="en-US"/>
          </w:rPr>
          <w:delText xml:space="preserve">potential </w:delText>
        </w:r>
        <w:r w:rsidR="0035442D" w:rsidRPr="00F20C48" w:rsidDel="0063326C">
          <w:rPr>
            <w:rFonts w:ascii="Times New Roman" w:hAnsi="Times New Roman" w:cs="Times New Roman"/>
            <w:sz w:val="24"/>
            <w:szCs w:val="24"/>
            <w:lang w:val="en-US"/>
          </w:rPr>
          <w:delText xml:space="preserve">past </w:delText>
        </w:r>
        <w:r w:rsidR="00A97227" w:rsidRPr="00F20C48" w:rsidDel="0063326C">
          <w:rPr>
            <w:rFonts w:ascii="Times New Roman" w:hAnsi="Times New Roman" w:cs="Times New Roman"/>
            <w:sz w:val="24"/>
            <w:szCs w:val="24"/>
            <w:lang w:val="en-US"/>
          </w:rPr>
          <w:delText>disturbances.</w:delText>
        </w:r>
        <w:r w:rsidR="00A36E27" w:rsidRPr="00F20C48" w:rsidDel="0063326C">
          <w:rPr>
            <w:rFonts w:ascii="Times New Roman" w:hAnsi="Times New Roman" w:cs="Times New Roman"/>
            <w:sz w:val="24"/>
            <w:szCs w:val="24"/>
            <w:lang w:val="en-US"/>
          </w:rPr>
          <w:delText xml:space="preserve"> </w:delText>
        </w:r>
        <w:commentRangeEnd w:id="78"/>
        <w:r w:rsidR="00671FE1" w:rsidDel="0063326C">
          <w:rPr>
            <w:rStyle w:val="Refdecomentario"/>
          </w:rPr>
          <w:commentReference w:id="78"/>
        </w:r>
      </w:del>
    </w:p>
    <w:p w14:paraId="52E151E3" w14:textId="77777777" w:rsidR="00052E4F" w:rsidRDefault="00052E4F" w:rsidP="006F4AA9">
      <w:pPr>
        <w:spacing w:line="480" w:lineRule="auto"/>
        <w:ind w:firstLine="720"/>
        <w:jc w:val="both"/>
        <w:rPr>
          <w:ins w:id="81" w:author="RODRIGUEZ RAMIREZ, Alberto (erodr11)" w:date="2024-09-21T14:00:00Z"/>
          <w:rFonts w:ascii="Times New Roman" w:hAnsi="Times New Roman" w:cs="Times New Roman"/>
          <w:sz w:val="24"/>
          <w:szCs w:val="24"/>
          <w:lang w:val="en-US"/>
        </w:rPr>
      </w:pPr>
    </w:p>
    <w:p w14:paraId="4B6448F4" w14:textId="02695B22" w:rsidR="00222F0D" w:rsidRPr="00F20C48" w:rsidRDefault="00DA69AA" w:rsidP="006F4AA9">
      <w:pPr>
        <w:spacing w:line="480" w:lineRule="auto"/>
        <w:ind w:firstLine="720"/>
        <w:jc w:val="both"/>
        <w:rPr>
          <w:rFonts w:ascii="Times New Roman" w:hAnsi="Times New Roman" w:cs="Times New Roman"/>
          <w:sz w:val="24"/>
          <w:szCs w:val="24"/>
          <w:lang w:val="en-US"/>
        </w:rPr>
      </w:pPr>
      <w:ins w:id="82" w:author="RODRIGUEZ RAMIREZ, Alberto (erodr11)" w:date="2024-09-23T08:49:00Z">
        <w:r w:rsidRPr="00DA69AA">
          <w:rPr>
            <w:rFonts w:ascii="Times New Roman" w:hAnsi="Times New Roman" w:cs="Times New Roman"/>
            <w:sz w:val="24"/>
            <w:szCs w:val="24"/>
            <w:lang w:val="en-US"/>
          </w:rPr>
          <w:t>The purpose of this paper was to document</w:t>
        </w:r>
        <w:r>
          <w:rPr>
            <w:rFonts w:ascii="Times New Roman" w:hAnsi="Times New Roman" w:cs="Times New Roman"/>
            <w:sz w:val="24"/>
            <w:szCs w:val="24"/>
            <w:lang w:val="en-US"/>
          </w:rPr>
          <w:t xml:space="preserve"> recent</w:t>
        </w:r>
      </w:ins>
      <w:ins w:id="83" w:author="RODRIGUEZ RAMIREZ, Alberto (erodr11)" w:date="2024-09-23T08:51:00Z">
        <w:r w:rsidR="00210B82">
          <w:rPr>
            <w:rFonts w:ascii="Times New Roman" w:hAnsi="Times New Roman" w:cs="Times New Roman"/>
            <w:sz w:val="24"/>
            <w:szCs w:val="24"/>
            <w:lang w:val="en-US"/>
          </w:rPr>
          <w:t xml:space="preserve"> (195</w:t>
        </w:r>
      </w:ins>
      <w:ins w:id="84" w:author="RODRIGUEZ RAMIREZ, Alberto (erodr11)" w:date="2024-09-23T08:52:00Z">
        <w:r w:rsidR="00210B82">
          <w:rPr>
            <w:rFonts w:ascii="Times New Roman" w:hAnsi="Times New Roman" w:cs="Times New Roman"/>
            <w:sz w:val="24"/>
            <w:szCs w:val="24"/>
            <w:lang w:val="en-US"/>
          </w:rPr>
          <w:t>1</w:t>
        </w:r>
      </w:ins>
      <w:ins w:id="85" w:author="RODRIGUEZ RAMIREZ, Alberto (erodr11)" w:date="2024-09-23T08:51:00Z">
        <w:r w:rsidR="00210B82">
          <w:rPr>
            <w:rFonts w:ascii="Times New Roman" w:hAnsi="Times New Roman" w:cs="Times New Roman"/>
            <w:sz w:val="24"/>
            <w:szCs w:val="24"/>
            <w:lang w:val="en-US"/>
          </w:rPr>
          <w:t>-2</w:t>
        </w:r>
      </w:ins>
      <w:ins w:id="86" w:author="RODRIGUEZ RAMIREZ, Alberto (erodr11)" w:date="2024-09-23T08:52:00Z">
        <w:r w:rsidR="00210B82">
          <w:rPr>
            <w:rFonts w:ascii="Times New Roman" w:hAnsi="Times New Roman" w:cs="Times New Roman"/>
            <w:sz w:val="24"/>
            <w:szCs w:val="24"/>
            <w:lang w:val="en-US"/>
          </w:rPr>
          <w:t>015)</w:t>
        </w:r>
      </w:ins>
      <w:ins w:id="87" w:author="RODRIGUEZ RAMIREZ, Alberto (erodr11)" w:date="2024-09-23T08:49:00Z">
        <w:r>
          <w:rPr>
            <w:rFonts w:ascii="Times New Roman" w:hAnsi="Times New Roman" w:cs="Times New Roman"/>
            <w:sz w:val="24"/>
            <w:szCs w:val="24"/>
            <w:lang w:val="en-US"/>
          </w:rPr>
          <w:t xml:space="preserve"> </w:t>
        </w:r>
      </w:ins>
      <w:ins w:id="88" w:author="RODRIGUEZ RAMIREZ, Alberto (erodr11)" w:date="2024-09-23T08:52:00Z">
        <w:r w:rsidR="00210B82">
          <w:rPr>
            <w:rFonts w:ascii="Times New Roman" w:hAnsi="Times New Roman" w:cs="Times New Roman"/>
            <w:sz w:val="24"/>
            <w:szCs w:val="24"/>
            <w:lang w:val="en-US"/>
          </w:rPr>
          <w:t xml:space="preserve">growth </w:t>
        </w:r>
      </w:ins>
      <w:ins w:id="89" w:author="RODRIGUEZ RAMIREZ, Alberto (erodr11)" w:date="2024-09-23T08:49:00Z">
        <w:r>
          <w:rPr>
            <w:rFonts w:ascii="Times New Roman" w:hAnsi="Times New Roman" w:cs="Times New Roman"/>
            <w:sz w:val="24"/>
            <w:szCs w:val="24"/>
            <w:lang w:val="en-US"/>
          </w:rPr>
          <w:t xml:space="preserve">coral responses </w:t>
        </w:r>
      </w:ins>
      <w:ins w:id="90" w:author="RODRIGUEZ RAMIREZ, Alberto (erodr11)" w:date="2024-09-23T08:50:00Z">
        <w:r>
          <w:rPr>
            <w:rFonts w:ascii="Times New Roman" w:hAnsi="Times New Roman" w:cs="Times New Roman"/>
            <w:sz w:val="24"/>
            <w:szCs w:val="24"/>
            <w:lang w:val="en-US"/>
          </w:rPr>
          <w:t>from t</w:t>
        </w:r>
      </w:ins>
      <w:ins w:id="91" w:author="RODRIGUEZ RAMIREZ, Alberto (erodr11)" w:date="2024-09-21T14:40:00Z">
        <w:r w:rsidR="000B42C4" w:rsidRPr="00F20C48">
          <w:rPr>
            <w:rFonts w:ascii="Times New Roman" w:hAnsi="Times New Roman" w:cs="Times New Roman"/>
            <w:sz w:val="24"/>
            <w:szCs w:val="24"/>
            <w:lang w:val="en-US"/>
          </w:rPr>
          <w:t>he</w:t>
        </w:r>
      </w:ins>
      <w:ins w:id="92" w:author="RODRIGUEZ RAMIREZ, Alberto (erodr11)" w:date="2024-09-23T08:52:00Z">
        <w:r w:rsidR="00210B82">
          <w:rPr>
            <w:rFonts w:ascii="Times New Roman" w:hAnsi="Times New Roman" w:cs="Times New Roman"/>
            <w:sz w:val="24"/>
            <w:szCs w:val="24"/>
            <w:lang w:val="en-US"/>
          </w:rPr>
          <w:t xml:space="preserve"> </w:t>
        </w:r>
      </w:ins>
      <w:ins w:id="93" w:author="RODRIGUEZ RAMIREZ, Alberto (erodr11)" w:date="2024-09-21T14:40:00Z">
        <w:r w:rsidR="000B42C4" w:rsidRPr="00F20C48">
          <w:rPr>
            <w:rFonts w:ascii="Times New Roman" w:hAnsi="Times New Roman" w:cs="Times New Roman"/>
            <w:sz w:val="24"/>
            <w:szCs w:val="24"/>
            <w:lang w:val="en-US"/>
          </w:rPr>
          <w:t xml:space="preserve">reef facing the most extreme turbidity in the Caribbean </w:t>
        </w:r>
      </w:ins>
      <w:ins w:id="94" w:author="RODRIGUEZ RAMIREZ, Alberto (erodr11)" w:date="2024-09-23T08:51:00Z">
        <w:r>
          <w:rPr>
            <w:rFonts w:ascii="Times New Roman" w:hAnsi="Times New Roman" w:cs="Times New Roman"/>
            <w:sz w:val="24"/>
            <w:szCs w:val="24"/>
            <w:lang w:val="en-US"/>
          </w:rPr>
          <w:t>,</w:t>
        </w:r>
      </w:ins>
      <w:ins w:id="95" w:author="RODRIGUEZ RAMIREZ, Alberto (erodr11)" w:date="2024-09-21T14:40:00Z">
        <w:r w:rsidR="000B42C4" w:rsidRPr="00F20C48">
          <w:rPr>
            <w:rFonts w:ascii="Times New Roman" w:hAnsi="Times New Roman" w:cs="Times New Roman"/>
            <w:sz w:val="24"/>
            <w:szCs w:val="24"/>
            <w:lang w:val="en-US"/>
          </w:rPr>
          <w:t xml:space="preserve">Varadero Reef, Colombia (Fig. 1) </w:t>
        </w:r>
        <w:r w:rsidR="000B42C4" w:rsidRPr="00F20C48">
          <w:rPr>
            <w:rFonts w:ascii="Times New Roman" w:hAnsi="Times New Roman" w:cs="Times New Roman"/>
            <w:sz w:val="24"/>
            <w:szCs w:val="24"/>
            <w:lang w:val="en-US"/>
          </w:rPr>
          <w:fldChar w:fldCharType="begin"/>
        </w:r>
        <w:r w:rsidR="000B42C4" w:rsidRPr="00F20C48">
          <w:rPr>
            <w:rFonts w:ascii="Times New Roman" w:hAnsi="Times New Roman" w:cs="Times New Roman"/>
            <w:sz w:val="24"/>
            <w:szCs w:val="24"/>
            <w:lang w:val="en-US"/>
          </w:rPr>
          <w:instrText xml:space="preserve"> ADDIN ZOTERO_ITEM CSL_CITATION {"citationID":"LDvnWyLe","properties":{"formattedCitation":"(L\\uc0\\u243{}pez-Victoria et al. 2015; Zweifler et al. 2021)","plainCitation":"(López-Victoria et al. 2015; Zweifler et al. 2021)","noteIndex":0},"citationItems":[{"id":619,"uris":["http://www.mendeley.com/documents/?uuid=4fb8889b-abfe-4e61-95a5-c4c51017c8ca","http://zotero.org/users/9344658/items/QB48KDHZ"],"itemData":{"id":619,"type":"article-journal","container-title":"Coral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0B42C4" w:rsidRPr="00F20C48">
          <w:rPr>
            <w:rFonts w:ascii="Times New Roman" w:hAnsi="Times New Roman" w:cs="Times New Roman"/>
            <w:sz w:val="24"/>
            <w:szCs w:val="24"/>
            <w:lang w:val="en-US"/>
          </w:rPr>
          <w:fldChar w:fldCharType="separate"/>
        </w:r>
        <w:r w:rsidR="000B42C4" w:rsidRPr="00F20C48">
          <w:rPr>
            <w:rFonts w:ascii="Times New Roman" w:hAnsi="Times New Roman" w:cs="Times New Roman"/>
            <w:sz w:val="24"/>
            <w:lang w:val="en-US"/>
          </w:rPr>
          <w:t>(López-Victoria et al. 2015; Zweifler et al. 2021)</w:t>
        </w:r>
        <w:r w:rsidR="000B42C4" w:rsidRPr="00F20C48">
          <w:rPr>
            <w:rFonts w:ascii="Times New Roman" w:hAnsi="Times New Roman" w:cs="Times New Roman"/>
            <w:sz w:val="24"/>
            <w:szCs w:val="24"/>
            <w:lang w:val="en-US"/>
          </w:rPr>
          <w:fldChar w:fldCharType="end"/>
        </w:r>
        <w:r w:rsidR="000B42C4" w:rsidRPr="00F20C48">
          <w:rPr>
            <w:rFonts w:ascii="Times New Roman" w:hAnsi="Times New Roman" w:cs="Times New Roman"/>
            <w:sz w:val="24"/>
            <w:szCs w:val="24"/>
            <w:lang w:val="en-US"/>
          </w:rPr>
          <w:t xml:space="preserve">. </w:t>
        </w:r>
      </w:ins>
      <w:ins w:id="96" w:author="RODRIGUEZ RAMIREZ, Alberto (erodr11)" w:date="2024-09-23T08:30:00Z">
        <w:r w:rsidR="003553A3" w:rsidRPr="00F20C48">
          <w:rPr>
            <w:rFonts w:ascii="Times New Roman" w:hAnsi="Times New Roman" w:cs="Times New Roman"/>
            <w:color w:val="221E1F"/>
            <w:sz w:val="24"/>
            <w:szCs w:val="24"/>
            <w:lang w:val="en-US"/>
          </w:rPr>
          <w:t>Varadero Reef exists in a light-limited environment, influenced by freshwater discharge and industrial wastewater flowing into Cartagena Bay (Fig. 1).</w:t>
        </w:r>
        <w:r w:rsidR="003553A3">
          <w:rPr>
            <w:rFonts w:ascii="Times New Roman" w:hAnsi="Times New Roman" w:cs="Times New Roman"/>
            <w:color w:val="221E1F"/>
            <w:sz w:val="24"/>
            <w:szCs w:val="24"/>
            <w:lang w:val="en-US"/>
          </w:rPr>
          <w:t xml:space="preserve"> </w:t>
        </w:r>
      </w:ins>
      <w:ins w:id="97" w:author="RODRIGUEZ RAMIREZ, Alberto (erodr11)" w:date="2024-09-23T08:31:00Z">
        <w:r w:rsidR="003553A3">
          <w:rPr>
            <w:rFonts w:ascii="Times New Roman" w:hAnsi="Times New Roman" w:cs="Times New Roman"/>
            <w:color w:val="221E1F"/>
            <w:sz w:val="24"/>
            <w:szCs w:val="24"/>
            <w:lang w:val="en-US"/>
          </w:rPr>
          <w:t>Remark</w:t>
        </w:r>
      </w:ins>
      <w:ins w:id="98" w:author="RODRIGUEZ RAMIREZ, Alberto (erodr11)" w:date="2024-09-23T08:32:00Z">
        <w:r w:rsidR="003553A3">
          <w:rPr>
            <w:rFonts w:ascii="Times New Roman" w:hAnsi="Times New Roman" w:cs="Times New Roman"/>
            <w:color w:val="221E1F"/>
            <w:sz w:val="24"/>
            <w:szCs w:val="24"/>
            <w:lang w:val="en-US"/>
          </w:rPr>
          <w:t>ably,</w:t>
        </w:r>
      </w:ins>
      <w:ins w:id="99" w:author="RODRIGUEZ RAMIREZ, Alberto (erodr11)" w:date="2024-09-21T14:40:00Z">
        <w:r w:rsidR="000B42C4" w:rsidRPr="00F20C48">
          <w:rPr>
            <w:rFonts w:ascii="Times New Roman" w:hAnsi="Times New Roman" w:cs="Times New Roman"/>
            <w:sz w:val="24"/>
            <w:szCs w:val="24"/>
            <w:lang w:val="en-US"/>
          </w:rPr>
          <w:t xml:space="preserve"> </w:t>
        </w:r>
      </w:ins>
      <w:ins w:id="100" w:author="RODRIGUEZ RAMIREZ, Alberto (erodr11)" w:date="2024-09-23T08:32:00Z">
        <w:r w:rsidR="003553A3">
          <w:rPr>
            <w:rFonts w:ascii="Times New Roman" w:hAnsi="Times New Roman" w:cs="Times New Roman"/>
            <w:sz w:val="24"/>
            <w:szCs w:val="24"/>
            <w:lang w:val="en-US"/>
          </w:rPr>
          <w:t xml:space="preserve">this is a </w:t>
        </w:r>
      </w:ins>
      <w:ins w:id="101" w:author="RODRIGUEZ RAMIREZ, Alberto (erodr11)" w:date="2024-09-21T14:40:00Z">
        <w:r w:rsidR="000B42C4" w:rsidRPr="00F20C48">
          <w:rPr>
            <w:rFonts w:ascii="Times New Roman" w:hAnsi="Times New Roman" w:cs="Times New Roman"/>
            <w:sz w:val="24"/>
            <w:szCs w:val="24"/>
            <w:lang w:val="en-US"/>
          </w:rPr>
          <w:t>well-developed reef exhibit</w:t>
        </w:r>
      </w:ins>
      <w:ins w:id="102" w:author="RODRIGUEZ RAMIREZ, Alberto (erodr11)" w:date="2024-09-23T08:32:00Z">
        <w:r w:rsidR="003553A3">
          <w:rPr>
            <w:rFonts w:ascii="Times New Roman" w:hAnsi="Times New Roman" w:cs="Times New Roman"/>
            <w:sz w:val="24"/>
            <w:szCs w:val="24"/>
            <w:lang w:val="en-US"/>
          </w:rPr>
          <w:t>ing</w:t>
        </w:r>
      </w:ins>
      <w:ins w:id="103" w:author="RODRIGUEZ RAMIREZ, Alberto (erodr11)" w:date="2024-09-21T14:40:00Z">
        <w:r w:rsidR="000B42C4" w:rsidRPr="00F20C48">
          <w:rPr>
            <w:rFonts w:ascii="Times New Roman" w:hAnsi="Times New Roman" w:cs="Times New Roman"/>
            <w:sz w:val="24"/>
            <w:szCs w:val="24"/>
            <w:lang w:val="en-US"/>
          </w:rPr>
          <w:t xml:space="preserve"> t</w:t>
        </w:r>
        <w:r w:rsidR="000B42C4" w:rsidRPr="00F20C48">
          <w:rPr>
            <w:rFonts w:ascii="Times New Roman" w:hAnsi="Times New Roman" w:cs="Times New Roman"/>
            <w:color w:val="221E1F"/>
            <w:sz w:val="24"/>
            <w:szCs w:val="24"/>
            <w:lang w:val="en-US"/>
          </w:rPr>
          <w:t xml:space="preserve">ypical signs of a healthy ecosystem, including high coral diversity, 45% coral cover, and large colonies of the coral </w:t>
        </w:r>
        <w:proofErr w:type="spellStart"/>
        <w:r w:rsidR="000B42C4" w:rsidRPr="00F20C48">
          <w:rPr>
            <w:rFonts w:ascii="Times New Roman" w:hAnsi="Times New Roman" w:cs="Times New Roman"/>
            <w:i/>
            <w:color w:val="221E1F"/>
            <w:sz w:val="24"/>
            <w:szCs w:val="24"/>
            <w:lang w:val="en-US"/>
          </w:rPr>
          <w:t>Orbicella</w:t>
        </w:r>
        <w:proofErr w:type="spellEnd"/>
        <w:r w:rsidR="000B42C4" w:rsidRPr="00F20C48">
          <w:rPr>
            <w:rFonts w:ascii="Times New Roman" w:hAnsi="Times New Roman" w:cs="Times New Roman"/>
            <w:i/>
            <w:color w:val="221E1F"/>
            <w:sz w:val="24"/>
            <w:szCs w:val="24"/>
            <w:lang w:val="en-US"/>
          </w:rPr>
          <w:t xml:space="preserve"> </w:t>
        </w:r>
        <w:proofErr w:type="spellStart"/>
        <w:r w:rsidR="000B42C4" w:rsidRPr="00F20C48">
          <w:rPr>
            <w:rFonts w:ascii="Times New Roman" w:hAnsi="Times New Roman" w:cs="Times New Roman"/>
            <w:i/>
            <w:color w:val="221E1F"/>
            <w:sz w:val="24"/>
            <w:szCs w:val="24"/>
            <w:lang w:val="en-US"/>
          </w:rPr>
          <w:t>faveolata</w:t>
        </w:r>
        <w:proofErr w:type="spellEnd"/>
        <w:r w:rsidR="000B42C4" w:rsidRPr="00F20C48">
          <w:rPr>
            <w:rFonts w:ascii="Times New Roman" w:hAnsi="Times New Roman" w:cs="Times New Roman"/>
            <w:iCs/>
            <w:color w:val="221E1F"/>
            <w:sz w:val="24"/>
            <w:szCs w:val="24"/>
            <w:lang w:val="en-US"/>
          </w:rPr>
          <w:t xml:space="preserve"> </w:t>
        </w:r>
        <w:r w:rsidR="000B42C4" w:rsidRPr="00F20C48">
          <w:rPr>
            <w:rFonts w:ascii="Times New Roman" w:hAnsi="Times New Roman" w:cs="Times New Roman"/>
            <w:i/>
            <w:color w:val="221E1F"/>
            <w:sz w:val="24"/>
            <w:szCs w:val="24"/>
            <w:lang w:val="en-US"/>
          </w:rPr>
          <w:fldChar w:fldCharType="begin" w:fldLock="1"/>
        </w:r>
        <w:r w:rsidR="000B42C4" w:rsidRPr="00F20C48">
          <w:rPr>
            <w:rFonts w:ascii="Times New Roman" w:hAnsi="Times New Roman" w:cs="Times New Roman"/>
            <w:i/>
            <w:color w:val="221E1F"/>
            <w:sz w:val="24"/>
            <w:szCs w:val="24"/>
            <w:lang w:val="en-US"/>
          </w:rPr>
          <w:instrText xml:space="preserve"> ADDIN ZOTERO_ITEM CSL_CITATION {"citationID":"k8PxJwKP","properties":{"formattedCitation":"(L\\uc0\\u243{}pez-Victoria et al. 2015; Pizarro et al. 2017)","plainCitation":"(López-Victoria et al. 2015; Pizarro et al. 2017)","noteIndex":0},"citationItems":[{"id":619,"uris":["http://www.mendeley.com/documents/?uuid=4fb8889b-abfe-4e61-95a5-c4c51017c8ca","http://zotero.org/users/9344658/items/QB48KDHZ"],"itemData":{"id":619,"type":"article-journal","container-title":"Coral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0B42C4" w:rsidRPr="00F20C48">
          <w:rPr>
            <w:rFonts w:ascii="Times New Roman" w:hAnsi="Times New Roman" w:cs="Times New Roman"/>
            <w:i/>
            <w:color w:val="221E1F"/>
            <w:sz w:val="24"/>
            <w:szCs w:val="24"/>
            <w:lang w:val="en-US"/>
          </w:rPr>
          <w:fldChar w:fldCharType="separate"/>
        </w:r>
        <w:r w:rsidR="000B42C4" w:rsidRPr="00F20C48">
          <w:rPr>
            <w:rFonts w:ascii="Times New Roman" w:hAnsi="Times New Roman" w:cs="Times New Roman"/>
            <w:sz w:val="24"/>
            <w:lang w:val="en-US"/>
          </w:rPr>
          <w:t>(López-Victoria et al. 2015; Pizarro et al. 2017)</w:t>
        </w:r>
        <w:r w:rsidR="000B42C4" w:rsidRPr="00F20C48">
          <w:rPr>
            <w:rFonts w:ascii="Times New Roman" w:hAnsi="Times New Roman" w:cs="Times New Roman"/>
            <w:i/>
            <w:color w:val="221E1F"/>
            <w:sz w:val="24"/>
            <w:szCs w:val="24"/>
            <w:lang w:val="en-US"/>
          </w:rPr>
          <w:fldChar w:fldCharType="end"/>
        </w:r>
        <w:r w:rsidR="000B42C4" w:rsidRPr="00F20C48">
          <w:rPr>
            <w:rFonts w:ascii="Times New Roman" w:hAnsi="Times New Roman" w:cs="Times New Roman"/>
            <w:color w:val="221E1F"/>
            <w:sz w:val="24"/>
            <w:szCs w:val="24"/>
            <w:lang w:val="en-US"/>
          </w:rPr>
          <w:t xml:space="preserve">. </w:t>
        </w:r>
      </w:ins>
      <w:r w:rsidR="000144D8" w:rsidRPr="00F20C48">
        <w:rPr>
          <w:rFonts w:ascii="Times New Roman" w:hAnsi="Times New Roman" w:cs="Times New Roman"/>
          <w:sz w:val="24"/>
          <w:szCs w:val="24"/>
          <w:lang w:val="en-US"/>
        </w:rPr>
        <w:t>In th</w:t>
      </w:r>
      <w:r w:rsidR="00A97227" w:rsidRPr="00F20C48">
        <w:rPr>
          <w:rFonts w:ascii="Times New Roman" w:hAnsi="Times New Roman" w:cs="Times New Roman"/>
          <w:sz w:val="24"/>
          <w:szCs w:val="24"/>
          <w:lang w:val="en-US"/>
        </w:rPr>
        <w:t>is</w:t>
      </w:r>
      <w:r w:rsidR="000144D8" w:rsidRPr="00F20C48">
        <w:rPr>
          <w:rFonts w:ascii="Times New Roman" w:hAnsi="Times New Roman" w:cs="Times New Roman"/>
          <w:sz w:val="24"/>
          <w:szCs w:val="24"/>
          <w:lang w:val="en-US"/>
        </w:rPr>
        <w:t xml:space="preserve"> study, </w:t>
      </w:r>
      <w:r w:rsidR="00A97227" w:rsidRPr="00F20C48">
        <w:rPr>
          <w:rFonts w:ascii="Times New Roman" w:hAnsi="Times New Roman" w:cs="Times New Roman"/>
          <w:sz w:val="24"/>
          <w:szCs w:val="24"/>
          <w:lang w:val="en-US"/>
        </w:rPr>
        <w:t xml:space="preserve">we measured coral growth parameters, including skeletal density, linear extension, calcification rates, and skeletal luminescence, in </w:t>
      </w:r>
      <w:proofErr w:type="spellStart"/>
      <w:r w:rsidR="00A97227" w:rsidRPr="00F20C48">
        <w:rPr>
          <w:rFonts w:ascii="Times New Roman" w:hAnsi="Times New Roman" w:cs="Times New Roman"/>
          <w:i/>
          <w:iCs/>
          <w:sz w:val="24"/>
          <w:szCs w:val="24"/>
          <w:lang w:val="en-US"/>
        </w:rPr>
        <w:t>Orbicella</w:t>
      </w:r>
      <w:proofErr w:type="spellEnd"/>
      <w:r w:rsidR="00A97227" w:rsidRPr="00F20C48">
        <w:rPr>
          <w:rFonts w:ascii="Times New Roman" w:hAnsi="Times New Roman" w:cs="Times New Roman"/>
          <w:i/>
          <w:iCs/>
          <w:sz w:val="24"/>
          <w:szCs w:val="24"/>
          <w:lang w:val="en-US"/>
        </w:rPr>
        <w:t xml:space="preserve"> </w:t>
      </w:r>
      <w:proofErr w:type="spellStart"/>
      <w:r w:rsidR="00A97227" w:rsidRPr="00F20C48">
        <w:rPr>
          <w:rFonts w:ascii="Times New Roman" w:hAnsi="Times New Roman" w:cs="Times New Roman"/>
          <w:i/>
          <w:iCs/>
          <w:sz w:val="24"/>
          <w:szCs w:val="24"/>
          <w:lang w:val="en-US"/>
        </w:rPr>
        <w:t>faveolata</w:t>
      </w:r>
      <w:proofErr w:type="spellEnd"/>
      <w:r w:rsidR="00A97227" w:rsidRPr="00F20C48">
        <w:rPr>
          <w:rFonts w:ascii="Times New Roman" w:hAnsi="Times New Roman" w:cs="Times New Roman"/>
          <w:sz w:val="24"/>
          <w:szCs w:val="24"/>
          <w:lang w:val="en-US"/>
        </w:rPr>
        <w:t xml:space="preserve"> to assess the effects of environmental changes and perturbations in Cartagena Bay on coral growth. We specifically analyzed the impacts of the Canal del Dique dredging between 1981 and 1984</w:t>
      </w:r>
      <w:r w:rsidR="0035442D" w:rsidRPr="00F20C48">
        <w:rPr>
          <w:rFonts w:ascii="Times New Roman" w:hAnsi="Times New Roman" w:cs="Times New Roman"/>
          <w:sz w:val="24"/>
          <w:szCs w:val="24"/>
          <w:lang w:val="en-US"/>
        </w:rPr>
        <w:t>.</w:t>
      </w:r>
      <w:ins w:id="104" w:author="RODRIGUEZ RAMIREZ, Alberto (erodr11)" w:date="2024-09-21T14:40:00Z">
        <w:r w:rsidR="000B42C4">
          <w:rPr>
            <w:rFonts w:ascii="Times New Roman" w:hAnsi="Times New Roman" w:cs="Times New Roman"/>
            <w:sz w:val="24"/>
            <w:szCs w:val="24"/>
            <w:lang w:val="en-US"/>
          </w:rPr>
          <w:t xml:space="preserve"> This critical information </w:t>
        </w:r>
      </w:ins>
      <w:ins w:id="105" w:author="RODRIGUEZ RAMIREZ, Alberto (erodr11)" w:date="2024-09-21T15:03:00Z">
        <w:r w:rsidR="0063326C">
          <w:rPr>
            <w:rFonts w:ascii="Times New Roman" w:hAnsi="Times New Roman" w:cs="Times New Roman"/>
            <w:sz w:val="24"/>
            <w:szCs w:val="24"/>
            <w:lang w:val="en-US"/>
          </w:rPr>
          <w:t xml:space="preserve">provides insights </w:t>
        </w:r>
      </w:ins>
      <w:ins w:id="106" w:author="RODRIGUEZ RAMIREZ, Alberto (erodr11)" w:date="2024-09-21T15:04:00Z">
        <w:r w:rsidR="0063326C">
          <w:rPr>
            <w:rFonts w:ascii="Times New Roman" w:hAnsi="Times New Roman" w:cs="Times New Roman"/>
            <w:sz w:val="24"/>
            <w:szCs w:val="24"/>
            <w:lang w:val="en-US"/>
          </w:rPr>
          <w:t>on how corals</w:t>
        </w:r>
      </w:ins>
      <w:ins w:id="107" w:author="RODRIGUEZ RAMIREZ, Alberto (erodr11)" w:date="2024-09-21T15:03:00Z">
        <w:r w:rsidR="0063326C">
          <w:rPr>
            <w:rFonts w:ascii="Times New Roman" w:hAnsi="Times New Roman" w:cs="Times New Roman"/>
            <w:sz w:val="24"/>
            <w:szCs w:val="24"/>
            <w:lang w:val="en-US"/>
          </w:rPr>
          <w:t xml:space="preserve"> </w:t>
        </w:r>
      </w:ins>
      <w:ins w:id="108" w:author="RODRIGUEZ RAMIREZ, Alberto (erodr11)" w:date="2024-09-21T15:04:00Z">
        <w:r w:rsidR="0063326C">
          <w:rPr>
            <w:rFonts w:ascii="Times New Roman" w:hAnsi="Times New Roman" w:cs="Times New Roman"/>
            <w:sz w:val="24"/>
            <w:szCs w:val="24"/>
            <w:lang w:val="en-US"/>
          </w:rPr>
          <w:t>have responded and persisted under</w:t>
        </w:r>
      </w:ins>
      <w:ins w:id="109" w:author="RODRIGUEZ RAMIREZ, Alberto (erodr11)" w:date="2024-09-21T15:05:00Z">
        <w:r w:rsidR="0063326C">
          <w:rPr>
            <w:rFonts w:ascii="Times New Roman" w:hAnsi="Times New Roman" w:cs="Times New Roman"/>
            <w:sz w:val="24"/>
            <w:szCs w:val="24"/>
            <w:lang w:val="en-US"/>
          </w:rPr>
          <w:t xml:space="preserve"> changing</w:t>
        </w:r>
      </w:ins>
      <w:ins w:id="110" w:author="RODRIGUEZ RAMIREZ, Alberto (erodr11)" w:date="2024-09-21T15:04:00Z">
        <w:r w:rsidR="0063326C">
          <w:rPr>
            <w:rFonts w:ascii="Times New Roman" w:hAnsi="Times New Roman" w:cs="Times New Roman"/>
            <w:sz w:val="24"/>
            <w:szCs w:val="24"/>
            <w:lang w:val="en-US"/>
          </w:rPr>
          <w:t xml:space="preserve"> adverse </w:t>
        </w:r>
      </w:ins>
      <w:ins w:id="111" w:author="RODRIGUEZ RAMIREZ, Alberto (erodr11)" w:date="2024-09-21T15:05:00Z">
        <w:r w:rsidR="0063326C">
          <w:rPr>
            <w:rFonts w:ascii="Times New Roman" w:hAnsi="Times New Roman" w:cs="Times New Roman"/>
            <w:sz w:val="24"/>
            <w:szCs w:val="24"/>
            <w:lang w:val="en-US"/>
          </w:rPr>
          <w:t>environmental</w:t>
        </w:r>
      </w:ins>
      <w:ins w:id="112" w:author="RODRIGUEZ RAMIREZ, Alberto (erodr11)" w:date="2024-09-21T15:04:00Z">
        <w:r w:rsidR="0063326C">
          <w:rPr>
            <w:rFonts w:ascii="Times New Roman" w:hAnsi="Times New Roman" w:cs="Times New Roman"/>
            <w:sz w:val="24"/>
            <w:szCs w:val="24"/>
            <w:lang w:val="en-US"/>
          </w:rPr>
          <w:t xml:space="preserve"> conditions</w:t>
        </w:r>
      </w:ins>
      <w:ins w:id="113" w:author="RODRIGUEZ RAMIREZ, Alberto (erodr11)" w:date="2024-09-21T15:05:00Z">
        <w:r w:rsidR="0063326C">
          <w:rPr>
            <w:rFonts w:ascii="Times New Roman" w:hAnsi="Times New Roman" w:cs="Times New Roman"/>
            <w:sz w:val="24"/>
            <w:szCs w:val="24"/>
            <w:lang w:val="en-US"/>
          </w:rPr>
          <w:t>.</w:t>
        </w:r>
      </w:ins>
    </w:p>
    <w:p w14:paraId="121792EA" w14:textId="77777777" w:rsidR="00C216DB" w:rsidRPr="00F20C48" w:rsidRDefault="00C216DB" w:rsidP="00C216DB">
      <w:pPr>
        <w:spacing w:line="480" w:lineRule="auto"/>
        <w:rPr>
          <w:rFonts w:ascii="Times New Roman" w:hAnsi="Times New Roman" w:cs="Times New Roman"/>
          <w:b/>
          <w:sz w:val="24"/>
          <w:szCs w:val="24"/>
          <w:lang w:val="en-US"/>
        </w:rPr>
      </w:pPr>
    </w:p>
    <w:p w14:paraId="7C686A11" w14:textId="6078B729" w:rsidR="00C12CB2" w:rsidRPr="00F20C48" w:rsidRDefault="0072399F" w:rsidP="00C216DB">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t>Material and m</w:t>
      </w:r>
      <w:r w:rsidR="00DF6EE4" w:rsidRPr="00F20C48">
        <w:rPr>
          <w:rFonts w:ascii="Times New Roman" w:hAnsi="Times New Roman" w:cs="Times New Roman"/>
          <w:b/>
          <w:sz w:val="24"/>
          <w:szCs w:val="24"/>
          <w:lang w:val="en-US"/>
        </w:rPr>
        <w:t xml:space="preserve">ethods </w:t>
      </w:r>
    </w:p>
    <w:p w14:paraId="4CB9F98C" w14:textId="77777777" w:rsidR="00C12CB2" w:rsidRPr="00F20C48" w:rsidRDefault="00DF6EE4" w:rsidP="00C216DB">
      <w:pPr>
        <w:spacing w:line="480" w:lineRule="auto"/>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lastRenderedPageBreak/>
        <w:t>Study area</w:t>
      </w:r>
    </w:p>
    <w:p w14:paraId="54698700" w14:textId="34C47F94" w:rsidR="007554DD" w:rsidRPr="00F20C48" w:rsidRDefault="00DF6EE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C216DB" w:rsidRPr="00F20C48">
        <w:rPr>
          <w:rFonts w:ascii="Times New Roman" w:hAnsi="Times New Roman" w:cs="Times New Roman"/>
          <w:sz w:val="24"/>
          <w:szCs w:val="24"/>
          <w:lang w:val="en-US"/>
        </w:rPr>
        <w:t>Varadero coral reef</w:t>
      </w:r>
      <w:r w:rsidR="00A0073B" w:rsidRPr="00F20C48">
        <w:rPr>
          <w:rFonts w:ascii="Times New Roman" w:hAnsi="Times New Roman" w:cs="Times New Roman"/>
          <w:sz w:val="24"/>
          <w:szCs w:val="24"/>
          <w:lang w:val="en-US"/>
        </w:rPr>
        <w:t xml:space="preserve"> is</w:t>
      </w:r>
      <w:r w:rsidRPr="00F20C48">
        <w:rPr>
          <w:rFonts w:ascii="Times New Roman" w:hAnsi="Times New Roman" w:cs="Times New Roman"/>
          <w:sz w:val="24"/>
          <w:szCs w:val="24"/>
          <w:lang w:val="en-US"/>
        </w:rPr>
        <w:t xml:space="preserve"> </w:t>
      </w:r>
      <w:r w:rsidR="00A0073B" w:rsidRPr="00F20C48">
        <w:rPr>
          <w:rFonts w:ascii="Times New Roman" w:hAnsi="Times New Roman" w:cs="Times New Roman"/>
          <w:sz w:val="24"/>
          <w:szCs w:val="24"/>
          <w:lang w:val="en-US"/>
        </w:rPr>
        <w:t>located</w:t>
      </w:r>
      <w:r w:rsidRPr="00F20C48">
        <w:rPr>
          <w:rFonts w:ascii="Times New Roman" w:hAnsi="Times New Roman" w:cs="Times New Roman"/>
          <w:sz w:val="24"/>
          <w:szCs w:val="24"/>
          <w:lang w:val="en-US"/>
        </w:rPr>
        <w:t xml:space="preserve"> </w:t>
      </w:r>
      <w:r w:rsidR="00BA6375" w:rsidRPr="00F20C48">
        <w:rPr>
          <w:rFonts w:ascii="Times New Roman" w:hAnsi="Times New Roman" w:cs="Times New Roman"/>
          <w:sz w:val="24"/>
          <w:szCs w:val="24"/>
          <w:lang w:val="en-US"/>
        </w:rPr>
        <w:t>within</w:t>
      </w:r>
      <w:r w:rsidR="00191AA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Cartagena</w:t>
      </w:r>
      <w:r w:rsidR="00191AA2" w:rsidRPr="00F20C48">
        <w:rPr>
          <w:rFonts w:ascii="Times New Roman" w:hAnsi="Times New Roman" w:cs="Times New Roman"/>
          <w:sz w:val="24"/>
          <w:szCs w:val="24"/>
          <w:lang w:val="en-US"/>
        </w:rPr>
        <w:t xml:space="preserve"> Bay</w:t>
      </w:r>
      <w:r w:rsidRPr="00F20C48">
        <w:rPr>
          <w:rFonts w:ascii="Times New Roman" w:hAnsi="Times New Roman" w:cs="Times New Roman"/>
          <w:sz w:val="24"/>
          <w:szCs w:val="24"/>
          <w:lang w:val="en-US"/>
        </w:rPr>
        <w:t>, Colombia</w:t>
      </w:r>
      <w:r w:rsidR="00BA6375" w:rsidRPr="00F20C48">
        <w:rPr>
          <w:rFonts w:ascii="Times New Roman" w:hAnsi="Times New Roman" w:cs="Times New Roman"/>
          <w:sz w:val="24"/>
          <w:szCs w:val="24"/>
          <w:lang w:val="en-US"/>
        </w:rPr>
        <w:t>n Caribbean</w:t>
      </w:r>
      <w:r w:rsidRPr="00F20C48">
        <w:rPr>
          <w:rFonts w:ascii="Times New Roman" w:hAnsi="Times New Roman" w:cs="Times New Roman"/>
          <w:sz w:val="24"/>
          <w:szCs w:val="24"/>
          <w:lang w:val="en-US"/>
        </w:rPr>
        <w:t xml:space="preserve"> </w:t>
      </w:r>
      <w:r w:rsidR="0004702C" w:rsidRPr="00F20C48">
        <w:rPr>
          <w:rFonts w:ascii="Times New Roman" w:hAnsi="Times New Roman" w:cs="Times New Roman"/>
          <w:sz w:val="24"/>
          <w:szCs w:val="24"/>
          <w:lang w:val="en-US"/>
        </w:rPr>
        <w:t>(Fig. 1)</w:t>
      </w:r>
      <w:r w:rsidRPr="00F20C48">
        <w:rPr>
          <w:rFonts w:ascii="Times New Roman" w:hAnsi="Times New Roman" w:cs="Times New Roman"/>
          <w:sz w:val="24"/>
          <w:szCs w:val="24"/>
          <w:lang w:val="en-US"/>
        </w:rPr>
        <w:t xml:space="preserve">. </w:t>
      </w:r>
      <w:r w:rsidR="00CF5288">
        <w:rPr>
          <w:rFonts w:ascii="Times New Roman" w:hAnsi="Times New Roman" w:cs="Times New Roman"/>
          <w:sz w:val="24"/>
          <w:szCs w:val="24"/>
          <w:lang w:val="en-US"/>
        </w:rPr>
        <w:t>C</w:t>
      </w:r>
      <w:r w:rsidR="00C216DB" w:rsidRPr="00F20C48">
        <w:rPr>
          <w:rFonts w:ascii="Times New Roman" w:hAnsi="Times New Roman" w:cs="Times New Roman"/>
          <w:sz w:val="24"/>
          <w:szCs w:val="24"/>
          <w:lang w:val="en-US"/>
        </w:rPr>
        <w:t>over</w:t>
      </w:r>
      <w:r w:rsidR="00CF5288">
        <w:rPr>
          <w:rFonts w:ascii="Times New Roman" w:hAnsi="Times New Roman" w:cs="Times New Roman"/>
          <w:sz w:val="24"/>
          <w:szCs w:val="24"/>
          <w:lang w:val="en-US"/>
        </w:rPr>
        <w:t>ing</w:t>
      </w:r>
      <w:r w:rsidR="00C216DB" w:rsidRPr="00F20C48">
        <w:rPr>
          <w:rFonts w:ascii="Times New Roman" w:hAnsi="Times New Roman" w:cs="Times New Roman"/>
          <w:sz w:val="24"/>
          <w:szCs w:val="24"/>
          <w:lang w:val="en-US"/>
        </w:rPr>
        <w:t xml:space="preserve"> an </w:t>
      </w:r>
      <w:r w:rsidR="007554DD" w:rsidRPr="00F20C48">
        <w:rPr>
          <w:rFonts w:ascii="Times New Roman" w:hAnsi="Times New Roman" w:cs="Times New Roman"/>
          <w:sz w:val="24"/>
          <w:szCs w:val="24"/>
          <w:lang w:val="en-US"/>
        </w:rPr>
        <w:t xml:space="preserve">area </w:t>
      </w:r>
      <w:r w:rsidR="00C216DB" w:rsidRPr="00F20C48">
        <w:rPr>
          <w:rFonts w:ascii="Times New Roman" w:hAnsi="Times New Roman" w:cs="Times New Roman"/>
          <w:sz w:val="24"/>
          <w:szCs w:val="24"/>
          <w:lang w:val="en-US"/>
        </w:rPr>
        <w:t>of approximately</w:t>
      </w:r>
      <w:r w:rsidR="007554DD" w:rsidRPr="00F20C48">
        <w:rPr>
          <w:rFonts w:ascii="Times New Roman" w:hAnsi="Times New Roman" w:cs="Times New Roman"/>
          <w:sz w:val="24"/>
          <w:szCs w:val="24"/>
          <w:lang w:val="en-US"/>
        </w:rPr>
        <w:t xml:space="preserve"> 1 km</w:t>
      </w:r>
      <w:r w:rsidR="007554DD" w:rsidRPr="00F20C48">
        <w:rPr>
          <w:rFonts w:ascii="Times New Roman" w:hAnsi="Times New Roman" w:cs="Times New Roman"/>
          <w:sz w:val="24"/>
          <w:szCs w:val="24"/>
          <w:vertAlign w:val="superscript"/>
          <w:lang w:val="en-US"/>
        </w:rPr>
        <w:t>2</w:t>
      </w:r>
      <w:r w:rsidR="00CF5288">
        <w:rPr>
          <w:rFonts w:ascii="Times New Roman" w:hAnsi="Times New Roman" w:cs="Times New Roman"/>
          <w:sz w:val="24"/>
          <w:szCs w:val="24"/>
          <w:lang w:val="en-US"/>
        </w:rPr>
        <w:t xml:space="preserve">, the reef </w:t>
      </w:r>
      <w:r w:rsidR="007554DD" w:rsidRPr="00F20C48">
        <w:rPr>
          <w:rFonts w:ascii="Times New Roman" w:hAnsi="Times New Roman" w:cs="Times New Roman"/>
          <w:sz w:val="24"/>
          <w:szCs w:val="24"/>
          <w:lang w:val="en-US"/>
        </w:rPr>
        <w:t xml:space="preserve">presents up to 80% live coral cover, dominated by massive colonies of </w:t>
      </w:r>
      <w:r w:rsidR="007554DD" w:rsidRPr="00F20C48">
        <w:rPr>
          <w:rFonts w:ascii="Times New Roman" w:hAnsi="Times New Roman" w:cs="Times New Roman"/>
          <w:i/>
          <w:sz w:val="24"/>
          <w:szCs w:val="24"/>
          <w:lang w:val="en-US"/>
        </w:rPr>
        <w:t>O</w:t>
      </w:r>
      <w:r w:rsidR="00CF5288">
        <w:rPr>
          <w:rFonts w:ascii="Times New Roman" w:hAnsi="Times New Roman" w:cs="Times New Roman"/>
          <w:i/>
          <w:sz w:val="24"/>
          <w:szCs w:val="24"/>
          <w:lang w:val="en-US"/>
        </w:rPr>
        <w:t>.</w:t>
      </w:r>
      <w:r w:rsidR="007554DD" w:rsidRPr="00F20C48">
        <w:rPr>
          <w:rFonts w:ascii="Times New Roman" w:hAnsi="Times New Roman" w:cs="Times New Roman"/>
          <w:i/>
          <w:sz w:val="24"/>
          <w:szCs w:val="24"/>
          <w:lang w:val="en-US"/>
        </w:rPr>
        <w:t xml:space="preserve"> faveolata</w:t>
      </w:r>
      <w:r w:rsidR="007554DD" w:rsidRPr="00F20C48">
        <w:rPr>
          <w:rFonts w:ascii="Times New Roman" w:hAnsi="Times New Roman" w:cs="Times New Roman"/>
          <w:sz w:val="24"/>
          <w:szCs w:val="24"/>
          <w:lang w:val="en-US"/>
        </w:rPr>
        <w:t xml:space="preserve"> </w:t>
      </w:r>
      <w:r w:rsidR="00CF5288">
        <w:rPr>
          <w:rFonts w:ascii="Times New Roman" w:hAnsi="Times New Roman" w:cs="Times New Roman"/>
          <w:sz w:val="24"/>
          <w:szCs w:val="24"/>
          <w:lang w:val="en-US"/>
        </w:rPr>
        <w:t xml:space="preserve">that can </w:t>
      </w:r>
      <w:r w:rsidR="00C216DB" w:rsidRPr="00F20C48">
        <w:rPr>
          <w:rFonts w:ascii="Times New Roman" w:hAnsi="Times New Roman" w:cs="Times New Roman"/>
          <w:sz w:val="24"/>
          <w:szCs w:val="24"/>
          <w:lang w:val="en-US"/>
        </w:rPr>
        <w:t xml:space="preserve">exceed </w:t>
      </w:r>
      <w:r w:rsidR="007554DD" w:rsidRPr="00F20C48">
        <w:rPr>
          <w:rFonts w:ascii="Times New Roman" w:hAnsi="Times New Roman" w:cs="Times New Roman"/>
          <w:sz w:val="24"/>
          <w:szCs w:val="24"/>
          <w:lang w:val="en-US"/>
        </w:rPr>
        <w:t xml:space="preserve">3 m in diameter </w:t>
      </w:r>
      <w:r w:rsidR="007554DD" w:rsidRPr="00F20C48">
        <w:rPr>
          <w:rFonts w:ascii="Times New Roman" w:hAnsi="Times New Roman" w:cs="Times New Roman"/>
          <w:sz w:val="24"/>
          <w:szCs w:val="24"/>
          <w:lang w:val="en-US"/>
        </w:rPr>
        <w:fldChar w:fldCharType="begin" w:fldLock="1"/>
      </w:r>
      <w:r w:rsidR="00864B43" w:rsidRPr="00F20C48">
        <w:rPr>
          <w:rFonts w:ascii="Times New Roman" w:hAnsi="Times New Roman" w:cs="Times New Roman"/>
          <w:sz w:val="24"/>
          <w:szCs w:val="24"/>
          <w:lang w:val="en-US"/>
        </w:rPr>
        <w:instrText xml:space="preserve"> ADDIN ZOTERO_ITEM CSL_CITATION {"citationID":"HUDWv432","properties":{"formattedCitation":"(L\\uc0\\u243{}pez-Victoria et al. 2015; Pizarro et al. 2017)","plainCitation":"(López-Victoria et al. 2015; Pizarro et al. 2017)","noteIndex":0},"citationItems":[{"id":619,"uris":["http://www.mendeley.com/documents/?uuid=4fb8889b-abfe-4e61-95a5-c4c51017c8ca","http://zotero.org/users/9344658/items/QB48KDHZ"],"itemData":{"id":619,"type":"article-journal","container-title":"Coral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7554DD"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(López-Victoria et al. 2015; Pizarro et al. 2017)</w:t>
      </w:r>
      <w:r w:rsidR="007554DD" w:rsidRPr="00F20C48">
        <w:rPr>
          <w:rFonts w:ascii="Times New Roman" w:hAnsi="Times New Roman" w:cs="Times New Roman"/>
          <w:sz w:val="24"/>
          <w:szCs w:val="24"/>
          <w:lang w:val="en-US"/>
        </w:rPr>
        <w:fldChar w:fldCharType="end"/>
      </w:r>
      <w:r w:rsidR="007554DD" w:rsidRPr="00F20C48">
        <w:rPr>
          <w:rFonts w:ascii="Times New Roman" w:hAnsi="Times New Roman" w:cs="Times New Roman"/>
          <w:sz w:val="24"/>
          <w:szCs w:val="24"/>
          <w:lang w:val="en-US"/>
        </w:rPr>
        <w:t xml:space="preserve">. </w:t>
      </w:r>
      <w:r w:rsidR="00E84589">
        <w:rPr>
          <w:rFonts w:ascii="Times New Roman" w:hAnsi="Times New Roman" w:cs="Times New Roman"/>
          <w:sz w:val="24"/>
          <w:szCs w:val="24"/>
          <w:lang w:val="en-US"/>
        </w:rPr>
        <w:t xml:space="preserve">Local conditions for coral settlement and growth </w:t>
      </w:r>
      <w:r w:rsidR="00862291" w:rsidRPr="008E07F3">
        <w:rPr>
          <w:rFonts w:ascii="Times New Roman" w:hAnsi="Times New Roman" w:cs="Times New Roman"/>
          <w:sz w:val="24"/>
          <w:szCs w:val="24"/>
          <w:lang w:val="en-US"/>
        </w:rPr>
        <w:t>exhibit</w:t>
      </w:r>
      <w:r w:rsidR="00862291">
        <w:rPr>
          <w:rFonts w:ascii="Times New Roman" w:hAnsi="Times New Roman" w:cs="Times New Roman"/>
          <w:sz w:val="24"/>
          <w:szCs w:val="24"/>
          <w:lang w:val="en-US"/>
        </w:rPr>
        <w:t xml:space="preserve"> high species richness and high competition for </w:t>
      </w:r>
      <w:commentRangeStart w:id="114"/>
      <w:commentRangeStart w:id="115"/>
      <w:r w:rsidR="00CF5288">
        <w:rPr>
          <w:rFonts w:ascii="Times New Roman" w:hAnsi="Times New Roman" w:cs="Times New Roman"/>
          <w:sz w:val="24"/>
          <w:szCs w:val="24"/>
          <w:lang w:val="en-US"/>
        </w:rPr>
        <w:t>space</w:t>
      </w:r>
      <w:commentRangeEnd w:id="114"/>
      <w:r w:rsidR="00845609">
        <w:rPr>
          <w:rStyle w:val="Refdecomentario"/>
        </w:rPr>
        <w:commentReference w:id="114"/>
      </w:r>
      <w:commentRangeEnd w:id="115"/>
      <w:r w:rsidR="00862291">
        <w:rPr>
          <w:rStyle w:val="Refdecomentario"/>
        </w:rPr>
        <w:commentReference w:id="115"/>
      </w:r>
      <w:r w:rsidR="007554DD" w:rsidRPr="00F20C48">
        <w:rPr>
          <w:rFonts w:ascii="Times New Roman" w:hAnsi="Times New Roman" w:cs="Times New Roman"/>
          <w:sz w:val="24"/>
          <w:szCs w:val="24"/>
          <w:lang w:val="en-US"/>
        </w:rPr>
        <w:t xml:space="preserve"> (Fig. 1e). </w:t>
      </w:r>
    </w:p>
    <w:p w14:paraId="15A754F1" w14:textId="2B475021" w:rsidR="00C12CB2" w:rsidRPr="00F20C48" w:rsidRDefault="00DF6EE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This coral reef </w:t>
      </w:r>
      <w:r w:rsidR="00A0073B" w:rsidRPr="00F20C48">
        <w:rPr>
          <w:rFonts w:ascii="Times New Roman" w:hAnsi="Times New Roman" w:cs="Times New Roman"/>
          <w:sz w:val="24"/>
          <w:szCs w:val="24"/>
          <w:lang w:val="en-US"/>
        </w:rPr>
        <w:t xml:space="preserve">is </w:t>
      </w:r>
      <w:r w:rsidRPr="00F20C48">
        <w:rPr>
          <w:rFonts w:ascii="Times New Roman" w:hAnsi="Times New Roman" w:cs="Times New Roman"/>
          <w:sz w:val="24"/>
          <w:szCs w:val="24"/>
          <w:lang w:val="en-US"/>
        </w:rPr>
        <w:t xml:space="preserve">influenced by the </w:t>
      </w:r>
      <w:r w:rsidR="00BA6375" w:rsidRPr="00F20C48">
        <w:rPr>
          <w:rFonts w:ascii="Times New Roman" w:hAnsi="Times New Roman" w:cs="Times New Roman"/>
          <w:sz w:val="24"/>
          <w:szCs w:val="24"/>
          <w:lang w:val="en-US"/>
        </w:rPr>
        <w:t xml:space="preserve">turbid and polluted waters </w:t>
      </w:r>
      <w:r w:rsidRPr="00F20C48">
        <w:rPr>
          <w:rFonts w:ascii="Times New Roman" w:hAnsi="Times New Roman" w:cs="Times New Roman"/>
          <w:sz w:val="24"/>
          <w:szCs w:val="24"/>
          <w:lang w:val="en-US"/>
        </w:rPr>
        <w:t xml:space="preserve">from </w:t>
      </w:r>
      <w:r w:rsidR="00BE5491"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Canal del Dique</w:t>
      </w:r>
      <w:r w:rsidR="00A0073B" w:rsidRPr="00F20C48">
        <w:rPr>
          <w:rFonts w:ascii="Times New Roman" w:hAnsi="Times New Roman" w:cs="Times New Roman"/>
          <w:sz w:val="24"/>
          <w:szCs w:val="24"/>
          <w:lang w:val="en-US"/>
        </w:rPr>
        <w:t>,</w:t>
      </w:r>
      <w:r w:rsidR="00CB705F" w:rsidRPr="00F20C48">
        <w:rPr>
          <w:rFonts w:ascii="Times New Roman" w:hAnsi="Times New Roman" w:cs="Times New Roman"/>
          <w:sz w:val="24"/>
          <w:szCs w:val="24"/>
          <w:lang w:val="en-US"/>
        </w:rPr>
        <w:t xml:space="preserve"> </w:t>
      </w:r>
      <w:r w:rsidR="006A1AF7" w:rsidRPr="00F20C48">
        <w:rPr>
          <w:rFonts w:ascii="Times New Roman" w:hAnsi="Times New Roman" w:cs="Times New Roman"/>
          <w:sz w:val="24"/>
          <w:szCs w:val="24"/>
          <w:lang w:val="en-US"/>
        </w:rPr>
        <w:t xml:space="preserve">an </w:t>
      </w:r>
      <w:r w:rsidR="00C216DB" w:rsidRPr="00F20C48">
        <w:rPr>
          <w:rFonts w:ascii="Times New Roman" w:hAnsi="Times New Roman" w:cs="Times New Roman"/>
          <w:sz w:val="24"/>
          <w:szCs w:val="24"/>
          <w:lang w:val="en-US"/>
        </w:rPr>
        <w:t>extension</w:t>
      </w:r>
      <w:r w:rsidR="006A1AF7" w:rsidRPr="00F20C48">
        <w:rPr>
          <w:rFonts w:ascii="Times New Roman" w:hAnsi="Times New Roman" w:cs="Times New Roman"/>
          <w:sz w:val="24"/>
          <w:szCs w:val="24"/>
          <w:lang w:val="en-US"/>
        </w:rPr>
        <w:t xml:space="preserve"> </w:t>
      </w:r>
      <w:r w:rsidR="00FE6435" w:rsidRPr="00F20C48">
        <w:rPr>
          <w:rFonts w:ascii="Times New Roman" w:hAnsi="Times New Roman" w:cs="Times New Roman"/>
          <w:sz w:val="24"/>
          <w:szCs w:val="24"/>
          <w:lang w:val="en-US"/>
        </w:rPr>
        <w:t xml:space="preserve">of </w:t>
      </w:r>
      <w:r w:rsidR="006A1AF7" w:rsidRPr="00F20C48">
        <w:rPr>
          <w:rFonts w:ascii="Times New Roman" w:hAnsi="Times New Roman" w:cs="Times New Roman"/>
          <w:sz w:val="24"/>
          <w:szCs w:val="24"/>
          <w:lang w:val="en-US"/>
        </w:rPr>
        <w:t xml:space="preserve">the </w:t>
      </w:r>
      <w:r w:rsidR="00A0073B" w:rsidRPr="00F20C48">
        <w:rPr>
          <w:rFonts w:ascii="Times New Roman" w:hAnsi="Times New Roman" w:cs="Times New Roman"/>
          <w:sz w:val="24"/>
          <w:szCs w:val="24"/>
          <w:lang w:val="en-US"/>
        </w:rPr>
        <w:t xml:space="preserve">Magdalena </w:t>
      </w:r>
      <w:commentRangeStart w:id="116"/>
      <w:commentRangeStart w:id="117"/>
      <w:r w:rsidR="00A0073B" w:rsidRPr="00F20C48">
        <w:rPr>
          <w:rFonts w:ascii="Times New Roman" w:hAnsi="Times New Roman" w:cs="Times New Roman"/>
          <w:sz w:val="24"/>
          <w:szCs w:val="24"/>
          <w:lang w:val="en-US"/>
        </w:rPr>
        <w:t>River</w:t>
      </w:r>
      <w:commentRangeEnd w:id="116"/>
      <w:r w:rsidR="00862291">
        <w:rPr>
          <w:rStyle w:val="Refdecomentario"/>
        </w:rPr>
        <w:commentReference w:id="116"/>
      </w:r>
      <w:commentRangeEnd w:id="117"/>
      <w:r w:rsidR="000E7004">
        <w:rPr>
          <w:rStyle w:val="Refdecomentario"/>
        </w:rPr>
        <w:commentReference w:id="117"/>
      </w:r>
      <w:r w:rsidR="00A0073B" w:rsidRPr="00F20C48">
        <w:rPr>
          <w:rFonts w:ascii="Times New Roman" w:hAnsi="Times New Roman" w:cs="Times New Roman"/>
          <w:sz w:val="24"/>
          <w:szCs w:val="24"/>
          <w:lang w:val="en-US"/>
        </w:rPr>
        <w:t xml:space="preserve"> (Fig. 1d, Fig. 2)</w:t>
      </w:r>
      <w:r w:rsidR="006A1AF7" w:rsidRPr="00F20C48">
        <w:rPr>
          <w:rFonts w:ascii="Times New Roman" w:hAnsi="Times New Roman" w:cs="Times New Roman"/>
          <w:sz w:val="24"/>
          <w:szCs w:val="24"/>
          <w:lang w:val="en-US"/>
        </w:rPr>
        <w:t xml:space="preserve">. </w:t>
      </w:r>
      <w:r w:rsidR="004B7E03" w:rsidRPr="00F20C48">
        <w:rPr>
          <w:rFonts w:ascii="Times New Roman" w:hAnsi="Times New Roman" w:cs="Times New Roman"/>
          <w:sz w:val="24"/>
          <w:szCs w:val="24"/>
          <w:lang w:val="en-US"/>
        </w:rPr>
        <w:t xml:space="preserve">The </w:t>
      </w:r>
      <w:r w:rsidR="00C216DB" w:rsidRPr="00F20C48">
        <w:rPr>
          <w:rFonts w:ascii="Times New Roman" w:hAnsi="Times New Roman" w:cs="Times New Roman"/>
          <w:sz w:val="24"/>
          <w:szCs w:val="24"/>
          <w:lang w:val="en-US"/>
        </w:rPr>
        <w:t xml:space="preserve">region experiences </w:t>
      </w:r>
      <w:r w:rsidR="004B7E03" w:rsidRPr="00F20C48">
        <w:rPr>
          <w:rFonts w:ascii="Times New Roman" w:hAnsi="Times New Roman" w:cs="Times New Roman"/>
          <w:sz w:val="24"/>
          <w:szCs w:val="24"/>
          <w:lang w:val="en-US"/>
        </w:rPr>
        <w:t>climate patterns</w:t>
      </w:r>
      <w:r w:rsidR="00470809" w:rsidRPr="00F20C48">
        <w:rPr>
          <w:rFonts w:ascii="Times New Roman" w:hAnsi="Times New Roman" w:cs="Times New Roman"/>
          <w:sz w:val="24"/>
          <w:szCs w:val="24"/>
          <w:lang w:val="en-US"/>
        </w:rPr>
        <w:t xml:space="preserve"> that influence water quality in the bay</w:t>
      </w:r>
      <w:r w:rsidR="00130DD1" w:rsidRPr="00F20C48">
        <w:rPr>
          <w:rFonts w:ascii="Times New Roman" w:hAnsi="Times New Roman" w:cs="Times New Roman"/>
          <w:sz w:val="24"/>
          <w:szCs w:val="24"/>
          <w:lang w:val="en-US"/>
        </w:rPr>
        <w:t xml:space="preserve">. </w:t>
      </w:r>
      <w:r w:rsidR="00470809" w:rsidRPr="00F20C48">
        <w:rPr>
          <w:rFonts w:ascii="Times New Roman" w:hAnsi="Times New Roman" w:cs="Times New Roman"/>
          <w:sz w:val="24"/>
          <w:szCs w:val="24"/>
          <w:lang w:val="en-US"/>
        </w:rPr>
        <w:t>During the rainy season (September to December)</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t>
      </w:r>
      <w:r w:rsidR="00E4068F" w:rsidRPr="00F20C48">
        <w:rPr>
          <w:rFonts w:ascii="Times New Roman" w:hAnsi="Times New Roman" w:cs="Times New Roman"/>
          <w:sz w:val="24"/>
          <w:szCs w:val="24"/>
          <w:lang w:val="en-US"/>
        </w:rPr>
        <w:t xml:space="preserve">salinity </w:t>
      </w:r>
      <w:r w:rsidR="00470809" w:rsidRPr="00F20C48">
        <w:rPr>
          <w:rFonts w:ascii="Times New Roman" w:hAnsi="Times New Roman" w:cs="Times New Roman"/>
          <w:sz w:val="24"/>
          <w:szCs w:val="24"/>
          <w:lang w:val="en-US"/>
        </w:rPr>
        <w:t xml:space="preserve">decreases </w:t>
      </w:r>
      <w:r w:rsidR="00C216DB" w:rsidRPr="00F20C48">
        <w:rPr>
          <w:rFonts w:ascii="Times New Roman" w:hAnsi="Times New Roman" w:cs="Times New Roman"/>
          <w:sz w:val="24"/>
          <w:szCs w:val="24"/>
          <w:lang w:val="en-US"/>
        </w:rPr>
        <w:t>while</w:t>
      </w:r>
      <w:r w:rsidR="00470809" w:rsidRPr="00F20C48">
        <w:rPr>
          <w:rFonts w:ascii="Times New Roman" w:hAnsi="Times New Roman" w:cs="Times New Roman"/>
          <w:sz w:val="24"/>
          <w:szCs w:val="24"/>
          <w:lang w:val="en-US"/>
        </w:rPr>
        <w:t xml:space="preserve"> suspended particles and nutrient concentrations</w:t>
      </w:r>
      <w:r w:rsidR="00E4068F" w:rsidRPr="00F20C48">
        <w:rPr>
          <w:rFonts w:ascii="Times New Roman" w:hAnsi="Times New Roman" w:cs="Times New Roman"/>
          <w:sz w:val="24"/>
          <w:szCs w:val="24"/>
          <w:lang w:val="en-US"/>
        </w:rPr>
        <w:t xml:space="preserve"> increase</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I</w:t>
      </w:r>
      <w:r w:rsidR="00470809" w:rsidRPr="00F20C48">
        <w:rPr>
          <w:rFonts w:ascii="Times New Roman" w:hAnsi="Times New Roman" w:cs="Times New Roman"/>
          <w:sz w:val="24"/>
          <w:szCs w:val="24"/>
          <w:lang w:val="en-US"/>
        </w:rPr>
        <w:t>n the windy season (January to April)</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water temperature </w:t>
      </w:r>
      <w:r w:rsidR="00C216DB" w:rsidRPr="00F20C48">
        <w:rPr>
          <w:rFonts w:ascii="Times New Roman" w:hAnsi="Times New Roman" w:cs="Times New Roman"/>
          <w:sz w:val="24"/>
          <w:szCs w:val="24"/>
          <w:lang w:val="en-US"/>
        </w:rPr>
        <w:t>decreases,</w:t>
      </w:r>
      <w:r w:rsidR="00470809" w:rsidRPr="00F20C48">
        <w:rPr>
          <w:rFonts w:ascii="Times New Roman" w:hAnsi="Times New Roman" w:cs="Times New Roman"/>
          <w:sz w:val="24"/>
          <w:szCs w:val="24"/>
          <w:lang w:val="en-US"/>
        </w:rPr>
        <w:t xml:space="preserve"> and organic matter</w:t>
      </w:r>
      <w:r w:rsidR="00C216DB" w:rsidRPr="00F20C48">
        <w:rPr>
          <w:rFonts w:ascii="Times New Roman" w:hAnsi="Times New Roman" w:cs="Times New Roman"/>
          <w:sz w:val="24"/>
          <w:szCs w:val="24"/>
          <w:lang w:val="en-US"/>
        </w:rPr>
        <w:t xml:space="preserve"> levels are</w:t>
      </w:r>
      <w:r w:rsidR="00470809" w:rsidRPr="00F20C48">
        <w:rPr>
          <w:rFonts w:ascii="Times New Roman" w:hAnsi="Times New Roman" w:cs="Times New Roman"/>
          <w:sz w:val="24"/>
          <w:szCs w:val="24"/>
          <w:lang w:val="en-US"/>
        </w:rPr>
        <w:t xml:space="preserve"> high</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D</w:t>
      </w:r>
      <w:r w:rsidR="00470809" w:rsidRPr="00F20C48">
        <w:rPr>
          <w:rFonts w:ascii="Times New Roman" w:hAnsi="Times New Roman" w:cs="Times New Roman"/>
          <w:sz w:val="24"/>
          <w:szCs w:val="24"/>
          <w:lang w:val="en-US"/>
        </w:rPr>
        <w:t>uring the transitional season (May to August)</w:t>
      </w:r>
      <w:r w:rsidR="00C216DB" w:rsidRPr="00F20C48">
        <w:rPr>
          <w:rFonts w:ascii="Times New Roman" w:hAnsi="Times New Roman" w:cs="Times New Roman"/>
          <w:sz w:val="24"/>
          <w:szCs w:val="24"/>
          <w:lang w:val="en-US"/>
        </w:rPr>
        <w:t>,</w:t>
      </w:r>
      <w:r w:rsidR="00470809" w:rsidRPr="00F20C48">
        <w:rPr>
          <w:rFonts w:ascii="Times New Roman" w:hAnsi="Times New Roman" w:cs="Times New Roman"/>
          <w:sz w:val="24"/>
          <w:szCs w:val="24"/>
          <w:lang w:val="en-US"/>
        </w:rPr>
        <w:t xml:space="preserve"> water temperature </w:t>
      </w:r>
      <w:r w:rsidR="00C216DB" w:rsidRPr="00F20C48">
        <w:rPr>
          <w:rFonts w:ascii="Times New Roman" w:hAnsi="Times New Roman" w:cs="Times New Roman"/>
          <w:sz w:val="24"/>
          <w:szCs w:val="24"/>
          <w:lang w:val="en-US"/>
        </w:rPr>
        <w:t xml:space="preserve">rises, </w:t>
      </w:r>
      <w:r w:rsidR="00470809" w:rsidRPr="00F20C48">
        <w:rPr>
          <w:rFonts w:ascii="Times New Roman" w:hAnsi="Times New Roman" w:cs="Times New Roman"/>
          <w:sz w:val="24"/>
          <w:szCs w:val="24"/>
          <w:lang w:val="en-US"/>
        </w:rPr>
        <w:t xml:space="preserve">and </w:t>
      </w:r>
      <w:r w:rsidR="00C216DB" w:rsidRPr="00F20C48">
        <w:rPr>
          <w:rFonts w:ascii="Times New Roman" w:hAnsi="Times New Roman" w:cs="Times New Roman"/>
          <w:sz w:val="24"/>
          <w:szCs w:val="24"/>
          <w:lang w:val="en-US"/>
        </w:rPr>
        <w:t xml:space="preserve">dissolved </w:t>
      </w:r>
      <w:r w:rsidR="00470809" w:rsidRPr="00F20C48">
        <w:rPr>
          <w:rFonts w:ascii="Times New Roman" w:hAnsi="Times New Roman" w:cs="Times New Roman"/>
          <w:sz w:val="24"/>
          <w:szCs w:val="24"/>
          <w:lang w:val="en-US"/>
        </w:rPr>
        <w:t>oxygen</w:t>
      </w:r>
      <w:r w:rsidR="00C216DB" w:rsidRPr="00F20C48">
        <w:rPr>
          <w:rFonts w:ascii="Times New Roman" w:hAnsi="Times New Roman" w:cs="Times New Roman"/>
          <w:sz w:val="24"/>
          <w:szCs w:val="24"/>
          <w:lang w:val="en-US"/>
        </w:rPr>
        <w:t xml:space="preserve"> decrease</w:t>
      </w:r>
      <w:r w:rsidR="00470809" w:rsidRPr="00F20C48">
        <w:rPr>
          <w:rFonts w:ascii="Times New Roman" w:hAnsi="Times New Roman" w:cs="Times New Roman"/>
          <w:sz w:val="24"/>
          <w:szCs w:val="24"/>
          <w:lang w:val="en-US"/>
        </w:rPr>
        <w:t xml:space="preserve"> </w:t>
      </w:r>
      <w:r w:rsidR="00470809"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{"citationID":"23J8CaWK","properties":{"formattedCitation":"(Tosic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470809"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(Tosic et al. 2019)</w:t>
      </w:r>
      <w:r w:rsidR="00470809" w:rsidRPr="00F20C48">
        <w:rPr>
          <w:rFonts w:ascii="Times New Roman" w:hAnsi="Times New Roman" w:cs="Times New Roman"/>
          <w:sz w:val="24"/>
          <w:szCs w:val="24"/>
          <w:lang w:val="en-US"/>
        </w:rPr>
        <w:fldChar w:fldCharType="end"/>
      </w:r>
      <w:r w:rsidR="00470809"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w:t>
      </w:r>
      <w:r w:rsidR="00E4068F" w:rsidRPr="00F20C48">
        <w:rPr>
          <w:rFonts w:ascii="Times New Roman" w:hAnsi="Times New Roman" w:cs="Times New Roman"/>
          <w:sz w:val="24"/>
          <w:szCs w:val="24"/>
          <w:lang w:val="en-US"/>
        </w:rPr>
        <w:t>ir temperature</w:t>
      </w:r>
      <w:r w:rsidR="00C216DB" w:rsidRPr="00F20C48">
        <w:rPr>
          <w:rFonts w:ascii="Times New Roman" w:hAnsi="Times New Roman" w:cs="Times New Roman"/>
          <w:sz w:val="24"/>
          <w:szCs w:val="24"/>
          <w:lang w:val="en-US"/>
        </w:rPr>
        <w:t>s</w:t>
      </w:r>
      <w:r w:rsidR="00E4068F"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are</w:t>
      </w:r>
      <w:r w:rsidR="00E4068F" w:rsidRPr="00F20C48">
        <w:rPr>
          <w:rFonts w:ascii="Times New Roman" w:hAnsi="Times New Roman" w:cs="Times New Roman"/>
          <w:sz w:val="24"/>
          <w:szCs w:val="24"/>
          <w:lang w:val="en-US"/>
        </w:rPr>
        <w:t xml:space="preserve"> </w:t>
      </w:r>
      <w:r w:rsidR="002D0474" w:rsidRPr="00F20C48">
        <w:rPr>
          <w:rFonts w:ascii="Times New Roman" w:hAnsi="Times New Roman" w:cs="Times New Roman"/>
          <w:sz w:val="24"/>
          <w:szCs w:val="24"/>
          <w:lang w:val="en-US"/>
        </w:rPr>
        <w:t>coole</w:t>
      </w:r>
      <w:r w:rsidR="00E4068F" w:rsidRPr="00F20C48">
        <w:rPr>
          <w:rFonts w:ascii="Times New Roman" w:hAnsi="Times New Roman" w:cs="Times New Roman"/>
          <w:sz w:val="24"/>
          <w:szCs w:val="24"/>
          <w:lang w:val="en-US"/>
        </w:rPr>
        <w:t>r</w:t>
      </w:r>
      <w:r w:rsidR="002D0474" w:rsidRPr="00F20C48">
        <w:rPr>
          <w:rFonts w:ascii="Times New Roman" w:hAnsi="Times New Roman" w:cs="Times New Roman"/>
          <w:sz w:val="24"/>
          <w:szCs w:val="24"/>
          <w:lang w:val="en-US"/>
        </w:rPr>
        <w:t xml:space="preserve"> from </w:t>
      </w:r>
      <w:r w:rsidR="003507CF" w:rsidRPr="00F20C48">
        <w:rPr>
          <w:rFonts w:ascii="Times New Roman" w:hAnsi="Times New Roman" w:cs="Times New Roman"/>
          <w:sz w:val="24"/>
          <w:szCs w:val="24"/>
          <w:lang w:val="en-US"/>
        </w:rPr>
        <w:t>October</w:t>
      </w:r>
      <w:r w:rsidR="002D0474" w:rsidRPr="00F20C48">
        <w:rPr>
          <w:rFonts w:ascii="Times New Roman" w:hAnsi="Times New Roman" w:cs="Times New Roman"/>
          <w:sz w:val="24"/>
          <w:szCs w:val="24"/>
          <w:lang w:val="en-US"/>
        </w:rPr>
        <w:t xml:space="preserve"> to April and </w:t>
      </w:r>
      <w:r w:rsidR="00C216DB" w:rsidRPr="00F20C48">
        <w:rPr>
          <w:rFonts w:ascii="Times New Roman" w:hAnsi="Times New Roman" w:cs="Times New Roman"/>
          <w:sz w:val="24"/>
          <w:szCs w:val="24"/>
          <w:lang w:val="en-US"/>
        </w:rPr>
        <w:t>warmer</w:t>
      </w:r>
      <w:r w:rsidR="002D0474" w:rsidRPr="00F20C48">
        <w:rPr>
          <w:rFonts w:ascii="Times New Roman" w:hAnsi="Times New Roman" w:cs="Times New Roman"/>
          <w:sz w:val="24"/>
          <w:szCs w:val="24"/>
          <w:lang w:val="en-US"/>
        </w:rPr>
        <w:t xml:space="preserve"> from </w:t>
      </w:r>
      <w:r w:rsidR="003507CF" w:rsidRPr="00F20C48">
        <w:rPr>
          <w:rFonts w:ascii="Times New Roman" w:hAnsi="Times New Roman" w:cs="Times New Roman"/>
          <w:sz w:val="24"/>
          <w:szCs w:val="24"/>
          <w:lang w:val="en-US"/>
        </w:rPr>
        <w:t>May</w:t>
      </w:r>
      <w:r w:rsidR="002D0474" w:rsidRPr="00F20C48">
        <w:rPr>
          <w:rFonts w:ascii="Times New Roman" w:hAnsi="Times New Roman" w:cs="Times New Roman"/>
          <w:sz w:val="24"/>
          <w:szCs w:val="24"/>
          <w:lang w:val="en-US"/>
        </w:rPr>
        <w:t xml:space="preserve"> to </w:t>
      </w:r>
      <w:r w:rsidR="003507CF" w:rsidRPr="00F20C48">
        <w:rPr>
          <w:rFonts w:ascii="Times New Roman" w:hAnsi="Times New Roman" w:cs="Times New Roman"/>
          <w:sz w:val="24"/>
          <w:szCs w:val="24"/>
          <w:lang w:val="en-US"/>
        </w:rPr>
        <w:t>September</w:t>
      </w:r>
      <w:r w:rsidR="002D0474" w:rsidRPr="00F20C48">
        <w:rPr>
          <w:rFonts w:ascii="Times New Roman" w:hAnsi="Times New Roman" w:cs="Times New Roman"/>
          <w:sz w:val="24"/>
          <w:szCs w:val="24"/>
          <w:lang w:val="en-US"/>
        </w:rPr>
        <w:t xml:space="preserve"> (Fig. 3).</w:t>
      </w:r>
      <w:r w:rsidR="00CB705F" w:rsidRPr="00F20C48">
        <w:rPr>
          <w:rFonts w:ascii="Times New Roman" w:hAnsi="Times New Roman" w:cs="Times New Roman"/>
          <w:sz w:val="24"/>
          <w:szCs w:val="24"/>
          <w:lang w:val="en-US"/>
        </w:rPr>
        <w:t xml:space="preserve"> </w:t>
      </w:r>
    </w:p>
    <w:p w14:paraId="33E99A79" w14:textId="77777777" w:rsidR="006F4AA9" w:rsidRDefault="00F43427" w:rsidP="006F4AA9">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core s</w:t>
      </w:r>
      <w:r w:rsidR="00DF6EE4" w:rsidRPr="00F20C48">
        <w:rPr>
          <w:rFonts w:ascii="Times New Roman" w:hAnsi="Times New Roman" w:cs="Times New Roman"/>
          <w:b/>
          <w:bCs/>
          <w:sz w:val="24"/>
          <w:szCs w:val="24"/>
          <w:lang w:val="en-US"/>
        </w:rPr>
        <w:t xml:space="preserve">ampling </w:t>
      </w:r>
    </w:p>
    <w:p w14:paraId="779557F0" w14:textId="6E53DD86" w:rsidR="006765C6" w:rsidRPr="006F4AA9" w:rsidRDefault="00C216DB" w:rsidP="006F4AA9">
      <w:pPr>
        <w:spacing w:line="480" w:lineRule="auto"/>
        <w:ind w:firstLine="720"/>
        <w:jc w:val="both"/>
        <w:rPr>
          <w:rFonts w:ascii="Times New Roman" w:hAnsi="Times New Roman" w:cs="Times New Roman"/>
          <w:b/>
          <w:bCs/>
          <w:sz w:val="24"/>
          <w:szCs w:val="24"/>
          <w:lang w:val="en-US"/>
        </w:rPr>
      </w:pPr>
      <w:r w:rsidRPr="00F20C48">
        <w:rPr>
          <w:rFonts w:ascii="Times New Roman" w:hAnsi="Times New Roman" w:cs="Times New Roman"/>
          <w:sz w:val="24"/>
          <w:szCs w:val="24"/>
          <w:lang w:val="en-US"/>
        </w:rPr>
        <w:t>A single</w:t>
      </w:r>
      <w:r w:rsidR="000C624D" w:rsidRPr="00F20C48">
        <w:rPr>
          <w:rFonts w:ascii="Times New Roman" w:hAnsi="Times New Roman" w:cs="Times New Roman"/>
          <w:sz w:val="24"/>
          <w:szCs w:val="24"/>
          <w:lang w:val="en-US"/>
        </w:rPr>
        <w:t xml:space="preserve"> </w:t>
      </w:r>
      <w:r w:rsidR="00DF6EE4" w:rsidRPr="00F20C48">
        <w:rPr>
          <w:rFonts w:ascii="Times New Roman" w:hAnsi="Times New Roman" w:cs="Times New Roman"/>
          <w:sz w:val="24"/>
          <w:szCs w:val="24"/>
          <w:lang w:val="en-US"/>
        </w:rPr>
        <w:t xml:space="preserve">core of 6 cm diameter </w:t>
      </w:r>
      <w:r w:rsidRPr="00F20C48">
        <w:rPr>
          <w:rFonts w:ascii="Times New Roman" w:hAnsi="Times New Roman" w:cs="Times New Roman"/>
          <w:sz w:val="24"/>
          <w:szCs w:val="24"/>
          <w:lang w:val="en-US"/>
        </w:rPr>
        <w:t xml:space="preserve">was extracted </w:t>
      </w:r>
      <w:r w:rsidR="00CB2BF0" w:rsidRPr="00F20C48">
        <w:rPr>
          <w:rFonts w:ascii="Times New Roman" w:hAnsi="Times New Roman" w:cs="Times New Roman"/>
          <w:sz w:val="24"/>
          <w:szCs w:val="24"/>
          <w:lang w:val="en-US"/>
        </w:rPr>
        <w:t xml:space="preserve">along the growth axis from </w:t>
      </w:r>
      <w:r w:rsidR="000C624D" w:rsidRPr="00F20C48">
        <w:rPr>
          <w:rFonts w:ascii="Times New Roman" w:hAnsi="Times New Roman" w:cs="Times New Roman"/>
          <w:sz w:val="24"/>
          <w:szCs w:val="24"/>
          <w:lang w:val="en-US"/>
        </w:rPr>
        <w:t xml:space="preserve">four </w:t>
      </w:r>
      <w:r w:rsidR="00DF6EE4" w:rsidRPr="00F20C48">
        <w:rPr>
          <w:rFonts w:ascii="Times New Roman" w:hAnsi="Times New Roman" w:cs="Times New Roman"/>
          <w:sz w:val="24"/>
          <w:szCs w:val="24"/>
          <w:lang w:val="en-US"/>
        </w:rPr>
        <w:t xml:space="preserve">massive </w:t>
      </w:r>
      <w:r w:rsidR="00DF6EE4" w:rsidRPr="00F20C48">
        <w:rPr>
          <w:rFonts w:ascii="Times New Roman" w:hAnsi="Times New Roman" w:cs="Times New Roman"/>
          <w:i/>
          <w:sz w:val="24"/>
          <w:szCs w:val="24"/>
          <w:lang w:val="en-US"/>
        </w:rPr>
        <w:t>O</w:t>
      </w:r>
      <w:r w:rsidR="00CF5288">
        <w:rPr>
          <w:rFonts w:ascii="Times New Roman" w:hAnsi="Times New Roman" w:cs="Times New Roman"/>
          <w:i/>
          <w:sz w:val="24"/>
          <w:szCs w:val="24"/>
          <w:lang w:val="en-US"/>
        </w:rPr>
        <w:t>.</w:t>
      </w:r>
      <w:r w:rsidR="00DF6EE4" w:rsidRPr="00F20C48">
        <w:rPr>
          <w:rFonts w:ascii="Times New Roman" w:hAnsi="Times New Roman" w:cs="Times New Roman"/>
          <w:sz w:val="24"/>
          <w:szCs w:val="24"/>
          <w:lang w:val="en-US"/>
        </w:rPr>
        <w:t xml:space="preserve"> </w:t>
      </w:r>
      <w:r w:rsidR="00DF6EE4" w:rsidRPr="00F20C48">
        <w:rPr>
          <w:rFonts w:ascii="Times New Roman" w:hAnsi="Times New Roman" w:cs="Times New Roman"/>
          <w:i/>
          <w:sz w:val="24"/>
          <w:szCs w:val="24"/>
          <w:lang w:val="en-US"/>
        </w:rPr>
        <w:t>faveolata</w:t>
      </w:r>
      <w:r w:rsidR="00DF6EE4"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colonies </w:t>
      </w:r>
      <w:r w:rsidR="00CB2BF0" w:rsidRPr="00F20C48">
        <w:rPr>
          <w:rFonts w:ascii="Times New Roman" w:hAnsi="Times New Roman" w:cs="Times New Roman"/>
          <w:sz w:val="24"/>
          <w:szCs w:val="24"/>
          <w:lang w:val="en-US"/>
        </w:rPr>
        <w:t>at 3-4</w:t>
      </w:r>
      <w:r w:rsidR="00DF6EE4" w:rsidRPr="00F20C48">
        <w:rPr>
          <w:rFonts w:ascii="Times New Roman" w:hAnsi="Times New Roman" w:cs="Times New Roman"/>
          <w:sz w:val="24"/>
          <w:szCs w:val="24"/>
          <w:lang w:val="en-US"/>
        </w:rPr>
        <w:t xml:space="preserve"> m</w:t>
      </w:r>
      <w:r w:rsidR="00CB2BF0" w:rsidRPr="00F20C48">
        <w:rPr>
          <w:rFonts w:ascii="Times New Roman" w:hAnsi="Times New Roman" w:cs="Times New Roman"/>
          <w:sz w:val="24"/>
          <w:szCs w:val="24"/>
          <w:lang w:val="en-US"/>
        </w:rPr>
        <w:t xml:space="preserve"> depth</w:t>
      </w:r>
      <w:r w:rsidRPr="00F20C48">
        <w:rPr>
          <w:rFonts w:ascii="Times New Roman" w:hAnsi="Times New Roman" w:cs="Times New Roman"/>
          <w:sz w:val="24"/>
          <w:szCs w:val="24"/>
          <w:lang w:val="en-US"/>
        </w:rPr>
        <w:t xml:space="preserve"> </w:t>
      </w:r>
      <w:r w:rsidR="00845609">
        <w:rPr>
          <w:rFonts w:ascii="Times New Roman" w:hAnsi="Times New Roman" w:cs="Times New Roman"/>
          <w:sz w:val="24"/>
          <w:szCs w:val="24"/>
          <w:lang w:val="en-US"/>
        </w:rPr>
        <w:t xml:space="preserve">by scuba diving </w:t>
      </w:r>
      <w:r w:rsidRPr="00F20C48">
        <w:rPr>
          <w:rFonts w:ascii="Times New Roman" w:hAnsi="Times New Roman" w:cs="Times New Roman"/>
          <w:sz w:val="24"/>
          <w:szCs w:val="24"/>
          <w:lang w:val="en-US"/>
        </w:rPr>
        <w:t>using a pneumatic drill</w:t>
      </w:r>
      <w:r w:rsidR="00DF6EE4" w:rsidRPr="00F20C48">
        <w:rPr>
          <w:rFonts w:ascii="Times New Roman" w:hAnsi="Times New Roman" w:cs="Times New Roman"/>
          <w:sz w:val="24"/>
          <w:szCs w:val="24"/>
          <w:lang w:val="en-US"/>
        </w:rPr>
        <w:t xml:space="preserve">. </w:t>
      </w:r>
      <w:del w:id="118" w:author="Mateo  Lopez Victoria" w:date="2024-09-19T14:52:00Z">
        <w:r w:rsidR="00DF6EE4" w:rsidRPr="00F20C48" w:rsidDel="00F563EE">
          <w:rPr>
            <w:rFonts w:ascii="Times New Roman" w:hAnsi="Times New Roman" w:cs="Times New Roman"/>
            <w:sz w:val="24"/>
            <w:szCs w:val="24"/>
            <w:lang w:val="en-US"/>
          </w:rPr>
          <w:delText xml:space="preserve">The affected </w:delText>
        </w:r>
        <w:r w:rsidR="00113D54" w:rsidRPr="00F20C48" w:rsidDel="00F563EE">
          <w:rPr>
            <w:rFonts w:ascii="Times New Roman" w:hAnsi="Times New Roman" w:cs="Times New Roman"/>
            <w:sz w:val="24"/>
            <w:szCs w:val="24"/>
            <w:lang w:val="en-US"/>
          </w:rPr>
          <w:delText xml:space="preserve">area </w:delText>
        </w:r>
        <w:r w:rsidRPr="00F20C48" w:rsidDel="00F563EE">
          <w:rPr>
            <w:rFonts w:ascii="Times New Roman" w:hAnsi="Times New Roman" w:cs="Times New Roman"/>
            <w:sz w:val="24"/>
            <w:szCs w:val="24"/>
            <w:lang w:val="en-US"/>
          </w:rPr>
          <w:delText xml:space="preserve">on </w:delText>
        </w:r>
        <w:r w:rsidR="00113D54" w:rsidRPr="00F20C48" w:rsidDel="00F563EE">
          <w:rPr>
            <w:rFonts w:ascii="Times New Roman" w:hAnsi="Times New Roman" w:cs="Times New Roman"/>
            <w:sz w:val="24"/>
            <w:szCs w:val="24"/>
            <w:lang w:val="en-US"/>
          </w:rPr>
          <w:delText xml:space="preserve">the donor colony </w:delText>
        </w:r>
        <w:r w:rsidR="009C405C" w:rsidRPr="00F20C48" w:rsidDel="00F563EE">
          <w:rPr>
            <w:rFonts w:ascii="Times New Roman" w:hAnsi="Times New Roman" w:cs="Times New Roman"/>
            <w:sz w:val="24"/>
            <w:szCs w:val="24"/>
            <w:lang w:val="en-US"/>
          </w:rPr>
          <w:delText>(25-30 cm</w:delText>
        </w:r>
        <w:r w:rsidR="009C405C" w:rsidRPr="00F20C48" w:rsidDel="00F563EE">
          <w:rPr>
            <w:rFonts w:ascii="Times New Roman" w:hAnsi="Times New Roman" w:cs="Times New Roman"/>
            <w:sz w:val="24"/>
            <w:szCs w:val="24"/>
            <w:vertAlign w:val="superscript"/>
            <w:lang w:val="en-US"/>
          </w:rPr>
          <w:delText>2</w:delText>
        </w:r>
        <w:r w:rsidR="009C405C" w:rsidRPr="00F20C48" w:rsidDel="00F563EE">
          <w:rPr>
            <w:rFonts w:ascii="Times New Roman" w:hAnsi="Times New Roman" w:cs="Times New Roman"/>
            <w:sz w:val="24"/>
            <w:szCs w:val="24"/>
            <w:lang w:val="en-US"/>
          </w:rPr>
          <w:delText xml:space="preserve">) </w:delText>
        </w:r>
        <w:r w:rsidR="00DF6EE4" w:rsidRPr="00F20C48" w:rsidDel="00F563EE">
          <w:rPr>
            <w:rFonts w:ascii="Times New Roman" w:hAnsi="Times New Roman" w:cs="Times New Roman"/>
            <w:sz w:val="24"/>
            <w:szCs w:val="24"/>
            <w:lang w:val="en-US"/>
          </w:rPr>
          <w:delText xml:space="preserve">was covered with a </w:delText>
        </w:r>
        <w:r w:rsidR="00920469" w:rsidRPr="00F20C48" w:rsidDel="00F563EE">
          <w:rPr>
            <w:rFonts w:ascii="Times New Roman" w:hAnsi="Times New Roman" w:cs="Times New Roman"/>
            <w:sz w:val="24"/>
            <w:szCs w:val="24"/>
            <w:lang w:val="en-US"/>
          </w:rPr>
          <w:delText>polystyrene</w:delText>
        </w:r>
        <w:r w:rsidR="00DF6EE4" w:rsidRPr="00F20C48" w:rsidDel="00F563EE">
          <w:rPr>
            <w:rFonts w:ascii="Times New Roman" w:hAnsi="Times New Roman" w:cs="Times New Roman"/>
            <w:sz w:val="24"/>
            <w:szCs w:val="24"/>
            <w:lang w:val="en-US"/>
          </w:rPr>
          <w:delText xml:space="preserve"> ball and epoxy putty to </w:delText>
        </w:r>
        <w:r w:rsidRPr="00F20C48" w:rsidDel="00F563EE">
          <w:rPr>
            <w:rFonts w:ascii="Times New Roman" w:hAnsi="Times New Roman" w:cs="Times New Roman"/>
            <w:sz w:val="24"/>
            <w:szCs w:val="24"/>
            <w:lang w:val="en-US"/>
          </w:rPr>
          <w:delText>prevent</w:delText>
        </w:r>
        <w:r w:rsidR="00DF6EE4" w:rsidRPr="00F20C48" w:rsidDel="00F563EE">
          <w:rPr>
            <w:rFonts w:ascii="Times New Roman" w:hAnsi="Times New Roman" w:cs="Times New Roman"/>
            <w:sz w:val="24"/>
            <w:szCs w:val="24"/>
            <w:lang w:val="en-US"/>
          </w:rPr>
          <w:delText xml:space="preserve"> the </w:delText>
        </w:r>
        <w:r w:rsidR="00B87426" w:rsidRPr="00F20C48" w:rsidDel="00F563EE">
          <w:rPr>
            <w:rFonts w:ascii="Times New Roman" w:hAnsi="Times New Roman" w:cs="Times New Roman"/>
            <w:sz w:val="24"/>
            <w:szCs w:val="24"/>
            <w:lang w:val="en-US"/>
          </w:rPr>
          <w:delText>intrusion of bioeroder organisms</w:delText>
        </w:r>
        <w:r w:rsidR="00DF6EE4" w:rsidRPr="00F20C48" w:rsidDel="00F563EE">
          <w:rPr>
            <w:rFonts w:ascii="Times New Roman" w:hAnsi="Times New Roman" w:cs="Times New Roman"/>
            <w:sz w:val="24"/>
            <w:szCs w:val="24"/>
            <w:lang w:val="en-US"/>
          </w:rPr>
          <w:delText xml:space="preserve">. </w:delText>
        </w:r>
      </w:del>
    </w:p>
    <w:p w14:paraId="6AC37079" w14:textId="77777777" w:rsidR="001D4055" w:rsidRDefault="001D4055" w:rsidP="00293772">
      <w:pPr>
        <w:spacing w:line="480" w:lineRule="auto"/>
        <w:rPr>
          <w:rFonts w:ascii="Arial" w:hAnsi="Arial" w:cs="Arial"/>
          <w:sz w:val="24"/>
          <w:szCs w:val="24"/>
          <w:lang w:val="en-US"/>
        </w:rPr>
      </w:pPr>
    </w:p>
    <w:p w14:paraId="101C8D2C" w14:textId="77777777" w:rsidR="001D4055" w:rsidRPr="00C451E0" w:rsidRDefault="001D4055" w:rsidP="001D4055">
      <w:pPr>
        <w:ind w:firstLine="360"/>
        <w:jc w:val="center"/>
        <w:rPr>
          <w:rFonts w:ascii="Arial" w:hAnsi="Arial" w:cs="Arial"/>
          <w:lang w:val="en-US"/>
        </w:rPr>
      </w:pPr>
      <w:r>
        <w:rPr>
          <w:noProof/>
        </w:rPr>
        <w:lastRenderedPageBreak/>
        <w:drawing>
          <wp:inline distT="0" distB="0" distL="0" distR="0" wp14:anchorId="3E1C59A4" wp14:editId="60A7B4C7">
            <wp:extent cx="2971800" cy="3333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1800" cy="3333750"/>
                    </a:xfrm>
                    <a:prstGeom prst="rect">
                      <a:avLst/>
                    </a:prstGeom>
                    <a:noFill/>
                    <a:ln>
                      <a:noFill/>
                    </a:ln>
                  </pic:spPr>
                </pic:pic>
              </a:graphicData>
            </a:graphic>
          </wp:inline>
        </w:drawing>
      </w:r>
    </w:p>
    <w:p w14:paraId="3260940C" w14:textId="26E7BBF4"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Figure 3.</w:t>
      </w:r>
      <w:r w:rsidRPr="00F20C48">
        <w:rPr>
          <w:rFonts w:ascii="Times New Roman" w:hAnsi="Times New Roman" w:cs="Times New Roman"/>
          <w:lang w:val="en-US"/>
        </w:rPr>
        <w:t xml:space="preserve"> Climatology of hydrological and environmental data for the Canal del Dique and Cartagena Bay (1950-2015). </w:t>
      </w:r>
      <w:r w:rsidR="008406B8" w:rsidRPr="00F20C48">
        <w:rPr>
          <w:rFonts w:ascii="Times New Roman" w:hAnsi="Times New Roman" w:cs="Times New Roman"/>
          <w:lang w:val="en-US"/>
        </w:rPr>
        <w:t>The d</w:t>
      </w:r>
      <w:r w:rsidRPr="00F20C48">
        <w:rPr>
          <w:rFonts w:ascii="Times New Roman" w:hAnsi="Times New Roman" w:cs="Times New Roman"/>
          <w:lang w:val="en-US"/>
        </w:rPr>
        <w:t>ata source</w:t>
      </w:r>
      <w:r w:rsidR="008406B8" w:rsidRPr="00F20C48">
        <w:rPr>
          <w:rFonts w:ascii="Times New Roman" w:hAnsi="Times New Roman" w:cs="Times New Roman"/>
          <w:lang w:val="en-US"/>
        </w:rPr>
        <w:t>s</w:t>
      </w:r>
      <w:r w:rsidRPr="00F20C48">
        <w:rPr>
          <w:rFonts w:ascii="Times New Roman" w:hAnsi="Times New Roman" w:cs="Times New Roman"/>
          <w:lang w:val="en-US"/>
        </w:rPr>
        <w:t xml:space="preserve"> </w:t>
      </w:r>
      <w:r w:rsidR="008406B8" w:rsidRPr="00F20C48">
        <w:rPr>
          <w:rFonts w:ascii="Times New Roman" w:hAnsi="Times New Roman" w:cs="Times New Roman"/>
          <w:lang w:val="en-US"/>
        </w:rPr>
        <w:t>are</w:t>
      </w:r>
      <w:r w:rsidRPr="00F20C48">
        <w:rPr>
          <w:rFonts w:ascii="Times New Roman" w:hAnsi="Times New Roman" w:cs="Times New Roman"/>
          <w:lang w:val="en-US"/>
        </w:rPr>
        <w:t xml:space="preserve"> de</w:t>
      </w:r>
      <w:r w:rsidR="008406B8" w:rsidRPr="00F20C48">
        <w:rPr>
          <w:rFonts w:ascii="Times New Roman" w:hAnsi="Times New Roman" w:cs="Times New Roman"/>
          <w:lang w:val="en-US"/>
        </w:rPr>
        <w:t>tailed</w:t>
      </w:r>
      <w:r w:rsidRPr="00F20C48">
        <w:rPr>
          <w:rFonts w:ascii="Times New Roman" w:hAnsi="Times New Roman" w:cs="Times New Roman"/>
          <w:lang w:val="en-US"/>
        </w:rPr>
        <w:t xml:space="preserve"> in the methods </w:t>
      </w:r>
      <w:commentRangeStart w:id="119"/>
      <w:commentRangeStart w:id="120"/>
      <w:r w:rsidRPr="00F20C48">
        <w:rPr>
          <w:rFonts w:ascii="Times New Roman" w:hAnsi="Times New Roman" w:cs="Times New Roman"/>
          <w:lang w:val="en-US"/>
        </w:rPr>
        <w:t>section</w:t>
      </w:r>
      <w:commentRangeEnd w:id="119"/>
      <w:r w:rsidR="00AC6DCB">
        <w:rPr>
          <w:rStyle w:val="Refdecomentario"/>
        </w:rPr>
        <w:commentReference w:id="119"/>
      </w:r>
      <w:commentRangeEnd w:id="120"/>
      <w:r w:rsidR="00604F5F">
        <w:rPr>
          <w:rStyle w:val="Refdecomentario"/>
        </w:rPr>
        <w:commentReference w:id="120"/>
      </w:r>
      <w:r w:rsidRPr="00F20C48">
        <w:rPr>
          <w:rFonts w:ascii="Times New Roman" w:hAnsi="Times New Roman" w:cs="Times New Roman"/>
          <w:lang w:val="en-US"/>
        </w:rPr>
        <w:t>.</w:t>
      </w:r>
    </w:p>
    <w:p w14:paraId="6A9E1DF8" w14:textId="77777777" w:rsidR="001D4055" w:rsidRPr="00F20C48" w:rsidRDefault="001D4055" w:rsidP="00293772">
      <w:pPr>
        <w:spacing w:line="480" w:lineRule="auto"/>
        <w:rPr>
          <w:rFonts w:ascii="Times New Roman" w:hAnsi="Times New Roman" w:cs="Times New Roman"/>
          <w:sz w:val="24"/>
          <w:szCs w:val="24"/>
          <w:lang w:val="en-US"/>
        </w:rPr>
      </w:pPr>
    </w:p>
    <w:p w14:paraId="3EDDDDC3" w14:textId="51BB42CC" w:rsidR="00F43427" w:rsidRPr="00F20C48" w:rsidRDefault="00F43427" w:rsidP="00E12697">
      <w:pPr>
        <w:spacing w:line="480" w:lineRule="auto"/>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w:t>
      </w:r>
      <w:ins w:id="121" w:author="RODRIGUEZ RAMIREZ, Alberto (erodr11)" w:date="2024-09-21T21:15:00Z">
        <w:r w:rsidR="00B166C9">
          <w:rPr>
            <w:rFonts w:ascii="Times New Roman" w:hAnsi="Times New Roman" w:cs="Times New Roman"/>
            <w:b/>
            <w:bCs/>
            <w:sz w:val="24"/>
            <w:szCs w:val="24"/>
            <w:lang w:val="en-US"/>
          </w:rPr>
          <w:t xml:space="preserve"> </w:t>
        </w:r>
        <w:commentRangeStart w:id="122"/>
        <w:r w:rsidR="00B166C9">
          <w:rPr>
            <w:rFonts w:ascii="Times New Roman" w:hAnsi="Times New Roman" w:cs="Times New Roman"/>
            <w:b/>
            <w:bCs/>
            <w:sz w:val="24"/>
            <w:szCs w:val="24"/>
            <w:lang w:val="en-US"/>
          </w:rPr>
          <w:t>parameters</w:t>
        </w:r>
      </w:ins>
      <w:commentRangeEnd w:id="122"/>
      <w:ins w:id="123" w:author="RODRIGUEZ RAMIREZ, Alberto (erodr11)" w:date="2024-09-21T21:16:00Z">
        <w:r w:rsidR="00B166C9">
          <w:rPr>
            <w:rStyle w:val="Refdecomentario"/>
          </w:rPr>
          <w:commentReference w:id="122"/>
        </w:r>
      </w:ins>
    </w:p>
    <w:p w14:paraId="66AE56A4" w14:textId="082B1069" w:rsidR="002A5B86" w:rsidRDefault="002A5B86" w:rsidP="006F4AA9">
      <w:pPr>
        <w:spacing w:line="480" w:lineRule="auto"/>
        <w:ind w:firstLine="720"/>
        <w:jc w:val="both"/>
        <w:rPr>
          <w:ins w:id="124" w:author="Angela Maria Marulanda" w:date="2024-09-18T07:47:00Z"/>
          <w:rFonts w:ascii="Times New Roman" w:hAnsi="Times New Roman" w:cs="Times New Roman"/>
          <w:sz w:val="24"/>
          <w:szCs w:val="24"/>
          <w:lang w:val="en-US"/>
        </w:rPr>
      </w:pPr>
      <w:ins w:id="125" w:author="Angela Maria Marulanda" w:date="2024-09-18T07:47:00Z">
        <w:r>
          <w:rPr>
            <w:rFonts w:ascii="Times New Roman" w:hAnsi="Times New Roman" w:cs="Times New Roman"/>
            <w:sz w:val="24"/>
            <w:szCs w:val="24"/>
            <w:lang w:val="en-US"/>
          </w:rPr>
          <w:t>Coral density</w:t>
        </w:r>
      </w:ins>
      <w:ins w:id="126" w:author="Angela Maria Marulanda" w:date="2024-09-18T07:50:00Z">
        <w:r>
          <w:rPr>
            <w:rFonts w:ascii="Times New Roman" w:hAnsi="Times New Roman" w:cs="Times New Roman"/>
            <w:sz w:val="24"/>
            <w:szCs w:val="24"/>
            <w:lang w:val="en-US"/>
          </w:rPr>
          <w:t xml:space="preserve"> was estimated using</w:t>
        </w:r>
      </w:ins>
      <w:ins w:id="127" w:author="Angela Maria Marulanda" w:date="2024-09-18T07:48:00Z">
        <w:r>
          <w:rPr>
            <w:rFonts w:ascii="Times New Roman" w:hAnsi="Times New Roman" w:cs="Times New Roman"/>
            <w:sz w:val="24"/>
            <w:szCs w:val="24"/>
            <w:lang w:val="en-US"/>
          </w:rPr>
          <w:t xml:space="preserve"> two different methods </w:t>
        </w:r>
      </w:ins>
      <w:ins w:id="128" w:author="Angela Maria Marulanda" w:date="2024-09-18T07:52:00Z">
        <w:r w:rsidR="00FC1816">
          <w:rPr>
            <w:rFonts w:ascii="Times New Roman" w:hAnsi="Times New Roman" w:cs="Times New Roman"/>
            <w:sz w:val="24"/>
            <w:szCs w:val="24"/>
            <w:lang w:val="en-US"/>
          </w:rPr>
          <w:t xml:space="preserve">(i.e., x-ray and CT-scan) xx add </w:t>
        </w:r>
        <w:proofErr w:type="spellStart"/>
        <w:r w:rsidR="00FC1816">
          <w:rPr>
            <w:rFonts w:ascii="Times New Roman" w:hAnsi="Times New Roman" w:cs="Times New Roman"/>
            <w:sz w:val="24"/>
            <w:szCs w:val="24"/>
            <w:lang w:val="en-US"/>
          </w:rPr>
          <w:t>explanaition</w:t>
        </w:r>
        <w:proofErr w:type="spellEnd"/>
        <w:r w:rsidR="00FC1816">
          <w:rPr>
            <w:rFonts w:ascii="Times New Roman" w:hAnsi="Times New Roman" w:cs="Times New Roman"/>
            <w:sz w:val="24"/>
            <w:szCs w:val="24"/>
            <w:lang w:val="en-US"/>
          </w:rPr>
          <w:t xml:space="preserve"> why xx to </w:t>
        </w:r>
        <w:proofErr w:type="gramStart"/>
        <w:r w:rsidR="00FC1816">
          <w:rPr>
            <w:rFonts w:ascii="Times New Roman" w:hAnsi="Times New Roman" w:cs="Times New Roman"/>
            <w:sz w:val="24"/>
            <w:szCs w:val="24"/>
            <w:lang w:val="en-US"/>
          </w:rPr>
          <w:t>compare?</w:t>
        </w:r>
      </w:ins>
      <w:ins w:id="129" w:author="Angela Maria Marulanda" w:date="2024-09-18T07:50:00Z">
        <w:r>
          <w:rPr>
            <w:rFonts w:ascii="Times New Roman" w:hAnsi="Times New Roman" w:cs="Times New Roman"/>
            <w:sz w:val="24"/>
            <w:szCs w:val="24"/>
            <w:lang w:val="en-US"/>
          </w:rPr>
          <w:t>…</w:t>
        </w:r>
      </w:ins>
      <w:proofErr w:type="gramEnd"/>
    </w:p>
    <w:p w14:paraId="4073CB85" w14:textId="78E45A0F" w:rsidR="00327EB3" w:rsidRPr="00F20C48" w:rsidRDefault="00B71D4F" w:rsidP="006F4AA9">
      <w:pPr>
        <w:spacing w:line="480" w:lineRule="auto"/>
        <w:ind w:firstLine="720"/>
        <w:jc w:val="both"/>
        <w:rPr>
          <w:rFonts w:ascii="Times New Roman" w:hAnsi="Times New Roman" w:cs="Times New Roman"/>
          <w:sz w:val="24"/>
          <w:szCs w:val="24"/>
          <w:lang w:val="en-US"/>
        </w:rPr>
      </w:pPr>
      <w:commentRangeStart w:id="130"/>
      <w:commentRangeStart w:id="131"/>
      <w:r w:rsidRPr="00F20C48">
        <w:rPr>
          <w:rFonts w:ascii="Times New Roman" w:hAnsi="Times New Roman" w:cs="Times New Roman"/>
          <w:sz w:val="24"/>
          <w:szCs w:val="24"/>
          <w:lang w:val="en-US"/>
        </w:rPr>
        <w:t>One</w:t>
      </w:r>
      <w:commentRangeEnd w:id="130"/>
      <w:r w:rsidR="002A5B86">
        <w:rPr>
          <w:rStyle w:val="Refdecomentario"/>
        </w:rPr>
        <w:commentReference w:id="130"/>
      </w:r>
      <w:commentRangeEnd w:id="131"/>
      <w:r w:rsidR="00604F5F">
        <w:rPr>
          <w:rStyle w:val="Refdecomentario"/>
        </w:rPr>
        <w:commentReference w:id="131"/>
      </w:r>
      <w:r w:rsidRPr="00F20C48">
        <w:rPr>
          <w:rFonts w:ascii="Times New Roman" w:hAnsi="Times New Roman" w:cs="Times New Roman"/>
          <w:sz w:val="24"/>
          <w:szCs w:val="24"/>
          <w:lang w:val="en-US"/>
        </w:rPr>
        <w:t xml:space="preserve"> coral core (VAR1) was sliced </w:t>
      </w:r>
      <w:r w:rsidR="00604F5F">
        <w:rPr>
          <w:rFonts w:ascii="Times New Roman" w:hAnsi="Times New Roman" w:cs="Times New Roman"/>
          <w:sz w:val="24"/>
          <w:szCs w:val="24"/>
          <w:lang w:val="en-US"/>
        </w:rPr>
        <w:t xml:space="preserve">using a circular saw </w:t>
      </w:r>
      <w:r w:rsidRPr="00F20C48">
        <w:rPr>
          <w:rFonts w:ascii="Times New Roman" w:hAnsi="Times New Roman" w:cs="Times New Roman"/>
          <w:sz w:val="24"/>
          <w:szCs w:val="24"/>
          <w:lang w:val="en-US"/>
        </w:rPr>
        <w:t xml:space="preserve">into several slabs of 6 mm thick </w:t>
      </w:r>
      <w:r w:rsidR="00A8600A">
        <w:rPr>
          <w:rFonts w:ascii="Times New Roman" w:hAnsi="Times New Roman" w:cs="Times New Roman"/>
          <w:sz w:val="24"/>
          <w:szCs w:val="24"/>
          <w:lang w:val="en-US"/>
        </w:rPr>
        <w:t>(</w:t>
      </w:r>
      <w:r w:rsidR="00C216DB" w:rsidRPr="00F20C48">
        <w:rPr>
          <w:rFonts w:ascii="Times New Roman" w:hAnsi="Times New Roman" w:cs="Times New Roman"/>
          <w:sz w:val="24"/>
          <w:szCs w:val="24"/>
          <w:lang w:val="en-US"/>
        </w:rPr>
        <w:t>prior to</w:t>
      </w:r>
      <w:r w:rsidRPr="00F20C48">
        <w:rPr>
          <w:rFonts w:ascii="Times New Roman" w:hAnsi="Times New Roman" w:cs="Times New Roman"/>
          <w:sz w:val="24"/>
          <w:szCs w:val="24"/>
          <w:lang w:val="en-US"/>
        </w:rPr>
        <w:t xml:space="preserve"> using the CT-scan method</w:t>
      </w:r>
      <w:r w:rsidR="00F43427" w:rsidRPr="00F20C48">
        <w:rPr>
          <w:rFonts w:ascii="Times New Roman" w:hAnsi="Times New Roman" w:cs="Times New Roman"/>
          <w:sz w:val="24"/>
          <w:szCs w:val="24"/>
          <w:lang w:val="en-US"/>
        </w:rPr>
        <w:t xml:space="preserve"> for coral density estimation</w:t>
      </w:r>
      <w:r w:rsidR="00A8600A">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O</w:t>
      </w:r>
      <w:r w:rsidRPr="00F20C48">
        <w:rPr>
          <w:rFonts w:ascii="Times New Roman" w:hAnsi="Times New Roman" w:cs="Times New Roman"/>
          <w:sz w:val="24"/>
          <w:szCs w:val="24"/>
          <w:lang w:val="en-US"/>
        </w:rPr>
        <w:t>ne slab</w:t>
      </w:r>
      <w:r w:rsidR="00C216DB"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was selected to be radiographed using a conventional X-ray machine</w:t>
      </w:r>
      <w:r w:rsidR="00C216DB"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coral density </w:t>
      </w:r>
      <w:r w:rsidR="00C216DB" w:rsidRPr="00F20C48">
        <w:rPr>
          <w:rFonts w:ascii="Times New Roman" w:hAnsi="Times New Roman" w:cs="Times New Roman"/>
          <w:sz w:val="24"/>
          <w:szCs w:val="24"/>
          <w:lang w:val="en-US"/>
        </w:rPr>
        <w:t xml:space="preserve">was </w:t>
      </w:r>
      <w:r w:rsidRPr="00F20C48">
        <w:rPr>
          <w:rFonts w:ascii="Times New Roman" w:hAnsi="Times New Roman" w:cs="Times New Roman"/>
          <w:sz w:val="24"/>
          <w:szCs w:val="24"/>
          <w:lang w:val="en-US"/>
        </w:rPr>
        <w:t xml:space="preserve">estimated </w:t>
      </w:r>
      <w:r w:rsidR="00C216DB" w:rsidRPr="00F20C48">
        <w:rPr>
          <w:rFonts w:ascii="Times New Roman" w:hAnsi="Times New Roman" w:cs="Times New Roman"/>
          <w:sz w:val="24"/>
          <w:szCs w:val="24"/>
          <w:lang w:val="en-US"/>
        </w:rPr>
        <w:t>according to</w:t>
      </w:r>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Carricart-Ganivet</w:t>
      </w:r>
      <w:proofErr w:type="spellEnd"/>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and</w:t>
      </w:r>
      <w:r w:rsidRPr="00F20C48">
        <w:rPr>
          <w:rFonts w:ascii="Times New Roman" w:hAnsi="Times New Roman" w:cs="Times New Roman"/>
          <w:sz w:val="24"/>
          <w:szCs w:val="24"/>
          <w:lang w:val="en-US"/>
        </w:rPr>
        <w:t xml:space="preserve"> Barnes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Uz107mO","properties":{"formattedCitation":"(2007)","plainCitation":"(2007)","noteIndex":0},"citationItems":[{"id":146,"uris":["http://www.mendeley.com/documents/?uuid=94101b91-b7bc-47d3-9862-74a9440d18f0","http://zotero.org/users/9344658/items/62KYCMXX"],"itemData":{"id":146,"type":"article-journal","abstract":"Skeletons of massive coral colonies contain annual density bands that are revealed by X-radiography of slices cut along growth axes. These bands allow measurement of skeletal growth parameters such as annual extension rate and annual calcification rate. Such measurements have been important in understanding coral growth, in assessing environmental impacts and in recovering proxy environmental information. Measurements of coral calcification rate from annual density banding require measurements of skeletal density along tracks across skeletal slices and, until now, such density measurements have depended upon specialized and expensive equipment. Here, we describe a straightforward, inexpensive and accurate technique for measuring skeletal density from digitized images of X-radiographs of coral skeletal slices. An aragonitic step-wedge was included in each X-radiograph of a coral slice together with two aluminium bars positioned along the anode-cathode axis. Optical density was measured along tracks across the X-ray images of these different objects. The aragonite step-wedge provided a standard for converting optical density to skeletal density. The aluminium bars were used to correct for the heel effect-a variation in the intensity of the X-ray beam along the anode-cathode axis that would, otherwise, introduce large errors into measurements of skeletal density. Exposure was found to vary from X-radiographs to X-radiograph, necessitating the inclusion of the calibration standards in each X-radiograph of a coral slice. Results obtained using this technique compared well with results obtained by direct gamma densitometry of skeletal slices. ?? 2007 Elsevier B.V. All rights reserved.","container-title":"Journal of Experimental Marine Biology and Ecology","DOI":"10.1016/j.jembe.2006.12.018","ISSN":"00220981","journalAbbreviation":"J. Exp. Mar. Biol. Ecol.","note":"PMID: 653\nISBN: 0022-0981","page":"67-72","title":"Densitometry from digitized images of X-radiographs: Methodology for measurement of coral skeletal density","volume":"344","author":[{"family":"Carricart-Ganivet","given":"Juan P."},{"family":"Barnes","given":"David J."}],"issued":{"date-parts":[["2007"]]}},"suppress-author":1}],"schema":"https://github.com/citation-style-language/schema/raw/master/csl-citation.json"}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(2007)</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Radiation effects o</w:t>
      </w:r>
      <w:r w:rsidR="00C216DB" w:rsidRPr="00F20C48">
        <w:rPr>
          <w:rFonts w:ascii="Times New Roman" w:hAnsi="Times New Roman" w:cs="Times New Roman"/>
          <w:sz w:val="24"/>
          <w:szCs w:val="24"/>
          <w:lang w:val="en-US"/>
        </w:rPr>
        <w:t>n</w:t>
      </w:r>
      <w:r w:rsidRPr="00F20C48">
        <w:rPr>
          <w:rFonts w:ascii="Times New Roman" w:hAnsi="Times New Roman" w:cs="Times New Roman"/>
          <w:sz w:val="24"/>
          <w:szCs w:val="24"/>
          <w:lang w:val="en-US"/>
        </w:rPr>
        <w:t xml:space="preserve"> the radiograph were corrected following Duprey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34f6XqV2","properties":{"formattedCitation":"(2012)","plainCitation":"(2012)","noteIndex":0},"citationItems":[{"id":126,"uris":["http://www.mendeley.com/documents/?uuid=e1c3976f-dd94-46e7-9776-e8dd0c25f336","http://zotero.org/users/9344658/items/GSEDUD6Y"],"itemData":{"id":126,"type":"article-journal","abstract":"The recent increase in sea surface temperature and ocean acidification raises major concerns about the evolution of the coral calcification rate. Digitized X-radiographs have been used for coral skeleton density measurements since the 1980s. The main limitation of coral densitometry from digitized X-radiographs is the X-ray intensity heterogeneity due to spherical spreading (inverse square law) and heel effect. Until now, extra X-ray images or aluminum standards have been used to correct X-radiographs. However, such corrective methods may be constraining when working with a high number of coral samples. Here, we present an inexpensive, straightforward, and accurate digital detrending (DD) method to correct the heterogeneities of the X-ray irradiation that affect X-radiographs. The X-radiograph is corrected against the irradiation imprint recorded by its own background using a kriging interpolation method, thus allowing reliable optical density measurements directly on the corrected X-ray image. This digital detrending (DD) method was validated using skeletal bulk density measurements and computerized tomography (CT). Coral densitometry using DD corrected X-radiographs does not require the destruction of the coral sample and provides high-resolution measurements. Since DD does not require extra aluminum standards to correct X-radiographs, this method optimizes the working space available on the X-ray image. Moreover, it corrects the entire X-radiograph, thus larger samples or numerous samples can be X-rayed at the same time. © 2012 Elsevier B.V.","container-title":"Journal of Experimental Marine Biology and Ecology","DOI":"10.1016/j.jembe.2012.09.007","ISSN":"00220981","journalAbbreviation":"J. Exp. Mar. Biol. Ecol.","note":"publisher: Elsevier B.V.","page":"84-92","title":"Digital correction of computed X-radiographs for coral densitometry","volume":"438","author":[{"family":"Duprey","given":"Nicolas"},{"family":"Boucher","given":"Hugues"},{"family":"Jiménez","given":"Carlos"}],"issued":{"date-parts":[["2012"]]}},"suppress-author":1}],"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(2012)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r w:rsidR="00037FC7" w:rsidRPr="00F20C48">
        <w:rPr>
          <w:rFonts w:ascii="Times New Roman" w:hAnsi="Times New Roman" w:cs="Times New Roman"/>
          <w:sz w:val="24"/>
          <w:szCs w:val="24"/>
          <w:lang w:val="en-US"/>
        </w:rPr>
        <w:t xml:space="preserve"> </w:t>
      </w:r>
      <w:r w:rsidR="00167813" w:rsidRPr="00F20C48">
        <w:rPr>
          <w:rFonts w:ascii="Times New Roman" w:hAnsi="Times New Roman" w:cs="Times New Roman"/>
          <w:sz w:val="24"/>
          <w:szCs w:val="24"/>
          <w:lang w:val="en-US"/>
        </w:rPr>
        <w:t>Th</w:t>
      </w:r>
      <w:r w:rsidR="00037FC7" w:rsidRPr="00F20C48">
        <w:rPr>
          <w:rFonts w:ascii="Times New Roman" w:hAnsi="Times New Roman" w:cs="Times New Roman"/>
          <w:sz w:val="24"/>
          <w:szCs w:val="24"/>
          <w:lang w:val="en-US"/>
        </w:rPr>
        <w:t xml:space="preserve">e </w:t>
      </w:r>
      <w:r w:rsidR="00C216DB" w:rsidRPr="00F20C48">
        <w:rPr>
          <w:rFonts w:ascii="Times New Roman" w:hAnsi="Times New Roman" w:cs="Times New Roman"/>
          <w:sz w:val="24"/>
          <w:szCs w:val="24"/>
          <w:lang w:val="en-US"/>
        </w:rPr>
        <w:t xml:space="preserve">remaining </w:t>
      </w:r>
      <w:r w:rsidR="00037FC7" w:rsidRPr="00F20C48">
        <w:rPr>
          <w:rFonts w:ascii="Times New Roman" w:hAnsi="Times New Roman" w:cs="Times New Roman"/>
          <w:sz w:val="24"/>
          <w:szCs w:val="24"/>
          <w:lang w:val="en-US"/>
        </w:rPr>
        <w:t>th</w:t>
      </w:r>
      <w:r w:rsidR="00167813" w:rsidRPr="00F20C48">
        <w:rPr>
          <w:rFonts w:ascii="Times New Roman" w:hAnsi="Times New Roman" w:cs="Times New Roman"/>
          <w:sz w:val="24"/>
          <w:szCs w:val="24"/>
          <w:lang w:val="en-US"/>
        </w:rPr>
        <w:t>ree c</w:t>
      </w:r>
      <w:r w:rsidR="0049368E" w:rsidRPr="00F20C48">
        <w:rPr>
          <w:rFonts w:ascii="Times New Roman" w:hAnsi="Times New Roman" w:cs="Times New Roman"/>
          <w:sz w:val="24"/>
          <w:szCs w:val="24"/>
          <w:lang w:val="en-US"/>
        </w:rPr>
        <w:t>oral cores</w:t>
      </w:r>
      <w:r w:rsidR="00037FC7" w:rsidRPr="00F20C48">
        <w:rPr>
          <w:rFonts w:ascii="Times New Roman" w:hAnsi="Times New Roman" w:cs="Times New Roman"/>
          <w:sz w:val="24"/>
          <w:szCs w:val="24"/>
          <w:lang w:val="en-US"/>
        </w:rPr>
        <w:t xml:space="preserve"> (VAR2, VAR3, VAR4)</w:t>
      </w:r>
      <w:r w:rsidR="00430682" w:rsidRPr="00F20C48">
        <w:rPr>
          <w:rFonts w:ascii="Times New Roman" w:hAnsi="Times New Roman" w:cs="Times New Roman"/>
          <w:sz w:val="24"/>
          <w:szCs w:val="24"/>
          <w:lang w:val="en-US"/>
        </w:rPr>
        <w:t xml:space="preserve"> </w:t>
      </w:r>
      <w:r w:rsidR="00037FC7" w:rsidRPr="00F20C48">
        <w:rPr>
          <w:rFonts w:ascii="Times New Roman" w:hAnsi="Times New Roman" w:cs="Times New Roman"/>
          <w:sz w:val="24"/>
          <w:szCs w:val="24"/>
          <w:lang w:val="en-US"/>
        </w:rPr>
        <w:t xml:space="preserve">were imaged using a General Electric LightSpeed VCT 64 CT-scan as described by </w:t>
      </w:r>
      <w:r w:rsidR="00037FC7" w:rsidRPr="00F20C48">
        <w:rPr>
          <w:rFonts w:ascii="Times New Roman" w:hAnsi="Times New Roman" w:cs="Times New Roman"/>
          <w:sz w:val="24"/>
          <w:szCs w:val="24"/>
          <w:lang w:val="en-US"/>
        </w:rPr>
        <w:fldChar w:fldCharType="begin" w:fldLock="1"/>
      </w:r>
      <w:r w:rsidR="00AD39D2" w:rsidRPr="00F20C48">
        <w:rPr>
          <w:rFonts w:ascii="Times New Roman" w:hAnsi="Times New Roman" w:cs="Times New Roman"/>
          <w:sz w:val="24"/>
          <w:szCs w:val="24"/>
          <w:lang w:val="en-US"/>
        </w:rPr>
        <w:instrText xml:space="preserve"> ADDIN ZOTERO_ITEM CSL_CITATION {"citationID":"jL4OW369","properties":{"formattedCitation":"(Lizcano-Sandoval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037FC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(Lizcano-Sandoval et al. 2019)</w:t>
      </w:r>
      <w:r w:rsidR="00037FC7" w:rsidRPr="00F20C48">
        <w:rPr>
          <w:rFonts w:ascii="Times New Roman" w:hAnsi="Times New Roman" w:cs="Times New Roman"/>
          <w:sz w:val="24"/>
          <w:szCs w:val="24"/>
          <w:lang w:val="en-US"/>
        </w:rPr>
        <w:fldChar w:fldCharType="end"/>
      </w:r>
      <w:r w:rsidR="00037FC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The </w:t>
      </w:r>
      <w:r w:rsidR="00037FC7" w:rsidRPr="00F20C48">
        <w:rPr>
          <w:rFonts w:ascii="Times New Roman" w:hAnsi="Times New Roman" w:cs="Times New Roman"/>
          <w:sz w:val="24"/>
          <w:szCs w:val="24"/>
          <w:lang w:val="en-US"/>
        </w:rPr>
        <w:t>skeletal</w:t>
      </w:r>
      <w:r w:rsidR="00807666" w:rsidRPr="00F20C48">
        <w:rPr>
          <w:rFonts w:ascii="Times New Roman" w:hAnsi="Times New Roman" w:cs="Times New Roman"/>
          <w:sz w:val="24"/>
          <w:szCs w:val="24"/>
          <w:lang w:val="en-US"/>
        </w:rPr>
        <w:t xml:space="preserve"> density </w:t>
      </w:r>
      <w:r w:rsidR="00037FC7" w:rsidRPr="00F20C48">
        <w:rPr>
          <w:rFonts w:ascii="Times New Roman" w:hAnsi="Times New Roman" w:cs="Times New Roman"/>
          <w:sz w:val="24"/>
          <w:szCs w:val="24"/>
          <w:lang w:val="en-US"/>
        </w:rPr>
        <w:t>of</w:t>
      </w:r>
      <w:r w:rsidR="00C216DB" w:rsidRPr="00F20C48">
        <w:rPr>
          <w:rFonts w:ascii="Times New Roman" w:hAnsi="Times New Roman" w:cs="Times New Roman"/>
          <w:sz w:val="24"/>
          <w:szCs w:val="24"/>
          <w:lang w:val="en-US"/>
        </w:rPr>
        <w:t xml:space="preserve"> all four</w:t>
      </w:r>
      <w:r w:rsidR="00037FC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coral </w:t>
      </w:r>
      <w:r w:rsidR="00037FC7" w:rsidRPr="00F20C48">
        <w:rPr>
          <w:rFonts w:ascii="Times New Roman" w:hAnsi="Times New Roman" w:cs="Times New Roman"/>
          <w:sz w:val="24"/>
          <w:szCs w:val="24"/>
          <w:lang w:val="en-US"/>
        </w:rPr>
        <w:t xml:space="preserve">specimens </w:t>
      </w:r>
      <w:r w:rsidR="00807666" w:rsidRPr="00F20C48">
        <w:rPr>
          <w:rFonts w:ascii="Times New Roman" w:hAnsi="Times New Roman" w:cs="Times New Roman"/>
          <w:sz w:val="24"/>
          <w:szCs w:val="24"/>
          <w:lang w:val="en-US"/>
        </w:rPr>
        <w:t>w</w:t>
      </w:r>
      <w:r w:rsidR="00037FC7" w:rsidRPr="00F20C48">
        <w:rPr>
          <w:rFonts w:ascii="Times New Roman" w:hAnsi="Times New Roman" w:cs="Times New Roman"/>
          <w:sz w:val="24"/>
          <w:szCs w:val="24"/>
          <w:lang w:val="en-US"/>
        </w:rPr>
        <w:t>a</w:t>
      </w:r>
      <w:r w:rsidR="00807666" w:rsidRPr="00F20C48">
        <w:rPr>
          <w:rFonts w:ascii="Times New Roman" w:hAnsi="Times New Roman" w:cs="Times New Roman"/>
          <w:sz w:val="24"/>
          <w:szCs w:val="24"/>
          <w:lang w:val="en-US"/>
        </w:rPr>
        <w:t xml:space="preserve">s calibrated using </w:t>
      </w:r>
      <w:r w:rsidR="00807666" w:rsidRPr="00F20C48">
        <w:rPr>
          <w:rFonts w:ascii="Times New Roman" w:hAnsi="Times New Roman" w:cs="Times New Roman"/>
          <w:sz w:val="24"/>
          <w:szCs w:val="24"/>
          <w:lang w:val="en-US"/>
        </w:rPr>
        <w:lastRenderedPageBreak/>
        <w:t>aragonite densit</w:t>
      </w:r>
      <w:r w:rsidR="00C216DB" w:rsidRPr="00F20C48">
        <w:rPr>
          <w:rFonts w:ascii="Times New Roman" w:hAnsi="Times New Roman" w:cs="Times New Roman"/>
          <w:sz w:val="24"/>
          <w:szCs w:val="24"/>
          <w:lang w:val="en-US"/>
        </w:rPr>
        <w:t>y standards</w:t>
      </w:r>
      <w:r w:rsidR="00807666" w:rsidRPr="00F20C48">
        <w:rPr>
          <w:rFonts w:ascii="Times New Roman" w:hAnsi="Times New Roman" w:cs="Times New Roman"/>
          <w:sz w:val="24"/>
          <w:szCs w:val="24"/>
          <w:lang w:val="en-US"/>
        </w:rPr>
        <w:t xml:space="preserve"> obtained from the shell of the giant clam </w:t>
      </w:r>
      <w:r w:rsidR="00807666" w:rsidRPr="00F20C48">
        <w:rPr>
          <w:rFonts w:ascii="Times New Roman" w:hAnsi="Times New Roman" w:cs="Times New Roman"/>
          <w:i/>
          <w:sz w:val="24"/>
          <w:szCs w:val="24"/>
          <w:lang w:val="en-US"/>
        </w:rPr>
        <w:t>Tridacna maxima</w:t>
      </w:r>
      <w:r w:rsidR="00807666" w:rsidRPr="00F20C48">
        <w:rPr>
          <w:rFonts w:ascii="Times New Roman" w:hAnsi="Times New Roman" w:cs="Times New Roman"/>
          <w:sz w:val="24"/>
          <w:szCs w:val="24"/>
          <w:lang w:val="en-US"/>
        </w:rPr>
        <w:t xml:space="preserve"> </w:t>
      </w:r>
      <w:r w:rsidR="002C6E2C" w:rsidRPr="00F20C48">
        <w:rPr>
          <w:rFonts w:ascii="Times New Roman" w:hAnsi="Times New Roman" w:cs="Times New Roman"/>
          <w:sz w:val="24"/>
          <w:szCs w:val="24"/>
          <w:lang w:val="en-US"/>
        </w:rPr>
        <w:fldChar w:fldCharType="begin" w:fldLock="1"/>
      </w:r>
      <w:r w:rsidR="00AD39D2" w:rsidRPr="00F20C48">
        <w:rPr>
          <w:rFonts w:ascii="Times New Roman" w:hAnsi="Times New Roman" w:cs="Times New Roman"/>
          <w:sz w:val="24"/>
          <w:szCs w:val="24"/>
          <w:lang w:val="en-US"/>
        </w:rPr>
        <w:instrText xml:space="preserve"> ADDIN ZOTERO_ITEM CSL_CITATION {"citationID":"z4pDggY2","properties":{"formattedCitation":"(Lizcano-Sandoval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2C6E2C"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(Lizcano-Sandoval et al. 2019)</w:t>
      </w:r>
      <w:r w:rsidR="002C6E2C" w:rsidRPr="00F20C48">
        <w:rPr>
          <w:rFonts w:ascii="Times New Roman" w:hAnsi="Times New Roman" w:cs="Times New Roman"/>
          <w:sz w:val="24"/>
          <w:szCs w:val="24"/>
          <w:lang w:val="en-US"/>
        </w:rPr>
        <w:fldChar w:fldCharType="end"/>
      </w:r>
      <w:r w:rsidR="006765C6" w:rsidRPr="00F20C48">
        <w:rPr>
          <w:rFonts w:ascii="Times New Roman" w:hAnsi="Times New Roman" w:cs="Times New Roman"/>
          <w:sz w:val="24"/>
          <w:szCs w:val="24"/>
          <w:lang w:val="en-US"/>
        </w:rPr>
        <w:t xml:space="preserve">. </w:t>
      </w:r>
    </w:p>
    <w:p w14:paraId="03015CCD" w14:textId="6A1309C3" w:rsidR="006765C6" w:rsidRPr="00F20C48" w:rsidRDefault="00F43427"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For scanned coral cores, t</w:t>
      </w:r>
      <w:r w:rsidR="006765C6" w:rsidRPr="00F20C48">
        <w:rPr>
          <w:rFonts w:ascii="Times New Roman" w:hAnsi="Times New Roman" w:cs="Times New Roman"/>
          <w:sz w:val="24"/>
          <w:szCs w:val="24"/>
          <w:lang w:val="en-US"/>
        </w:rPr>
        <w:t xml:space="preserve">he best </w:t>
      </w:r>
      <w:r w:rsidR="002C6E2C" w:rsidRPr="00F20C48">
        <w:rPr>
          <w:rFonts w:ascii="Times New Roman" w:hAnsi="Times New Roman" w:cs="Times New Roman"/>
          <w:sz w:val="24"/>
          <w:szCs w:val="24"/>
          <w:lang w:val="en-US"/>
        </w:rPr>
        <w:t>planes for observing the densit</w:t>
      </w:r>
      <w:r w:rsidR="00130573" w:rsidRPr="00F20C48">
        <w:rPr>
          <w:rFonts w:ascii="Times New Roman" w:hAnsi="Times New Roman" w:cs="Times New Roman"/>
          <w:sz w:val="24"/>
          <w:szCs w:val="24"/>
          <w:lang w:val="en-US"/>
        </w:rPr>
        <w:t>y banding pattern</w:t>
      </w:r>
      <w:r w:rsidRPr="00F20C48">
        <w:rPr>
          <w:rFonts w:ascii="Times New Roman" w:hAnsi="Times New Roman" w:cs="Times New Roman"/>
          <w:sz w:val="24"/>
          <w:szCs w:val="24"/>
          <w:lang w:val="en-US"/>
        </w:rPr>
        <w:t xml:space="preserve"> were selected by inspecting multi-planar reconstructions</w:t>
      </w:r>
      <w:r w:rsidR="002C6E2C" w:rsidRPr="00F20C48">
        <w:rPr>
          <w:rFonts w:ascii="Times New Roman" w:hAnsi="Times New Roman" w:cs="Times New Roman"/>
          <w:sz w:val="24"/>
          <w:szCs w:val="24"/>
          <w:lang w:val="en-US"/>
        </w:rPr>
        <w:t>.</w:t>
      </w:r>
      <w:r w:rsidR="00F60FF8" w:rsidRPr="00F20C48">
        <w:rPr>
          <w:rFonts w:ascii="Times New Roman" w:hAnsi="Times New Roman" w:cs="Times New Roman"/>
          <w:sz w:val="24"/>
          <w:szCs w:val="24"/>
          <w:lang w:val="en-US"/>
        </w:rPr>
        <w:t xml:space="preserve"> </w:t>
      </w:r>
      <w:r w:rsidR="002242D1" w:rsidRPr="00F20C48">
        <w:rPr>
          <w:rFonts w:ascii="Times New Roman" w:hAnsi="Times New Roman" w:cs="Times New Roman"/>
          <w:sz w:val="24"/>
          <w:szCs w:val="24"/>
          <w:lang w:val="en-US"/>
        </w:rPr>
        <w:t xml:space="preserve">For each core, one </w:t>
      </w:r>
      <w:r w:rsidR="00E12697" w:rsidRPr="00F20C48">
        <w:rPr>
          <w:rFonts w:ascii="Times New Roman" w:hAnsi="Times New Roman" w:cs="Times New Roman"/>
          <w:sz w:val="24"/>
          <w:szCs w:val="24"/>
          <w:lang w:val="en-US"/>
        </w:rPr>
        <w:t xml:space="preserve">sagittal and </w:t>
      </w:r>
      <w:r w:rsidR="002242D1" w:rsidRPr="00F20C48">
        <w:rPr>
          <w:rFonts w:ascii="Times New Roman" w:hAnsi="Times New Roman" w:cs="Times New Roman"/>
          <w:sz w:val="24"/>
          <w:szCs w:val="24"/>
          <w:lang w:val="en-US"/>
        </w:rPr>
        <w:t xml:space="preserve">one coronal image </w:t>
      </w:r>
      <w:r w:rsidR="00C216DB" w:rsidRPr="00F20C48">
        <w:rPr>
          <w:rFonts w:ascii="Times New Roman" w:hAnsi="Times New Roman" w:cs="Times New Roman"/>
          <w:sz w:val="24"/>
          <w:szCs w:val="24"/>
          <w:lang w:val="en-US"/>
        </w:rPr>
        <w:t>were chosen</w:t>
      </w:r>
      <w:r w:rsidR="005C1CD8" w:rsidRPr="00F20C48">
        <w:rPr>
          <w:rFonts w:ascii="Times New Roman" w:hAnsi="Times New Roman" w:cs="Times New Roman"/>
          <w:sz w:val="24"/>
          <w:szCs w:val="24"/>
          <w:lang w:val="en-US"/>
        </w:rPr>
        <w:t>,</w:t>
      </w:r>
      <w:r w:rsidR="002242D1" w:rsidRPr="00F20C48">
        <w:rPr>
          <w:rFonts w:ascii="Times New Roman" w:hAnsi="Times New Roman" w:cs="Times New Roman"/>
          <w:sz w:val="24"/>
          <w:szCs w:val="24"/>
          <w:lang w:val="en-US"/>
        </w:rPr>
        <w:t xml:space="preserve"> and</w:t>
      </w:r>
      <w:r w:rsidR="00AA791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 single</w:t>
      </w:r>
      <w:r w:rsidR="007F0657" w:rsidRPr="00F20C48">
        <w:rPr>
          <w:rFonts w:ascii="Times New Roman" w:hAnsi="Times New Roman" w:cs="Times New Roman"/>
          <w:sz w:val="24"/>
          <w:szCs w:val="24"/>
          <w:lang w:val="en-US"/>
        </w:rPr>
        <w:t xml:space="preserve"> transect </w:t>
      </w:r>
      <w:r w:rsidR="00C216DB" w:rsidRPr="00F20C48">
        <w:rPr>
          <w:rFonts w:ascii="Times New Roman" w:hAnsi="Times New Roman" w:cs="Times New Roman"/>
          <w:sz w:val="24"/>
          <w:szCs w:val="24"/>
          <w:lang w:val="en-US"/>
        </w:rPr>
        <w:t xml:space="preserve">was drawn </w:t>
      </w:r>
      <w:r w:rsidR="007F0657" w:rsidRPr="00F20C48">
        <w:rPr>
          <w:rFonts w:ascii="Times New Roman" w:hAnsi="Times New Roman" w:cs="Times New Roman"/>
          <w:sz w:val="24"/>
          <w:szCs w:val="24"/>
          <w:lang w:val="en-US"/>
        </w:rPr>
        <w:t xml:space="preserve">along the coral growth axis </w:t>
      </w:r>
      <w:r w:rsidR="00C216DB" w:rsidRPr="00F20C48">
        <w:rPr>
          <w:rFonts w:ascii="Times New Roman" w:hAnsi="Times New Roman" w:cs="Times New Roman"/>
          <w:sz w:val="24"/>
          <w:szCs w:val="24"/>
          <w:lang w:val="en-US"/>
        </w:rPr>
        <w:t>in each image</w:t>
      </w:r>
      <w:r w:rsidR="007F0657" w:rsidRPr="00F20C48">
        <w:rPr>
          <w:rFonts w:ascii="Times New Roman" w:hAnsi="Times New Roman" w:cs="Times New Roman"/>
          <w:sz w:val="24"/>
          <w:szCs w:val="24"/>
          <w:lang w:val="en-US"/>
        </w:rPr>
        <w:t xml:space="preserve"> to extract optical density values in Hounsfield units (HU)</w:t>
      </w:r>
      <w:r w:rsidR="005C1CD8" w:rsidRPr="00F20C48">
        <w:rPr>
          <w:rFonts w:ascii="Times New Roman" w:hAnsi="Times New Roman" w:cs="Times New Roman"/>
          <w:sz w:val="24"/>
          <w:szCs w:val="24"/>
          <w:lang w:val="en-US"/>
        </w:rPr>
        <w:t>.</w:t>
      </w:r>
      <w:r w:rsidR="004A49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HU </w:t>
      </w:r>
      <w:r w:rsidR="005C1CD8" w:rsidRPr="00F20C48">
        <w:rPr>
          <w:rFonts w:ascii="Times New Roman" w:hAnsi="Times New Roman" w:cs="Times New Roman"/>
          <w:sz w:val="24"/>
          <w:szCs w:val="24"/>
          <w:lang w:val="en-US"/>
        </w:rPr>
        <w:t>values from both</w:t>
      </w:r>
      <w:r w:rsidR="004A49F8" w:rsidRPr="00F20C48">
        <w:rPr>
          <w:rFonts w:ascii="Times New Roman" w:hAnsi="Times New Roman" w:cs="Times New Roman"/>
          <w:sz w:val="24"/>
          <w:szCs w:val="24"/>
          <w:lang w:val="en-US"/>
        </w:rPr>
        <w:t xml:space="preserve"> transects were </w:t>
      </w:r>
      <w:r w:rsidR="00AA7917" w:rsidRPr="00F20C48">
        <w:rPr>
          <w:rFonts w:ascii="Times New Roman" w:hAnsi="Times New Roman" w:cs="Times New Roman"/>
          <w:sz w:val="24"/>
          <w:szCs w:val="24"/>
          <w:lang w:val="en-US"/>
        </w:rPr>
        <w:t>averaged</w:t>
      </w:r>
      <w:r w:rsidR="005C1CD8"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for each</w:t>
      </w:r>
      <w:r w:rsidR="005C1CD8" w:rsidRPr="00F20C48">
        <w:rPr>
          <w:rFonts w:ascii="Times New Roman" w:hAnsi="Times New Roman" w:cs="Times New Roman"/>
          <w:sz w:val="24"/>
          <w:szCs w:val="24"/>
          <w:lang w:val="en-US"/>
        </w:rPr>
        <w:t xml:space="preserve"> core</w:t>
      </w:r>
      <w:r w:rsidR="00AA7917" w:rsidRPr="00F20C48">
        <w:rPr>
          <w:rFonts w:ascii="Times New Roman" w:hAnsi="Times New Roman" w:cs="Times New Roman"/>
          <w:sz w:val="24"/>
          <w:szCs w:val="24"/>
          <w:lang w:val="en-US"/>
        </w:rPr>
        <w:t>. The</w:t>
      </w:r>
      <w:r w:rsidR="00C216DB" w:rsidRPr="00F20C48">
        <w:rPr>
          <w:rFonts w:ascii="Times New Roman" w:hAnsi="Times New Roman" w:cs="Times New Roman"/>
          <w:sz w:val="24"/>
          <w:szCs w:val="24"/>
          <w:lang w:val="en-US"/>
        </w:rPr>
        <w:t>se averaged</w:t>
      </w:r>
      <w:r w:rsidR="007F0657" w:rsidRPr="00F20C48">
        <w:rPr>
          <w:rFonts w:ascii="Times New Roman" w:hAnsi="Times New Roman" w:cs="Times New Roman"/>
          <w:sz w:val="24"/>
          <w:szCs w:val="24"/>
          <w:lang w:val="en-US"/>
        </w:rPr>
        <w:t xml:space="preserve"> HU values </w:t>
      </w:r>
      <w:r w:rsidR="00C216DB" w:rsidRPr="00F20C48">
        <w:rPr>
          <w:rFonts w:ascii="Times New Roman" w:hAnsi="Times New Roman" w:cs="Times New Roman"/>
          <w:sz w:val="24"/>
          <w:szCs w:val="24"/>
          <w:lang w:val="en-US"/>
        </w:rPr>
        <w:t>were then</w:t>
      </w:r>
      <w:r w:rsidR="007F0657" w:rsidRPr="00F20C48">
        <w:rPr>
          <w:rFonts w:ascii="Times New Roman" w:hAnsi="Times New Roman" w:cs="Times New Roman"/>
          <w:sz w:val="24"/>
          <w:szCs w:val="24"/>
          <w:lang w:val="en-US"/>
        </w:rPr>
        <w:t xml:space="preserve"> converted to skeletal density</w:t>
      </w:r>
      <w:r w:rsidR="008E07F3">
        <w:rPr>
          <w:rFonts w:ascii="Times New Roman" w:hAnsi="Times New Roman" w:cs="Times New Roman"/>
          <w:sz w:val="24"/>
          <w:szCs w:val="24"/>
          <w:lang w:val="en-US"/>
        </w:rPr>
        <w:t xml:space="preserve"> </w:t>
      </w:r>
      <w:r w:rsidR="008E07F3" w:rsidRPr="00F20C48">
        <w:rPr>
          <w:rFonts w:ascii="Times New Roman" w:hAnsi="Times New Roman" w:cs="Times New Roman"/>
          <w:sz w:val="24"/>
          <w:szCs w:val="24"/>
          <w:lang w:val="en-US"/>
        </w:rPr>
        <w:fldChar w:fldCharType="begin" w:fldLock="1"/>
      </w:r>
      <w:r w:rsidR="008E07F3" w:rsidRPr="00F20C48">
        <w:rPr>
          <w:rFonts w:ascii="Times New Roman" w:hAnsi="Times New Roman" w:cs="Times New Roman"/>
          <w:sz w:val="24"/>
          <w:szCs w:val="24"/>
          <w:lang w:val="en-US"/>
        </w:rPr>
        <w:instrText xml:space="preserve"> ADDIN ZOTERO_ITEM CSL_CITATION {"citationID":"z4pDggY2","properties":{"formattedCitation":"(Lizcano-Sandoval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8E07F3" w:rsidRPr="00F20C48">
        <w:rPr>
          <w:rFonts w:ascii="Times New Roman" w:hAnsi="Times New Roman" w:cs="Times New Roman"/>
          <w:sz w:val="24"/>
          <w:szCs w:val="24"/>
          <w:lang w:val="en-US"/>
        </w:rPr>
        <w:fldChar w:fldCharType="separate"/>
      </w:r>
      <w:r w:rsidR="008E07F3" w:rsidRPr="00F20C48">
        <w:rPr>
          <w:rFonts w:ascii="Times New Roman" w:hAnsi="Times New Roman" w:cs="Times New Roman"/>
          <w:sz w:val="24"/>
          <w:lang w:val="en-US"/>
        </w:rPr>
        <w:t>(Lizcano-Sandoval et al. 2019)</w:t>
      </w:r>
      <w:r w:rsidR="008E07F3" w:rsidRPr="00F20C48">
        <w:rPr>
          <w:rFonts w:ascii="Times New Roman" w:hAnsi="Times New Roman" w:cs="Times New Roman"/>
          <w:sz w:val="24"/>
          <w:szCs w:val="24"/>
          <w:lang w:val="en-US"/>
        </w:rPr>
        <w:fldChar w:fldCharType="end"/>
      </w:r>
      <w:r w:rsidR="004A49F8" w:rsidRPr="00F20C48">
        <w:rPr>
          <w:rFonts w:ascii="Times New Roman" w:hAnsi="Times New Roman" w:cs="Times New Roman"/>
          <w:sz w:val="24"/>
          <w:szCs w:val="24"/>
          <w:lang w:val="en-US"/>
        </w:rPr>
        <w:t>.</w:t>
      </w:r>
      <w:r w:rsidR="00F60F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The</w:t>
      </w:r>
      <w:r w:rsidR="00F60F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 xml:space="preserve">CT-scan </w:t>
      </w:r>
      <w:r w:rsidR="00F60FF8" w:rsidRPr="00F20C48">
        <w:rPr>
          <w:rFonts w:ascii="Times New Roman" w:hAnsi="Times New Roman" w:cs="Times New Roman"/>
          <w:sz w:val="24"/>
          <w:szCs w:val="24"/>
          <w:lang w:val="en-US"/>
        </w:rPr>
        <w:t xml:space="preserve">images were visualized and analyzed using </w:t>
      </w:r>
      <w:proofErr w:type="spellStart"/>
      <w:r w:rsidR="00F60FF8" w:rsidRPr="00F20C48">
        <w:rPr>
          <w:rFonts w:ascii="Times New Roman" w:hAnsi="Times New Roman" w:cs="Times New Roman"/>
          <w:sz w:val="24"/>
          <w:szCs w:val="24"/>
          <w:lang w:val="en-US"/>
        </w:rPr>
        <w:t>RadiAnt</w:t>
      </w:r>
      <w:proofErr w:type="spellEnd"/>
      <w:r w:rsidR="00F60FF8" w:rsidRPr="00F20C48">
        <w:rPr>
          <w:rFonts w:ascii="Times New Roman" w:hAnsi="Times New Roman" w:cs="Times New Roman"/>
          <w:sz w:val="24"/>
          <w:szCs w:val="24"/>
          <w:lang w:val="en-US"/>
        </w:rPr>
        <w:t xml:space="preserve"> DICOM Viewer 4.0.</w:t>
      </w:r>
    </w:p>
    <w:p w14:paraId="60D31614" w14:textId="284D70DE" w:rsidR="0033479D" w:rsidRPr="00F20C48" w:rsidRDefault="0082687C"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annual</w:t>
      </w:r>
      <w:r w:rsidR="005A70D6" w:rsidRPr="00F20C48">
        <w:rPr>
          <w:rFonts w:ascii="Times New Roman" w:hAnsi="Times New Roman" w:cs="Times New Roman"/>
          <w:sz w:val="24"/>
          <w:szCs w:val="24"/>
          <w:lang w:val="en-US"/>
        </w:rPr>
        <w:t xml:space="preserve"> skeletal density pattern</w:t>
      </w:r>
      <w:r w:rsidR="00E914C1" w:rsidRPr="00F20C48">
        <w:rPr>
          <w:rFonts w:ascii="Times New Roman" w:hAnsi="Times New Roman" w:cs="Times New Roman"/>
          <w:sz w:val="24"/>
          <w:szCs w:val="24"/>
          <w:lang w:val="en-US"/>
        </w:rPr>
        <w:t xml:space="preserve"> (Fig. 4)</w:t>
      </w:r>
      <w:r w:rsidR="005A70D6" w:rsidRPr="00F20C48">
        <w:rPr>
          <w:rFonts w:ascii="Times New Roman" w:hAnsi="Times New Roman" w:cs="Times New Roman"/>
          <w:sz w:val="24"/>
          <w:szCs w:val="24"/>
          <w:lang w:val="en-US"/>
        </w:rPr>
        <w:t xml:space="preserve"> for </w:t>
      </w:r>
      <w:proofErr w:type="spellStart"/>
      <w:r w:rsidR="005A70D6" w:rsidRPr="00F20C48">
        <w:rPr>
          <w:rFonts w:ascii="Times New Roman" w:hAnsi="Times New Roman" w:cs="Times New Roman"/>
          <w:sz w:val="24"/>
          <w:szCs w:val="24"/>
          <w:lang w:val="en-US"/>
        </w:rPr>
        <w:t>orbicellid</w:t>
      </w:r>
      <w:proofErr w:type="spellEnd"/>
      <w:r w:rsidR="00D70337" w:rsidRPr="00F20C48">
        <w:rPr>
          <w:rFonts w:ascii="Times New Roman" w:hAnsi="Times New Roman" w:cs="Times New Roman"/>
          <w:sz w:val="24"/>
          <w:szCs w:val="24"/>
          <w:lang w:val="en-US"/>
        </w:rPr>
        <w:t xml:space="preserve"> </w:t>
      </w:r>
      <w:r w:rsidR="005A70D6" w:rsidRPr="00F20C48">
        <w:rPr>
          <w:rFonts w:ascii="Times New Roman" w:hAnsi="Times New Roman" w:cs="Times New Roman"/>
          <w:sz w:val="24"/>
          <w:szCs w:val="24"/>
          <w:lang w:val="en-US"/>
        </w:rPr>
        <w:t>corals</w:t>
      </w:r>
      <w:r w:rsidR="004634DE" w:rsidRPr="00F20C48">
        <w:rPr>
          <w:rFonts w:ascii="Times New Roman" w:hAnsi="Times New Roman" w:cs="Times New Roman"/>
          <w:sz w:val="24"/>
          <w:szCs w:val="24"/>
          <w:lang w:val="en-US"/>
        </w:rPr>
        <w:t xml:space="preserve"> </w:t>
      </w:r>
      <w:r w:rsidR="005A70D6" w:rsidRPr="00F20C48">
        <w:rPr>
          <w:rFonts w:ascii="Times New Roman" w:hAnsi="Times New Roman" w:cs="Times New Roman"/>
          <w:sz w:val="24"/>
          <w:szCs w:val="24"/>
          <w:lang w:val="en-US"/>
        </w:rPr>
        <w:t xml:space="preserve">is </w:t>
      </w:r>
      <w:r w:rsidR="00C216DB" w:rsidRPr="00F20C48">
        <w:rPr>
          <w:rFonts w:ascii="Times New Roman" w:hAnsi="Times New Roman" w:cs="Times New Roman"/>
          <w:sz w:val="24"/>
          <w:szCs w:val="24"/>
          <w:lang w:val="en-US"/>
        </w:rPr>
        <w:t>characterized by</w:t>
      </w:r>
      <w:r w:rsidRPr="00F20C48">
        <w:rPr>
          <w:rFonts w:ascii="Times New Roman" w:hAnsi="Times New Roman" w:cs="Times New Roman"/>
          <w:sz w:val="24"/>
          <w:szCs w:val="24"/>
          <w:lang w:val="en-US"/>
        </w:rPr>
        <w:t xml:space="preserve"> a</w:t>
      </w:r>
      <w:r w:rsidR="005A70D6" w:rsidRPr="00F20C48">
        <w:rPr>
          <w:rFonts w:ascii="Times New Roman" w:hAnsi="Times New Roman" w:cs="Times New Roman"/>
          <w:sz w:val="24"/>
          <w:szCs w:val="24"/>
          <w:lang w:val="en-US"/>
        </w:rPr>
        <w:t xml:space="preserve"> high</w:t>
      </w:r>
      <w:r w:rsidR="00C216DB"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density</w:t>
      </w:r>
      <w:r w:rsidR="00DA2EA1" w:rsidRPr="00F20C48">
        <w:rPr>
          <w:rFonts w:ascii="Times New Roman" w:hAnsi="Times New Roman" w:cs="Times New Roman"/>
          <w:sz w:val="24"/>
          <w:szCs w:val="24"/>
          <w:lang w:val="en-US"/>
        </w:rPr>
        <w:t xml:space="preserve"> band formed during the warm season</w:t>
      </w:r>
      <w:r w:rsidR="005A70D6" w:rsidRPr="00F20C48">
        <w:rPr>
          <w:rFonts w:ascii="Times New Roman" w:hAnsi="Times New Roman" w:cs="Times New Roman"/>
          <w:sz w:val="24"/>
          <w:szCs w:val="24"/>
          <w:lang w:val="en-US"/>
        </w:rPr>
        <w:t xml:space="preserve"> and a low</w:t>
      </w:r>
      <w:r w:rsidR="00C216DB"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de</w:t>
      </w:r>
      <w:r w:rsidR="00DA2EA1" w:rsidRPr="00F20C48">
        <w:rPr>
          <w:rFonts w:ascii="Times New Roman" w:hAnsi="Times New Roman" w:cs="Times New Roman"/>
          <w:sz w:val="24"/>
          <w:szCs w:val="24"/>
          <w:lang w:val="en-US"/>
        </w:rPr>
        <w:t>nsity band formed during the co</w:t>
      </w:r>
      <w:r w:rsidR="005A70D6" w:rsidRPr="00F20C48">
        <w:rPr>
          <w:rFonts w:ascii="Times New Roman" w:hAnsi="Times New Roman" w:cs="Times New Roman"/>
          <w:sz w:val="24"/>
          <w:szCs w:val="24"/>
          <w:lang w:val="en-US"/>
        </w:rPr>
        <w:t>l</w:t>
      </w:r>
      <w:r w:rsidR="00DA2EA1" w:rsidRPr="00F20C48">
        <w:rPr>
          <w:rFonts w:ascii="Times New Roman" w:hAnsi="Times New Roman" w:cs="Times New Roman"/>
          <w:sz w:val="24"/>
          <w:szCs w:val="24"/>
          <w:lang w:val="en-US"/>
        </w:rPr>
        <w:t>d</w:t>
      </w:r>
      <w:r w:rsidR="005A70D6" w:rsidRPr="00F20C48">
        <w:rPr>
          <w:rFonts w:ascii="Times New Roman" w:hAnsi="Times New Roman" w:cs="Times New Roman"/>
          <w:sz w:val="24"/>
          <w:szCs w:val="24"/>
          <w:lang w:val="en-US"/>
        </w:rPr>
        <w:t xml:space="preserve"> season </w:t>
      </w:r>
      <w:r w:rsidR="00D70337" w:rsidRPr="00F20C48">
        <w:rPr>
          <w:rFonts w:ascii="Times New Roman" w:hAnsi="Times New Roman" w:cs="Times New Roman"/>
          <w:sz w:val="24"/>
          <w:szCs w:val="24"/>
          <w:lang w:val="en-US"/>
        </w:rPr>
        <w:fldChar w:fldCharType="begin" w:fldLock="1"/>
      </w:r>
      <w:r w:rsidR="008B1834" w:rsidRPr="00F20C48">
        <w:rPr>
          <w:rFonts w:ascii="Times New Roman" w:hAnsi="Times New Roman" w:cs="Times New Roman"/>
          <w:sz w:val="24"/>
          <w:szCs w:val="24"/>
          <w:lang w:val="en-US"/>
        </w:rPr>
        <w:instrText xml:space="preserve"> ADDIN ZOTERO_ITEM CSL_CITATION {"citationID":"7FbE7kyc","properties":{"formattedCitation":"(Carricart-Ganivet et al. 2000; Carricart-Ganivet 2004)","plainCitation":"(Carricart-Ganivet et al. 2000; Carricart-Ganivet 2004)","noteIndex":0},"citationItems":[{"id":249,"uris":["http://www.mendeley.com/documents/?uuid=6e5a030c-5e45-4205-a6f2-8df6b602818d","http://zotero.org/users/9344658/items/265KPNX3"],"itemData":{"id":249,"type":"article-journal","abstract":"Growth parameters (skeletal extension, density, and calcification rate) were determined using annual growth bands along 12 slabs of skeletons of the reef building coral Montastraea annularis, collected at 1.5 m depth in Puerto Morelos and at 10 m depth in Xahuayxol, in the Mexican Caribbean. X-radiography contact prints revealed that the high-density annual growth band is formed during summer, possibly between July and September, when the sea water temperatures are highest in the Mexican Caribbean. Skel- etal extension, density and calcification rates obtained were within the range of values presented by other authors for M. annularis in different reefs distributed throughout the Atlantic Ocean. Only slight trends could be identified for the time span represented by the slabs (1980–1995) for the three parameters, suggesting that the environmental condi- tions have been quite similar for the past 1.5 decades. Using the available environmental data, it seems that, at least, water temperatures have been similar for the period of time studied in the two reef zones. In addition, the observed relationships among the growth parameters were similar to those previously described by other authors. An alternative to the more expensive density measurement procedures is described and discussed.","container-title":"Bulletin of Marine Science","issue":"1","journalAbbreviation":"Bull. Mar. Sci.","note":"Citation Key: Carricart-Ganivet2000","page":"215-224","title":"Skeletal extension, density and calcification rate of the reef building coral &lt;i&gt;Montastraea annularis&lt;/i&gt; (Ellis and Solander) in the Mexican Caribbean","volume":"66","author":[{"family":"Carricart-Ganivet","given":"Juan P."},{"family":"Beltrán-Torres","given":"Aurora U."},{"family":"Merino","given":"Martín"},{"family":"Ruiz-Zárate","given":"Miguel A."}],"issued":{"date-parts":[["2000"]]}}},{"id":4354,"uris":["http://zotero.org/users/9344658/items/F2E7SCBY"],"itemData":{"id":4354,"type":"article-journal","abstract":"Relationships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reserved.","container-title":"Journal of Experimental Marine Biology and Ecology","DOI":"10.1016/j.jembe.2003.10.015","ISSN":"00220981","issue":"2","journalAbbreviation":"J. Exp. Mar. Biol. Ecol.","note":"PMID: 2120\nCitation Key: Carricart-Ganivet2004\nISBN: 0022-0981","page":"249-260","title":"Sea surface temperature and the growth of the West Atlantic reef-building coral &lt;i&gt;Montastraea annularis&lt;/i&gt;","volume":"302","author":[{"family":"Carricart-Ganivet","given":"Juan P."}],"issued":{"date-parts":[["2004"]]}}}],"schema":"https://github.com/citation-style-language/schema/raw/master/csl-citation.json"} </w:instrText>
      </w:r>
      <w:r w:rsidR="00D70337" w:rsidRPr="00F20C48">
        <w:rPr>
          <w:rFonts w:ascii="Times New Roman" w:hAnsi="Times New Roman" w:cs="Times New Roman"/>
          <w:sz w:val="24"/>
          <w:szCs w:val="24"/>
          <w:lang w:val="en-US"/>
        </w:rPr>
        <w:fldChar w:fldCharType="separate"/>
      </w:r>
      <w:r w:rsidR="00E7591E" w:rsidRPr="00F20C48">
        <w:rPr>
          <w:rFonts w:ascii="Times New Roman" w:hAnsi="Times New Roman" w:cs="Times New Roman"/>
          <w:sz w:val="24"/>
          <w:lang w:val="en-US"/>
        </w:rPr>
        <w:t>(Carricart-Ganivet et al. 2000; Carricart-Ganivet 2004)</w:t>
      </w:r>
      <w:r w:rsidR="00D70337" w:rsidRPr="00F20C48">
        <w:rPr>
          <w:rFonts w:ascii="Times New Roman" w:hAnsi="Times New Roman" w:cs="Times New Roman"/>
          <w:sz w:val="24"/>
          <w:szCs w:val="24"/>
          <w:lang w:val="en-US"/>
        </w:rPr>
        <w:fldChar w:fldCharType="end"/>
      </w:r>
      <w:r w:rsidR="005A70D6" w:rsidRPr="00F20C48">
        <w:rPr>
          <w:rFonts w:ascii="Times New Roman" w:hAnsi="Times New Roman" w:cs="Times New Roman"/>
          <w:sz w:val="24"/>
          <w:szCs w:val="24"/>
          <w:lang w:val="en-US"/>
        </w:rPr>
        <w:t>.</w:t>
      </w:r>
      <w:r w:rsidR="00F1474E" w:rsidRPr="00F20C48">
        <w:rPr>
          <w:rFonts w:ascii="Times New Roman" w:hAnsi="Times New Roman" w:cs="Times New Roman"/>
          <w:sz w:val="24"/>
          <w:szCs w:val="24"/>
          <w:lang w:val="en-US"/>
        </w:rPr>
        <w:t xml:space="preserve"> </w:t>
      </w:r>
      <w:commentRangeStart w:id="132"/>
      <w:commentRangeStart w:id="133"/>
      <w:r w:rsidR="00F1474E" w:rsidRPr="00F20C48">
        <w:rPr>
          <w:rFonts w:ascii="Times New Roman" w:hAnsi="Times New Roman" w:cs="Times New Roman"/>
          <w:sz w:val="24"/>
          <w:szCs w:val="24"/>
          <w:lang w:val="en-US"/>
        </w:rPr>
        <w:t xml:space="preserve">The highest and lowest density peaks along the coral skeleton of the collected specimens </w:t>
      </w:r>
      <w:r w:rsidR="00C216DB" w:rsidRPr="00F20C48">
        <w:rPr>
          <w:rFonts w:ascii="Times New Roman" w:hAnsi="Times New Roman" w:cs="Times New Roman"/>
          <w:sz w:val="24"/>
          <w:szCs w:val="24"/>
          <w:lang w:val="en-US"/>
        </w:rPr>
        <w:t xml:space="preserve">corresponded </w:t>
      </w:r>
      <w:r w:rsidR="005F0C24" w:rsidRPr="00F20C48">
        <w:rPr>
          <w:rFonts w:ascii="Times New Roman" w:hAnsi="Times New Roman" w:cs="Times New Roman"/>
          <w:sz w:val="24"/>
          <w:szCs w:val="24"/>
          <w:lang w:val="en-US"/>
        </w:rPr>
        <w:t>to</w:t>
      </w:r>
      <w:r w:rsidR="002D71B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late</w:t>
      </w:r>
      <w:r w:rsidR="002D71B5" w:rsidRPr="00F20C48">
        <w:rPr>
          <w:rFonts w:ascii="Times New Roman" w:hAnsi="Times New Roman" w:cs="Times New Roman"/>
          <w:sz w:val="24"/>
          <w:szCs w:val="24"/>
          <w:lang w:val="en-US"/>
        </w:rPr>
        <w:t xml:space="preserve"> June</w:t>
      </w:r>
      <w:r w:rsidR="005F0C24" w:rsidRPr="00F20C48">
        <w:rPr>
          <w:rFonts w:ascii="Times New Roman" w:hAnsi="Times New Roman" w:cs="Times New Roman"/>
          <w:sz w:val="24"/>
          <w:szCs w:val="24"/>
          <w:lang w:val="en-US"/>
        </w:rPr>
        <w:t xml:space="preserve"> and February, respectively, </w:t>
      </w:r>
      <w:r w:rsidR="00C216DB" w:rsidRPr="00F20C48">
        <w:rPr>
          <w:rFonts w:ascii="Times New Roman" w:hAnsi="Times New Roman" w:cs="Times New Roman"/>
          <w:sz w:val="24"/>
          <w:szCs w:val="24"/>
          <w:lang w:val="en-US"/>
        </w:rPr>
        <w:t>consistent with</w:t>
      </w:r>
      <w:r w:rsidR="00BD28C3" w:rsidRPr="00F20C48">
        <w:rPr>
          <w:rFonts w:ascii="Times New Roman" w:hAnsi="Times New Roman" w:cs="Times New Roman"/>
          <w:sz w:val="24"/>
          <w:szCs w:val="24"/>
          <w:lang w:val="en-US"/>
        </w:rPr>
        <w:t xml:space="preserve"> the climatology </w:t>
      </w:r>
      <w:r w:rsidR="00C216DB" w:rsidRPr="00F20C48">
        <w:rPr>
          <w:rFonts w:ascii="Times New Roman" w:hAnsi="Times New Roman" w:cs="Times New Roman"/>
          <w:sz w:val="24"/>
          <w:szCs w:val="24"/>
          <w:lang w:val="en-US"/>
        </w:rPr>
        <w:t>of</w:t>
      </w:r>
      <w:r w:rsidR="00BD28C3" w:rsidRPr="00F20C48">
        <w:rPr>
          <w:rFonts w:ascii="Times New Roman" w:hAnsi="Times New Roman" w:cs="Times New Roman"/>
          <w:sz w:val="24"/>
          <w:szCs w:val="24"/>
          <w:lang w:val="en-US"/>
        </w:rPr>
        <w:t xml:space="preserve"> Cartagena Bay</w:t>
      </w:r>
      <w:commentRangeEnd w:id="132"/>
      <w:r w:rsidR="00F563EE">
        <w:rPr>
          <w:rStyle w:val="Refdecomentario"/>
        </w:rPr>
        <w:commentReference w:id="132"/>
      </w:r>
      <w:commentRangeEnd w:id="133"/>
      <w:r w:rsidR="00B7403A">
        <w:rPr>
          <w:rStyle w:val="Refdecomentario"/>
        </w:rPr>
        <w:commentReference w:id="133"/>
      </w:r>
      <w:r w:rsidR="00BD28C3" w:rsidRPr="00F20C48">
        <w:rPr>
          <w:rFonts w:ascii="Times New Roman" w:hAnsi="Times New Roman" w:cs="Times New Roman"/>
          <w:sz w:val="24"/>
          <w:szCs w:val="24"/>
          <w:lang w:val="en-US"/>
        </w:rPr>
        <w:t xml:space="preserve"> (Fig. 3). </w:t>
      </w:r>
      <w:r w:rsidR="001F63C0" w:rsidRPr="00F20C48">
        <w:rPr>
          <w:rFonts w:ascii="Times New Roman" w:hAnsi="Times New Roman" w:cs="Times New Roman"/>
          <w:sz w:val="24"/>
          <w:szCs w:val="24"/>
          <w:lang w:val="en-US"/>
        </w:rPr>
        <w:t>For both CT-scan and X-ray images, c</w:t>
      </w:r>
      <w:r w:rsidR="00525EFB" w:rsidRPr="00F20C48">
        <w:rPr>
          <w:rFonts w:ascii="Times New Roman" w:hAnsi="Times New Roman" w:cs="Times New Roman"/>
          <w:sz w:val="24"/>
          <w:szCs w:val="24"/>
          <w:lang w:val="en-US"/>
        </w:rPr>
        <w:t xml:space="preserve">oral years were counted </w:t>
      </w:r>
      <w:commentRangeStart w:id="134"/>
      <w:r w:rsidR="00525EFB" w:rsidRPr="00F20C48">
        <w:rPr>
          <w:rFonts w:ascii="Times New Roman" w:hAnsi="Times New Roman" w:cs="Times New Roman"/>
          <w:sz w:val="24"/>
          <w:szCs w:val="24"/>
          <w:lang w:val="en-US"/>
        </w:rPr>
        <w:t>retrospectively</w:t>
      </w:r>
      <w:commentRangeEnd w:id="134"/>
      <w:r w:rsidR="006A488D">
        <w:rPr>
          <w:rStyle w:val="Refdecomentario"/>
        </w:rPr>
        <w:commentReference w:id="134"/>
      </w:r>
      <w:r w:rsidR="00525EFB"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S</w:t>
      </w:r>
      <w:r w:rsidR="00430682" w:rsidRPr="00F20C48">
        <w:rPr>
          <w:rFonts w:ascii="Times New Roman" w:hAnsi="Times New Roman" w:cs="Times New Roman"/>
          <w:sz w:val="24"/>
          <w:szCs w:val="24"/>
          <w:lang w:val="en-US"/>
        </w:rPr>
        <w:t>keletal density (g cm</w:t>
      </w:r>
      <w:r w:rsidR="00430682" w:rsidRPr="00F20C48">
        <w:rPr>
          <w:rFonts w:ascii="Times New Roman" w:hAnsi="Times New Roman" w:cs="Times New Roman"/>
          <w:sz w:val="24"/>
          <w:szCs w:val="24"/>
          <w:vertAlign w:val="superscript"/>
          <w:lang w:val="en-US"/>
        </w:rPr>
        <w:t>-3</w:t>
      </w:r>
      <w:r w:rsidR="00430682" w:rsidRPr="00F20C48">
        <w:rPr>
          <w:rFonts w:ascii="Times New Roman" w:hAnsi="Times New Roman" w:cs="Times New Roman"/>
          <w:sz w:val="24"/>
          <w:szCs w:val="24"/>
          <w:lang w:val="en-US"/>
        </w:rPr>
        <w:t>), linear extension (cm yr</w:t>
      </w:r>
      <w:r w:rsidR="00430682" w:rsidRPr="00F20C48">
        <w:rPr>
          <w:rFonts w:ascii="Times New Roman" w:hAnsi="Times New Roman" w:cs="Times New Roman"/>
          <w:sz w:val="24"/>
          <w:szCs w:val="24"/>
          <w:vertAlign w:val="superscript"/>
          <w:lang w:val="en-US"/>
        </w:rPr>
        <w:t>-1</w:t>
      </w:r>
      <w:r w:rsidR="00430682" w:rsidRPr="00F20C48">
        <w:rPr>
          <w:rFonts w:ascii="Times New Roman" w:hAnsi="Times New Roman" w:cs="Times New Roman"/>
          <w:sz w:val="24"/>
          <w:szCs w:val="24"/>
          <w:lang w:val="en-US"/>
        </w:rPr>
        <w:t>)</w:t>
      </w:r>
      <w:r w:rsidR="006A488D">
        <w:rPr>
          <w:rFonts w:ascii="Times New Roman" w:hAnsi="Times New Roman" w:cs="Times New Roman"/>
          <w:sz w:val="24"/>
          <w:szCs w:val="24"/>
          <w:lang w:val="en-US"/>
        </w:rPr>
        <w:t>,</w:t>
      </w:r>
      <w:r w:rsidR="00430682" w:rsidRPr="00F20C48">
        <w:rPr>
          <w:rFonts w:ascii="Times New Roman" w:hAnsi="Times New Roman" w:cs="Times New Roman"/>
          <w:sz w:val="24"/>
          <w:szCs w:val="24"/>
          <w:lang w:val="en-US"/>
        </w:rPr>
        <w:t xml:space="preserve"> and calcification rates (g cm</w:t>
      </w:r>
      <w:r w:rsidR="00430682" w:rsidRPr="00F20C48">
        <w:rPr>
          <w:rFonts w:ascii="Times New Roman" w:hAnsi="Times New Roman" w:cs="Times New Roman"/>
          <w:sz w:val="24"/>
          <w:szCs w:val="24"/>
          <w:vertAlign w:val="superscript"/>
          <w:lang w:val="en-US"/>
        </w:rPr>
        <w:t>-2</w:t>
      </w:r>
      <w:r w:rsidR="00430682" w:rsidRPr="00F20C48">
        <w:rPr>
          <w:rFonts w:ascii="Times New Roman" w:hAnsi="Times New Roman" w:cs="Times New Roman"/>
          <w:sz w:val="24"/>
          <w:szCs w:val="24"/>
          <w:lang w:val="en-US"/>
        </w:rPr>
        <w:t xml:space="preserve"> yr</w:t>
      </w:r>
      <w:r w:rsidR="00430682" w:rsidRPr="00F20C48">
        <w:rPr>
          <w:rFonts w:ascii="Times New Roman" w:hAnsi="Times New Roman" w:cs="Times New Roman"/>
          <w:sz w:val="24"/>
          <w:szCs w:val="24"/>
          <w:vertAlign w:val="superscript"/>
          <w:lang w:val="en-US"/>
        </w:rPr>
        <w:t>-1</w:t>
      </w:r>
      <w:r w:rsidR="00191AA2" w:rsidRPr="00F20C48">
        <w:rPr>
          <w:rFonts w:ascii="Times New Roman" w:hAnsi="Times New Roman" w:cs="Times New Roman"/>
          <w:sz w:val="24"/>
          <w:szCs w:val="24"/>
          <w:lang w:val="en-US"/>
        </w:rPr>
        <w:t xml:space="preserve">) were estimated </w:t>
      </w:r>
      <w:r w:rsidR="00AA7917" w:rsidRPr="00F20C48">
        <w:rPr>
          <w:rFonts w:ascii="Times New Roman" w:hAnsi="Times New Roman" w:cs="Times New Roman"/>
          <w:sz w:val="24"/>
          <w:szCs w:val="24"/>
          <w:lang w:val="en-US"/>
        </w:rPr>
        <w:t>annually</w:t>
      </w:r>
      <w:r w:rsidR="00191AA2" w:rsidRPr="00F20C48">
        <w:rPr>
          <w:rFonts w:ascii="Times New Roman" w:hAnsi="Times New Roman" w:cs="Times New Roman"/>
          <w:sz w:val="24"/>
          <w:szCs w:val="24"/>
          <w:lang w:val="en-US"/>
        </w:rPr>
        <w:t>.</w:t>
      </w:r>
      <w:r w:rsidR="00732F1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L</w:t>
      </w:r>
      <w:r w:rsidR="002D71B5" w:rsidRPr="00F20C48">
        <w:rPr>
          <w:rFonts w:ascii="Times New Roman" w:hAnsi="Times New Roman" w:cs="Times New Roman"/>
          <w:sz w:val="24"/>
          <w:szCs w:val="24"/>
          <w:lang w:val="en-US"/>
        </w:rPr>
        <w:t xml:space="preserve">inear extension was calculated </w:t>
      </w:r>
      <w:r w:rsidR="003507CF" w:rsidRPr="00F20C48">
        <w:rPr>
          <w:rFonts w:ascii="Times New Roman" w:hAnsi="Times New Roman" w:cs="Times New Roman"/>
          <w:sz w:val="24"/>
          <w:szCs w:val="24"/>
          <w:lang w:val="en-US"/>
        </w:rPr>
        <w:t>from early January to late December</w:t>
      </w:r>
      <w:r w:rsidR="002D71B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of </w:t>
      </w:r>
      <w:r w:rsidR="003507CF" w:rsidRPr="00F20C48">
        <w:rPr>
          <w:rFonts w:ascii="Times New Roman" w:hAnsi="Times New Roman" w:cs="Times New Roman"/>
          <w:sz w:val="24"/>
          <w:szCs w:val="24"/>
          <w:lang w:val="en-US"/>
        </w:rPr>
        <w:t>each year</w:t>
      </w:r>
      <w:r w:rsidR="00C216DB" w:rsidRPr="00F20C48">
        <w:rPr>
          <w:rFonts w:ascii="Times New Roman" w:hAnsi="Times New Roman" w:cs="Times New Roman"/>
          <w:sz w:val="24"/>
          <w:szCs w:val="24"/>
          <w:lang w:val="en-US"/>
        </w:rPr>
        <w:t>, while</w:t>
      </w:r>
      <w:r w:rsidR="003507CF"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c</w:t>
      </w:r>
      <w:r w:rsidRPr="00F20C48">
        <w:rPr>
          <w:rFonts w:ascii="Times New Roman" w:hAnsi="Times New Roman" w:cs="Times New Roman"/>
          <w:sz w:val="24"/>
          <w:szCs w:val="24"/>
          <w:lang w:val="en-US"/>
        </w:rPr>
        <w:t xml:space="preserve">alcification </w:t>
      </w:r>
      <w:r w:rsidR="002D71B5" w:rsidRPr="00F20C48">
        <w:rPr>
          <w:rFonts w:ascii="Times New Roman" w:hAnsi="Times New Roman" w:cs="Times New Roman"/>
          <w:sz w:val="24"/>
          <w:szCs w:val="24"/>
          <w:lang w:val="en-US"/>
        </w:rPr>
        <w:t>was</w:t>
      </w:r>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determined</w:t>
      </w:r>
      <w:r w:rsidRPr="00F20C48">
        <w:rPr>
          <w:rFonts w:ascii="Times New Roman" w:hAnsi="Times New Roman" w:cs="Times New Roman"/>
          <w:sz w:val="24"/>
          <w:szCs w:val="24"/>
          <w:lang w:val="en-US"/>
        </w:rPr>
        <w:t xml:space="preserve"> as the product of skeletal</w:t>
      </w:r>
      <w:r w:rsidR="003507CF" w:rsidRPr="00F20C48">
        <w:rPr>
          <w:rFonts w:ascii="Times New Roman" w:hAnsi="Times New Roman" w:cs="Times New Roman"/>
          <w:sz w:val="24"/>
          <w:szCs w:val="24"/>
          <w:lang w:val="en-US"/>
        </w:rPr>
        <w:t xml:space="preserve"> density</w:t>
      </w:r>
      <w:r w:rsidRPr="00F20C48">
        <w:rPr>
          <w:rFonts w:ascii="Times New Roman" w:hAnsi="Times New Roman" w:cs="Times New Roman"/>
          <w:sz w:val="24"/>
          <w:szCs w:val="24"/>
          <w:lang w:val="en-US"/>
        </w:rPr>
        <w:t xml:space="preserve"> and linear extension. </w:t>
      </w:r>
    </w:p>
    <w:p w14:paraId="3862EB93" w14:textId="77777777" w:rsidR="001D4055" w:rsidRDefault="001D4055" w:rsidP="006765C6">
      <w:pPr>
        <w:spacing w:line="480" w:lineRule="auto"/>
        <w:rPr>
          <w:rFonts w:ascii="Arial" w:hAnsi="Arial" w:cs="Arial"/>
          <w:sz w:val="24"/>
          <w:szCs w:val="24"/>
          <w:lang w:val="en-US"/>
        </w:rPr>
      </w:pPr>
    </w:p>
    <w:p w14:paraId="73C6A185" w14:textId="77777777" w:rsidR="001D4055" w:rsidRPr="00C451E0" w:rsidRDefault="001D4055" w:rsidP="007242AD">
      <w:pPr>
        <w:jc w:val="center"/>
        <w:rPr>
          <w:rFonts w:ascii="Arial" w:hAnsi="Arial" w:cs="Arial"/>
          <w:lang w:val="en-US"/>
        </w:rPr>
      </w:pPr>
      <w:r>
        <w:rPr>
          <w:noProof/>
        </w:rPr>
        <w:lastRenderedPageBreak/>
        <w:drawing>
          <wp:inline distT="0" distB="0" distL="0" distR="0" wp14:anchorId="01D57ABE" wp14:editId="75D28491">
            <wp:extent cx="5612130" cy="1686560"/>
            <wp:effectExtent l="0" t="0" r="7620" b="8890"/>
            <wp:docPr id="11003527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1686560"/>
                    </a:xfrm>
                    <a:prstGeom prst="rect">
                      <a:avLst/>
                    </a:prstGeom>
                    <a:noFill/>
                    <a:ln>
                      <a:noFill/>
                    </a:ln>
                  </pic:spPr>
                </pic:pic>
              </a:graphicData>
            </a:graphic>
          </wp:inline>
        </w:drawing>
      </w:r>
    </w:p>
    <w:p w14:paraId="262F5B7C" w14:textId="4A9AE7AB"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Figure 4.</w:t>
      </w:r>
      <w:r w:rsidRPr="00F20C48">
        <w:rPr>
          <w:rFonts w:ascii="Times New Roman" w:hAnsi="Times New Roman" w:cs="Times New Roman"/>
          <w:lang w:val="en-US"/>
        </w:rPr>
        <w:t xml:space="preserve"> Coral growth band patterns along a</w:t>
      </w:r>
      <w:r w:rsidR="008406B8" w:rsidRPr="00F20C48">
        <w:rPr>
          <w:rFonts w:ascii="Times New Roman" w:hAnsi="Times New Roman" w:cs="Times New Roman"/>
          <w:lang w:val="en-US"/>
        </w:rPr>
        <w:t>n</w:t>
      </w:r>
      <w:r w:rsidRPr="00F20C48">
        <w:rPr>
          <w:rFonts w:ascii="Times New Roman" w:hAnsi="Times New Roman" w:cs="Times New Roman"/>
          <w:lang w:val="en-US"/>
        </w:rPr>
        <w:t xml:space="preserve"> </w:t>
      </w:r>
      <w:r w:rsidRPr="00F20C48">
        <w:rPr>
          <w:rFonts w:ascii="Times New Roman" w:hAnsi="Times New Roman" w:cs="Times New Roman"/>
          <w:i/>
          <w:lang w:val="en-US"/>
        </w:rPr>
        <w:t xml:space="preserve">O. </w:t>
      </w:r>
      <w:r w:rsidR="008406B8" w:rsidRPr="00F20C48">
        <w:rPr>
          <w:rFonts w:ascii="Times New Roman" w:hAnsi="Times New Roman" w:cs="Times New Roman"/>
          <w:i/>
          <w:lang w:val="en-US"/>
        </w:rPr>
        <w:t xml:space="preserve">faveolate </w:t>
      </w:r>
      <w:r w:rsidR="008406B8" w:rsidRPr="00F20C48">
        <w:rPr>
          <w:rFonts w:ascii="Times New Roman" w:hAnsi="Times New Roman" w:cs="Times New Roman"/>
          <w:iCs/>
          <w:lang w:val="en-US"/>
        </w:rPr>
        <w:t>core</w:t>
      </w:r>
      <w:r w:rsidRPr="00F20C48">
        <w:rPr>
          <w:rFonts w:ascii="Times New Roman" w:hAnsi="Times New Roman" w:cs="Times New Roman"/>
          <w:lang w:val="en-US"/>
        </w:rPr>
        <w:t xml:space="preserve">. </w:t>
      </w:r>
      <w:r w:rsidR="008406B8" w:rsidRPr="00F20C48">
        <w:rPr>
          <w:rFonts w:ascii="Times New Roman" w:hAnsi="Times New Roman" w:cs="Times New Roman"/>
          <w:lang w:val="en-US"/>
        </w:rPr>
        <w:t>The a</w:t>
      </w:r>
      <w:r w:rsidRPr="00F20C48">
        <w:rPr>
          <w:rFonts w:ascii="Times New Roman" w:hAnsi="Times New Roman" w:cs="Times New Roman"/>
          <w:lang w:val="en-US"/>
        </w:rPr>
        <w:t xml:space="preserve">nnual skeletal density is shown </w:t>
      </w:r>
      <w:r w:rsidR="008406B8" w:rsidRPr="00F20C48">
        <w:rPr>
          <w:rFonts w:ascii="Times New Roman" w:hAnsi="Times New Roman" w:cs="Times New Roman"/>
          <w:lang w:val="en-US"/>
        </w:rPr>
        <w:t>in grayscale (X-ray) as dark</w:t>
      </w:r>
      <w:r w:rsidRPr="00F20C48">
        <w:rPr>
          <w:rFonts w:ascii="Times New Roman" w:hAnsi="Times New Roman" w:cs="Times New Roman"/>
          <w:lang w:val="en-US"/>
        </w:rPr>
        <w:t xml:space="preserve"> (low density) and </w:t>
      </w:r>
      <w:r w:rsidR="008406B8" w:rsidRPr="00F20C48">
        <w:rPr>
          <w:rFonts w:ascii="Times New Roman" w:hAnsi="Times New Roman" w:cs="Times New Roman"/>
          <w:lang w:val="en-US"/>
        </w:rPr>
        <w:t>light</w:t>
      </w:r>
      <w:r w:rsidRPr="00F20C48">
        <w:rPr>
          <w:rFonts w:ascii="Times New Roman" w:hAnsi="Times New Roman" w:cs="Times New Roman"/>
          <w:lang w:val="en-US"/>
        </w:rPr>
        <w:t xml:space="preserve"> (high density) bands. Annual luminescent bands</w:t>
      </w:r>
      <w:r w:rsidR="008406B8" w:rsidRPr="00F20C48">
        <w:rPr>
          <w:rFonts w:ascii="Times New Roman" w:hAnsi="Times New Roman" w:cs="Times New Roman"/>
          <w:lang w:val="en-US"/>
        </w:rPr>
        <w:t>, visible</w:t>
      </w:r>
      <w:r w:rsidRPr="00F20C48">
        <w:rPr>
          <w:rFonts w:ascii="Times New Roman" w:hAnsi="Times New Roman" w:cs="Times New Roman"/>
          <w:lang w:val="en-US"/>
        </w:rPr>
        <w:t xml:space="preserve"> under UV-A light</w:t>
      </w:r>
      <w:r w:rsidR="008406B8" w:rsidRPr="00F20C48">
        <w:rPr>
          <w:rFonts w:ascii="Times New Roman" w:hAnsi="Times New Roman" w:cs="Times New Roman"/>
          <w:lang w:val="en-US"/>
        </w:rPr>
        <w:t>, show</w:t>
      </w:r>
      <w:r w:rsidRPr="00F20C48">
        <w:rPr>
          <w:rFonts w:ascii="Times New Roman" w:hAnsi="Times New Roman" w:cs="Times New Roman"/>
          <w:lang w:val="en-US"/>
        </w:rPr>
        <w:t xml:space="preserve"> </w:t>
      </w:r>
      <w:r w:rsidR="008406B8" w:rsidRPr="00F20C48">
        <w:rPr>
          <w:rFonts w:ascii="Times New Roman" w:hAnsi="Times New Roman" w:cs="Times New Roman"/>
          <w:lang w:val="en-US"/>
        </w:rPr>
        <w:t xml:space="preserve">bands of high and low </w:t>
      </w:r>
      <w:commentRangeStart w:id="135"/>
      <w:commentRangeStart w:id="136"/>
      <w:r w:rsidR="008406B8" w:rsidRPr="00F20C48">
        <w:rPr>
          <w:rFonts w:ascii="Times New Roman" w:hAnsi="Times New Roman" w:cs="Times New Roman"/>
          <w:lang w:val="en-US"/>
        </w:rPr>
        <w:t>intensity</w:t>
      </w:r>
      <w:commentRangeEnd w:id="135"/>
      <w:r w:rsidR="00AC6DCB">
        <w:rPr>
          <w:rStyle w:val="Refdecomentario"/>
        </w:rPr>
        <w:commentReference w:id="135"/>
      </w:r>
      <w:commentRangeEnd w:id="136"/>
      <w:r w:rsidR="00B7403A">
        <w:rPr>
          <w:rStyle w:val="Refdecomentario"/>
        </w:rPr>
        <w:commentReference w:id="136"/>
      </w:r>
      <w:r w:rsidR="008406B8" w:rsidRPr="00F20C48">
        <w:rPr>
          <w:rFonts w:ascii="Times New Roman" w:hAnsi="Times New Roman" w:cs="Times New Roman"/>
          <w:lang w:val="en-US"/>
        </w:rPr>
        <w:t>.</w:t>
      </w:r>
    </w:p>
    <w:p w14:paraId="797B1167" w14:textId="77777777" w:rsidR="001D4055" w:rsidRPr="00F20C48" w:rsidRDefault="001D4055" w:rsidP="006765C6">
      <w:pPr>
        <w:spacing w:line="480" w:lineRule="auto"/>
        <w:rPr>
          <w:rFonts w:ascii="Times New Roman" w:hAnsi="Times New Roman" w:cs="Times New Roman"/>
          <w:sz w:val="24"/>
          <w:szCs w:val="24"/>
          <w:lang w:val="en-US"/>
        </w:rPr>
      </w:pPr>
    </w:p>
    <w:p w14:paraId="0DA33682" w14:textId="77777777" w:rsidR="006F4AA9" w:rsidRDefault="00C216DB"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Since the</w:t>
      </w:r>
      <w:r w:rsidR="003507CF" w:rsidRPr="00F20C48">
        <w:rPr>
          <w:rFonts w:ascii="Times New Roman" w:hAnsi="Times New Roman" w:cs="Times New Roman"/>
          <w:sz w:val="24"/>
          <w:szCs w:val="24"/>
          <w:lang w:val="en-US"/>
        </w:rPr>
        <w:t xml:space="preserve"> aragonite standards </w:t>
      </w:r>
      <w:r w:rsidRPr="00F20C48">
        <w:rPr>
          <w:rFonts w:ascii="Times New Roman" w:hAnsi="Times New Roman" w:cs="Times New Roman"/>
          <w:sz w:val="24"/>
          <w:szCs w:val="24"/>
          <w:lang w:val="en-US"/>
        </w:rPr>
        <w:t xml:space="preserve">used </w:t>
      </w:r>
      <w:r w:rsidR="003507CF" w:rsidRPr="00F20C48">
        <w:rPr>
          <w:rFonts w:ascii="Times New Roman" w:hAnsi="Times New Roman" w:cs="Times New Roman"/>
          <w:sz w:val="24"/>
          <w:szCs w:val="24"/>
          <w:lang w:val="en-US"/>
        </w:rPr>
        <w:t>for estimating coral skeletal density</w:t>
      </w:r>
      <w:r w:rsidRPr="00F20C48">
        <w:rPr>
          <w:rFonts w:ascii="Times New Roman" w:hAnsi="Times New Roman" w:cs="Times New Roman"/>
          <w:sz w:val="24"/>
          <w:szCs w:val="24"/>
          <w:lang w:val="en-US"/>
        </w:rPr>
        <w:t xml:space="preserve"> in both X-ray and CT-scan methods</w:t>
      </w:r>
      <w:r w:rsidR="00544C9F" w:rsidRPr="00F20C48">
        <w:rPr>
          <w:rFonts w:ascii="Times New Roman" w:hAnsi="Times New Roman" w:cs="Times New Roman"/>
          <w:sz w:val="24"/>
          <w:szCs w:val="24"/>
          <w:lang w:val="en-US"/>
        </w:rPr>
        <w:t xml:space="preserve"> </w:t>
      </w:r>
      <w:r w:rsidR="002226DC" w:rsidRPr="00F20C48">
        <w:rPr>
          <w:rFonts w:ascii="Times New Roman" w:hAnsi="Times New Roman" w:cs="Times New Roman"/>
          <w:sz w:val="24"/>
          <w:szCs w:val="24"/>
          <w:lang w:val="en-US"/>
        </w:rPr>
        <w:t>were</w:t>
      </w:r>
      <w:r w:rsidR="00FF1CCB" w:rsidRPr="00F20C48">
        <w:rPr>
          <w:rFonts w:ascii="Times New Roman" w:hAnsi="Times New Roman" w:cs="Times New Roman"/>
          <w:sz w:val="24"/>
          <w:szCs w:val="24"/>
          <w:lang w:val="en-US"/>
        </w:rPr>
        <w:t xml:space="preserve"> the same, we include</w:t>
      </w:r>
      <w:r w:rsidRPr="00F20C48">
        <w:rPr>
          <w:rFonts w:ascii="Times New Roman" w:hAnsi="Times New Roman" w:cs="Times New Roman"/>
          <w:sz w:val="24"/>
          <w:szCs w:val="24"/>
          <w:lang w:val="en-US"/>
        </w:rPr>
        <w:t>d</w:t>
      </w:r>
      <w:r w:rsidR="00FF1CCB" w:rsidRPr="00F20C48">
        <w:rPr>
          <w:rFonts w:ascii="Times New Roman" w:hAnsi="Times New Roman" w:cs="Times New Roman"/>
          <w:sz w:val="24"/>
          <w:szCs w:val="24"/>
          <w:lang w:val="en-US"/>
        </w:rPr>
        <w:t xml:space="preserve"> X-ray derived coral density in the global coral growth analysis, assuming </w:t>
      </w:r>
      <w:r w:rsidRPr="00F20C48">
        <w:rPr>
          <w:rFonts w:ascii="Times New Roman" w:hAnsi="Times New Roman" w:cs="Times New Roman"/>
          <w:sz w:val="24"/>
          <w:szCs w:val="24"/>
          <w:lang w:val="en-US"/>
        </w:rPr>
        <w:t>minimal</w:t>
      </w:r>
      <w:r w:rsidR="00FF1CCB" w:rsidRPr="00F20C48">
        <w:rPr>
          <w:rFonts w:ascii="Times New Roman" w:hAnsi="Times New Roman" w:cs="Times New Roman"/>
          <w:sz w:val="24"/>
          <w:szCs w:val="24"/>
          <w:lang w:val="en-US"/>
        </w:rPr>
        <w:t xml:space="preserve"> error between </w:t>
      </w:r>
      <w:r w:rsidRPr="00F20C48">
        <w:rPr>
          <w:rFonts w:ascii="Times New Roman" w:hAnsi="Times New Roman" w:cs="Times New Roman"/>
          <w:sz w:val="24"/>
          <w:szCs w:val="24"/>
          <w:lang w:val="en-US"/>
        </w:rPr>
        <w:t>both methods</w:t>
      </w:r>
      <w:r w:rsidR="00FF1CCB" w:rsidRPr="00F20C48">
        <w:rPr>
          <w:rFonts w:ascii="Times New Roman" w:hAnsi="Times New Roman" w:cs="Times New Roman"/>
          <w:sz w:val="24"/>
          <w:szCs w:val="24"/>
          <w:lang w:val="en-US"/>
        </w:rPr>
        <w:t>.</w:t>
      </w:r>
      <w:r w:rsidR="0033479D" w:rsidRPr="00F20C48">
        <w:rPr>
          <w:rFonts w:ascii="Times New Roman" w:hAnsi="Times New Roman" w:cs="Times New Roman"/>
          <w:sz w:val="24"/>
          <w:szCs w:val="24"/>
          <w:lang w:val="en-US"/>
        </w:rPr>
        <w:t xml:space="preserve"> </w:t>
      </w:r>
      <w:commentRangeStart w:id="137"/>
      <w:commentRangeStart w:id="138"/>
      <w:commentRangeStart w:id="139"/>
      <w:r w:rsidR="00607F07" w:rsidRPr="00F20C48">
        <w:rPr>
          <w:rFonts w:ascii="Times New Roman" w:hAnsi="Times New Roman" w:cs="Times New Roman"/>
          <w:sz w:val="24"/>
          <w:szCs w:val="24"/>
          <w:lang w:val="en-US"/>
        </w:rPr>
        <w:t>T</w:t>
      </w:r>
      <w:r w:rsidR="004E1C88" w:rsidRPr="00F20C48">
        <w:rPr>
          <w:rFonts w:ascii="Times New Roman" w:hAnsi="Times New Roman" w:cs="Times New Roman"/>
          <w:sz w:val="24"/>
          <w:szCs w:val="24"/>
          <w:lang w:val="en-US"/>
        </w:rPr>
        <w:t xml:space="preserve">he </w:t>
      </w:r>
      <w:r w:rsidRPr="00F20C48">
        <w:rPr>
          <w:rFonts w:ascii="Times New Roman" w:hAnsi="Times New Roman" w:cs="Times New Roman"/>
          <w:sz w:val="24"/>
          <w:szCs w:val="24"/>
          <w:lang w:val="en-US"/>
        </w:rPr>
        <w:t xml:space="preserve">mean </w:t>
      </w:r>
      <w:r w:rsidR="004E1C88" w:rsidRPr="00F20C48">
        <w:rPr>
          <w:rFonts w:ascii="Times New Roman" w:hAnsi="Times New Roman" w:cs="Times New Roman"/>
          <w:sz w:val="24"/>
          <w:szCs w:val="24"/>
          <w:lang w:val="en-US"/>
        </w:rPr>
        <w:t>skeletal density of core VAR1 (0.69 ± 0.09 g cm</w:t>
      </w:r>
      <w:r w:rsidR="004E1C88" w:rsidRPr="00F20C48">
        <w:rPr>
          <w:rFonts w:ascii="Times New Roman" w:hAnsi="Times New Roman" w:cs="Times New Roman"/>
          <w:sz w:val="24"/>
          <w:szCs w:val="24"/>
          <w:vertAlign w:val="superscript"/>
          <w:lang w:val="en-US"/>
        </w:rPr>
        <w:t>-2</w:t>
      </w:r>
      <w:r w:rsidR="004E1C88" w:rsidRPr="00F20C48">
        <w:rPr>
          <w:rFonts w:ascii="Times New Roman" w:hAnsi="Times New Roman" w:cs="Times New Roman"/>
          <w:sz w:val="24"/>
          <w:szCs w:val="24"/>
          <w:lang w:val="en-US"/>
        </w:rPr>
        <w:t xml:space="preserve"> yr</w:t>
      </w:r>
      <w:r w:rsidR="004E1C88" w:rsidRPr="00F20C48">
        <w:rPr>
          <w:rFonts w:ascii="Times New Roman" w:hAnsi="Times New Roman" w:cs="Times New Roman"/>
          <w:sz w:val="24"/>
          <w:szCs w:val="24"/>
          <w:vertAlign w:val="superscript"/>
          <w:lang w:val="en-US"/>
        </w:rPr>
        <w:t>-1</w:t>
      </w:r>
      <w:r w:rsidR="004E1C88"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fell</w:t>
      </w:r>
      <w:r w:rsidR="004E1C88" w:rsidRPr="00F20C48">
        <w:rPr>
          <w:rFonts w:ascii="Times New Roman" w:hAnsi="Times New Roman" w:cs="Times New Roman"/>
          <w:sz w:val="24"/>
          <w:szCs w:val="24"/>
          <w:lang w:val="en-US"/>
        </w:rPr>
        <w:t xml:space="preserve"> within the range of </w:t>
      </w:r>
      <w:r w:rsidR="006B4D5F"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densities </w:t>
      </w:r>
      <w:r w:rsidR="004E1C88" w:rsidRPr="00F20C48">
        <w:rPr>
          <w:rFonts w:ascii="Times New Roman" w:hAnsi="Times New Roman" w:cs="Times New Roman"/>
          <w:sz w:val="24"/>
          <w:szCs w:val="24"/>
          <w:lang w:val="en-US"/>
        </w:rPr>
        <w:t xml:space="preserve">measured </w:t>
      </w:r>
      <w:r w:rsidR="006B4D5F" w:rsidRPr="00F20C48">
        <w:rPr>
          <w:rFonts w:ascii="Times New Roman" w:hAnsi="Times New Roman" w:cs="Times New Roman"/>
          <w:sz w:val="24"/>
          <w:szCs w:val="24"/>
          <w:lang w:val="en-US"/>
        </w:rPr>
        <w:t>for cores VAR2, VAR3 and VAR4</w:t>
      </w:r>
      <w:r w:rsidR="004E1C88" w:rsidRPr="00F20C48">
        <w:rPr>
          <w:rFonts w:ascii="Times New Roman" w:hAnsi="Times New Roman" w:cs="Times New Roman"/>
          <w:sz w:val="24"/>
          <w:szCs w:val="24"/>
          <w:lang w:val="en-US"/>
        </w:rPr>
        <w:t xml:space="preserve"> </w:t>
      </w:r>
      <w:r w:rsidR="00FF1CCB" w:rsidRPr="00F20C48">
        <w:rPr>
          <w:rFonts w:ascii="Times New Roman" w:hAnsi="Times New Roman" w:cs="Times New Roman"/>
          <w:sz w:val="24"/>
          <w:szCs w:val="24"/>
          <w:lang w:val="en-US"/>
        </w:rPr>
        <w:t>over</w:t>
      </w:r>
      <w:r w:rsidR="006B4D5F" w:rsidRPr="00F20C48">
        <w:rPr>
          <w:rFonts w:ascii="Times New Roman" w:hAnsi="Times New Roman" w:cs="Times New Roman"/>
          <w:sz w:val="24"/>
          <w:szCs w:val="24"/>
          <w:lang w:val="en-US"/>
        </w:rPr>
        <w:t xml:space="preserve"> </w:t>
      </w:r>
      <w:r w:rsidR="002226DC" w:rsidRPr="00F20C48">
        <w:rPr>
          <w:rFonts w:ascii="Times New Roman" w:hAnsi="Times New Roman" w:cs="Times New Roman"/>
          <w:sz w:val="24"/>
          <w:szCs w:val="24"/>
          <w:lang w:val="en-US"/>
        </w:rPr>
        <w:t xml:space="preserve">the </w:t>
      </w:r>
      <w:r w:rsidR="004E1C88" w:rsidRPr="00F20C48">
        <w:rPr>
          <w:rFonts w:ascii="Times New Roman" w:hAnsi="Times New Roman" w:cs="Times New Roman"/>
          <w:sz w:val="24"/>
          <w:szCs w:val="24"/>
          <w:lang w:val="en-US"/>
        </w:rPr>
        <w:t xml:space="preserve">period </w:t>
      </w:r>
      <w:r w:rsidR="002226DC" w:rsidRPr="00F20C48">
        <w:rPr>
          <w:rFonts w:ascii="Times New Roman" w:hAnsi="Times New Roman" w:cs="Times New Roman"/>
          <w:sz w:val="24"/>
          <w:szCs w:val="24"/>
          <w:lang w:val="en-US"/>
        </w:rPr>
        <w:t xml:space="preserve">of </w:t>
      </w:r>
      <w:r w:rsidR="004E1C88" w:rsidRPr="00F20C48">
        <w:rPr>
          <w:rFonts w:ascii="Times New Roman" w:hAnsi="Times New Roman" w:cs="Times New Roman"/>
          <w:sz w:val="24"/>
          <w:szCs w:val="24"/>
          <w:lang w:val="en-US"/>
        </w:rPr>
        <w:t>198</w:t>
      </w:r>
      <w:r w:rsidRPr="00F20C48">
        <w:rPr>
          <w:rFonts w:ascii="Times New Roman" w:hAnsi="Times New Roman" w:cs="Times New Roman"/>
          <w:sz w:val="24"/>
          <w:szCs w:val="24"/>
          <w:lang w:val="en-US"/>
        </w:rPr>
        <w:t>1</w:t>
      </w:r>
      <w:r w:rsidR="004E1C88" w:rsidRPr="00F20C48">
        <w:rPr>
          <w:rFonts w:ascii="Times New Roman" w:hAnsi="Times New Roman" w:cs="Times New Roman"/>
          <w:sz w:val="24"/>
          <w:szCs w:val="24"/>
          <w:lang w:val="en-US"/>
        </w:rPr>
        <w:t>-2015 (</w:t>
      </w:r>
      <w:r w:rsidR="00FF1CCB" w:rsidRPr="00F20C48">
        <w:rPr>
          <w:rFonts w:ascii="Times New Roman" w:hAnsi="Times New Roman" w:cs="Times New Roman"/>
          <w:sz w:val="24"/>
          <w:szCs w:val="24"/>
          <w:lang w:val="en-US"/>
        </w:rPr>
        <w:t xml:space="preserve">min: </w:t>
      </w:r>
      <w:r w:rsidR="004E1C88" w:rsidRPr="00F20C48">
        <w:rPr>
          <w:rFonts w:ascii="Times New Roman" w:hAnsi="Times New Roman" w:cs="Times New Roman"/>
          <w:sz w:val="24"/>
          <w:szCs w:val="24"/>
          <w:lang w:val="en-US"/>
        </w:rPr>
        <w:t>0.65</w:t>
      </w:r>
      <w:r w:rsidR="00B71D4F" w:rsidRPr="00F20C48">
        <w:rPr>
          <w:rFonts w:ascii="Times New Roman" w:hAnsi="Times New Roman" w:cs="Times New Roman"/>
          <w:sz w:val="24"/>
          <w:szCs w:val="24"/>
          <w:lang w:val="en-US"/>
        </w:rPr>
        <w:t xml:space="preserve"> ± 0.09</w:t>
      </w:r>
      <w:r w:rsidR="00FF1CCB" w:rsidRPr="00F20C48">
        <w:rPr>
          <w:rFonts w:ascii="Times New Roman" w:hAnsi="Times New Roman" w:cs="Times New Roman"/>
          <w:sz w:val="24"/>
          <w:szCs w:val="24"/>
          <w:lang w:val="en-US"/>
        </w:rPr>
        <w:t xml:space="preserve"> g cm</w:t>
      </w:r>
      <w:r w:rsidR="00FF1CCB" w:rsidRPr="00F20C48">
        <w:rPr>
          <w:rFonts w:ascii="Times New Roman" w:hAnsi="Times New Roman" w:cs="Times New Roman"/>
          <w:sz w:val="24"/>
          <w:szCs w:val="24"/>
          <w:vertAlign w:val="superscript"/>
          <w:lang w:val="en-US"/>
        </w:rPr>
        <w:t>-2</w:t>
      </w:r>
      <w:r w:rsidR="00FF1CCB" w:rsidRPr="00F20C48">
        <w:rPr>
          <w:rFonts w:ascii="Times New Roman" w:hAnsi="Times New Roman" w:cs="Times New Roman"/>
          <w:sz w:val="24"/>
          <w:szCs w:val="24"/>
          <w:lang w:val="en-US"/>
        </w:rPr>
        <w:t xml:space="preserve"> yr</w:t>
      </w:r>
      <w:r w:rsidR="00FF1CCB" w:rsidRPr="00F20C48">
        <w:rPr>
          <w:rFonts w:ascii="Times New Roman" w:hAnsi="Times New Roman" w:cs="Times New Roman"/>
          <w:sz w:val="24"/>
          <w:szCs w:val="24"/>
          <w:vertAlign w:val="superscript"/>
          <w:lang w:val="en-US"/>
        </w:rPr>
        <w:t>-1</w:t>
      </w:r>
      <w:r w:rsidR="00B71D4F" w:rsidRPr="00F20C48">
        <w:rPr>
          <w:rFonts w:ascii="Times New Roman" w:hAnsi="Times New Roman" w:cs="Times New Roman"/>
          <w:sz w:val="24"/>
          <w:szCs w:val="24"/>
          <w:lang w:val="en-US"/>
        </w:rPr>
        <w:t xml:space="preserve"> and </w:t>
      </w:r>
      <w:r w:rsidR="00FF1CCB" w:rsidRPr="00F20C48">
        <w:rPr>
          <w:rFonts w:ascii="Times New Roman" w:hAnsi="Times New Roman" w:cs="Times New Roman"/>
          <w:sz w:val="24"/>
          <w:szCs w:val="24"/>
          <w:lang w:val="en-US"/>
        </w:rPr>
        <w:t xml:space="preserve">max: </w:t>
      </w:r>
      <w:r w:rsidR="004E1C88" w:rsidRPr="00F20C48">
        <w:rPr>
          <w:rFonts w:ascii="Times New Roman" w:hAnsi="Times New Roman" w:cs="Times New Roman"/>
          <w:sz w:val="24"/>
          <w:szCs w:val="24"/>
          <w:lang w:val="en-US"/>
        </w:rPr>
        <w:t>0.77 ± 0.12 g cm</w:t>
      </w:r>
      <w:r w:rsidR="004E1C88" w:rsidRPr="00F20C48">
        <w:rPr>
          <w:rFonts w:ascii="Times New Roman" w:hAnsi="Times New Roman" w:cs="Times New Roman"/>
          <w:sz w:val="24"/>
          <w:szCs w:val="24"/>
          <w:vertAlign w:val="superscript"/>
          <w:lang w:val="en-US"/>
        </w:rPr>
        <w:t>-2</w:t>
      </w:r>
      <w:r w:rsidR="004E1C88" w:rsidRPr="00F20C48">
        <w:rPr>
          <w:rFonts w:ascii="Times New Roman" w:hAnsi="Times New Roman" w:cs="Times New Roman"/>
          <w:sz w:val="24"/>
          <w:szCs w:val="24"/>
          <w:lang w:val="en-US"/>
        </w:rPr>
        <w:t xml:space="preserve"> yr</w:t>
      </w:r>
      <w:r w:rsidR="004E1C88" w:rsidRPr="00F20C48">
        <w:rPr>
          <w:rFonts w:ascii="Times New Roman" w:hAnsi="Times New Roman" w:cs="Times New Roman"/>
          <w:sz w:val="24"/>
          <w:szCs w:val="24"/>
          <w:vertAlign w:val="superscript"/>
          <w:lang w:val="en-US"/>
        </w:rPr>
        <w:t>-1</w:t>
      </w:r>
      <w:r w:rsidR="004E1C88" w:rsidRPr="00F20C48">
        <w:rPr>
          <w:rFonts w:ascii="Times New Roman" w:hAnsi="Times New Roman" w:cs="Times New Roman"/>
          <w:sz w:val="24"/>
          <w:szCs w:val="24"/>
          <w:lang w:val="en-US"/>
        </w:rPr>
        <w:t>)</w:t>
      </w:r>
      <w:r w:rsidR="00607F07" w:rsidRPr="00F20C48">
        <w:rPr>
          <w:rFonts w:ascii="Times New Roman" w:hAnsi="Times New Roman" w:cs="Times New Roman"/>
          <w:sz w:val="24"/>
          <w:szCs w:val="24"/>
          <w:lang w:val="en-US"/>
        </w:rPr>
        <w:t>, suggesting that density estimat</w:t>
      </w:r>
      <w:r w:rsidRPr="00F20C48">
        <w:rPr>
          <w:rFonts w:ascii="Times New Roman" w:hAnsi="Times New Roman" w:cs="Times New Roman"/>
          <w:sz w:val="24"/>
          <w:szCs w:val="24"/>
          <w:lang w:val="en-US"/>
        </w:rPr>
        <w:t>e</w:t>
      </w:r>
      <w:r w:rsidR="00607F07" w:rsidRPr="00F20C48">
        <w:rPr>
          <w:rFonts w:ascii="Times New Roman" w:hAnsi="Times New Roman" w:cs="Times New Roman"/>
          <w:sz w:val="24"/>
          <w:szCs w:val="24"/>
          <w:lang w:val="en-US"/>
        </w:rPr>
        <w:t xml:space="preserve">s were comparable between </w:t>
      </w:r>
      <w:r w:rsidRPr="00F20C48">
        <w:rPr>
          <w:rFonts w:ascii="Times New Roman" w:hAnsi="Times New Roman" w:cs="Times New Roman"/>
          <w:sz w:val="24"/>
          <w:szCs w:val="24"/>
          <w:lang w:val="en-US"/>
        </w:rPr>
        <w:t>the two</w:t>
      </w:r>
      <w:r w:rsidR="00607F07" w:rsidRPr="00F20C48">
        <w:rPr>
          <w:rFonts w:ascii="Times New Roman" w:hAnsi="Times New Roman" w:cs="Times New Roman"/>
          <w:sz w:val="24"/>
          <w:szCs w:val="24"/>
          <w:lang w:val="en-US"/>
        </w:rPr>
        <w:t xml:space="preserve"> methods</w:t>
      </w:r>
      <w:r w:rsidR="006B4D5F" w:rsidRPr="00F20C48">
        <w:rPr>
          <w:rFonts w:ascii="Times New Roman" w:hAnsi="Times New Roman" w:cs="Times New Roman"/>
          <w:sz w:val="24"/>
          <w:szCs w:val="24"/>
          <w:lang w:val="en-US"/>
        </w:rPr>
        <w:t>.</w:t>
      </w:r>
      <w:commentRangeEnd w:id="137"/>
      <w:r w:rsidR="00262E7F">
        <w:rPr>
          <w:rStyle w:val="Refdecomentario"/>
        </w:rPr>
        <w:commentReference w:id="137"/>
      </w:r>
      <w:commentRangeEnd w:id="138"/>
      <w:r w:rsidR="00F563EE">
        <w:rPr>
          <w:rStyle w:val="Refdecomentario"/>
        </w:rPr>
        <w:commentReference w:id="138"/>
      </w:r>
      <w:commentRangeEnd w:id="139"/>
      <w:r w:rsidR="00B7403A">
        <w:rPr>
          <w:rStyle w:val="Refdecomentario"/>
        </w:rPr>
        <w:commentReference w:id="139"/>
      </w:r>
    </w:p>
    <w:p w14:paraId="154F6030" w14:textId="618CCA79" w:rsidR="00942626" w:rsidRPr="00F20C48" w:rsidRDefault="00942626" w:rsidP="006F4AA9">
      <w:pPr>
        <w:spacing w:line="480" w:lineRule="auto"/>
        <w:ind w:firstLine="720"/>
        <w:jc w:val="both"/>
        <w:rPr>
          <w:rFonts w:ascii="Times New Roman" w:hAnsi="Times New Roman" w:cs="Times New Roman"/>
          <w:sz w:val="24"/>
          <w:szCs w:val="24"/>
          <w:lang w:val="en-US"/>
        </w:rPr>
      </w:pPr>
      <w:commentRangeStart w:id="140"/>
      <w:commentRangeStart w:id="141"/>
      <w:commentRangeStart w:id="142"/>
      <w:commentRangeStart w:id="143"/>
      <w:r w:rsidRPr="00F20C48">
        <w:rPr>
          <w:rFonts w:ascii="Times New Roman" w:hAnsi="Times New Roman" w:cs="Times New Roman"/>
          <w:sz w:val="24"/>
          <w:szCs w:val="24"/>
          <w:lang w:val="en-US"/>
        </w:rPr>
        <w:t>Additional</w:t>
      </w:r>
      <w:r w:rsidR="00524D0D">
        <w:rPr>
          <w:rFonts w:ascii="Times New Roman" w:hAnsi="Times New Roman" w:cs="Times New Roman"/>
          <w:sz w:val="24"/>
          <w:szCs w:val="24"/>
          <w:lang w:val="en-US"/>
        </w:rPr>
        <w:t xml:space="preserve">ly, to explore </w:t>
      </w:r>
      <w:r w:rsidR="0089459D">
        <w:rPr>
          <w:rFonts w:ascii="Times New Roman" w:hAnsi="Times New Roman" w:cs="Times New Roman"/>
          <w:sz w:val="24"/>
          <w:szCs w:val="24"/>
          <w:lang w:val="en-US"/>
        </w:rPr>
        <w:t>the potential relationship between growth parameters and the s</w:t>
      </w:r>
      <w:r w:rsidR="0089459D" w:rsidRPr="0089459D">
        <w:rPr>
          <w:rFonts w:ascii="Times New Roman" w:hAnsi="Times New Roman" w:cs="Times New Roman"/>
          <w:sz w:val="24"/>
          <w:szCs w:val="24"/>
          <w:lang w:val="en-US"/>
        </w:rPr>
        <w:t>keletal microstructure</w:t>
      </w:r>
      <w:r w:rsidR="00100D69">
        <w:rPr>
          <w:rFonts w:ascii="Times New Roman" w:hAnsi="Times New Roman" w:cs="Times New Roman"/>
          <w:sz w:val="24"/>
          <w:szCs w:val="24"/>
          <w:lang w:val="en-US"/>
        </w:rPr>
        <w:t xml:space="preserve"> of the corals</w:t>
      </w:r>
      <w:r w:rsidR="0089459D">
        <w:rPr>
          <w:rFonts w:ascii="Times New Roman" w:hAnsi="Times New Roman" w:cs="Times New Roman"/>
          <w:sz w:val="24"/>
          <w:szCs w:val="24"/>
          <w:lang w:val="en-US"/>
        </w:rPr>
        <w:t>,</w:t>
      </w:r>
      <w:r w:rsidR="0089459D" w:rsidRPr="0089459D">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measurements </w:t>
      </w:r>
      <w:r w:rsidR="00C216DB" w:rsidRPr="00F20C48">
        <w:rPr>
          <w:rFonts w:ascii="Times New Roman" w:hAnsi="Times New Roman" w:cs="Times New Roman"/>
          <w:sz w:val="24"/>
          <w:szCs w:val="24"/>
          <w:lang w:val="en-US"/>
        </w:rPr>
        <w:t xml:space="preserve">were taken </w:t>
      </w:r>
      <w:r w:rsidRPr="00F20C48">
        <w:rPr>
          <w:rFonts w:ascii="Times New Roman" w:hAnsi="Times New Roman" w:cs="Times New Roman"/>
          <w:sz w:val="24"/>
          <w:szCs w:val="24"/>
          <w:lang w:val="en-US"/>
        </w:rPr>
        <w:t xml:space="preserve">on the </w:t>
      </w:r>
      <w:proofErr w:type="spellStart"/>
      <w:r w:rsidR="00D02C93" w:rsidRPr="00F20C48">
        <w:rPr>
          <w:rFonts w:ascii="Times New Roman" w:hAnsi="Times New Roman" w:cs="Times New Roman"/>
          <w:sz w:val="24"/>
          <w:szCs w:val="24"/>
          <w:lang w:val="en-US"/>
        </w:rPr>
        <w:t>exothecal</w:t>
      </w:r>
      <w:proofErr w:type="spellEnd"/>
      <w:r w:rsidR="00D02C93"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dissepiments </w:t>
      </w:r>
      <w:commentRangeEnd w:id="140"/>
      <w:r w:rsidR="00262E7F">
        <w:rPr>
          <w:rStyle w:val="Refdecomentario"/>
        </w:rPr>
        <w:commentReference w:id="140"/>
      </w:r>
      <w:commentRangeEnd w:id="141"/>
      <w:r w:rsidR="00EF4876">
        <w:rPr>
          <w:rStyle w:val="Refdecomentario"/>
        </w:rPr>
        <w:commentReference w:id="141"/>
      </w:r>
      <w:commentRangeEnd w:id="142"/>
      <w:r w:rsidR="00524D0D">
        <w:rPr>
          <w:rStyle w:val="Refdecomentario"/>
        </w:rPr>
        <w:commentReference w:id="142"/>
      </w:r>
      <w:commentRangeEnd w:id="143"/>
      <w:r w:rsidR="00AA1AC6">
        <w:rPr>
          <w:rStyle w:val="Refdecomentario"/>
        </w:rPr>
        <w:commentReference w:id="143"/>
      </w:r>
      <w:r w:rsidR="00C216DB" w:rsidRPr="00F20C48">
        <w:rPr>
          <w:rFonts w:ascii="Times New Roman" w:hAnsi="Times New Roman" w:cs="Times New Roman"/>
          <w:sz w:val="24"/>
          <w:szCs w:val="24"/>
          <w:lang w:val="en-US"/>
        </w:rPr>
        <w:t>randomly</w:t>
      </w:r>
      <w:r w:rsidR="00410BD4" w:rsidRPr="00F20C48">
        <w:rPr>
          <w:rFonts w:ascii="Times New Roman" w:hAnsi="Times New Roman" w:cs="Times New Roman"/>
          <w:sz w:val="24"/>
          <w:szCs w:val="24"/>
          <w:lang w:val="en-US"/>
        </w:rPr>
        <w:t xml:space="preserve"> along the coral slabs</w:t>
      </w:r>
      <w:r w:rsidR="00C216DB" w:rsidRPr="00F20C48">
        <w:rPr>
          <w:rFonts w:ascii="Times New Roman" w:hAnsi="Times New Roman" w:cs="Times New Roman"/>
          <w:sz w:val="24"/>
          <w:szCs w:val="24"/>
          <w:lang w:val="en-US"/>
        </w:rPr>
        <w:t>, including the</w:t>
      </w:r>
      <w:r w:rsidR="00D02C93" w:rsidRPr="00F20C48">
        <w:rPr>
          <w:rFonts w:ascii="Times New Roman" w:hAnsi="Times New Roman" w:cs="Times New Roman"/>
          <w:sz w:val="24"/>
          <w:szCs w:val="24"/>
          <w:lang w:val="en-US"/>
        </w:rPr>
        <w:t xml:space="preserve"> number of annual dissepiments, </w:t>
      </w:r>
      <w:r w:rsidR="00C216DB" w:rsidRPr="00F20C48">
        <w:rPr>
          <w:rFonts w:ascii="Times New Roman" w:hAnsi="Times New Roman" w:cs="Times New Roman"/>
          <w:sz w:val="24"/>
          <w:szCs w:val="24"/>
          <w:lang w:val="en-US"/>
        </w:rPr>
        <w:t xml:space="preserve">their </w:t>
      </w:r>
      <w:r w:rsidR="00D02C93" w:rsidRPr="00F20C48">
        <w:rPr>
          <w:rFonts w:ascii="Times New Roman" w:hAnsi="Times New Roman" w:cs="Times New Roman"/>
          <w:sz w:val="24"/>
          <w:szCs w:val="24"/>
          <w:lang w:val="en-US"/>
        </w:rPr>
        <w:t>thickness</w:t>
      </w:r>
      <w:r w:rsidR="00C216DB" w:rsidRPr="00F20C48">
        <w:rPr>
          <w:rFonts w:ascii="Times New Roman" w:hAnsi="Times New Roman" w:cs="Times New Roman"/>
          <w:sz w:val="24"/>
          <w:szCs w:val="24"/>
          <w:lang w:val="en-US"/>
        </w:rPr>
        <w:t>,</w:t>
      </w:r>
      <w:r w:rsidR="00D02C93" w:rsidRPr="00F20C48">
        <w:rPr>
          <w:rFonts w:ascii="Times New Roman" w:hAnsi="Times New Roman" w:cs="Times New Roman"/>
          <w:sz w:val="24"/>
          <w:szCs w:val="24"/>
          <w:lang w:val="en-US"/>
        </w:rPr>
        <w:t xml:space="preserve"> and spacing </w:t>
      </w:r>
      <w:r w:rsidR="00D02C93"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{"citationID":"a9toi9Rp","properties":{"formattedCitation":"(Dodge et al. 1992; D\\uc0\\u225{}valos-Dehullu et al. 2008)","plainCitation":"(Dodge et al. 1992; Dávalos-Dehullu et al. 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P."}],"issued":{"date-parts":[["2008"]]}}},{"id":130,"uris":["http://zotero.org/users/9344658/items/UWHJBZPI"],"itemData":{"id":130,"type":"paper-conference","container-title":"Proceedings of the 7th International Coral Reef Symposium","event-place":"Guam","event-title":"Proceedings of the 7th International Coral Reef Symposium","page":"186-195","publisher-place":"Guam","title":"Skeletal structural basis of density banding in the reef coral &lt;i&gt;Montastrea annularis&lt;/i&gt;","volume":"1","author":[{"family":"Dodge","given":"R. E."},{"family":"Szmant","given":"A. M."},{"family":"Garcia","given":"R."},{"family":"Swart","given":"P. K."},{"family":"Forester","given":"A."},{"family":"Leder","given":"J. J."}],"issued":{"date-parts":[["1992"]]}}}],"schema":"https://github.com/citation-style-language/schema/raw/master/csl-citation.json"} </w:instrText>
      </w:r>
      <w:r w:rsidR="00D02C93"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(Dodge et al. 1992; Dávalos-Dehullu et al. 2008)</w:t>
      </w:r>
      <w:r w:rsidR="00D02C93" w:rsidRPr="00F20C48">
        <w:rPr>
          <w:rFonts w:ascii="Times New Roman" w:hAnsi="Times New Roman" w:cs="Times New Roman"/>
          <w:sz w:val="24"/>
          <w:szCs w:val="24"/>
          <w:lang w:val="en-US"/>
        </w:rPr>
        <w:fldChar w:fldCharType="end"/>
      </w:r>
      <w:r w:rsidR="00D02C93" w:rsidRPr="00F20C48">
        <w:rPr>
          <w:rFonts w:ascii="Times New Roman" w:hAnsi="Times New Roman" w:cs="Times New Roman"/>
          <w:sz w:val="24"/>
          <w:szCs w:val="24"/>
          <w:lang w:val="en-US"/>
        </w:rPr>
        <w:t>.</w:t>
      </w:r>
      <w:r w:rsidR="00410BD4" w:rsidRPr="00F20C48">
        <w:rPr>
          <w:rFonts w:ascii="Times New Roman" w:hAnsi="Times New Roman" w:cs="Times New Roman"/>
          <w:sz w:val="24"/>
          <w:szCs w:val="24"/>
          <w:lang w:val="en-US"/>
        </w:rPr>
        <w:t xml:space="preserve"> </w:t>
      </w:r>
      <w:r w:rsidR="0089459D">
        <w:rPr>
          <w:rFonts w:ascii="Times New Roman" w:hAnsi="Times New Roman" w:cs="Times New Roman"/>
          <w:sz w:val="24"/>
          <w:szCs w:val="24"/>
          <w:lang w:val="en-US"/>
        </w:rPr>
        <w:t>While t</w:t>
      </w:r>
      <w:r w:rsidR="00410BD4" w:rsidRPr="00F20C48">
        <w:rPr>
          <w:rFonts w:ascii="Times New Roman" w:hAnsi="Times New Roman" w:cs="Times New Roman"/>
          <w:sz w:val="24"/>
          <w:szCs w:val="24"/>
          <w:lang w:val="en-US"/>
        </w:rPr>
        <w:t xml:space="preserve">he </w:t>
      </w:r>
      <w:r w:rsidR="00C216DB" w:rsidRPr="00F20C48">
        <w:rPr>
          <w:rFonts w:ascii="Times New Roman" w:hAnsi="Times New Roman" w:cs="Times New Roman"/>
          <w:sz w:val="24"/>
          <w:szCs w:val="24"/>
          <w:lang w:val="en-US"/>
        </w:rPr>
        <w:t xml:space="preserve">continuous measurement of the number of </w:t>
      </w:r>
      <w:r w:rsidR="00410BD4" w:rsidRPr="00F20C48">
        <w:rPr>
          <w:rFonts w:ascii="Times New Roman" w:hAnsi="Times New Roman" w:cs="Times New Roman"/>
          <w:sz w:val="24"/>
          <w:szCs w:val="24"/>
          <w:lang w:val="en-US"/>
        </w:rPr>
        <w:t>dissepiments per year w</w:t>
      </w:r>
      <w:r w:rsidR="00C216DB" w:rsidRPr="00F20C48">
        <w:rPr>
          <w:rFonts w:ascii="Times New Roman" w:hAnsi="Times New Roman" w:cs="Times New Roman"/>
          <w:sz w:val="24"/>
          <w:szCs w:val="24"/>
          <w:lang w:val="en-US"/>
        </w:rPr>
        <w:t>as challenging</w:t>
      </w:r>
      <w:r w:rsidR="00410BD4" w:rsidRPr="00F20C48">
        <w:rPr>
          <w:rFonts w:ascii="Times New Roman" w:hAnsi="Times New Roman" w:cs="Times New Roman"/>
          <w:sz w:val="24"/>
          <w:szCs w:val="24"/>
          <w:lang w:val="en-US"/>
        </w:rPr>
        <w:t xml:space="preserve"> due to changes in the trajectory of the </w:t>
      </w:r>
      <w:proofErr w:type="spellStart"/>
      <w:r w:rsidR="00410BD4" w:rsidRPr="00F20C48">
        <w:rPr>
          <w:rFonts w:ascii="Times New Roman" w:hAnsi="Times New Roman" w:cs="Times New Roman"/>
          <w:sz w:val="24"/>
          <w:szCs w:val="24"/>
          <w:lang w:val="en-US"/>
        </w:rPr>
        <w:t>exothecas</w:t>
      </w:r>
      <w:proofErr w:type="spellEnd"/>
      <w:r w:rsidR="0089459D">
        <w:rPr>
          <w:rFonts w:ascii="Times New Roman" w:hAnsi="Times New Roman" w:cs="Times New Roman"/>
          <w:sz w:val="24"/>
          <w:szCs w:val="24"/>
          <w:lang w:val="en-US"/>
        </w:rPr>
        <w:t>, f</w:t>
      </w:r>
      <w:r w:rsidR="00C216DB" w:rsidRPr="00F20C48">
        <w:rPr>
          <w:rFonts w:ascii="Times New Roman" w:hAnsi="Times New Roman" w:cs="Times New Roman"/>
          <w:sz w:val="24"/>
          <w:szCs w:val="24"/>
          <w:lang w:val="en-US"/>
        </w:rPr>
        <w:t>orty measurements of dissepiment thickness and spacing were taken for each coral specimen.</w:t>
      </w:r>
      <w:r w:rsidR="00AA1AC6">
        <w:rPr>
          <w:rFonts w:ascii="Times New Roman" w:hAnsi="Times New Roman" w:cs="Times New Roman"/>
          <w:sz w:val="24"/>
          <w:szCs w:val="24"/>
          <w:lang w:val="en-US"/>
        </w:rPr>
        <w:t xml:space="preserve"> The skeletal microstructure measurements were performed on digitalized images of the cores.</w:t>
      </w:r>
    </w:p>
    <w:p w14:paraId="6ABF6101" w14:textId="403488CE" w:rsidR="00696137" w:rsidRPr="00B166C9" w:rsidRDefault="00183AC9" w:rsidP="001C796C">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Skeletal</w:t>
      </w:r>
      <w:r w:rsidRPr="00B166C9">
        <w:rPr>
          <w:rFonts w:ascii="Times New Roman" w:hAnsi="Times New Roman" w:cs="Times New Roman"/>
          <w:b/>
          <w:bCs/>
          <w:sz w:val="24"/>
          <w:szCs w:val="24"/>
          <w:lang w:val="en-US"/>
        </w:rPr>
        <w:t xml:space="preserve"> </w:t>
      </w:r>
      <w:r w:rsidR="007073DE" w:rsidRPr="00B166C9">
        <w:rPr>
          <w:rFonts w:ascii="Times New Roman" w:hAnsi="Times New Roman" w:cs="Times New Roman"/>
          <w:b/>
          <w:bCs/>
          <w:sz w:val="24"/>
          <w:szCs w:val="24"/>
          <w:lang w:val="en-US"/>
        </w:rPr>
        <w:t>l</w:t>
      </w:r>
      <w:r w:rsidR="00696137" w:rsidRPr="00B166C9">
        <w:rPr>
          <w:rFonts w:ascii="Times New Roman" w:hAnsi="Times New Roman" w:cs="Times New Roman"/>
          <w:b/>
          <w:bCs/>
          <w:sz w:val="24"/>
          <w:szCs w:val="24"/>
          <w:lang w:val="en-US"/>
        </w:rPr>
        <w:t>uminescence</w:t>
      </w:r>
      <w:r w:rsidR="00B166C9" w:rsidRPr="00B166C9">
        <w:rPr>
          <w:rFonts w:ascii="Times New Roman" w:hAnsi="Times New Roman" w:cs="Times New Roman"/>
          <w:b/>
          <w:bCs/>
          <w:sz w:val="24"/>
          <w:szCs w:val="24"/>
          <w:lang w:val="en-US"/>
        </w:rPr>
        <w:t xml:space="preserve"> (</w:t>
      </w:r>
      <w:r w:rsidR="00B166C9" w:rsidRPr="00A8759D">
        <w:rPr>
          <w:rFonts w:ascii="Times New Roman" w:hAnsi="Times New Roman" w:cs="Times New Roman"/>
          <w:b/>
          <w:bCs/>
          <w:sz w:val="24"/>
          <w:szCs w:val="24"/>
          <w:lang w:val="en-US"/>
        </w:rPr>
        <w:t>green/blue</w:t>
      </w:r>
      <w:r w:rsidR="00762B2A">
        <w:rPr>
          <w:rFonts w:ascii="Times New Roman" w:hAnsi="Times New Roman" w:cs="Times New Roman"/>
          <w:b/>
          <w:bCs/>
          <w:sz w:val="24"/>
          <w:szCs w:val="24"/>
          <w:lang w:val="en-US"/>
        </w:rPr>
        <w:t xml:space="preserve"> </w:t>
      </w:r>
      <w:r w:rsidR="00B166C9" w:rsidRPr="00A8759D">
        <w:rPr>
          <w:rFonts w:ascii="Times New Roman" w:hAnsi="Times New Roman" w:cs="Times New Roman"/>
          <w:b/>
          <w:bCs/>
          <w:sz w:val="24"/>
          <w:szCs w:val="24"/>
          <w:lang w:val="en-US"/>
        </w:rPr>
        <w:t>ratio)</w:t>
      </w:r>
    </w:p>
    <w:p w14:paraId="193F9AE3" w14:textId="23AFD450" w:rsidR="00B65777" w:rsidRPr="00F20C48" w:rsidRDefault="009315A1" w:rsidP="006F4AA9">
      <w:pPr>
        <w:spacing w:before="240"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All</w:t>
      </w:r>
      <w:r w:rsidR="00C10A63" w:rsidRPr="00F20C48">
        <w:rPr>
          <w:rFonts w:ascii="Times New Roman" w:hAnsi="Times New Roman" w:cs="Times New Roman"/>
          <w:sz w:val="24"/>
          <w:szCs w:val="24"/>
          <w:lang w:val="en-US"/>
        </w:rPr>
        <w:t xml:space="preserve"> coral cores were cut into slabs </w:t>
      </w:r>
      <w:r w:rsidR="00607F07" w:rsidRPr="00F20C48">
        <w:rPr>
          <w:rFonts w:ascii="Times New Roman" w:hAnsi="Times New Roman" w:cs="Times New Roman"/>
          <w:sz w:val="24"/>
          <w:szCs w:val="24"/>
          <w:lang w:val="en-US"/>
        </w:rPr>
        <w:t xml:space="preserve">of 6 mm thick </w:t>
      </w:r>
      <w:r w:rsidR="00DA45FD" w:rsidRPr="00F20C48">
        <w:rPr>
          <w:rFonts w:ascii="Times New Roman" w:hAnsi="Times New Roman" w:cs="Times New Roman"/>
          <w:sz w:val="24"/>
          <w:szCs w:val="24"/>
          <w:lang w:val="en-US"/>
        </w:rPr>
        <w:t xml:space="preserve">and treated with </w:t>
      </w:r>
      <w:r w:rsidR="00C216DB" w:rsidRPr="00F20C48">
        <w:rPr>
          <w:rFonts w:ascii="Times New Roman" w:hAnsi="Times New Roman" w:cs="Times New Roman"/>
          <w:sz w:val="24"/>
          <w:szCs w:val="24"/>
          <w:lang w:val="en-US"/>
        </w:rPr>
        <w:t xml:space="preserve">13% </w:t>
      </w:r>
      <w:r w:rsidR="00DA45FD" w:rsidRPr="00F20C48">
        <w:rPr>
          <w:rFonts w:ascii="Times New Roman" w:hAnsi="Times New Roman" w:cs="Times New Roman"/>
          <w:sz w:val="24"/>
          <w:szCs w:val="24"/>
          <w:lang w:val="en-US"/>
        </w:rPr>
        <w:t>reagent</w:t>
      </w:r>
      <w:r w:rsidR="00C216DB" w:rsidRPr="00F20C48">
        <w:rPr>
          <w:rFonts w:ascii="Times New Roman" w:hAnsi="Times New Roman" w:cs="Times New Roman"/>
          <w:sz w:val="24"/>
          <w:szCs w:val="24"/>
          <w:lang w:val="en-US"/>
        </w:rPr>
        <w:t>-</w:t>
      </w:r>
      <w:r w:rsidR="00DA45FD" w:rsidRPr="00F20C48">
        <w:rPr>
          <w:rFonts w:ascii="Times New Roman" w:hAnsi="Times New Roman" w:cs="Times New Roman"/>
          <w:sz w:val="24"/>
          <w:szCs w:val="24"/>
          <w:lang w:val="en-US"/>
        </w:rPr>
        <w:t xml:space="preserve">grade </w:t>
      </w:r>
      <w:proofErr w:type="spellStart"/>
      <w:r w:rsidR="00DA45FD" w:rsidRPr="00F20C48">
        <w:rPr>
          <w:rFonts w:ascii="Times New Roman" w:hAnsi="Times New Roman" w:cs="Times New Roman"/>
          <w:sz w:val="24"/>
          <w:szCs w:val="24"/>
          <w:lang w:val="en-US"/>
        </w:rPr>
        <w:t>NaOCl</w:t>
      </w:r>
      <w:proofErr w:type="spellEnd"/>
      <w:r w:rsidR="00C216DB" w:rsidRPr="00F20C48">
        <w:rPr>
          <w:rFonts w:ascii="Times New Roman" w:hAnsi="Times New Roman" w:cs="Times New Roman"/>
          <w:sz w:val="24"/>
          <w:szCs w:val="24"/>
          <w:lang w:val="en-US"/>
        </w:rPr>
        <w:t xml:space="preserve"> </w:t>
      </w:r>
      <w:r w:rsidR="007610AD" w:rsidRPr="00F20C48">
        <w:rPr>
          <w:rFonts w:ascii="Times New Roman" w:hAnsi="Times New Roman" w:cs="Times New Roman"/>
          <w:sz w:val="24"/>
          <w:szCs w:val="24"/>
          <w:lang w:val="en-US"/>
        </w:rPr>
        <w:t xml:space="preserve">for 24 h </w:t>
      </w:r>
      <w:r w:rsidR="007610AD"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{"citationID":"dqo7TQOs","properties":{"formattedCitation":"(Nagtegaal et al. 2012)","plainCitation":"(Nagtegaal et al. 2012)","noteIndex":0},"citationItems":[{"id":2768,"uris":["http://www.mendeley.com/documents/?uuid=84f41e5d-cba2-408f-99d9-589d49ab56b9","http://zotero.org/users/9344658/items/QEPGLLQP"],"itemData":{"id":2768,"type":"article-journal","abstract":"Luminescent and geochemical properties of coral skeletons are increasingly used for time-series analysis to resolve past and ongoing changes in environmental and climatic conditions. Corals also contain non-skeletal matter which not only quenches luminescence but is also reported to compromise stable isotope and trace element composition. In order to understand the origin and magnitude of these potential sources of error we tested whether three commonly used cleaning treatments (NaOCl, H 2O 2 and HNO 3) improved measurement accuracy of 1) luminescence intensities and spectral ratios, 2) stable isotope composition (?? 18O, ?? 13C), and 3) trace element ratios (Sr/Ca, Mg/Ca, U/Ca, Y/Ca and Ba/Ca). Whole core treatment with concentrated reagent grade NaOCl at pH=9 significantly increased luminescence intensities, reduced the scatter in spectral ratios, revealed clear seasonality in the obscured tissue layer and removed (in)organic patchy contaminants throughout coral cores. Acidic agents (H 2O 2 and HNO 3) caused severe dissolution of the aragonite skeleton and strongly affected the luminescence signature. Meanwhile, NaOCl did not affect absolute values and seasonal amplitudes in ?? 18O, ?? 13C and some trace element ratios. Treatment with reagent grade NaOCl revealed seasonal amplitudes for Sr/Ca and Mg/Ca in the tissue layer, and strongly improved Ba/Ca results. We show that a non-skeletal barium phase can be present in coral segments and suggest that the associated Ba/Ca-spikes may have resulted from anoxia, sulfate reduction, dissolution and re-precipitation of extra crystalline barite (BaSO 4) in a redox front. Based on our findings we conclude that the use of an appropriate standardized cleaning protocol prior to analysis is recommended to reduce potential sources of errors and allow for accurate cross-comparison of coral records analyzed at different laboratories. ?? 2012 Elsevier B.V.","container-title":"Chemical Geology","DOI":"10.1016/j.chemgeo.2012.05.006","ISSN":"00092541","journalAbbreviation":"Chem. Geol.","note":"publisher: Elsevier B.V.","page":"6-15","title":"Spectral luminescence and geochemistry of coral aragonite: Effects of whole-core treatment","volume":"318-319","author":[{"family":"Nagtegaal","given":"Roel"},{"family":"Grove","given":"Craig A."},{"family":"Kasper","given":"Sebastian"},{"family":"Zinke","given":"Jens"},{"family":"Boer","given":"Wim"},{"family":"Brummer","given":"Geert Jan A"}],"issued":{"date-parts":[["2012"]]}}}],"schema":"https://github.com/citation-style-language/schema/raw/master/csl-citation.json"} </w:instrText>
      </w:r>
      <w:r w:rsidR="007610AD"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(Nagtegaal et al. 2012)</w:t>
      </w:r>
      <w:r w:rsidR="007610AD" w:rsidRPr="00F20C48">
        <w:rPr>
          <w:rFonts w:ascii="Times New Roman" w:hAnsi="Times New Roman" w:cs="Times New Roman"/>
          <w:sz w:val="24"/>
          <w:szCs w:val="24"/>
          <w:lang w:val="en-US"/>
        </w:rPr>
        <w:fldChar w:fldCharType="end"/>
      </w:r>
      <w:r w:rsidR="00C216DB" w:rsidRPr="00F20C48">
        <w:rPr>
          <w:rFonts w:ascii="Times New Roman" w:hAnsi="Times New Roman" w:cs="Times New Roman"/>
          <w:sz w:val="24"/>
          <w:szCs w:val="24"/>
          <w:lang w:val="en-US"/>
        </w:rPr>
        <w:t>. After treatment, the slabs were</w:t>
      </w:r>
      <w:r w:rsidR="005F14CC" w:rsidRPr="00F20C48">
        <w:rPr>
          <w:rFonts w:ascii="Times New Roman" w:hAnsi="Times New Roman" w:cs="Times New Roman"/>
          <w:sz w:val="24"/>
          <w:szCs w:val="24"/>
          <w:lang w:val="en-US"/>
        </w:rPr>
        <w:t xml:space="preserve"> rinsed several times with distilled water</w:t>
      </w:r>
      <w:r w:rsidR="007610AD" w:rsidRPr="00F20C48">
        <w:rPr>
          <w:rFonts w:ascii="Times New Roman" w:hAnsi="Times New Roman" w:cs="Times New Roman"/>
          <w:sz w:val="24"/>
          <w:szCs w:val="24"/>
          <w:lang w:val="en-US"/>
        </w:rPr>
        <w:t xml:space="preserve"> and oven-dried at 60°C</w:t>
      </w:r>
      <w:r w:rsidR="00C216DB" w:rsidRPr="00F20C48">
        <w:rPr>
          <w:rFonts w:ascii="Times New Roman" w:hAnsi="Times New Roman" w:cs="Times New Roman"/>
          <w:sz w:val="24"/>
          <w:szCs w:val="24"/>
          <w:lang w:val="en-US"/>
        </w:rPr>
        <w:t xml:space="preserve"> for 24 h</w:t>
      </w:r>
      <w:r w:rsidR="007610AD" w:rsidRPr="00F20C48">
        <w:rPr>
          <w:rFonts w:ascii="Times New Roman" w:hAnsi="Times New Roman" w:cs="Times New Roman"/>
          <w:sz w:val="24"/>
          <w:szCs w:val="24"/>
          <w:lang w:val="en-US"/>
        </w:rPr>
        <w:t>.</w:t>
      </w:r>
      <w:r w:rsidR="00586020"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w:t>
      </w:r>
      <w:r w:rsidR="00586020" w:rsidRPr="00F20C48">
        <w:rPr>
          <w:rFonts w:ascii="Times New Roman" w:hAnsi="Times New Roman" w:cs="Times New Roman"/>
          <w:sz w:val="24"/>
          <w:szCs w:val="24"/>
          <w:lang w:val="en-US"/>
        </w:rPr>
        <w:t>nnual luminescence patterns</w:t>
      </w:r>
      <w:r w:rsidR="00C24AB3" w:rsidRPr="00F20C48">
        <w:rPr>
          <w:rFonts w:ascii="Times New Roman" w:hAnsi="Times New Roman" w:cs="Times New Roman"/>
          <w:sz w:val="24"/>
          <w:szCs w:val="24"/>
          <w:lang w:val="en-US"/>
        </w:rPr>
        <w:t xml:space="preserve"> on </w:t>
      </w:r>
      <w:r w:rsidR="00C216DB" w:rsidRPr="00F20C48">
        <w:rPr>
          <w:rFonts w:ascii="Times New Roman" w:hAnsi="Times New Roman" w:cs="Times New Roman"/>
          <w:sz w:val="24"/>
          <w:szCs w:val="24"/>
          <w:lang w:val="en-US"/>
        </w:rPr>
        <w:t xml:space="preserve">the </w:t>
      </w:r>
      <w:r w:rsidR="00C24AB3" w:rsidRPr="00F20C48">
        <w:rPr>
          <w:rFonts w:ascii="Times New Roman" w:hAnsi="Times New Roman" w:cs="Times New Roman"/>
          <w:sz w:val="24"/>
          <w:szCs w:val="24"/>
          <w:lang w:val="en-US"/>
        </w:rPr>
        <w:t>coral cores</w:t>
      </w:r>
      <w:r w:rsidR="007602A5" w:rsidRPr="00F20C48">
        <w:rPr>
          <w:rFonts w:ascii="Times New Roman" w:hAnsi="Times New Roman" w:cs="Times New Roman"/>
          <w:sz w:val="24"/>
          <w:szCs w:val="24"/>
          <w:lang w:val="en-US"/>
        </w:rPr>
        <w:t xml:space="preserve"> </w:t>
      </w:r>
      <w:r w:rsidR="00586020" w:rsidRPr="00F20C48">
        <w:rPr>
          <w:rFonts w:ascii="Times New Roman" w:hAnsi="Times New Roman" w:cs="Times New Roman"/>
          <w:sz w:val="24"/>
          <w:szCs w:val="24"/>
          <w:lang w:val="en-US"/>
        </w:rPr>
        <w:t xml:space="preserve">were </w:t>
      </w:r>
      <w:r w:rsidR="00DB67CC" w:rsidRPr="00F20C48">
        <w:rPr>
          <w:rFonts w:ascii="Times New Roman" w:hAnsi="Times New Roman" w:cs="Times New Roman"/>
          <w:sz w:val="24"/>
          <w:szCs w:val="24"/>
          <w:lang w:val="en-US"/>
        </w:rPr>
        <w:t>visualized</w:t>
      </w:r>
      <w:r w:rsidR="00586020"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and photographed </w:t>
      </w:r>
      <w:r w:rsidR="0026004E" w:rsidRPr="00F20C48">
        <w:rPr>
          <w:rFonts w:ascii="Times New Roman" w:hAnsi="Times New Roman" w:cs="Times New Roman"/>
          <w:sz w:val="24"/>
          <w:szCs w:val="24"/>
          <w:lang w:val="en-US"/>
        </w:rPr>
        <w:t>under UV-A light (</w:t>
      </w:r>
      <w:proofErr w:type="spellStart"/>
      <w:r w:rsidR="0026004E" w:rsidRPr="00F20C48">
        <w:rPr>
          <w:rFonts w:ascii="Times New Roman" w:hAnsi="Times New Roman" w:cs="Times New Roman"/>
          <w:sz w:val="24"/>
          <w:szCs w:val="24"/>
          <w:lang w:val="en-US"/>
        </w:rPr>
        <w:t>Opalux</w:t>
      </w:r>
      <w:proofErr w:type="spellEnd"/>
      <w:r w:rsidR="0026004E" w:rsidRPr="00F20C48">
        <w:rPr>
          <w:rFonts w:ascii="Times New Roman" w:hAnsi="Times New Roman" w:cs="Times New Roman"/>
          <w:sz w:val="24"/>
          <w:szCs w:val="24"/>
          <w:lang w:val="en-US"/>
        </w:rPr>
        <w:t xml:space="preserve"> blacklight bulb T8 20W) in a black box</w:t>
      </w:r>
      <w:r w:rsidR="003D018A" w:rsidRPr="00F20C48">
        <w:rPr>
          <w:rFonts w:ascii="Times New Roman" w:hAnsi="Times New Roman" w:cs="Times New Roman"/>
          <w:sz w:val="24"/>
          <w:szCs w:val="24"/>
          <w:lang w:val="en-US"/>
        </w:rPr>
        <w:t xml:space="preserve"> (Fig. 4)</w:t>
      </w:r>
      <w:r w:rsidR="00C24AB3" w:rsidRPr="00F20C48">
        <w:rPr>
          <w:rFonts w:ascii="Times New Roman" w:hAnsi="Times New Roman" w:cs="Times New Roman"/>
          <w:sz w:val="24"/>
          <w:szCs w:val="24"/>
          <w:lang w:val="en-US"/>
        </w:rPr>
        <w:t>.</w:t>
      </w:r>
      <w:r w:rsidR="00747FBB" w:rsidRPr="00F20C48">
        <w:rPr>
          <w:rFonts w:ascii="Times New Roman" w:hAnsi="Times New Roman" w:cs="Times New Roman"/>
          <w:sz w:val="24"/>
          <w:szCs w:val="24"/>
          <w:lang w:val="en-US"/>
        </w:rPr>
        <w:t xml:space="preserve"> </w:t>
      </w:r>
      <w:r w:rsidR="00316EF9" w:rsidRPr="00F20C48">
        <w:rPr>
          <w:rFonts w:ascii="Times New Roman" w:hAnsi="Times New Roman" w:cs="Times New Roman"/>
          <w:sz w:val="24"/>
          <w:szCs w:val="24"/>
          <w:lang w:val="en-US"/>
        </w:rPr>
        <w:t xml:space="preserve">The red, green and blue (RGB) values were extracted from </w:t>
      </w:r>
      <w:r w:rsidR="00C216DB" w:rsidRPr="00F20C48">
        <w:rPr>
          <w:rFonts w:ascii="Times New Roman" w:hAnsi="Times New Roman" w:cs="Times New Roman"/>
          <w:sz w:val="24"/>
          <w:szCs w:val="24"/>
          <w:lang w:val="en-US"/>
        </w:rPr>
        <w:t xml:space="preserve">5 mm wide </w:t>
      </w:r>
      <w:r w:rsidR="00316EF9" w:rsidRPr="00F20C48">
        <w:rPr>
          <w:rFonts w:ascii="Times New Roman" w:hAnsi="Times New Roman" w:cs="Times New Roman"/>
          <w:sz w:val="24"/>
          <w:szCs w:val="24"/>
          <w:lang w:val="en-US"/>
        </w:rPr>
        <w:t xml:space="preserve">tracks (62 pixels) along the coral growth axis for </w:t>
      </w:r>
      <w:r w:rsidR="00C216DB" w:rsidRPr="00F20C48">
        <w:rPr>
          <w:rFonts w:ascii="Times New Roman" w:hAnsi="Times New Roman" w:cs="Times New Roman"/>
          <w:sz w:val="24"/>
          <w:szCs w:val="24"/>
          <w:lang w:val="en-US"/>
        </w:rPr>
        <w:t xml:space="preserve">each </w:t>
      </w:r>
      <w:r w:rsidRPr="00F20C48">
        <w:rPr>
          <w:rFonts w:ascii="Times New Roman" w:hAnsi="Times New Roman" w:cs="Times New Roman"/>
          <w:sz w:val="24"/>
          <w:szCs w:val="24"/>
          <w:lang w:val="en-US"/>
        </w:rPr>
        <w:t xml:space="preserve">digital </w:t>
      </w:r>
      <w:r w:rsidR="00316EF9" w:rsidRPr="00F20C48">
        <w:rPr>
          <w:rFonts w:ascii="Times New Roman" w:hAnsi="Times New Roman" w:cs="Times New Roman"/>
          <w:sz w:val="24"/>
          <w:szCs w:val="24"/>
          <w:lang w:val="en-US"/>
        </w:rPr>
        <w:t>photograph using ImageJ 1.51.</w:t>
      </w:r>
      <w:r w:rsidR="007602A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T</w:t>
      </w:r>
      <w:r w:rsidR="007602A5" w:rsidRPr="00F20C48">
        <w:rPr>
          <w:rFonts w:ascii="Times New Roman" w:hAnsi="Times New Roman" w:cs="Times New Roman"/>
          <w:sz w:val="24"/>
          <w:szCs w:val="24"/>
          <w:lang w:val="en-US"/>
        </w:rPr>
        <w:t>he green/blue (G/B</w:t>
      </w:r>
      <w:r w:rsidR="000D5C57" w:rsidRPr="00F20C48">
        <w:rPr>
          <w:rFonts w:ascii="Times New Roman" w:hAnsi="Times New Roman" w:cs="Times New Roman"/>
          <w:sz w:val="24"/>
          <w:szCs w:val="24"/>
          <w:lang w:val="en-US"/>
        </w:rPr>
        <w:t xml:space="preserve">) ratio was </w:t>
      </w:r>
      <w:r w:rsidR="00C216DB" w:rsidRPr="00F20C48">
        <w:rPr>
          <w:rFonts w:ascii="Times New Roman" w:hAnsi="Times New Roman" w:cs="Times New Roman"/>
          <w:sz w:val="24"/>
          <w:szCs w:val="24"/>
          <w:lang w:val="en-US"/>
        </w:rPr>
        <w:t xml:space="preserve">then </w:t>
      </w:r>
      <w:r w:rsidR="000D5C57" w:rsidRPr="00F20C48">
        <w:rPr>
          <w:rFonts w:ascii="Times New Roman" w:hAnsi="Times New Roman" w:cs="Times New Roman"/>
          <w:sz w:val="24"/>
          <w:szCs w:val="24"/>
          <w:lang w:val="en-US"/>
        </w:rPr>
        <w:t xml:space="preserve">used as a measure </w:t>
      </w:r>
      <w:r w:rsidR="00C216DB" w:rsidRPr="00F20C48">
        <w:rPr>
          <w:rFonts w:ascii="Times New Roman" w:hAnsi="Times New Roman" w:cs="Times New Roman"/>
          <w:sz w:val="24"/>
          <w:szCs w:val="24"/>
          <w:lang w:val="en-US"/>
        </w:rPr>
        <w:t>of</w:t>
      </w:r>
      <w:r w:rsidR="000D5C57" w:rsidRPr="00F20C48">
        <w:rPr>
          <w:rFonts w:ascii="Times New Roman" w:hAnsi="Times New Roman" w:cs="Times New Roman"/>
          <w:sz w:val="24"/>
          <w:szCs w:val="24"/>
          <w:lang w:val="en-US"/>
        </w:rPr>
        <w:t xml:space="preserve"> luminescence intensity</w:t>
      </w:r>
      <w:r w:rsidR="00AA1AC6">
        <w:rPr>
          <w:rFonts w:ascii="Times New Roman" w:hAnsi="Times New Roman" w:cs="Times New Roman"/>
          <w:sz w:val="24"/>
          <w:szCs w:val="24"/>
          <w:lang w:val="en-US"/>
        </w:rPr>
        <w:t xml:space="preserve"> in coral skeleton </w:t>
      </w:r>
      <w:r w:rsidR="00183AC9">
        <w:rPr>
          <w:rFonts w:ascii="Times New Roman" w:hAnsi="Times New Roman" w:cs="Times New Roman"/>
          <w:sz w:val="24"/>
          <w:szCs w:val="24"/>
          <w:lang w:val="en-US"/>
        </w:rPr>
        <w:t>(hereafter skeletal luminescence)</w:t>
      </w:r>
      <w:r w:rsidR="000D5C5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The </w:t>
      </w:r>
      <w:r w:rsidR="007602A5" w:rsidRPr="00F20C48">
        <w:rPr>
          <w:rFonts w:ascii="Times New Roman" w:hAnsi="Times New Roman" w:cs="Times New Roman"/>
          <w:sz w:val="24"/>
          <w:szCs w:val="24"/>
          <w:lang w:val="en-US"/>
        </w:rPr>
        <w:t>G/B ratio reflect</w:t>
      </w:r>
      <w:r w:rsidR="00C216DB" w:rsidRPr="00F20C48">
        <w:rPr>
          <w:rFonts w:ascii="Times New Roman" w:hAnsi="Times New Roman" w:cs="Times New Roman"/>
          <w:sz w:val="24"/>
          <w:szCs w:val="24"/>
          <w:lang w:val="en-US"/>
        </w:rPr>
        <w:t>s</w:t>
      </w:r>
      <w:r w:rsidR="007602A5" w:rsidRPr="00F20C48">
        <w:rPr>
          <w:rFonts w:ascii="Times New Roman" w:hAnsi="Times New Roman" w:cs="Times New Roman"/>
          <w:sz w:val="24"/>
          <w:szCs w:val="24"/>
          <w:lang w:val="en-US"/>
        </w:rPr>
        <w:t xml:space="preserve"> the influence of humic acid/aragonite ratios within the coral skeleton </w:t>
      </w:r>
      <w:r w:rsidR="007602A5" w:rsidRPr="00F20C48">
        <w:rPr>
          <w:rFonts w:ascii="Times New Roman" w:hAnsi="Times New Roman" w:cs="Times New Roman"/>
          <w:sz w:val="24"/>
          <w:szCs w:val="24"/>
          <w:lang w:val="en-US"/>
        </w:rPr>
        <w:fldChar w:fldCharType="begin" w:fldLock="1"/>
      </w:r>
      <w:r w:rsidR="000254E4" w:rsidRPr="00F20C48">
        <w:rPr>
          <w:rFonts w:ascii="Times New Roman" w:hAnsi="Times New Roman" w:cs="Times New Roman"/>
          <w:sz w:val="24"/>
          <w:szCs w:val="24"/>
          <w:lang w:val="en-US"/>
        </w:rPr>
        <w:instrText xml:space="preserve"> ADDIN ZOTERO_ITEM CSL_CITATION {"citationID":"iFhSlj3j","properties":{"formattedCitation":"(Grove et al. 2010)","plainCitation":"(Grove et al. 2010)","noteIndex":0},"citationItems":[{"id":1091,"uris":["http://www.mendeley.com/documents/?uuid=7b478a30-56e3-46cd-863d-abbf14f7cfef","http://zotero.org/users/9344658/items/4BTE4M3D"],"itemData":{"id":1091,"type":"article-journal","abstract":"Abstract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runoff.","container-title":"Coral Reefs","DOI":"10.1007/s00338-010-0629-y","ISSN":"07224028","issue":"3","note":"Citation Key: Grove2010a\nISBN: 0722-4028","page":"579-591","title":"River runoff reconstructions from novel spectral luminescence scanning of massive coral skeletons","volume":"29","author":[{"family":"Grove","given":"C. A."},{"family":"Nagtegaal","given":"R."},{"family":"Zinke","given":"J."},{"family":"Scheufen","given":"T."},{"family":"Koster","given":"B."},{"family":"Kasper","given":"S."},{"family":"McCulloch","given":"M. T."},{"family":"Bergh","given":"G.","non-dropping-particle":"van den"},{"family":"Brummer","given":"G. Jan A"}],"issued":{"date-parts":[["2010"]]}}}],"schema":"https://github.com/citation-style-language/schema/raw/master/csl-citation.json"} </w:instrText>
      </w:r>
      <w:r w:rsidR="007602A5"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(Grove et al. 2010)</w:t>
      </w:r>
      <w:r w:rsidR="007602A5" w:rsidRPr="00F20C48">
        <w:rPr>
          <w:rFonts w:ascii="Times New Roman" w:hAnsi="Times New Roman" w:cs="Times New Roman"/>
          <w:sz w:val="24"/>
          <w:szCs w:val="24"/>
          <w:lang w:val="en-US"/>
        </w:rPr>
        <w:fldChar w:fldCharType="end"/>
      </w:r>
      <w:r w:rsidR="00F33AB6"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with</w:t>
      </w:r>
      <w:r w:rsidR="00F33AB6" w:rsidRPr="00F20C48">
        <w:rPr>
          <w:rFonts w:ascii="Times New Roman" w:hAnsi="Times New Roman" w:cs="Times New Roman"/>
          <w:sz w:val="24"/>
          <w:szCs w:val="24"/>
          <w:lang w:val="en-US"/>
        </w:rPr>
        <w:t xml:space="preserve"> higher G/B intensit</w:t>
      </w:r>
      <w:r w:rsidR="00D57121" w:rsidRPr="00F20C48">
        <w:rPr>
          <w:rFonts w:ascii="Times New Roman" w:hAnsi="Times New Roman" w:cs="Times New Roman"/>
          <w:sz w:val="24"/>
          <w:szCs w:val="24"/>
          <w:lang w:val="en-US"/>
        </w:rPr>
        <w:t>ies</w:t>
      </w:r>
      <w:r w:rsidR="00F33AB6"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indicating </w:t>
      </w:r>
      <w:r w:rsidR="00F33AB6" w:rsidRPr="00F20C48">
        <w:rPr>
          <w:rFonts w:ascii="Times New Roman" w:hAnsi="Times New Roman" w:cs="Times New Roman"/>
          <w:sz w:val="24"/>
          <w:szCs w:val="24"/>
          <w:lang w:val="en-US"/>
        </w:rPr>
        <w:t xml:space="preserve">higher </w:t>
      </w:r>
      <w:r w:rsidR="00B45E25" w:rsidRPr="00F20C48">
        <w:rPr>
          <w:rFonts w:ascii="Times New Roman" w:hAnsi="Times New Roman" w:cs="Times New Roman"/>
          <w:sz w:val="24"/>
          <w:szCs w:val="24"/>
          <w:lang w:val="en-US"/>
        </w:rPr>
        <w:t xml:space="preserve">freshwater </w:t>
      </w:r>
      <w:r w:rsidR="00544C9F" w:rsidRPr="00F20C48">
        <w:rPr>
          <w:rFonts w:ascii="Times New Roman" w:hAnsi="Times New Roman" w:cs="Times New Roman"/>
          <w:sz w:val="24"/>
          <w:szCs w:val="24"/>
          <w:lang w:val="en-US"/>
        </w:rPr>
        <w:t xml:space="preserve">discharge </w:t>
      </w:r>
      <w:r w:rsidR="00B45E25" w:rsidRPr="00F20C48">
        <w:rPr>
          <w:rFonts w:ascii="Times New Roman" w:hAnsi="Times New Roman" w:cs="Times New Roman"/>
          <w:sz w:val="24"/>
          <w:szCs w:val="24"/>
          <w:lang w:val="en-US"/>
        </w:rPr>
        <w:t xml:space="preserve">and sediment </w:t>
      </w:r>
      <w:r w:rsidR="00544C9F" w:rsidRPr="00F20C48">
        <w:rPr>
          <w:rFonts w:ascii="Times New Roman" w:hAnsi="Times New Roman" w:cs="Times New Roman"/>
          <w:sz w:val="24"/>
          <w:szCs w:val="24"/>
          <w:lang w:val="en-US"/>
        </w:rPr>
        <w:t xml:space="preserve">load </w:t>
      </w:r>
      <w:r w:rsidR="00544C9F"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{"citationID":"mm2yOjgC","properties":{"formattedCitation":"(Tanzil et al. 2016)","plainCitation":"(Tanzil et al. 2016)","noteIndex":0},"citationItems":[{"id":2298,"uris":["http://www.mendeley.com/documents/?uuid=54414a9d-fcc6-4ea2-a1e6-1bef789c8473","http://zotero.org/users/9344658/items/B4T9GA9Q"],"itemData":{"id":2298,"type":"article-journal","container-title":"Limnology and Oceanography","DOI":"10.1002/lno.10350","ISSN":"00243590","issue":"6","journalAbbreviation":"Limnol. Oceanogr.","note":"Citation Key: Tanzil2016","page":"2003-2025","title":"Luminescence and density banding patterns in massive &lt;i&gt;Porites&lt;/i&gt; corals around the Thai-Malay Peninsula, Southeast Asia","volume":"61","author":[{"family":"Tanzil","given":"J.T.I."},{"family":"Lee","given":"J.N."},{"family":"Brown","given":"B.E."},{"family":"Quax","given":"Rick"},{"family":"Kaandorp","given":"J.A."},{"family":"Lough","given":"J.M."},{"family":"Todd","given":"P.A."}],"issued":{"date-parts":[["2016"]]}}}],"schema":"https://github.com/citation-style-language/schema/raw/master/csl-citation.json"} </w:instrText>
      </w:r>
      <w:r w:rsidR="00544C9F"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(Tanzil et al. 2016)</w:t>
      </w:r>
      <w:r w:rsidR="00544C9F" w:rsidRPr="00F20C48">
        <w:rPr>
          <w:rFonts w:ascii="Times New Roman" w:hAnsi="Times New Roman" w:cs="Times New Roman"/>
          <w:sz w:val="24"/>
          <w:szCs w:val="24"/>
          <w:lang w:val="en-US"/>
        </w:rPr>
        <w:fldChar w:fldCharType="end"/>
      </w:r>
      <w:r w:rsidR="00B45E25" w:rsidRPr="00F20C48">
        <w:rPr>
          <w:rFonts w:ascii="Times New Roman" w:hAnsi="Times New Roman" w:cs="Times New Roman"/>
          <w:sz w:val="24"/>
          <w:szCs w:val="24"/>
          <w:lang w:val="en-US"/>
        </w:rPr>
        <w:t>.</w:t>
      </w:r>
      <w:r w:rsidR="007602A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Consequently, </w:t>
      </w:r>
      <w:r w:rsidR="00B2030C" w:rsidRPr="00F20C48">
        <w:rPr>
          <w:rFonts w:ascii="Times New Roman" w:hAnsi="Times New Roman" w:cs="Times New Roman"/>
          <w:sz w:val="24"/>
          <w:szCs w:val="24"/>
          <w:lang w:val="en-US"/>
        </w:rPr>
        <w:t>t</w:t>
      </w:r>
      <w:r w:rsidR="00A6443D" w:rsidRPr="00F20C48">
        <w:rPr>
          <w:rFonts w:ascii="Times New Roman" w:hAnsi="Times New Roman" w:cs="Times New Roman"/>
          <w:sz w:val="24"/>
          <w:szCs w:val="24"/>
          <w:lang w:val="en-US"/>
        </w:rPr>
        <w:t>he highest</w:t>
      </w:r>
      <w:r w:rsidR="007602A5" w:rsidRPr="00F20C48">
        <w:rPr>
          <w:rFonts w:ascii="Times New Roman" w:hAnsi="Times New Roman" w:cs="Times New Roman"/>
          <w:sz w:val="24"/>
          <w:szCs w:val="24"/>
          <w:lang w:val="en-US"/>
        </w:rPr>
        <w:t xml:space="preserve"> </w:t>
      </w:r>
      <w:r w:rsidR="00A6443D" w:rsidRPr="00F20C48">
        <w:rPr>
          <w:rFonts w:ascii="Times New Roman" w:hAnsi="Times New Roman" w:cs="Times New Roman"/>
          <w:sz w:val="24"/>
          <w:szCs w:val="24"/>
          <w:lang w:val="en-US"/>
        </w:rPr>
        <w:t xml:space="preserve">and lowest annual </w:t>
      </w:r>
      <w:r w:rsidR="007602A5" w:rsidRPr="00F20C48">
        <w:rPr>
          <w:rFonts w:ascii="Times New Roman" w:hAnsi="Times New Roman" w:cs="Times New Roman"/>
          <w:sz w:val="24"/>
          <w:szCs w:val="24"/>
          <w:lang w:val="en-US"/>
        </w:rPr>
        <w:t xml:space="preserve">luminescence peaks were </w:t>
      </w:r>
      <w:r w:rsidR="00C216DB" w:rsidRPr="00F20C48">
        <w:rPr>
          <w:rFonts w:ascii="Times New Roman" w:hAnsi="Times New Roman" w:cs="Times New Roman"/>
          <w:sz w:val="24"/>
          <w:szCs w:val="24"/>
          <w:lang w:val="en-US"/>
        </w:rPr>
        <w:t>aligned with</w:t>
      </w:r>
      <w:r w:rsidR="00B2030C" w:rsidRPr="00F20C48">
        <w:rPr>
          <w:rFonts w:ascii="Times New Roman" w:hAnsi="Times New Roman" w:cs="Times New Roman"/>
          <w:sz w:val="24"/>
          <w:szCs w:val="24"/>
          <w:lang w:val="en-US"/>
        </w:rPr>
        <w:t xml:space="preserve"> the </w:t>
      </w:r>
      <w:r w:rsidR="00743C03" w:rsidRPr="00F20C48">
        <w:rPr>
          <w:rFonts w:ascii="Times New Roman" w:hAnsi="Times New Roman" w:cs="Times New Roman"/>
          <w:sz w:val="24"/>
          <w:szCs w:val="24"/>
          <w:lang w:val="en-US"/>
        </w:rPr>
        <w:t xml:space="preserve">months of </w:t>
      </w:r>
      <w:r w:rsidR="00B2030C" w:rsidRPr="00F20C48">
        <w:rPr>
          <w:rFonts w:ascii="Times New Roman" w:hAnsi="Times New Roman" w:cs="Times New Roman"/>
          <w:sz w:val="24"/>
          <w:szCs w:val="24"/>
          <w:lang w:val="en-US"/>
        </w:rPr>
        <w:t>high</w:t>
      </w:r>
      <w:r w:rsidR="00A6443D" w:rsidRPr="00F20C48">
        <w:rPr>
          <w:rFonts w:ascii="Times New Roman" w:hAnsi="Times New Roman" w:cs="Times New Roman"/>
          <w:sz w:val="24"/>
          <w:szCs w:val="24"/>
          <w:lang w:val="en-US"/>
        </w:rPr>
        <w:t>est</w:t>
      </w:r>
      <w:r w:rsidR="0022358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late </w:t>
      </w:r>
      <w:r w:rsidR="00766226" w:rsidRPr="00F20C48">
        <w:rPr>
          <w:rFonts w:ascii="Times New Roman" w:hAnsi="Times New Roman" w:cs="Times New Roman"/>
          <w:sz w:val="24"/>
          <w:szCs w:val="24"/>
          <w:lang w:val="en-US"/>
        </w:rPr>
        <w:t>December</w:t>
      </w:r>
      <w:r w:rsidR="00223582" w:rsidRPr="00F20C48">
        <w:rPr>
          <w:rFonts w:ascii="Times New Roman" w:hAnsi="Times New Roman" w:cs="Times New Roman"/>
          <w:sz w:val="24"/>
          <w:szCs w:val="24"/>
          <w:lang w:val="en-US"/>
        </w:rPr>
        <w:t>)</w:t>
      </w:r>
      <w:r w:rsidR="00A6443D" w:rsidRPr="00F20C48">
        <w:rPr>
          <w:rFonts w:ascii="Times New Roman" w:hAnsi="Times New Roman" w:cs="Times New Roman"/>
          <w:sz w:val="24"/>
          <w:szCs w:val="24"/>
          <w:lang w:val="en-US"/>
        </w:rPr>
        <w:t xml:space="preserve"> and lowest</w:t>
      </w:r>
      <w:r w:rsidR="0022358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late </w:t>
      </w:r>
      <w:r w:rsidR="00766226" w:rsidRPr="00F20C48">
        <w:rPr>
          <w:rFonts w:ascii="Times New Roman" w:hAnsi="Times New Roman" w:cs="Times New Roman"/>
          <w:sz w:val="24"/>
          <w:szCs w:val="24"/>
          <w:lang w:val="en-US"/>
        </w:rPr>
        <w:t>March</w:t>
      </w:r>
      <w:r w:rsidR="00223582" w:rsidRPr="00F20C48">
        <w:rPr>
          <w:rFonts w:ascii="Times New Roman" w:hAnsi="Times New Roman" w:cs="Times New Roman"/>
          <w:sz w:val="24"/>
          <w:szCs w:val="24"/>
          <w:lang w:val="en-US"/>
        </w:rPr>
        <w:t>)</w:t>
      </w:r>
      <w:r w:rsidR="00A6443D" w:rsidRPr="00F20C48">
        <w:rPr>
          <w:rFonts w:ascii="Times New Roman" w:hAnsi="Times New Roman" w:cs="Times New Roman"/>
          <w:sz w:val="24"/>
          <w:szCs w:val="24"/>
          <w:lang w:val="en-US"/>
        </w:rPr>
        <w:t xml:space="preserve"> water</w:t>
      </w:r>
      <w:r w:rsidR="00223582" w:rsidRPr="00F20C48">
        <w:rPr>
          <w:rFonts w:ascii="Times New Roman" w:hAnsi="Times New Roman" w:cs="Times New Roman"/>
          <w:sz w:val="24"/>
          <w:szCs w:val="24"/>
          <w:lang w:val="en-US"/>
        </w:rPr>
        <w:t xml:space="preserve"> flow records</w:t>
      </w:r>
      <w:r w:rsidR="00A6443D" w:rsidRPr="00F20C48">
        <w:rPr>
          <w:rFonts w:ascii="Times New Roman" w:hAnsi="Times New Roman" w:cs="Times New Roman"/>
          <w:sz w:val="24"/>
          <w:szCs w:val="24"/>
          <w:lang w:val="en-US"/>
        </w:rPr>
        <w:t>, respectively (Fig. 3).</w:t>
      </w:r>
    </w:p>
    <w:p w14:paraId="0658872D" w14:textId="504F34F3" w:rsidR="00696137" w:rsidRPr="00F20C48" w:rsidRDefault="00422FA3" w:rsidP="00B65777">
      <w:pPr>
        <w:spacing w:before="240"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Hydrological and e</w:t>
      </w:r>
      <w:r w:rsidR="00DB67CC" w:rsidRPr="00F20C48">
        <w:rPr>
          <w:rFonts w:ascii="Times New Roman" w:hAnsi="Times New Roman" w:cs="Times New Roman"/>
          <w:b/>
          <w:bCs/>
          <w:sz w:val="24"/>
          <w:szCs w:val="24"/>
          <w:lang w:val="en-US"/>
        </w:rPr>
        <w:t>nvironmental data</w:t>
      </w:r>
    </w:p>
    <w:p w14:paraId="2B9F2CAD" w14:textId="0DC816A3" w:rsidR="00DB67CC" w:rsidRPr="00F20C48" w:rsidRDefault="00096880"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Monthly water flow</w:t>
      </w:r>
      <w:r w:rsidR="006A332C" w:rsidRPr="00F20C48">
        <w:rPr>
          <w:rFonts w:ascii="Times New Roman" w:hAnsi="Times New Roman" w:cs="Times New Roman"/>
          <w:sz w:val="24"/>
          <w:szCs w:val="24"/>
          <w:lang w:val="en-US"/>
        </w:rPr>
        <w:t xml:space="preserve"> data</w:t>
      </w:r>
      <w:r w:rsidR="00C17A7A" w:rsidRPr="00F20C48">
        <w:rPr>
          <w:rFonts w:ascii="Times New Roman" w:hAnsi="Times New Roman" w:cs="Times New Roman"/>
          <w:sz w:val="24"/>
          <w:szCs w:val="24"/>
          <w:lang w:val="en-US"/>
        </w:rPr>
        <w:t xml:space="preserve"> (1981</w:t>
      </w:r>
      <w:r w:rsidR="001C0925" w:rsidRPr="00F20C48">
        <w:rPr>
          <w:rFonts w:ascii="Times New Roman" w:hAnsi="Times New Roman" w:cs="Times New Roman"/>
          <w:sz w:val="24"/>
          <w:szCs w:val="24"/>
          <w:lang w:val="en-US"/>
        </w:rPr>
        <w:t>‒</w:t>
      </w:r>
      <w:r w:rsidR="00C17A7A" w:rsidRPr="00F20C48">
        <w:rPr>
          <w:rFonts w:ascii="Times New Roman" w:hAnsi="Times New Roman" w:cs="Times New Roman"/>
          <w:sz w:val="24"/>
          <w:szCs w:val="24"/>
          <w:lang w:val="en-US"/>
        </w:rPr>
        <w:t>2015)</w:t>
      </w:r>
      <w:r w:rsidR="007D7AEB"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from the Canal del Dique at </w:t>
      </w:r>
      <w:r w:rsidR="007D7AEB"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Santa Helena station</w:t>
      </w:r>
      <w:r w:rsidR="00C17A7A" w:rsidRPr="00F20C48">
        <w:rPr>
          <w:rFonts w:ascii="Times New Roman" w:hAnsi="Times New Roman" w:cs="Times New Roman"/>
          <w:sz w:val="24"/>
          <w:szCs w:val="24"/>
          <w:lang w:val="en-US"/>
        </w:rPr>
        <w:t xml:space="preserve"> (</w:t>
      </w:r>
      <w:r w:rsidR="009315A1" w:rsidRPr="00F20C48">
        <w:rPr>
          <w:rFonts w:ascii="Times New Roman" w:hAnsi="Times New Roman" w:cs="Times New Roman"/>
          <w:sz w:val="24"/>
          <w:szCs w:val="24"/>
          <w:lang w:val="en-US"/>
        </w:rPr>
        <w:t>ID</w:t>
      </w:r>
      <w:r w:rsidR="00C17A7A" w:rsidRPr="00F20C48">
        <w:rPr>
          <w:rFonts w:ascii="Times New Roman" w:hAnsi="Times New Roman" w:cs="Times New Roman"/>
          <w:sz w:val="24"/>
          <w:szCs w:val="24"/>
          <w:lang w:val="en-US"/>
        </w:rPr>
        <w:t xml:space="preserve"> 29037450)</w:t>
      </w:r>
      <w:r w:rsidRPr="00F20C48">
        <w:rPr>
          <w:rFonts w:ascii="Times New Roman" w:hAnsi="Times New Roman" w:cs="Times New Roman"/>
          <w:sz w:val="24"/>
          <w:szCs w:val="24"/>
          <w:lang w:val="en-US"/>
        </w:rPr>
        <w:t xml:space="preserve"> (Fig. 1b) were obtained from the Instituto de </w:t>
      </w:r>
      <w:proofErr w:type="spellStart"/>
      <w:r w:rsidRPr="00F20C48">
        <w:rPr>
          <w:rFonts w:ascii="Times New Roman" w:hAnsi="Times New Roman" w:cs="Times New Roman"/>
          <w:sz w:val="24"/>
          <w:szCs w:val="24"/>
          <w:lang w:val="en-US"/>
        </w:rPr>
        <w:t>Hidrolog</w:t>
      </w:r>
      <w:r w:rsidR="00F563EE">
        <w:rPr>
          <w:rFonts w:ascii="Times New Roman" w:hAnsi="Times New Roman" w:cs="Times New Roman"/>
          <w:sz w:val="24"/>
          <w:szCs w:val="24"/>
          <w:lang w:val="en-US"/>
        </w:rPr>
        <w:t>í</w:t>
      </w:r>
      <w:r w:rsidRPr="00F20C48">
        <w:rPr>
          <w:rFonts w:ascii="Times New Roman" w:hAnsi="Times New Roman" w:cs="Times New Roman"/>
          <w:sz w:val="24"/>
          <w:szCs w:val="24"/>
          <w:lang w:val="en-US"/>
        </w:rPr>
        <w:t>a</w:t>
      </w:r>
      <w:proofErr w:type="spellEnd"/>
      <w:r w:rsidR="006A332C"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Metereolog</w:t>
      </w:r>
      <w:r w:rsidR="00F563EE">
        <w:rPr>
          <w:rFonts w:ascii="Times New Roman" w:hAnsi="Times New Roman" w:cs="Times New Roman"/>
          <w:sz w:val="24"/>
          <w:szCs w:val="24"/>
          <w:lang w:val="en-US"/>
        </w:rPr>
        <w:t>í</w:t>
      </w:r>
      <w:r w:rsidRPr="00F20C48">
        <w:rPr>
          <w:rFonts w:ascii="Times New Roman" w:hAnsi="Times New Roman" w:cs="Times New Roman"/>
          <w:sz w:val="24"/>
          <w:szCs w:val="24"/>
          <w:lang w:val="en-US"/>
        </w:rPr>
        <w:t>a</w:t>
      </w:r>
      <w:proofErr w:type="spellEnd"/>
      <w:r w:rsidRPr="00F20C48">
        <w:rPr>
          <w:rFonts w:ascii="Times New Roman" w:hAnsi="Times New Roman" w:cs="Times New Roman"/>
          <w:sz w:val="24"/>
          <w:szCs w:val="24"/>
          <w:lang w:val="en-US"/>
        </w:rPr>
        <w:t xml:space="preserve"> y </w:t>
      </w:r>
      <w:proofErr w:type="spellStart"/>
      <w:r w:rsidRPr="00F20C48">
        <w:rPr>
          <w:rFonts w:ascii="Times New Roman" w:hAnsi="Times New Roman" w:cs="Times New Roman"/>
          <w:sz w:val="24"/>
          <w:szCs w:val="24"/>
          <w:lang w:val="en-US"/>
        </w:rPr>
        <w:t>Estudios</w:t>
      </w:r>
      <w:proofErr w:type="spellEnd"/>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Ambientales</w:t>
      </w:r>
      <w:proofErr w:type="spellEnd"/>
      <w:r w:rsidRPr="00F20C48">
        <w:rPr>
          <w:rFonts w:ascii="Times New Roman" w:hAnsi="Times New Roman" w:cs="Times New Roman"/>
          <w:sz w:val="24"/>
          <w:szCs w:val="24"/>
          <w:lang w:val="en-US"/>
        </w:rPr>
        <w:t xml:space="preserve"> (IDEAM)</w:t>
      </w:r>
      <w:r w:rsidR="00C17A7A" w:rsidRPr="00F20C48">
        <w:rPr>
          <w:rFonts w:ascii="Times New Roman" w:hAnsi="Times New Roman" w:cs="Times New Roman"/>
          <w:sz w:val="24"/>
          <w:szCs w:val="24"/>
          <w:lang w:val="en-US"/>
        </w:rPr>
        <w:t xml:space="preserve">. </w:t>
      </w:r>
      <w:commentRangeStart w:id="144"/>
      <w:r w:rsidR="00C17A7A" w:rsidRPr="00F20C48">
        <w:rPr>
          <w:rFonts w:ascii="Times New Roman" w:hAnsi="Times New Roman" w:cs="Times New Roman"/>
          <w:sz w:val="24"/>
          <w:szCs w:val="24"/>
          <w:lang w:val="en-US"/>
        </w:rPr>
        <w:t xml:space="preserve">Monthly </w:t>
      </w:r>
      <w:r w:rsidR="007D7AEB" w:rsidRPr="00F20C48">
        <w:rPr>
          <w:rFonts w:ascii="Times New Roman" w:hAnsi="Times New Roman" w:cs="Times New Roman"/>
          <w:sz w:val="24"/>
          <w:szCs w:val="24"/>
          <w:lang w:val="en-US"/>
        </w:rPr>
        <w:t>air temperature</w:t>
      </w:r>
      <w:r w:rsidR="00C17A7A" w:rsidRPr="00F20C48">
        <w:rPr>
          <w:rFonts w:ascii="Times New Roman" w:hAnsi="Times New Roman" w:cs="Times New Roman"/>
          <w:sz w:val="24"/>
          <w:szCs w:val="24"/>
          <w:lang w:val="en-US"/>
        </w:rPr>
        <w:t xml:space="preserve"> data </w:t>
      </w:r>
      <w:commentRangeEnd w:id="144"/>
      <w:r w:rsidR="00A8600A">
        <w:rPr>
          <w:rStyle w:val="Refdecomentario"/>
        </w:rPr>
        <w:commentReference w:id="144"/>
      </w:r>
      <w:r w:rsidR="00C17A7A" w:rsidRPr="00F20C48">
        <w:rPr>
          <w:rFonts w:ascii="Times New Roman" w:hAnsi="Times New Roman" w:cs="Times New Roman"/>
          <w:sz w:val="24"/>
          <w:szCs w:val="24"/>
          <w:lang w:val="en-US"/>
        </w:rPr>
        <w:t>(195</w:t>
      </w:r>
      <w:r w:rsidR="004D22B7" w:rsidRPr="00F20C48">
        <w:rPr>
          <w:rFonts w:ascii="Times New Roman" w:hAnsi="Times New Roman" w:cs="Times New Roman"/>
          <w:sz w:val="24"/>
          <w:szCs w:val="24"/>
          <w:lang w:val="en-US"/>
        </w:rPr>
        <w:t>4</w:t>
      </w:r>
      <w:r w:rsidR="001C0925" w:rsidRPr="00F20C48">
        <w:rPr>
          <w:rFonts w:ascii="Times New Roman" w:hAnsi="Times New Roman" w:cs="Times New Roman"/>
          <w:sz w:val="24"/>
          <w:szCs w:val="24"/>
          <w:lang w:val="en-US"/>
        </w:rPr>
        <w:t>‒</w:t>
      </w:r>
      <w:r w:rsidR="00C17A7A" w:rsidRPr="00F20C48">
        <w:rPr>
          <w:rFonts w:ascii="Times New Roman" w:hAnsi="Times New Roman" w:cs="Times New Roman"/>
          <w:sz w:val="24"/>
          <w:szCs w:val="24"/>
          <w:lang w:val="en-US"/>
        </w:rPr>
        <w:t>2013) w</w:t>
      </w:r>
      <w:r w:rsidR="00C216DB" w:rsidRPr="00F20C48">
        <w:rPr>
          <w:rFonts w:ascii="Times New Roman" w:hAnsi="Times New Roman" w:cs="Times New Roman"/>
          <w:sz w:val="24"/>
          <w:szCs w:val="24"/>
          <w:lang w:val="en-US"/>
        </w:rPr>
        <w:t>ere</w:t>
      </w:r>
      <w:r w:rsidR="00C17A7A" w:rsidRPr="00F20C48">
        <w:rPr>
          <w:rFonts w:ascii="Times New Roman" w:hAnsi="Times New Roman" w:cs="Times New Roman"/>
          <w:sz w:val="24"/>
          <w:szCs w:val="24"/>
          <w:lang w:val="en-US"/>
        </w:rPr>
        <w:t xml:space="preserve"> </w:t>
      </w:r>
      <w:r w:rsidR="00626F74" w:rsidRPr="00F20C48">
        <w:rPr>
          <w:rFonts w:ascii="Times New Roman" w:hAnsi="Times New Roman" w:cs="Times New Roman"/>
          <w:sz w:val="24"/>
          <w:szCs w:val="24"/>
          <w:lang w:val="en-US"/>
        </w:rPr>
        <w:t xml:space="preserve">obtained from the </w:t>
      </w:r>
      <w:r w:rsidR="00C17A7A" w:rsidRPr="00F20C48">
        <w:rPr>
          <w:rFonts w:ascii="Times New Roman" w:hAnsi="Times New Roman" w:cs="Times New Roman"/>
          <w:sz w:val="24"/>
          <w:szCs w:val="24"/>
          <w:lang w:val="en-US"/>
        </w:rPr>
        <w:t>IDEAM</w:t>
      </w:r>
      <w:r w:rsidR="00626F74" w:rsidRPr="00F20C48">
        <w:rPr>
          <w:rFonts w:ascii="Times New Roman" w:hAnsi="Times New Roman" w:cs="Times New Roman"/>
          <w:sz w:val="24"/>
          <w:szCs w:val="24"/>
          <w:lang w:val="en-US"/>
        </w:rPr>
        <w:t>’s</w:t>
      </w:r>
      <w:r w:rsidR="00C17A7A" w:rsidRPr="00F20C48">
        <w:rPr>
          <w:rFonts w:ascii="Times New Roman" w:hAnsi="Times New Roman" w:cs="Times New Roman"/>
          <w:sz w:val="24"/>
          <w:szCs w:val="24"/>
          <w:lang w:val="en-US"/>
        </w:rPr>
        <w:t xml:space="preserve"> </w:t>
      </w:r>
      <w:r w:rsidR="00D662C3" w:rsidRPr="00F20C48">
        <w:rPr>
          <w:rFonts w:ascii="Times New Roman" w:hAnsi="Times New Roman" w:cs="Times New Roman"/>
          <w:sz w:val="24"/>
          <w:szCs w:val="24"/>
          <w:lang w:val="en-US"/>
        </w:rPr>
        <w:t xml:space="preserve">Escuela </w:t>
      </w:r>
      <w:r w:rsidR="00C17A7A" w:rsidRPr="00F20C48">
        <w:rPr>
          <w:rFonts w:ascii="Times New Roman" w:hAnsi="Times New Roman" w:cs="Times New Roman"/>
          <w:sz w:val="24"/>
          <w:szCs w:val="24"/>
          <w:lang w:val="en-US"/>
        </w:rPr>
        <w:t>Naval</w:t>
      </w:r>
      <w:r w:rsidR="00D662C3" w:rsidRPr="00F20C48">
        <w:rPr>
          <w:rFonts w:ascii="Times New Roman" w:hAnsi="Times New Roman" w:cs="Times New Roman"/>
          <w:sz w:val="24"/>
          <w:szCs w:val="24"/>
          <w:lang w:val="en-US"/>
        </w:rPr>
        <w:t xml:space="preserve"> </w:t>
      </w:r>
      <w:r w:rsidR="00626F74" w:rsidRPr="00F20C48">
        <w:rPr>
          <w:rFonts w:ascii="Times New Roman" w:hAnsi="Times New Roman" w:cs="Times New Roman"/>
          <w:sz w:val="24"/>
          <w:szCs w:val="24"/>
          <w:lang w:val="en-US"/>
        </w:rPr>
        <w:t xml:space="preserve">station </w:t>
      </w:r>
      <w:r w:rsidR="00C17A7A" w:rsidRPr="00F20C48">
        <w:rPr>
          <w:rFonts w:ascii="Times New Roman" w:hAnsi="Times New Roman" w:cs="Times New Roman"/>
          <w:sz w:val="24"/>
          <w:szCs w:val="24"/>
          <w:lang w:val="en-US"/>
        </w:rPr>
        <w:t>(</w:t>
      </w:r>
      <w:r w:rsidR="00C216DB" w:rsidRPr="00F20C48">
        <w:rPr>
          <w:rFonts w:ascii="Times New Roman" w:hAnsi="Times New Roman" w:cs="Times New Roman"/>
          <w:sz w:val="24"/>
          <w:szCs w:val="24"/>
          <w:lang w:val="en-US"/>
        </w:rPr>
        <w:t>ID</w:t>
      </w:r>
      <w:r w:rsidR="00C17A7A" w:rsidRPr="00F20C48">
        <w:rPr>
          <w:rFonts w:ascii="Times New Roman" w:hAnsi="Times New Roman" w:cs="Times New Roman"/>
          <w:sz w:val="24"/>
          <w:szCs w:val="24"/>
          <w:lang w:val="en-US"/>
        </w:rPr>
        <w:t xml:space="preserve"> 14015030) (Fig. 1b).</w:t>
      </w:r>
      <w:r w:rsidR="007D7AEB" w:rsidRPr="00F20C48">
        <w:rPr>
          <w:rFonts w:ascii="Times New Roman" w:hAnsi="Times New Roman" w:cs="Times New Roman"/>
          <w:sz w:val="24"/>
          <w:szCs w:val="24"/>
          <w:lang w:val="en-US"/>
        </w:rPr>
        <w:t xml:space="preserve"> </w:t>
      </w:r>
      <w:r w:rsidR="00607F07" w:rsidRPr="00F20C48">
        <w:rPr>
          <w:rFonts w:ascii="Times New Roman" w:hAnsi="Times New Roman" w:cs="Times New Roman"/>
          <w:sz w:val="24"/>
          <w:szCs w:val="24"/>
          <w:lang w:val="en-US"/>
        </w:rPr>
        <w:t xml:space="preserve">To complete the time series, </w:t>
      </w:r>
      <w:r w:rsidR="00C216DB" w:rsidRPr="00F20C48">
        <w:rPr>
          <w:rFonts w:ascii="Times New Roman" w:hAnsi="Times New Roman" w:cs="Times New Roman"/>
          <w:sz w:val="24"/>
          <w:szCs w:val="24"/>
          <w:lang w:val="en-US"/>
        </w:rPr>
        <w:t xml:space="preserve">data for </w:t>
      </w:r>
      <w:r w:rsidR="00607F07" w:rsidRPr="00F20C48">
        <w:rPr>
          <w:rFonts w:ascii="Times New Roman" w:hAnsi="Times New Roman" w:cs="Times New Roman"/>
          <w:sz w:val="24"/>
          <w:szCs w:val="24"/>
          <w:lang w:val="en-US"/>
        </w:rPr>
        <w:t>t</w:t>
      </w:r>
      <w:r w:rsidR="007D7AEB" w:rsidRPr="00F20C48">
        <w:rPr>
          <w:rFonts w:ascii="Times New Roman" w:hAnsi="Times New Roman" w:cs="Times New Roman"/>
          <w:sz w:val="24"/>
          <w:szCs w:val="24"/>
          <w:lang w:val="en-US"/>
        </w:rPr>
        <w:t>he period 2014-2016 w</w:t>
      </w:r>
      <w:r w:rsidR="00C216DB" w:rsidRPr="00F20C48">
        <w:rPr>
          <w:rFonts w:ascii="Times New Roman" w:hAnsi="Times New Roman" w:cs="Times New Roman"/>
          <w:sz w:val="24"/>
          <w:szCs w:val="24"/>
          <w:lang w:val="en-US"/>
        </w:rPr>
        <w:t>ere</w:t>
      </w:r>
      <w:r w:rsidR="007D7AEB" w:rsidRPr="00F20C48">
        <w:rPr>
          <w:rFonts w:ascii="Times New Roman" w:hAnsi="Times New Roman" w:cs="Times New Roman"/>
          <w:sz w:val="24"/>
          <w:szCs w:val="24"/>
          <w:lang w:val="en-US"/>
        </w:rPr>
        <w:t xml:space="preserve"> extrapolated by modeling </w:t>
      </w:r>
      <w:r w:rsidR="006D4758" w:rsidRPr="00F20C48">
        <w:rPr>
          <w:rFonts w:ascii="Times New Roman" w:hAnsi="Times New Roman" w:cs="Times New Roman"/>
          <w:sz w:val="24"/>
          <w:szCs w:val="24"/>
          <w:lang w:val="en-US"/>
        </w:rPr>
        <w:t xml:space="preserve">air </w:t>
      </w:r>
      <w:r w:rsidR="007D7AEB" w:rsidRPr="00F20C48">
        <w:rPr>
          <w:rFonts w:ascii="Times New Roman" w:hAnsi="Times New Roman" w:cs="Times New Roman"/>
          <w:sz w:val="24"/>
          <w:szCs w:val="24"/>
          <w:lang w:val="en-US"/>
        </w:rPr>
        <w:t xml:space="preserve">temperature </w:t>
      </w:r>
      <w:r w:rsidR="00C216DB" w:rsidRPr="00F20C48">
        <w:rPr>
          <w:rFonts w:ascii="Times New Roman" w:hAnsi="Times New Roman" w:cs="Times New Roman"/>
          <w:sz w:val="24"/>
          <w:szCs w:val="24"/>
          <w:lang w:val="en-US"/>
        </w:rPr>
        <w:t>using</w:t>
      </w:r>
      <w:r w:rsidR="00607F07" w:rsidRPr="00F20C48">
        <w:rPr>
          <w:rFonts w:ascii="Times New Roman" w:hAnsi="Times New Roman" w:cs="Times New Roman"/>
          <w:sz w:val="24"/>
          <w:szCs w:val="24"/>
          <w:lang w:val="en-US"/>
        </w:rPr>
        <w:t xml:space="preserve"> </w:t>
      </w:r>
      <w:r w:rsidR="00DF5359" w:rsidRPr="00F20C48">
        <w:rPr>
          <w:rFonts w:ascii="Times New Roman" w:hAnsi="Times New Roman" w:cs="Times New Roman"/>
          <w:sz w:val="24"/>
          <w:szCs w:val="24"/>
          <w:lang w:val="en-US"/>
        </w:rPr>
        <w:t xml:space="preserve">data from the </w:t>
      </w:r>
      <w:r w:rsidR="00607F07" w:rsidRPr="00F20C48">
        <w:rPr>
          <w:rFonts w:ascii="Times New Roman" w:hAnsi="Times New Roman" w:cs="Times New Roman"/>
          <w:sz w:val="24"/>
          <w:szCs w:val="24"/>
          <w:lang w:val="en-US"/>
        </w:rPr>
        <w:t>Rafael Nuñez Airport station (ID 14015080)</w:t>
      </w:r>
      <w:r w:rsidR="00C216DB" w:rsidRPr="00F20C48">
        <w:rPr>
          <w:rFonts w:ascii="Times New Roman" w:hAnsi="Times New Roman" w:cs="Times New Roman"/>
          <w:sz w:val="24"/>
          <w:szCs w:val="24"/>
          <w:lang w:val="en-US"/>
        </w:rPr>
        <w:t>, located</w:t>
      </w:r>
      <w:r w:rsidR="00DF5359" w:rsidRPr="00F20C48">
        <w:rPr>
          <w:rFonts w:ascii="Times New Roman" w:hAnsi="Times New Roman" w:cs="Times New Roman"/>
          <w:sz w:val="24"/>
          <w:szCs w:val="24"/>
          <w:lang w:val="en-US"/>
        </w:rPr>
        <w:t xml:space="preserve"> 6 km north </w:t>
      </w:r>
      <w:r w:rsidR="00C216DB" w:rsidRPr="00F20C48">
        <w:rPr>
          <w:rFonts w:ascii="Times New Roman" w:hAnsi="Times New Roman" w:cs="Times New Roman"/>
          <w:sz w:val="24"/>
          <w:szCs w:val="24"/>
          <w:lang w:val="en-US"/>
        </w:rPr>
        <w:t>of</w:t>
      </w:r>
      <w:r w:rsidR="00DF5359" w:rsidRPr="00F20C48">
        <w:rPr>
          <w:rFonts w:ascii="Times New Roman" w:hAnsi="Times New Roman" w:cs="Times New Roman"/>
          <w:sz w:val="24"/>
          <w:szCs w:val="24"/>
          <w:lang w:val="en-US"/>
        </w:rPr>
        <w:t xml:space="preserve"> the Escuela Naval station</w:t>
      </w:r>
      <w:r w:rsidR="00607F07" w:rsidRPr="00F20C48">
        <w:rPr>
          <w:rFonts w:ascii="Times New Roman" w:hAnsi="Times New Roman" w:cs="Times New Roman"/>
          <w:sz w:val="24"/>
          <w:szCs w:val="24"/>
          <w:lang w:val="en-US"/>
        </w:rPr>
        <w:t>.</w:t>
      </w:r>
    </w:p>
    <w:p w14:paraId="485BF295" w14:textId="34C7C3DD" w:rsidR="007073DE" w:rsidRPr="00F20C48" w:rsidRDefault="00E46E55"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The Southern Oscillation Index (SOI) data</w:t>
      </w:r>
      <w:r w:rsidR="00B45E25" w:rsidRPr="00F20C48">
        <w:rPr>
          <w:rFonts w:ascii="Times New Roman" w:hAnsi="Times New Roman" w:cs="Times New Roman"/>
          <w:sz w:val="24"/>
          <w:szCs w:val="24"/>
          <w:lang w:val="en-US"/>
        </w:rPr>
        <w:t xml:space="preserve"> </w:t>
      </w:r>
      <w:r w:rsidR="00142D43" w:rsidRPr="00F20C48">
        <w:rPr>
          <w:rFonts w:ascii="Times New Roman" w:hAnsi="Times New Roman" w:cs="Times New Roman"/>
          <w:sz w:val="24"/>
          <w:szCs w:val="24"/>
          <w:lang w:val="en-US"/>
        </w:rPr>
        <w:t>w</w:t>
      </w:r>
      <w:r w:rsidR="00F240BA" w:rsidRPr="00F20C48">
        <w:rPr>
          <w:rFonts w:ascii="Times New Roman" w:hAnsi="Times New Roman" w:cs="Times New Roman"/>
          <w:sz w:val="24"/>
          <w:szCs w:val="24"/>
          <w:lang w:val="en-US"/>
        </w:rPr>
        <w:t>ere</w:t>
      </w:r>
      <w:r w:rsidR="00142D43" w:rsidRPr="00F20C48">
        <w:rPr>
          <w:rFonts w:ascii="Times New Roman" w:hAnsi="Times New Roman" w:cs="Times New Roman"/>
          <w:sz w:val="24"/>
          <w:szCs w:val="24"/>
          <w:lang w:val="en-US"/>
        </w:rPr>
        <w:t xml:space="preserve"> obtained from </w:t>
      </w:r>
      <w:r w:rsidR="00C7661E" w:rsidRPr="00F20C48">
        <w:rPr>
          <w:rFonts w:ascii="Times New Roman" w:hAnsi="Times New Roman" w:cs="Times New Roman"/>
          <w:sz w:val="24"/>
          <w:szCs w:val="24"/>
          <w:lang w:val="en-US"/>
        </w:rPr>
        <w:t>the National Oceanic and Atmospheric Administration (NOAA) (</w:t>
      </w:r>
      <w:hyperlink r:id="rId15" w:history="1">
        <w:r w:rsidR="00C7661E" w:rsidRPr="00F20C48">
          <w:rPr>
            <w:rStyle w:val="Hipervnculo"/>
            <w:rFonts w:ascii="Times New Roman" w:hAnsi="Times New Roman" w:cs="Times New Roman"/>
            <w:sz w:val="24"/>
            <w:szCs w:val="24"/>
            <w:lang w:val="en-US"/>
          </w:rPr>
          <w:t>https://www.ncdc.noaa.gov/teleconnections/enso/indicators/soi/</w:t>
        </w:r>
      </w:hyperlink>
      <w:r w:rsidR="00C7661E" w:rsidRPr="00F20C48">
        <w:rPr>
          <w:rFonts w:ascii="Times New Roman" w:hAnsi="Times New Roman" w:cs="Times New Roman"/>
          <w:sz w:val="24"/>
          <w:szCs w:val="24"/>
          <w:lang w:val="en-US"/>
        </w:rPr>
        <w:t xml:space="preserve">). Negative and positive values of this index </w:t>
      </w:r>
      <w:r w:rsidR="00F240BA" w:rsidRPr="00F20C48">
        <w:rPr>
          <w:rFonts w:ascii="Times New Roman" w:hAnsi="Times New Roman" w:cs="Times New Roman"/>
          <w:sz w:val="24"/>
          <w:szCs w:val="24"/>
          <w:lang w:val="en-US"/>
        </w:rPr>
        <w:t>indicate</w:t>
      </w:r>
      <w:r w:rsidR="00C949FC" w:rsidRPr="00F20C48">
        <w:rPr>
          <w:rFonts w:ascii="Times New Roman" w:hAnsi="Times New Roman" w:cs="Times New Roman"/>
          <w:sz w:val="24"/>
          <w:szCs w:val="24"/>
          <w:lang w:val="en-US"/>
        </w:rPr>
        <w:t xml:space="preserve"> El Niño and</w:t>
      </w:r>
      <w:r w:rsidR="00382932" w:rsidRPr="00F20C48">
        <w:rPr>
          <w:rFonts w:ascii="Times New Roman" w:hAnsi="Times New Roman" w:cs="Times New Roman"/>
          <w:sz w:val="24"/>
          <w:szCs w:val="24"/>
          <w:lang w:val="en-US"/>
        </w:rPr>
        <w:t xml:space="preserve"> La Niñ</w:t>
      </w:r>
      <w:r w:rsidR="00C7661E" w:rsidRPr="00F20C48">
        <w:rPr>
          <w:rFonts w:ascii="Times New Roman" w:hAnsi="Times New Roman" w:cs="Times New Roman"/>
          <w:sz w:val="24"/>
          <w:szCs w:val="24"/>
          <w:lang w:val="en-US"/>
        </w:rPr>
        <w:t>a events, respectively.</w:t>
      </w:r>
      <w:r w:rsidR="008A48F0" w:rsidRPr="00F20C48">
        <w:rPr>
          <w:rFonts w:ascii="Times New Roman" w:hAnsi="Times New Roman" w:cs="Times New Roman"/>
          <w:sz w:val="24"/>
          <w:szCs w:val="24"/>
          <w:lang w:val="en-US"/>
        </w:rPr>
        <w:t xml:space="preserve"> The Atlantic Multidecadal Oscillation (AMO)</w:t>
      </w:r>
      <w:r w:rsidR="00B45E25" w:rsidRPr="00F20C48">
        <w:rPr>
          <w:rFonts w:ascii="Times New Roman" w:hAnsi="Times New Roman" w:cs="Times New Roman"/>
          <w:sz w:val="24"/>
          <w:szCs w:val="24"/>
          <w:lang w:val="en-US"/>
        </w:rPr>
        <w:t xml:space="preserve"> data</w:t>
      </w:r>
      <w:r w:rsidR="008A48F0"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were sourced</w:t>
      </w:r>
      <w:r w:rsidR="004D22B7" w:rsidRPr="00F20C48">
        <w:rPr>
          <w:rFonts w:ascii="Times New Roman" w:hAnsi="Times New Roman" w:cs="Times New Roman"/>
          <w:sz w:val="24"/>
          <w:szCs w:val="24"/>
          <w:lang w:val="en-US"/>
        </w:rPr>
        <w:t xml:space="preserve"> from </w:t>
      </w:r>
      <w:r w:rsidR="008A48F0" w:rsidRPr="00F20C48">
        <w:rPr>
          <w:rFonts w:ascii="Times New Roman" w:hAnsi="Times New Roman" w:cs="Times New Roman"/>
          <w:sz w:val="24"/>
          <w:szCs w:val="24"/>
          <w:lang w:val="en-US"/>
        </w:rPr>
        <w:t xml:space="preserve">the Kaplan SST dataset </w:t>
      </w:r>
      <w:r w:rsidR="008A48F0"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{"citationID":"xX5k1IWD","properties":{"formattedCitation":"(Enfield et al. 2001)","plainCitation":"(Enfield et al. 2001)","noteIndex":0},"citationItems":[{"id":2374,"uris":["http://www.mendeley.com/documents/?uuid=62b24b2b-15ea-4e6a-bb11-c7faaf02803f","http://zotero.org/users/9344658/items/Q7AWCLRS"],"itemData":{"id":2374,"type":"article-journal","container-title":"Geophysical Research Letters","DOI":"10.1029/2000GL012745","issue":"10","journalAbbreviation":"Geophys. Res. Lett.","page":"2077-2080","title":"The Atlantic multidecadal oscillation and its relationship to rainfall and river flows in the continental U.S.","volume":"28","author":[{"family":"Enfield","given":"David B."},{"family":"Mestas-Nuñez","given":"Alberto M."},{"family":"Trimble","given":"Paul J."}],"issued":{"date-parts":[["2001"]]}}}],"schema":"https://github.com/citation-style-language/schema/raw/master/csl-citation.json"} </w:instrText>
      </w:r>
      <w:r w:rsidR="008A48F0"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(Enfield et al. 2001)</w:t>
      </w:r>
      <w:r w:rsidR="008A48F0" w:rsidRPr="00F20C48">
        <w:rPr>
          <w:rFonts w:ascii="Times New Roman" w:hAnsi="Times New Roman" w:cs="Times New Roman"/>
          <w:sz w:val="24"/>
          <w:szCs w:val="24"/>
          <w:lang w:val="en-US"/>
        </w:rPr>
        <w:fldChar w:fldCharType="end"/>
      </w:r>
      <w:r w:rsidR="004D22B7" w:rsidRPr="00F20C48">
        <w:rPr>
          <w:rFonts w:ascii="Times New Roman" w:hAnsi="Times New Roman" w:cs="Times New Roman"/>
          <w:sz w:val="24"/>
          <w:szCs w:val="24"/>
          <w:lang w:val="en-US"/>
        </w:rPr>
        <w:t>.</w:t>
      </w:r>
      <w:r w:rsidR="008A48F0" w:rsidRPr="00F20C48">
        <w:rPr>
          <w:rFonts w:ascii="Times New Roman" w:hAnsi="Times New Roman" w:cs="Times New Roman"/>
          <w:sz w:val="24"/>
          <w:szCs w:val="24"/>
          <w:lang w:val="en-US"/>
        </w:rPr>
        <w:t xml:space="preserve"> </w:t>
      </w:r>
      <w:r w:rsidR="004D22B7" w:rsidRPr="00F20C48">
        <w:rPr>
          <w:rFonts w:ascii="Times New Roman" w:hAnsi="Times New Roman" w:cs="Times New Roman"/>
          <w:sz w:val="24"/>
          <w:szCs w:val="24"/>
          <w:lang w:val="en-US"/>
        </w:rPr>
        <w:t xml:space="preserve">The AMO </w:t>
      </w:r>
      <w:r w:rsidR="008A48F0" w:rsidRPr="00F20C48">
        <w:rPr>
          <w:rFonts w:ascii="Times New Roman" w:hAnsi="Times New Roman" w:cs="Times New Roman"/>
          <w:sz w:val="24"/>
          <w:szCs w:val="24"/>
          <w:lang w:val="en-US"/>
        </w:rPr>
        <w:t xml:space="preserve">is an index of North Atlantic temperatures </w:t>
      </w:r>
      <w:r w:rsidR="004F7774" w:rsidRPr="00F20C48">
        <w:rPr>
          <w:rFonts w:ascii="Times New Roman" w:hAnsi="Times New Roman" w:cs="Times New Roman"/>
          <w:sz w:val="24"/>
          <w:szCs w:val="24"/>
          <w:lang w:val="en-US"/>
        </w:rPr>
        <w:t>that</w:t>
      </w:r>
      <w:r w:rsidR="008A48F0" w:rsidRPr="00F20C48">
        <w:rPr>
          <w:rFonts w:ascii="Times New Roman" w:hAnsi="Times New Roman" w:cs="Times New Roman"/>
          <w:sz w:val="24"/>
          <w:szCs w:val="24"/>
          <w:lang w:val="en-US"/>
        </w:rPr>
        <w:t xml:space="preserve"> influences the growth of </w:t>
      </w:r>
      <w:r w:rsidR="008A48F0" w:rsidRPr="00F20C48">
        <w:rPr>
          <w:rFonts w:ascii="Times New Roman" w:hAnsi="Times New Roman" w:cs="Times New Roman"/>
          <w:i/>
          <w:sz w:val="24"/>
          <w:szCs w:val="24"/>
          <w:lang w:val="en-US"/>
        </w:rPr>
        <w:t>O. faveolata</w:t>
      </w:r>
      <w:r w:rsidR="008A48F0" w:rsidRPr="00F20C48">
        <w:rPr>
          <w:rFonts w:ascii="Times New Roman" w:hAnsi="Times New Roman" w:cs="Times New Roman"/>
          <w:sz w:val="24"/>
          <w:szCs w:val="24"/>
          <w:lang w:val="en-US"/>
        </w:rPr>
        <w:t xml:space="preserve"> </w:t>
      </w:r>
      <w:r w:rsidR="008A48F0" w:rsidRPr="00F20C48">
        <w:rPr>
          <w:rFonts w:ascii="Times New Roman" w:hAnsi="Times New Roman" w:cs="Times New Roman"/>
          <w:sz w:val="24"/>
          <w:szCs w:val="24"/>
          <w:lang w:val="en-US"/>
        </w:rPr>
        <w:fldChar w:fldCharType="begin" w:fldLock="1"/>
      </w:r>
      <w:r w:rsidR="00AD39D2" w:rsidRPr="00F20C48">
        <w:rPr>
          <w:rFonts w:ascii="Times New Roman" w:hAnsi="Times New Roman" w:cs="Times New Roman"/>
          <w:sz w:val="24"/>
          <w:szCs w:val="24"/>
          <w:lang w:val="en-US"/>
        </w:rPr>
        <w:instrText xml:space="preserve"> ADDIN ZOTERO_ITEM CSL_CITATION {"citationID":"b1R1rPAT","properties":{"formattedCitation":"(Lizcano-Sandoval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8A48F0"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(Lizcano-Sandoval et al. 2019)</w:t>
      </w:r>
      <w:r w:rsidR="008A48F0" w:rsidRPr="00F20C48">
        <w:rPr>
          <w:rFonts w:ascii="Times New Roman" w:hAnsi="Times New Roman" w:cs="Times New Roman"/>
          <w:sz w:val="24"/>
          <w:szCs w:val="24"/>
          <w:lang w:val="en-US"/>
        </w:rPr>
        <w:fldChar w:fldCharType="end"/>
      </w:r>
      <w:r w:rsidR="008A48F0" w:rsidRPr="00F20C48">
        <w:rPr>
          <w:rFonts w:ascii="Times New Roman" w:hAnsi="Times New Roman" w:cs="Times New Roman"/>
          <w:sz w:val="24"/>
          <w:szCs w:val="24"/>
          <w:lang w:val="en-US"/>
        </w:rPr>
        <w:t>.</w:t>
      </w:r>
      <w:r w:rsidR="004D22B7"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 xml:space="preserve">Both </w:t>
      </w:r>
      <w:r w:rsidR="004D22B7" w:rsidRPr="00F20C48">
        <w:rPr>
          <w:rFonts w:ascii="Times New Roman" w:hAnsi="Times New Roman" w:cs="Times New Roman"/>
          <w:sz w:val="24"/>
          <w:szCs w:val="24"/>
          <w:lang w:val="en-US"/>
        </w:rPr>
        <w:t xml:space="preserve">SOI and AMO data were </w:t>
      </w:r>
      <w:r w:rsidR="00F240BA" w:rsidRPr="00F20C48">
        <w:rPr>
          <w:rFonts w:ascii="Times New Roman" w:hAnsi="Times New Roman" w:cs="Times New Roman"/>
          <w:sz w:val="24"/>
          <w:szCs w:val="24"/>
          <w:lang w:val="en-US"/>
        </w:rPr>
        <w:t xml:space="preserve">downloaded for the </w:t>
      </w:r>
      <w:r w:rsidR="004D22B7" w:rsidRPr="00F20C48">
        <w:rPr>
          <w:rFonts w:ascii="Times New Roman" w:hAnsi="Times New Roman" w:cs="Times New Roman"/>
          <w:sz w:val="24"/>
          <w:szCs w:val="24"/>
          <w:lang w:val="en-US"/>
        </w:rPr>
        <w:t>period 1954-2015</w:t>
      </w:r>
      <w:r w:rsidR="00C30DB4">
        <w:rPr>
          <w:rFonts w:ascii="Times New Roman" w:hAnsi="Times New Roman" w:cs="Times New Roman"/>
          <w:sz w:val="24"/>
          <w:szCs w:val="24"/>
          <w:lang w:val="en-US"/>
        </w:rPr>
        <w:t>, corresponding</w:t>
      </w:r>
      <w:r w:rsidR="006A488D">
        <w:rPr>
          <w:rFonts w:ascii="Times New Roman" w:hAnsi="Times New Roman" w:cs="Times New Roman"/>
          <w:sz w:val="24"/>
          <w:szCs w:val="24"/>
          <w:lang w:val="en-US"/>
        </w:rPr>
        <w:t xml:space="preserve"> to the period for which</w:t>
      </w:r>
      <w:r w:rsidR="00F240BA" w:rsidRPr="00F20C48">
        <w:rPr>
          <w:rFonts w:ascii="Times New Roman" w:hAnsi="Times New Roman" w:cs="Times New Roman"/>
          <w:sz w:val="24"/>
          <w:szCs w:val="24"/>
          <w:lang w:val="en-US"/>
        </w:rPr>
        <w:t xml:space="preserve"> the temperature data</w:t>
      </w:r>
      <w:r w:rsidR="006A488D">
        <w:rPr>
          <w:rFonts w:ascii="Times New Roman" w:hAnsi="Times New Roman" w:cs="Times New Roman"/>
          <w:sz w:val="24"/>
          <w:szCs w:val="24"/>
          <w:lang w:val="en-US"/>
        </w:rPr>
        <w:t xml:space="preserve"> was available</w:t>
      </w:r>
      <w:r w:rsidR="004D22B7" w:rsidRPr="00F20C48">
        <w:rPr>
          <w:rFonts w:ascii="Times New Roman" w:hAnsi="Times New Roman" w:cs="Times New Roman"/>
          <w:sz w:val="24"/>
          <w:szCs w:val="24"/>
          <w:lang w:val="en-US"/>
        </w:rPr>
        <w:t>.</w:t>
      </w:r>
    </w:p>
    <w:p w14:paraId="3288724E" w14:textId="2D76B5A5" w:rsidR="00290FE0" w:rsidRPr="00F20C48" w:rsidRDefault="004F55AE" w:rsidP="001C796C">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 xml:space="preserve">Data </w:t>
      </w:r>
      <w:r w:rsidR="000F54B2" w:rsidRPr="00F20C48">
        <w:rPr>
          <w:rFonts w:ascii="Times New Roman" w:hAnsi="Times New Roman" w:cs="Times New Roman"/>
          <w:b/>
          <w:bCs/>
          <w:sz w:val="24"/>
          <w:szCs w:val="24"/>
          <w:lang w:val="en-US"/>
        </w:rPr>
        <w:t>treatment and analyses</w:t>
      </w:r>
    </w:p>
    <w:p w14:paraId="38051CE8" w14:textId="536C916D" w:rsidR="006010D9" w:rsidRPr="00F20C48" w:rsidRDefault="00DF5359"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Time series </w:t>
      </w:r>
      <w:r w:rsidR="00F240BA" w:rsidRPr="00F20C48">
        <w:rPr>
          <w:rFonts w:ascii="Times New Roman" w:hAnsi="Times New Roman" w:cs="Times New Roman"/>
          <w:sz w:val="24"/>
          <w:szCs w:val="24"/>
          <w:lang w:val="en-US"/>
        </w:rPr>
        <w:t>were obtained for</w:t>
      </w:r>
      <w:r w:rsidRPr="00F20C48">
        <w:rPr>
          <w:rFonts w:ascii="Times New Roman" w:hAnsi="Times New Roman" w:cs="Times New Roman"/>
          <w:sz w:val="24"/>
          <w:szCs w:val="24"/>
          <w:lang w:val="en-US"/>
        </w:rPr>
        <w:t xml:space="preserve"> skeletal density, linear extension, calcification</w:t>
      </w:r>
      <w:r w:rsidR="006769C3">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luminescenc</w:t>
      </w:r>
      <w:r w:rsidR="00F240BA" w:rsidRPr="00F20C48">
        <w:rPr>
          <w:rFonts w:ascii="Times New Roman" w:hAnsi="Times New Roman" w:cs="Times New Roman"/>
          <w:sz w:val="24"/>
          <w:szCs w:val="24"/>
          <w:lang w:val="en-US"/>
        </w:rPr>
        <w:t>e</w:t>
      </w:r>
      <w:r w:rsidRPr="00F20C48">
        <w:rPr>
          <w:rFonts w:ascii="Times New Roman" w:hAnsi="Times New Roman" w:cs="Times New Roman"/>
          <w:sz w:val="24"/>
          <w:szCs w:val="24"/>
          <w:lang w:val="en-US"/>
        </w:rPr>
        <w:t>.</w:t>
      </w:r>
      <w:r w:rsidR="00112872" w:rsidRPr="00F20C48">
        <w:rPr>
          <w:rFonts w:ascii="Times New Roman" w:hAnsi="Times New Roman" w:cs="Times New Roman"/>
          <w:sz w:val="24"/>
          <w:szCs w:val="24"/>
          <w:lang w:val="en-US"/>
        </w:rPr>
        <w:t xml:space="preserve"> Mean </w:t>
      </w:r>
      <w:r w:rsidR="00120D3C" w:rsidRPr="00F20C48">
        <w:rPr>
          <w:rFonts w:ascii="Times New Roman" w:hAnsi="Times New Roman" w:cs="Times New Roman"/>
          <w:sz w:val="24"/>
          <w:szCs w:val="24"/>
          <w:lang w:val="en-US"/>
        </w:rPr>
        <w:t xml:space="preserve">values </w:t>
      </w:r>
      <w:r w:rsidR="00F240BA" w:rsidRPr="00F20C48">
        <w:rPr>
          <w:rFonts w:ascii="Times New Roman" w:hAnsi="Times New Roman" w:cs="Times New Roman"/>
          <w:sz w:val="24"/>
          <w:szCs w:val="24"/>
          <w:lang w:val="en-US"/>
        </w:rPr>
        <w:t>for</w:t>
      </w:r>
      <w:r w:rsidR="00112872" w:rsidRPr="00F20C48">
        <w:rPr>
          <w:rFonts w:ascii="Times New Roman" w:hAnsi="Times New Roman" w:cs="Times New Roman"/>
          <w:sz w:val="24"/>
          <w:szCs w:val="24"/>
          <w:lang w:val="en-US"/>
        </w:rPr>
        <w:t xml:space="preserve"> each </w:t>
      </w:r>
      <w:commentRangeStart w:id="146"/>
      <w:r w:rsidR="00112872" w:rsidRPr="00F20C48">
        <w:rPr>
          <w:rFonts w:ascii="Times New Roman" w:hAnsi="Times New Roman" w:cs="Times New Roman"/>
          <w:sz w:val="24"/>
          <w:szCs w:val="24"/>
          <w:lang w:val="en-US"/>
        </w:rPr>
        <w:t xml:space="preserve">coral </w:t>
      </w:r>
      <w:r w:rsidR="00F240BA" w:rsidRPr="00F20C48">
        <w:rPr>
          <w:rFonts w:ascii="Times New Roman" w:hAnsi="Times New Roman" w:cs="Times New Roman"/>
          <w:sz w:val="24"/>
          <w:szCs w:val="24"/>
          <w:lang w:val="en-US"/>
        </w:rPr>
        <w:t>growth</w:t>
      </w:r>
      <w:commentRangeEnd w:id="146"/>
      <w:r w:rsidR="00491696">
        <w:rPr>
          <w:rStyle w:val="Refdecomentario"/>
        </w:rPr>
        <w:commentReference w:id="146"/>
      </w:r>
      <w:r w:rsidR="00F240BA" w:rsidRPr="00F20C48">
        <w:rPr>
          <w:rFonts w:ascii="Times New Roman" w:hAnsi="Times New Roman" w:cs="Times New Roman"/>
          <w:sz w:val="24"/>
          <w:szCs w:val="24"/>
          <w:lang w:val="en-US"/>
        </w:rPr>
        <w:t xml:space="preserve"> </w:t>
      </w:r>
      <w:r w:rsidR="00B166C9">
        <w:rPr>
          <w:rFonts w:ascii="Times New Roman" w:hAnsi="Times New Roman" w:cs="Times New Roman"/>
          <w:sz w:val="24"/>
          <w:szCs w:val="24"/>
          <w:lang w:val="en-US"/>
        </w:rPr>
        <w:t>parameter</w:t>
      </w:r>
      <w:r w:rsidR="00B166C9"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 xml:space="preserve">(i.e., </w:t>
      </w:r>
      <w:commentRangeStart w:id="147"/>
      <w:r w:rsidR="00F240BA" w:rsidRPr="00F20C48">
        <w:rPr>
          <w:rFonts w:ascii="Times New Roman" w:hAnsi="Times New Roman" w:cs="Times New Roman"/>
          <w:sz w:val="24"/>
          <w:szCs w:val="24"/>
          <w:lang w:val="en-US"/>
        </w:rPr>
        <w:t>master chronologies</w:t>
      </w:r>
      <w:commentRangeEnd w:id="147"/>
      <w:r w:rsidR="00737A04">
        <w:rPr>
          <w:rStyle w:val="Refdecomentario"/>
        </w:rPr>
        <w:commentReference w:id="147"/>
      </w:r>
      <w:r w:rsidR="00F240BA"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112872" w:rsidRPr="00F20C48">
        <w:rPr>
          <w:rFonts w:ascii="Times New Roman" w:hAnsi="Times New Roman" w:cs="Times New Roman"/>
          <w:sz w:val="24"/>
          <w:szCs w:val="24"/>
          <w:lang w:val="en-US"/>
        </w:rPr>
        <w:t xml:space="preserve">were </w:t>
      </w:r>
      <w:r w:rsidR="00F240BA" w:rsidRPr="00F20C48">
        <w:rPr>
          <w:rFonts w:ascii="Times New Roman" w:hAnsi="Times New Roman" w:cs="Times New Roman"/>
          <w:sz w:val="24"/>
          <w:szCs w:val="24"/>
          <w:lang w:val="en-US"/>
        </w:rPr>
        <w:t>calculated</w:t>
      </w:r>
      <w:r w:rsidR="00112872" w:rsidRPr="00F20C48">
        <w:rPr>
          <w:rFonts w:ascii="Times New Roman" w:hAnsi="Times New Roman" w:cs="Times New Roman"/>
          <w:sz w:val="24"/>
          <w:szCs w:val="24"/>
          <w:lang w:val="en-US"/>
        </w:rPr>
        <w:t xml:space="preserve"> from at least two measurements per year (i.e., </w:t>
      </w:r>
      <w:r w:rsidR="00F240BA" w:rsidRPr="00F20C48">
        <w:rPr>
          <w:rFonts w:ascii="Times New Roman" w:hAnsi="Times New Roman" w:cs="Times New Roman"/>
          <w:sz w:val="24"/>
          <w:szCs w:val="24"/>
          <w:lang w:val="en-US"/>
        </w:rPr>
        <w:t xml:space="preserve">from </w:t>
      </w:r>
      <w:r w:rsidR="00112872" w:rsidRPr="00F20C48">
        <w:rPr>
          <w:rFonts w:ascii="Times New Roman" w:hAnsi="Times New Roman" w:cs="Times New Roman"/>
          <w:sz w:val="24"/>
          <w:szCs w:val="24"/>
          <w:lang w:val="en-US"/>
        </w:rPr>
        <w:t xml:space="preserve">two cores). </w:t>
      </w:r>
      <w:r w:rsidR="00B27476" w:rsidRPr="00F20C48">
        <w:rPr>
          <w:rFonts w:ascii="Times New Roman" w:hAnsi="Times New Roman" w:cs="Times New Roman"/>
          <w:sz w:val="24"/>
          <w:szCs w:val="24"/>
          <w:lang w:val="en-US"/>
        </w:rPr>
        <w:t xml:space="preserve">Person correlations were performed between skeletal density, linear extension, and calcification rates. </w:t>
      </w:r>
      <w:r w:rsidR="00BE4241" w:rsidRPr="00F20C48">
        <w:rPr>
          <w:rFonts w:ascii="Times New Roman" w:hAnsi="Times New Roman" w:cs="Times New Roman"/>
          <w:sz w:val="24"/>
          <w:szCs w:val="24"/>
          <w:lang w:val="en-US"/>
        </w:rPr>
        <w:t xml:space="preserve">Linear regressions were </w:t>
      </w:r>
      <w:r w:rsidR="00F240BA" w:rsidRPr="00F20C48">
        <w:rPr>
          <w:rFonts w:ascii="Times New Roman" w:hAnsi="Times New Roman" w:cs="Times New Roman"/>
          <w:sz w:val="24"/>
          <w:szCs w:val="24"/>
          <w:lang w:val="en-US"/>
        </w:rPr>
        <w:t>used</w:t>
      </w:r>
      <w:r w:rsidR="00BE4241" w:rsidRPr="00F20C48">
        <w:rPr>
          <w:rFonts w:ascii="Times New Roman" w:hAnsi="Times New Roman" w:cs="Times New Roman"/>
          <w:sz w:val="24"/>
          <w:szCs w:val="24"/>
          <w:lang w:val="en-US"/>
        </w:rPr>
        <w:t xml:space="preserve"> to detect trends over the time series of coral growth</w:t>
      </w:r>
      <w:r w:rsidR="00B166C9">
        <w:rPr>
          <w:rFonts w:ascii="Times New Roman" w:hAnsi="Times New Roman" w:cs="Times New Roman"/>
          <w:sz w:val="24"/>
          <w:szCs w:val="24"/>
          <w:lang w:val="en-US"/>
        </w:rPr>
        <w:t xml:space="preserve"> parameters</w:t>
      </w:r>
      <w:r w:rsidR="00BE4241" w:rsidRPr="00F20C48">
        <w:rPr>
          <w:rFonts w:ascii="Times New Roman" w:hAnsi="Times New Roman" w:cs="Times New Roman"/>
          <w:sz w:val="24"/>
          <w:szCs w:val="24"/>
          <w:lang w:val="en-US"/>
        </w:rPr>
        <w:t xml:space="preserve">, </w:t>
      </w:r>
      <w:r w:rsidR="00383497">
        <w:rPr>
          <w:rFonts w:ascii="Times New Roman" w:hAnsi="Times New Roman" w:cs="Times New Roman"/>
          <w:sz w:val="24"/>
          <w:szCs w:val="24"/>
          <w:lang w:val="en-US"/>
        </w:rPr>
        <w:t>skeletal</w:t>
      </w:r>
      <w:r w:rsidR="00BE4241" w:rsidRPr="00F20C48">
        <w:rPr>
          <w:rFonts w:ascii="Times New Roman" w:hAnsi="Times New Roman" w:cs="Times New Roman"/>
          <w:sz w:val="24"/>
          <w:szCs w:val="24"/>
          <w:lang w:val="en-US"/>
        </w:rPr>
        <w:t xml:space="preserve"> luminescence, and environmental data.</w:t>
      </w:r>
      <w:r w:rsidR="006010D9"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 xml:space="preserve">Change point detection analysis was conducted to identify statistical changes between segments </w:t>
      </w:r>
      <w:r w:rsidR="006010D9" w:rsidRPr="00F20C48">
        <w:rPr>
          <w:rFonts w:ascii="Times New Roman" w:hAnsi="Times New Roman" w:cs="Times New Roman"/>
          <w:sz w:val="24"/>
          <w:szCs w:val="24"/>
          <w:lang w:val="en-US"/>
        </w:rPr>
        <w:t xml:space="preserve">or states </w:t>
      </w:r>
      <w:r w:rsidR="00F240BA" w:rsidRPr="00F20C48">
        <w:rPr>
          <w:rFonts w:ascii="Times New Roman" w:hAnsi="Times New Roman" w:cs="Times New Roman"/>
          <w:sz w:val="24"/>
          <w:szCs w:val="24"/>
          <w:lang w:val="en-US"/>
        </w:rPr>
        <w:t>within the</w:t>
      </w:r>
      <w:r w:rsidR="00120D3C" w:rsidRPr="00F20C48">
        <w:rPr>
          <w:rFonts w:ascii="Times New Roman" w:hAnsi="Times New Roman" w:cs="Times New Roman"/>
          <w:sz w:val="24"/>
          <w:szCs w:val="24"/>
          <w:lang w:val="en-US"/>
        </w:rPr>
        <w:t xml:space="preserve"> time series</w:t>
      </w:r>
      <w:r w:rsidR="006010D9" w:rsidRPr="00F20C48">
        <w:rPr>
          <w:rFonts w:ascii="Times New Roman" w:hAnsi="Times New Roman" w:cs="Times New Roman"/>
          <w:sz w:val="24"/>
          <w:szCs w:val="24"/>
          <w:lang w:val="en-US"/>
        </w:rPr>
        <w:t xml:space="preserve"> </w:t>
      </w:r>
      <w:r w:rsidR="006010D9"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{"citationID":"yWvovLpm","properties":{"formattedCitation":"(Aminikhanghahi and Cook 2017; Truong et al. 2020)","plainCitation":"(Aminikhanghahi and Cook 2017; Truong et al. 2020)","noteIndex":0},"citationItems":[{"id":7919,"uris":["http://zotero.org/users/9344658/items/QUFWWLSW"],"itemData":{"id":7919,"type":"article-journal","abstract":"Change points are abrupt variations in time series data. Such abrupt changes may represent transitions that occur between states. Detection of change points is useful in modelling and prediction of time series and is found in application areas such as medical condition monitoring, climate change detection, speech and image analysis, and human activity analysis. This survey article enumerates, categorizes, and compares many of the methods that have been proposed to detect change points in time series. The methods examined include both supervised and unsupervised algorithms that have been introduced and evaluated. We introduce several criteria to compare the algorithms. Finally, we present some grand challenges for the community to consider.","container-title":"Knowledge and Information Systems","DOI":"10.1007/s10115-016-0987-z","ISSN":"0219-1377, 0219-3116","issue":"2","journalAbbreviation":"Knowl Inf Syst","language":"en","page":"339-367","source":"DOI.org (Crossref)","title":"A survey of methods for time series change point detection","volume":"51","author":[{"family":"Aminikhanghahi","given":"Samaneh"},{"family":"Cook","given":"Diane J."}],"issued":{"date-parts":[["2017",5]]}}},{"id":7920,"uris":["http://zotero.org/users/9344658/items/RM6WSVER"],"itemData":{"id":7920,"type":"article-journal","container-title":"Signal Processing","DOI":"10.1016/j.sigpro.2019.107299","ISSN":"01651684","journalAbbreviation":"Signal Processing","language":"en","page":"107299","source":"DOI.org (Crossref)","title":"Selective review of offline change point detection methods","volume":"167","author":[{"family":"Truong","given":"Charles"},{"family":"Oudre","given":"Laurent"},{"family":"Vayatis","given":"Nicolas"}],"issued":{"date-parts":[["2020",2]]}}}],"schema":"https://github.com/citation-style-language/schema/raw/master/csl-citation.json"} </w:instrText>
      </w:r>
      <w:r w:rsidR="006010D9"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(Aminikhanghahi and Cook 2017; Truong et al. 2020)</w:t>
      </w:r>
      <w:r w:rsidR="006010D9" w:rsidRPr="00F20C48">
        <w:rPr>
          <w:rFonts w:ascii="Times New Roman" w:hAnsi="Times New Roman" w:cs="Times New Roman"/>
          <w:sz w:val="24"/>
          <w:szCs w:val="24"/>
          <w:lang w:val="en-US"/>
        </w:rPr>
        <w:fldChar w:fldCharType="end"/>
      </w:r>
      <w:r w:rsidR="00120D3C" w:rsidRPr="00F20C48">
        <w:rPr>
          <w:rFonts w:ascii="Times New Roman" w:hAnsi="Times New Roman" w:cs="Times New Roman"/>
          <w:sz w:val="24"/>
          <w:szCs w:val="24"/>
          <w:lang w:val="en-US"/>
        </w:rPr>
        <w:t>.</w:t>
      </w:r>
      <w:r w:rsidR="00CC7C5F"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We employed</w:t>
      </w:r>
      <w:r w:rsidR="00F46A6F" w:rsidRPr="00F20C48">
        <w:rPr>
          <w:rFonts w:ascii="Times New Roman" w:hAnsi="Times New Roman" w:cs="Times New Roman"/>
          <w:sz w:val="24"/>
          <w:szCs w:val="24"/>
          <w:lang w:val="en-US"/>
        </w:rPr>
        <w:t xml:space="preserve"> the PELT algorithm</w:t>
      </w:r>
      <w:r w:rsidR="00F240BA" w:rsidRPr="00F20C48">
        <w:rPr>
          <w:rFonts w:ascii="Times New Roman" w:hAnsi="Times New Roman" w:cs="Times New Roman"/>
          <w:sz w:val="24"/>
          <w:szCs w:val="24"/>
          <w:lang w:val="en-US"/>
        </w:rPr>
        <w:t xml:space="preserve"> for point change detection</w:t>
      </w:r>
      <w:r w:rsidR="00F46A6F" w:rsidRPr="00F20C48">
        <w:rPr>
          <w:rFonts w:ascii="Times New Roman" w:hAnsi="Times New Roman" w:cs="Times New Roman"/>
          <w:sz w:val="24"/>
          <w:szCs w:val="24"/>
          <w:lang w:val="en-US"/>
        </w:rPr>
        <w:t>, which ha</w:t>
      </w:r>
      <w:r w:rsidR="00F240BA" w:rsidRPr="00F20C48">
        <w:rPr>
          <w:rFonts w:ascii="Times New Roman" w:hAnsi="Times New Roman" w:cs="Times New Roman"/>
          <w:sz w:val="24"/>
          <w:szCs w:val="24"/>
          <w:lang w:val="en-US"/>
        </w:rPr>
        <w:t>s been demonstrated</w:t>
      </w:r>
      <w:r w:rsidR="00F46A6F" w:rsidRPr="00F20C48">
        <w:rPr>
          <w:rFonts w:ascii="Times New Roman" w:hAnsi="Times New Roman" w:cs="Times New Roman"/>
          <w:sz w:val="24"/>
          <w:szCs w:val="24"/>
          <w:lang w:val="en-US"/>
        </w:rPr>
        <w:t xml:space="preserve"> to be efficient and accurate </w:t>
      </w:r>
      <w:r w:rsidR="00F240BA" w:rsidRPr="00F20C48">
        <w:rPr>
          <w:rFonts w:ascii="Times New Roman" w:hAnsi="Times New Roman" w:cs="Times New Roman"/>
          <w:sz w:val="24"/>
          <w:szCs w:val="24"/>
          <w:lang w:val="en-US"/>
        </w:rPr>
        <w:t xml:space="preserve">compared to </w:t>
      </w:r>
      <w:r w:rsidR="00F46A6F" w:rsidRPr="00F20C48">
        <w:rPr>
          <w:rFonts w:ascii="Times New Roman" w:hAnsi="Times New Roman" w:cs="Times New Roman"/>
          <w:sz w:val="24"/>
          <w:szCs w:val="24"/>
          <w:lang w:val="en-US"/>
        </w:rPr>
        <w:t>other methods</w:t>
      </w:r>
      <w:r w:rsidR="00EB5B4C" w:rsidRPr="00F20C48">
        <w:rPr>
          <w:rFonts w:ascii="Times New Roman" w:hAnsi="Times New Roman" w:cs="Times New Roman"/>
          <w:sz w:val="24"/>
          <w:szCs w:val="24"/>
          <w:lang w:val="en-US"/>
        </w:rPr>
        <w:t xml:space="preserve"> </w:t>
      </w:r>
      <w:r w:rsidR="00EB5B4C"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{"citationID":"bpqxXUYO","properties":{"formattedCitation":"(Killick et al. 2012)","plainCitation":"(Killick et al. 2012)","noteIndex":0},"citationItems":[{"id":7924,"uris":["http://zotero.org/users/9344658/items/6GQ7WYVN"],"itemData":{"id":7924,"type":"article-journal","container-title":"Journal of the American Statistical Association","DOI":"10.1080/01621459.2012.737745","ISSN":"0162-1459, 1537-274X","issue":"500","journalAbbreviation":"J. Am. Stat. Assoc.","language":"en","page":"1590-1598","source":"DOI.org (Crossref)","title":"Optimal detection of changepoints with a linear computational cost","volume":"107","author":[{"family":"Killick","given":"R."},{"family":"Fearnhead","given":"P."},{"family":"Eckley","given":"I. A."}],"issued":{"date-parts":[["2012",12]]}}}],"schema":"https://github.com/citation-style-language/schema/raw/master/csl-citation.json"} </w:instrText>
      </w:r>
      <w:r w:rsidR="00EB5B4C"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(Killick et al. 2012)</w:t>
      </w:r>
      <w:r w:rsidR="00EB5B4C" w:rsidRPr="00F20C48">
        <w:rPr>
          <w:rFonts w:ascii="Times New Roman" w:hAnsi="Times New Roman" w:cs="Times New Roman"/>
          <w:sz w:val="24"/>
          <w:szCs w:val="24"/>
          <w:lang w:val="en-US"/>
        </w:rPr>
        <w:fldChar w:fldCharType="end"/>
      </w:r>
      <w:r w:rsidR="00F46A6F" w:rsidRPr="00F20C48">
        <w:rPr>
          <w:rFonts w:ascii="Times New Roman" w:hAnsi="Times New Roman" w:cs="Times New Roman"/>
          <w:sz w:val="24"/>
          <w:szCs w:val="24"/>
          <w:lang w:val="en-US"/>
        </w:rPr>
        <w:t xml:space="preserve">. </w:t>
      </w:r>
      <w:r w:rsidR="00063F44" w:rsidRPr="00F20C48">
        <w:rPr>
          <w:rFonts w:ascii="Times New Roman" w:hAnsi="Times New Roman" w:cs="Times New Roman"/>
          <w:sz w:val="24"/>
          <w:szCs w:val="24"/>
          <w:lang w:val="en-US"/>
        </w:rPr>
        <w:t>Additionally, w</w:t>
      </w:r>
      <w:r w:rsidR="00FD3C1F" w:rsidRPr="00F20C48">
        <w:rPr>
          <w:rFonts w:ascii="Times New Roman" w:hAnsi="Times New Roman" w:cs="Times New Roman"/>
          <w:sz w:val="24"/>
          <w:szCs w:val="24"/>
          <w:lang w:val="en-US"/>
        </w:rPr>
        <w:t xml:space="preserve">e </w:t>
      </w:r>
      <w:r w:rsidR="006010D9" w:rsidRPr="00F20C48">
        <w:rPr>
          <w:rFonts w:ascii="Times New Roman" w:hAnsi="Times New Roman" w:cs="Times New Roman"/>
          <w:sz w:val="24"/>
          <w:szCs w:val="24"/>
          <w:lang w:val="en-US"/>
        </w:rPr>
        <w:t xml:space="preserve">compared the mean values of coral growth </w:t>
      </w:r>
      <w:r w:rsidR="00B166C9">
        <w:rPr>
          <w:rFonts w:ascii="Times New Roman" w:hAnsi="Times New Roman" w:cs="Times New Roman"/>
          <w:sz w:val="24"/>
          <w:szCs w:val="24"/>
          <w:lang w:val="en-US"/>
        </w:rPr>
        <w:t>parameters</w:t>
      </w:r>
      <w:r w:rsidR="00B166C9" w:rsidRPr="00F20C48">
        <w:rPr>
          <w:rFonts w:ascii="Times New Roman" w:hAnsi="Times New Roman" w:cs="Times New Roman"/>
          <w:sz w:val="24"/>
          <w:szCs w:val="24"/>
          <w:lang w:val="en-US"/>
        </w:rPr>
        <w:t xml:space="preserve"> </w:t>
      </w:r>
      <w:r w:rsidR="006010D9" w:rsidRPr="00F20C48">
        <w:rPr>
          <w:rFonts w:ascii="Times New Roman" w:hAnsi="Times New Roman" w:cs="Times New Roman"/>
          <w:sz w:val="24"/>
          <w:szCs w:val="24"/>
          <w:lang w:val="en-US"/>
        </w:rPr>
        <w:t xml:space="preserve">and skeletal luminescence </w:t>
      </w:r>
      <w:r w:rsidR="00CC7C5F" w:rsidRPr="00F20C48">
        <w:rPr>
          <w:rFonts w:ascii="Times New Roman" w:hAnsi="Times New Roman" w:cs="Times New Roman"/>
          <w:sz w:val="24"/>
          <w:szCs w:val="24"/>
          <w:lang w:val="en-US"/>
        </w:rPr>
        <w:t xml:space="preserve">between periods before and after the major dredging events that </w:t>
      </w:r>
      <w:r w:rsidR="00F240BA" w:rsidRPr="00F20C48">
        <w:rPr>
          <w:rFonts w:ascii="Times New Roman" w:hAnsi="Times New Roman" w:cs="Times New Roman"/>
          <w:sz w:val="24"/>
          <w:szCs w:val="24"/>
          <w:lang w:val="en-US"/>
        </w:rPr>
        <w:t>began</w:t>
      </w:r>
      <w:r w:rsidR="00CC7C5F" w:rsidRPr="00F20C48">
        <w:rPr>
          <w:rFonts w:ascii="Times New Roman" w:hAnsi="Times New Roman" w:cs="Times New Roman"/>
          <w:sz w:val="24"/>
          <w:szCs w:val="24"/>
          <w:lang w:val="en-US"/>
        </w:rPr>
        <w:t xml:space="preserve"> in 1981</w:t>
      </w:r>
      <w:r w:rsidR="00D91C5F" w:rsidRPr="00F20C48">
        <w:rPr>
          <w:rFonts w:ascii="Times New Roman" w:hAnsi="Times New Roman" w:cs="Times New Roman"/>
          <w:sz w:val="24"/>
          <w:szCs w:val="24"/>
          <w:lang w:val="en-US"/>
        </w:rPr>
        <w:t>, using a two-tailed t-test</w:t>
      </w:r>
      <w:r w:rsidR="00F563EE">
        <w:rPr>
          <w:rFonts w:ascii="Times New Roman" w:hAnsi="Times New Roman" w:cs="Times New Roman"/>
          <w:sz w:val="24"/>
          <w:szCs w:val="24"/>
          <w:lang w:val="en-US"/>
        </w:rPr>
        <w:t>,</w:t>
      </w:r>
      <w:r w:rsidR="00D91C5F" w:rsidRPr="00F20C48">
        <w:rPr>
          <w:rFonts w:ascii="Times New Roman" w:hAnsi="Times New Roman" w:cs="Times New Roman"/>
          <w:sz w:val="24"/>
          <w:szCs w:val="24"/>
          <w:lang w:val="en-US"/>
        </w:rPr>
        <w:t xml:space="preserve"> assuming unequal variances </w:t>
      </w:r>
      <w:r w:rsidR="00F240BA" w:rsidRPr="00F20C48">
        <w:rPr>
          <w:rFonts w:ascii="Times New Roman" w:hAnsi="Times New Roman" w:cs="Times New Roman"/>
          <w:sz w:val="24"/>
          <w:szCs w:val="24"/>
          <w:lang w:val="en-US"/>
        </w:rPr>
        <w:t>and an</w:t>
      </w:r>
      <w:r w:rsidR="00D91C5F" w:rsidRPr="00F20C48">
        <w:rPr>
          <w:rFonts w:ascii="Times New Roman" w:hAnsi="Times New Roman" w:cs="Times New Roman"/>
          <w:sz w:val="24"/>
          <w:szCs w:val="24"/>
          <w:lang w:val="en-US"/>
        </w:rPr>
        <w:t xml:space="preserve"> alpha </w:t>
      </w:r>
      <w:r w:rsidR="00F240BA" w:rsidRPr="00F20C48">
        <w:rPr>
          <w:rFonts w:ascii="Times New Roman" w:hAnsi="Times New Roman" w:cs="Times New Roman"/>
          <w:sz w:val="24"/>
          <w:szCs w:val="24"/>
          <w:lang w:val="en-US"/>
        </w:rPr>
        <w:t xml:space="preserve">level of </w:t>
      </w:r>
      <w:r w:rsidR="00D91C5F" w:rsidRPr="00F20C48">
        <w:rPr>
          <w:rFonts w:ascii="Times New Roman" w:hAnsi="Times New Roman" w:cs="Times New Roman"/>
          <w:sz w:val="24"/>
          <w:szCs w:val="24"/>
          <w:lang w:val="en-US"/>
        </w:rPr>
        <w:t>0.05</w:t>
      </w:r>
      <w:r w:rsidR="00CC7C5F" w:rsidRPr="00F20C48">
        <w:rPr>
          <w:rFonts w:ascii="Times New Roman" w:hAnsi="Times New Roman" w:cs="Times New Roman"/>
          <w:sz w:val="24"/>
          <w:szCs w:val="24"/>
          <w:lang w:val="en-US"/>
        </w:rPr>
        <w:t>.</w:t>
      </w:r>
      <w:r w:rsidR="00FD3C1F" w:rsidRPr="00F20C48">
        <w:rPr>
          <w:rFonts w:ascii="Times New Roman" w:hAnsi="Times New Roman" w:cs="Times New Roman"/>
          <w:sz w:val="24"/>
          <w:szCs w:val="24"/>
          <w:lang w:val="en-US"/>
        </w:rPr>
        <w:t xml:space="preserve"> </w:t>
      </w:r>
    </w:p>
    <w:p w14:paraId="3E10940B" w14:textId="02019CD8" w:rsidR="00BE3CF4" w:rsidRPr="00F20C48" w:rsidRDefault="000E0A1A" w:rsidP="00626C05">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The </w:t>
      </w:r>
      <w:r w:rsidR="00BE3CF4" w:rsidRPr="00F20C48">
        <w:rPr>
          <w:rFonts w:ascii="Times New Roman" w:hAnsi="Times New Roman" w:cs="Times New Roman"/>
          <w:sz w:val="24"/>
          <w:szCs w:val="24"/>
          <w:lang w:val="en-US"/>
        </w:rPr>
        <w:t>effect</w:t>
      </w:r>
      <w:r w:rsidR="00F240BA" w:rsidRPr="00F20C48">
        <w:rPr>
          <w:rFonts w:ascii="Times New Roman" w:hAnsi="Times New Roman" w:cs="Times New Roman"/>
          <w:sz w:val="24"/>
          <w:szCs w:val="24"/>
          <w:lang w:val="en-US"/>
        </w:rPr>
        <w:t>s</w:t>
      </w:r>
      <w:r w:rsidR="00BE3CF4" w:rsidRPr="00F20C48">
        <w:rPr>
          <w:rFonts w:ascii="Times New Roman" w:hAnsi="Times New Roman" w:cs="Times New Roman"/>
          <w:sz w:val="24"/>
          <w:szCs w:val="24"/>
          <w:lang w:val="en-US"/>
        </w:rPr>
        <w:t xml:space="preserve"> of environmental variables on coral growth and skeletal luminescence</w:t>
      </w:r>
      <w:r w:rsidRPr="00F20C48">
        <w:rPr>
          <w:rFonts w:ascii="Times New Roman" w:hAnsi="Times New Roman" w:cs="Times New Roman"/>
          <w:sz w:val="24"/>
          <w:szCs w:val="24"/>
          <w:lang w:val="en-US"/>
        </w:rPr>
        <w:t xml:space="preserve"> were tested for two periods: </w:t>
      </w:r>
      <w:commentRangeStart w:id="148"/>
      <w:r w:rsidRPr="00F20C48">
        <w:rPr>
          <w:rFonts w:ascii="Times New Roman" w:hAnsi="Times New Roman" w:cs="Times New Roman"/>
          <w:sz w:val="24"/>
          <w:szCs w:val="24"/>
          <w:lang w:val="en-US"/>
        </w:rPr>
        <w:t>1954-2015 and 1981-2015</w:t>
      </w:r>
      <w:ins w:id="149" w:author="Angela Maria Marulanda" w:date="2024-09-18T14:01:00Z">
        <w:r w:rsidR="001A4024">
          <w:rPr>
            <w:rFonts w:ascii="Times New Roman" w:hAnsi="Times New Roman" w:cs="Times New Roman"/>
            <w:sz w:val="24"/>
            <w:szCs w:val="24"/>
            <w:lang w:val="en-US"/>
          </w:rPr>
          <w:t>,</w:t>
        </w:r>
      </w:ins>
      <w:commentRangeEnd w:id="148"/>
      <w:r w:rsidR="002B520C">
        <w:rPr>
          <w:rStyle w:val="Refdecomentario"/>
        </w:rPr>
        <w:commentReference w:id="148"/>
      </w:r>
      <w:ins w:id="150" w:author="Angela Maria Marulanda" w:date="2024-09-18T13:59:00Z">
        <w:r w:rsidR="001A4024">
          <w:rPr>
            <w:rFonts w:ascii="Times New Roman" w:hAnsi="Times New Roman" w:cs="Times New Roman"/>
            <w:sz w:val="24"/>
            <w:szCs w:val="24"/>
            <w:lang w:val="en-US"/>
          </w:rPr>
          <w:t xml:space="preserve"> </w:t>
        </w:r>
      </w:ins>
      <w:ins w:id="151" w:author="Angela Maria Marulanda" w:date="2024-09-18T14:00:00Z">
        <w:r w:rsidR="001A4024">
          <w:rPr>
            <w:rFonts w:ascii="Times New Roman" w:hAnsi="Times New Roman" w:cs="Times New Roman"/>
            <w:sz w:val="24"/>
            <w:szCs w:val="24"/>
            <w:lang w:val="en-US"/>
          </w:rPr>
          <w:t>since w</w:t>
        </w:r>
      </w:ins>
      <w:ins w:id="152" w:author="Angela Maria Marulanda" w:date="2024-09-18T14:01:00Z">
        <w:r w:rsidR="001A4024">
          <w:rPr>
            <w:rFonts w:ascii="Times New Roman" w:hAnsi="Times New Roman" w:cs="Times New Roman"/>
            <w:sz w:val="24"/>
            <w:szCs w:val="24"/>
            <w:lang w:val="en-US"/>
          </w:rPr>
          <w:t xml:space="preserve">ater flow data was only available </w:t>
        </w:r>
        <w:r w:rsidR="001A4024" w:rsidRPr="00F20C48">
          <w:rPr>
            <w:rFonts w:ascii="Times New Roman" w:hAnsi="Times New Roman" w:cs="Times New Roman"/>
            <w:sz w:val="24"/>
            <w:szCs w:val="24"/>
            <w:lang w:val="en-US"/>
          </w:rPr>
          <w:t>after 1981</w:t>
        </w:r>
      </w:ins>
      <w:ins w:id="153" w:author="Angela Maria Marulanda" w:date="2024-09-18T14:04:00Z">
        <w:r w:rsidR="00626C05">
          <w:rPr>
            <w:rFonts w:ascii="Times New Roman" w:hAnsi="Times New Roman" w:cs="Times New Roman"/>
            <w:sz w:val="24"/>
            <w:szCs w:val="24"/>
            <w:lang w:val="en-US"/>
          </w:rPr>
          <w:t xml:space="preserve"> which </w:t>
        </w:r>
      </w:ins>
      <w:ins w:id="154" w:author="Angela Maria Marulanda" w:date="2024-09-18T14:01:00Z">
        <w:r w:rsidR="001A4024" w:rsidRPr="00F20C48">
          <w:rPr>
            <w:rFonts w:ascii="Times New Roman" w:hAnsi="Times New Roman" w:cs="Times New Roman"/>
            <w:sz w:val="24"/>
            <w:szCs w:val="24"/>
            <w:lang w:val="en-US"/>
          </w:rPr>
          <w:t>coincid</w:t>
        </w:r>
      </w:ins>
      <w:ins w:id="155" w:author="Angela Maria Marulanda" w:date="2024-09-18T14:04:00Z">
        <w:r w:rsidR="00626C05">
          <w:rPr>
            <w:rFonts w:ascii="Times New Roman" w:hAnsi="Times New Roman" w:cs="Times New Roman"/>
            <w:sz w:val="24"/>
            <w:szCs w:val="24"/>
            <w:lang w:val="en-US"/>
          </w:rPr>
          <w:t>ed</w:t>
        </w:r>
      </w:ins>
      <w:ins w:id="156" w:author="Angela Maria Marulanda" w:date="2024-09-18T14:01:00Z">
        <w:r w:rsidR="001A4024" w:rsidRPr="00F20C48">
          <w:rPr>
            <w:rFonts w:ascii="Times New Roman" w:hAnsi="Times New Roman" w:cs="Times New Roman"/>
            <w:sz w:val="24"/>
            <w:szCs w:val="24"/>
            <w:lang w:val="en-US"/>
          </w:rPr>
          <w:t xml:space="preserve"> with major dredging events of the Canal del Dique.</w:t>
        </w:r>
      </w:ins>
      <w:ins w:id="157" w:author="RODRIGUEZ RAMIREZ, Alberto (erodr11)" w:date="2024-09-21T21:01:00Z">
        <w:r w:rsidR="00491696">
          <w:rPr>
            <w:rFonts w:ascii="Times New Roman" w:hAnsi="Times New Roman" w:cs="Times New Roman"/>
            <w:sz w:val="24"/>
            <w:szCs w:val="24"/>
            <w:lang w:val="en-US"/>
          </w:rPr>
          <w:t xml:space="preserve"> </w:t>
        </w:r>
      </w:ins>
      <w:del w:id="158" w:author="Angela Maria Marulanda" w:date="2024-09-18T13:59:00Z">
        <w:r w:rsidR="00BE3CF4" w:rsidRPr="00F20C48" w:rsidDel="001A4024">
          <w:rPr>
            <w:rFonts w:ascii="Times New Roman" w:hAnsi="Times New Roman" w:cs="Times New Roman"/>
            <w:sz w:val="24"/>
            <w:szCs w:val="24"/>
            <w:lang w:val="en-US"/>
          </w:rPr>
          <w:delText xml:space="preserve">. </w:delText>
        </w:r>
      </w:del>
      <w:del w:id="159" w:author="Angela Maria Marulanda" w:date="2024-09-18T14:04:00Z">
        <w:r w:rsidRPr="00F20C48" w:rsidDel="00626C05">
          <w:rPr>
            <w:rFonts w:ascii="Times New Roman" w:hAnsi="Times New Roman" w:cs="Times New Roman"/>
            <w:sz w:val="24"/>
            <w:szCs w:val="24"/>
            <w:lang w:val="en-US"/>
          </w:rPr>
          <w:delText xml:space="preserve">The period 1981-2015 included </w:delText>
        </w:r>
        <w:r w:rsidR="00BE3CF4" w:rsidRPr="00F20C48" w:rsidDel="00626C05">
          <w:rPr>
            <w:rFonts w:ascii="Times New Roman" w:hAnsi="Times New Roman" w:cs="Times New Roman"/>
            <w:sz w:val="24"/>
            <w:szCs w:val="24"/>
            <w:lang w:val="en-US"/>
          </w:rPr>
          <w:delText>water flow data</w:delText>
        </w:r>
        <w:r w:rsidR="00F240BA" w:rsidRPr="00F20C48" w:rsidDel="00626C05">
          <w:rPr>
            <w:rFonts w:ascii="Times New Roman" w:hAnsi="Times New Roman" w:cs="Times New Roman"/>
            <w:sz w:val="24"/>
            <w:szCs w:val="24"/>
            <w:lang w:val="en-US"/>
          </w:rPr>
          <w:delText>, which became</w:delText>
        </w:r>
        <w:r w:rsidR="00BE3CF4" w:rsidRPr="00F20C48" w:rsidDel="00626C05">
          <w:rPr>
            <w:rFonts w:ascii="Times New Roman" w:hAnsi="Times New Roman" w:cs="Times New Roman"/>
            <w:sz w:val="24"/>
            <w:szCs w:val="24"/>
            <w:lang w:val="en-US"/>
          </w:rPr>
          <w:delText xml:space="preserve"> available after 1981</w:delText>
        </w:r>
        <w:r w:rsidR="006010D9" w:rsidRPr="00F20C48" w:rsidDel="00626C05">
          <w:rPr>
            <w:rFonts w:ascii="Times New Roman" w:hAnsi="Times New Roman" w:cs="Times New Roman"/>
            <w:sz w:val="24"/>
            <w:szCs w:val="24"/>
            <w:lang w:val="en-US"/>
          </w:rPr>
          <w:delText xml:space="preserve">, </w:delText>
        </w:r>
        <w:r w:rsidR="00F240BA" w:rsidRPr="00F20C48" w:rsidDel="00626C05">
          <w:rPr>
            <w:rFonts w:ascii="Times New Roman" w:hAnsi="Times New Roman" w:cs="Times New Roman"/>
            <w:sz w:val="24"/>
            <w:szCs w:val="24"/>
            <w:lang w:val="en-US"/>
          </w:rPr>
          <w:delText xml:space="preserve">coinciding with </w:delText>
        </w:r>
        <w:r w:rsidR="006010D9" w:rsidRPr="00F20C48" w:rsidDel="00626C05">
          <w:rPr>
            <w:rFonts w:ascii="Times New Roman" w:hAnsi="Times New Roman" w:cs="Times New Roman"/>
            <w:sz w:val="24"/>
            <w:szCs w:val="24"/>
            <w:lang w:val="en-US"/>
          </w:rPr>
          <w:delText xml:space="preserve">major dredging events </w:delText>
        </w:r>
        <w:r w:rsidR="00063F44" w:rsidRPr="00F20C48" w:rsidDel="00626C05">
          <w:rPr>
            <w:rFonts w:ascii="Times New Roman" w:hAnsi="Times New Roman" w:cs="Times New Roman"/>
            <w:sz w:val="24"/>
            <w:szCs w:val="24"/>
            <w:lang w:val="en-US"/>
          </w:rPr>
          <w:delText>of</w:delText>
        </w:r>
        <w:r w:rsidR="006010D9" w:rsidRPr="00F20C48" w:rsidDel="00626C05">
          <w:rPr>
            <w:rFonts w:ascii="Times New Roman" w:hAnsi="Times New Roman" w:cs="Times New Roman"/>
            <w:sz w:val="24"/>
            <w:szCs w:val="24"/>
            <w:lang w:val="en-US"/>
          </w:rPr>
          <w:delText xml:space="preserve"> the Canal del Dique</w:delText>
        </w:r>
        <w:r w:rsidR="00BE3CF4" w:rsidRPr="00F20C48" w:rsidDel="00626C05">
          <w:rPr>
            <w:rFonts w:ascii="Times New Roman" w:hAnsi="Times New Roman" w:cs="Times New Roman"/>
            <w:sz w:val="24"/>
            <w:szCs w:val="24"/>
            <w:lang w:val="en-US"/>
          </w:rPr>
          <w:delText xml:space="preserve">. </w:delText>
        </w:r>
      </w:del>
      <w:r w:rsidR="00F240BA" w:rsidRPr="00F20C48">
        <w:rPr>
          <w:rFonts w:ascii="Times New Roman" w:hAnsi="Times New Roman" w:cs="Times New Roman"/>
          <w:sz w:val="24"/>
          <w:szCs w:val="24"/>
          <w:lang w:val="en-US"/>
        </w:rPr>
        <w:t>A m</w:t>
      </w:r>
      <w:r w:rsidR="00CD086B" w:rsidRPr="00F20C48">
        <w:rPr>
          <w:rFonts w:ascii="Times New Roman" w:hAnsi="Times New Roman" w:cs="Times New Roman"/>
          <w:sz w:val="24"/>
          <w:szCs w:val="24"/>
          <w:lang w:val="en-US"/>
        </w:rPr>
        <w:t xml:space="preserve">odel selection procedure </w:t>
      </w:r>
      <w:r w:rsidR="00F240BA" w:rsidRPr="00F20C48">
        <w:rPr>
          <w:rFonts w:ascii="Times New Roman" w:hAnsi="Times New Roman" w:cs="Times New Roman"/>
          <w:sz w:val="24"/>
          <w:szCs w:val="24"/>
          <w:lang w:val="en-US"/>
        </w:rPr>
        <w:t xml:space="preserve">was conducted </w:t>
      </w:r>
      <w:r w:rsidR="00BE3CF4" w:rsidRPr="00F20C48">
        <w:rPr>
          <w:rFonts w:ascii="Times New Roman" w:hAnsi="Times New Roman" w:cs="Times New Roman"/>
          <w:sz w:val="24"/>
          <w:szCs w:val="24"/>
          <w:lang w:val="en-US"/>
        </w:rPr>
        <w:t xml:space="preserve">to identify </w:t>
      </w:r>
      <w:r w:rsidR="00F240BA" w:rsidRPr="00F20C48">
        <w:rPr>
          <w:rFonts w:ascii="Times New Roman" w:hAnsi="Times New Roman" w:cs="Times New Roman"/>
          <w:sz w:val="24"/>
          <w:szCs w:val="24"/>
          <w:lang w:val="en-US"/>
        </w:rPr>
        <w:t xml:space="preserve">the best-performing </w:t>
      </w:r>
      <w:r w:rsidR="00BE3CF4" w:rsidRPr="00F20C48">
        <w:rPr>
          <w:rFonts w:ascii="Times New Roman" w:hAnsi="Times New Roman" w:cs="Times New Roman"/>
          <w:sz w:val="24"/>
          <w:szCs w:val="24"/>
          <w:lang w:val="en-US"/>
        </w:rPr>
        <w:t xml:space="preserve">predictor variables </w:t>
      </w:r>
      <w:r w:rsidR="00F240BA" w:rsidRPr="00F20C48">
        <w:rPr>
          <w:rFonts w:ascii="Times New Roman" w:hAnsi="Times New Roman" w:cs="Times New Roman"/>
          <w:sz w:val="24"/>
          <w:szCs w:val="24"/>
          <w:lang w:val="en-US"/>
        </w:rPr>
        <w:t>for use in</w:t>
      </w:r>
      <w:r w:rsidR="00CD086B" w:rsidRPr="00F20C48">
        <w:rPr>
          <w:rFonts w:ascii="Times New Roman" w:hAnsi="Times New Roman" w:cs="Times New Roman"/>
          <w:sz w:val="24"/>
          <w:szCs w:val="24"/>
          <w:lang w:val="en-US"/>
        </w:rPr>
        <w:t xml:space="preserve"> a multiple linear regression</w:t>
      </w:r>
      <w:r w:rsidR="00F240BA" w:rsidRPr="00F20C48">
        <w:rPr>
          <w:rFonts w:ascii="Times New Roman" w:hAnsi="Times New Roman" w:cs="Times New Roman"/>
          <w:sz w:val="24"/>
          <w:szCs w:val="24"/>
          <w:lang w:val="en-US"/>
        </w:rPr>
        <w:t>,</w:t>
      </w:r>
      <w:r w:rsidR="00BE3CF4" w:rsidRPr="00F20C48">
        <w:rPr>
          <w:rFonts w:ascii="Times New Roman" w:hAnsi="Times New Roman" w:cs="Times New Roman"/>
          <w:sz w:val="24"/>
          <w:szCs w:val="24"/>
          <w:lang w:val="en-US"/>
        </w:rPr>
        <w:t xml:space="preserve"> using the Akaike Information Criterion with a stepwise selection </w:t>
      </w:r>
      <w:r w:rsidR="00F240BA" w:rsidRPr="00F20C48">
        <w:rPr>
          <w:rFonts w:ascii="Times New Roman" w:hAnsi="Times New Roman" w:cs="Times New Roman"/>
          <w:sz w:val="24"/>
          <w:szCs w:val="24"/>
          <w:lang w:val="en-US"/>
        </w:rPr>
        <w:t>approach</w:t>
      </w:r>
      <w:r w:rsidR="00BE3CF4" w:rsidRPr="00F20C48">
        <w:rPr>
          <w:rFonts w:ascii="Times New Roman" w:hAnsi="Times New Roman" w:cs="Times New Roman"/>
          <w:sz w:val="24"/>
          <w:szCs w:val="24"/>
          <w:lang w:val="en-US"/>
        </w:rPr>
        <w:t xml:space="preserve"> </w:t>
      </w:r>
      <w:r w:rsidR="00BE3CF4"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{"citationID":"nBbn0Cnm","properties":{"formattedCitation":"(Quinn and Keough 2002)","plainCitation":"(Quinn and Keough 2002)","noteIndex":0},"citationItems":[{"id":1802,"uris":["http://zotero.org/users/9344658/items/VE2U3MUU"],"itemData":{"id":1802,"type":"book","event-place":"Cambridge, UK","ISBN":"978-0-521-81128-6","number-of-pages":"537","publisher":"Cambridge University Press","publisher-place":"Cambridge, UK","title":"Experimental Design and Data Analysis for Biologists","URL":"http://www.cambridge.org/catalogue/catalogue.asp?isbn=9780521811286","author":[{"family":"Quinn","given":"Gerry P."},{"family":"Keough","given":"Michael J."}],"issued":{"date-parts":[["2002"]]}}}],"schema":"https://github.com/citation-style-language/schema/raw/master/csl-citation.json"} </w:instrText>
      </w:r>
      <w:r w:rsidR="00BE3CF4"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(Quinn and Keough 2002)</w:t>
      </w:r>
      <w:r w:rsidR="00BE3CF4" w:rsidRPr="00F20C48">
        <w:rPr>
          <w:rFonts w:ascii="Times New Roman" w:hAnsi="Times New Roman" w:cs="Times New Roman"/>
          <w:sz w:val="24"/>
          <w:szCs w:val="24"/>
          <w:lang w:val="en-US"/>
        </w:rPr>
        <w:fldChar w:fldCharType="end"/>
      </w:r>
      <w:r w:rsidR="00BE3CF4" w:rsidRPr="00F20C48">
        <w:rPr>
          <w:rFonts w:ascii="Times New Roman" w:hAnsi="Times New Roman" w:cs="Times New Roman"/>
          <w:sz w:val="24"/>
          <w:szCs w:val="24"/>
          <w:lang w:val="en-US"/>
        </w:rPr>
        <w:t xml:space="preserve">. </w:t>
      </w:r>
      <w:r w:rsidR="00CD086B" w:rsidRPr="00F20C48">
        <w:rPr>
          <w:rFonts w:ascii="Times New Roman" w:hAnsi="Times New Roman" w:cs="Times New Roman"/>
          <w:sz w:val="24"/>
          <w:szCs w:val="24"/>
          <w:lang w:val="en-US"/>
        </w:rPr>
        <w:t xml:space="preserve">However, the model selection did not </w:t>
      </w:r>
      <w:r w:rsidR="00F240BA" w:rsidRPr="00F20C48">
        <w:rPr>
          <w:rFonts w:ascii="Times New Roman" w:hAnsi="Times New Roman" w:cs="Times New Roman"/>
          <w:sz w:val="24"/>
          <w:szCs w:val="24"/>
          <w:lang w:val="en-US"/>
        </w:rPr>
        <w:t>identify</w:t>
      </w:r>
      <w:r w:rsidR="00CD086B" w:rsidRPr="00F20C48">
        <w:rPr>
          <w:rFonts w:ascii="Times New Roman" w:hAnsi="Times New Roman" w:cs="Times New Roman"/>
          <w:sz w:val="24"/>
          <w:szCs w:val="24"/>
          <w:lang w:val="en-US"/>
        </w:rPr>
        <w:t xml:space="preserve"> more than one predictor variable to </w:t>
      </w:r>
      <w:r w:rsidR="00F240BA" w:rsidRPr="00F20C48">
        <w:rPr>
          <w:rFonts w:ascii="Times New Roman" w:hAnsi="Times New Roman" w:cs="Times New Roman"/>
          <w:sz w:val="24"/>
          <w:szCs w:val="24"/>
          <w:lang w:val="en-US"/>
        </w:rPr>
        <w:t xml:space="preserve">justify </w:t>
      </w:r>
      <w:r w:rsidR="00CD086B" w:rsidRPr="00F20C48">
        <w:rPr>
          <w:rFonts w:ascii="Times New Roman" w:hAnsi="Times New Roman" w:cs="Times New Roman"/>
          <w:sz w:val="24"/>
          <w:szCs w:val="24"/>
          <w:lang w:val="en-US"/>
        </w:rPr>
        <w:t>run</w:t>
      </w:r>
      <w:r w:rsidR="00F240BA" w:rsidRPr="00F20C48">
        <w:rPr>
          <w:rFonts w:ascii="Times New Roman" w:hAnsi="Times New Roman" w:cs="Times New Roman"/>
          <w:sz w:val="24"/>
          <w:szCs w:val="24"/>
          <w:lang w:val="en-US"/>
        </w:rPr>
        <w:t>ning</w:t>
      </w:r>
      <w:r w:rsidR="00CD086B" w:rsidRPr="00F20C48">
        <w:rPr>
          <w:rFonts w:ascii="Times New Roman" w:hAnsi="Times New Roman" w:cs="Times New Roman"/>
          <w:sz w:val="24"/>
          <w:szCs w:val="24"/>
          <w:lang w:val="en-US"/>
        </w:rPr>
        <w:t xml:space="preserve"> a multiple linear regression</w:t>
      </w:r>
      <w:r w:rsidR="00EB5B4C" w:rsidRPr="00F20C48">
        <w:rPr>
          <w:rFonts w:ascii="Times New Roman" w:hAnsi="Times New Roman" w:cs="Times New Roman"/>
          <w:sz w:val="24"/>
          <w:szCs w:val="24"/>
          <w:lang w:val="en-US"/>
        </w:rPr>
        <w:t xml:space="preserve"> (</w:t>
      </w:r>
      <w:r w:rsidR="00EB5B4C" w:rsidRPr="00F20C48">
        <w:rPr>
          <w:rFonts w:ascii="Times New Roman" w:hAnsi="Times New Roman" w:cs="Times New Roman"/>
          <w:sz w:val="24"/>
          <w:szCs w:val="24"/>
          <w:highlight w:val="yellow"/>
          <w:lang w:val="en-US"/>
        </w:rPr>
        <w:t>See Supplementary Information</w:t>
      </w:r>
      <w:r w:rsidR="00EB5B4C" w:rsidRPr="00F20C48">
        <w:rPr>
          <w:rFonts w:ascii="Times New Roman" w:hAnsi="Times New Roman" w:cs="Times New Roman"/>
          <w:sz w:val="24"/>
          <w:szCs w:val="24"/>
          <w:lang w:val="en-US"/>
        </w:rPr>
        <w:t>)</w:t>
      </w:r>
      <w:r w:rsidR="00CD086B"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As a result</w:t>
      </w:r>
      <w:r w:rsidR="00CD086B" w:rsidRPr="00F20C48">
        <w:rPr>
          <w:rFonts w:ascii="Times New Roman" w:hAnsi="Times New Roman" w:cs="Times New Roman"/>
          <w:sz w:val="24"/>
          <w:szCs w:val="24"/>
          <w:lang w:val="en-US"/>
        </w:rPr>
        <w:t xml:space="preserve">, simple linear regressions were </w:t>
      </w:r>
      <w:r w:rsidR="00F240BA" w:rsidRPr="00F20C48">
        <w:rPr>
          <w:rFonts w:ascii="Times New Roman" w:hAnsi="Times New Roman" w:cs="Times New Roman"/>
          <w:sz w:val="24"/>
          <w:szCs w:val="24"/>
          <w:lang w:val="en-US"/>
        </w:rPr>
        <w:t>performed</w:t>
      </w:r>
      <w:r w:rsidR="00CD086B"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If none</w:t>
      </w:r>
      <w:r w:rsidR="00842377" w:rsidRPr="00F20C48">
        <w:rPr>
          <w:rFonts w:ascii="Times New Roman" w:hAnsi="Times New Roman" w:cs="Times New Roman"/>
          <w:sz w:val="24"/>
          <w:szCs w:val="24"/>
          <w:lang w:val="en-US"/>
        </w:rPr>
        <w:t xml:space="preserve"> of the</w:t>
      </w:r>
      <w:r w:rsidR="00BE3CF4" w:rsidRPr="00F20C48">
        <w:rPr>
          <w:rFonts w:ascii="Times New Roman" w:hAnsi="Times New Roman" w:cs="Times New Roman"/>
          <w:sz w:val="24"/>
          <w:szCs w:val="24"/>
          <w:lang w:val="en-US"/>
        </w:rPr>
        <w:t xml:space="preserve"> predictor variables </w:t>
      </w:r>
      <w:r w:rsidR="00F240BA" w:rsidRPr="00F20C48">
        <w:rPr>
          <w:rFonts w:ascii="Times New Roman" w:hAnsi="Times New Roman" w:cs="Times New Roman"/>
          <w:sz w:val="24"/>
          <w:szCs w:val="24"/>
          <w:lang w:val="en-US"/>
        </w:rPr>
        <w:t xml:space="preserve">outperformed </w:t>
      </w:r>
      <w:r w:rsidR="00BE3CF4" w:rsidRPr="00F20C48">
        <w:rPr>
          <w:rFonts w:ascii="Times New Roman" w:hAnsi="Times New Roman" w:cs="Times New Roman"/>
          <w:sz w:val="24"/>
          <w:szCs w:val="24"/>
          <w:lang w:val="en-US"/>
        </w:rPr>
        <w:t>a null model</w:t>
      </w:r>
      <w:r w:rsidR="00F240BA" w:rsidRPr="00F20C48">
        <w:rPr>
          <w:rFonts w:ascii="Times New Roman" w:hAnsi="Times New Roman" w:cs="Times New Roman"/>
          <w:sz w:val="24"/>
          <w:szCs w:val="24"/>
          <w:lang w:val="en-US"/>
        </w:rPr>
        <w:t>,</w:t>
      </w:r>
      <w:r w:rsidR="00BE3CF4"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 xml:space="preserve">the </w:t>
      </w:r>
      <w:r w:rsidR="00CD086B" w:rsidRPr="00F20C48">
        <w:rPr>
          <w:rFonts w:ascii="Times New Roman" w:hAnsi="Times New Roman" w:cs="Times New Roman"/>
          <w:sz w:val="24"/>
          <w:szCs w:val="24"/>
          <w:lang w:val="en-US"/>
        </w:rPr>
        <w:t>analysis</w:t>
      </w:r>
      <w:r w:rsidR="00BE3CF4" w:rsidRPr="00F20C48">
        <w:rPr>
          <w:rFonts w:ascii="Times New Roman" w:hAnsi="Times New Roman" w:cs="Times New Roman"/>
          <w:sz w:val="24"/>
          <w:szCs w:val="24"/>
          <w:lang w:val="en-US"/>
        </w:rPr>
        <w:t xml:space="preserve"> was </w:t>
      </w:r>
      <w:r w:rsidR="00F240BA" w:rsidRPr="00F20C48">
        <w:rPr>
          <w:rFonts w:ascii="Times New Roman" w:hAnsi="Times New Roman" w:cs="Times New Roman"/>
          <w:sz w:val="24"/>
          <w:szCs w:val="24"/>
          <w:lang w:val="en-US"/>
        </w:rPr>
        <w:t>omitted</w:t>
      </w:r>
      <w:r w:rsidR="00BE3CF4" w:rsidRPr="00F20C48">
        <w:rPr>
          <w:rFonts w:ascii="Times New Roman" w:hAnsi="Times New Roman" w:cs="Times New Roman"/>
          <w:sz w:val="24"/>
          <w:szCs w:val="24"/>
          <w:lang w:val="en-US"/>
        </w:rPr>
        <w:t xml:space="preserve">. </w:t>
      </w:r>
      <w:r w:rsidR="004F6F7D" w:rsidRPr="00F20C48">
        <w:rPr>
          <w:rFonts w:ascii="Times New Roman" w:hAnsi="Times New Roman" w:cs="Times New Roman"/>
          <w:sz w:val="24"/>
          <w:szCs w:val="24"/>
          <w:lang w:val="en-US"/>
        </w:rPr>
        <w:t>The response variables were centered, and predictors transformed into z-scores</w:t>
      </w:r>
      <w:ins w:id="160" w:author="Mateo  Lopez Victoria" w:date="2024-09-19T15:00:00Z">
        <w:r w:rsidR="00F563EE">
          <w:rPr>
            <w:rFonts w:ascii="Times New Roman" w:hAnsi="Times New Roman" w:cs="Times New Roman"/>
            <w:sz w:val="24"/>
            <w:szCs w:val="24"/>
            <w:lang w:val="en-US"/>
          </w:rPr>
          <w:t>,</w:t>
        </w:r>
      </w:ins>
      <w:r w:rsidR="004F6F7D" w:rsidRPr="00F20C48">
        <w:rPr>
          <w:rFonts w:ascii="Times New Roman" w:hAnsi="Times New Roman" w:cs="Times New Roman"/>
          <w:sz w:val="24"/>
          <w:szCs w:val="24"/>
          <w:lang w:val="en-US"/>
        </w:rPr>
        <w:t xml:space="preserve"> to standardize the data</w:t>
      </w:r>
      <w:ins w:id="161" w:author="Mateo  Lopez Victoria" w:date="2024-09-19T15:00:00Z">
        <w:r w:rsidR="00F563EE">
          <w:rPr>
            <w:rFonts w:ascii="Times New Roman" w:hAnsi="Times New Roman" w:cs="Times New Roman"/>
            <w:sz w:val="24"/>
            <w:szCs w:val="24"/>
            <w:lang w:val="en-US"/>
          </w:rPr>
          <w:t>,</w:t>
        </w:r>
      </w:ins>
      <w:r w:rsidR="004F6F7D" w:rsidRPr="00F20C48">
        <w:rPr>
          <w:rFonts w:ascii="Times New Roman" w:hAnsi="Times New Roman" w:cs="Times New Roman"/>
          <w:sz w:val="24"/>
          <w:szCs w:val="24"/>
          <w:lang w:val="en-US"/>
        </w:rPr>
        <w:t xml:space="preserve"> before performing the regressions, resulting in intercepts of zero. </w:t>
      </w:r>
      <w:r w:rsidR="00CD086B" w:rsidRPr="00F20C48">
        <w:rPr>
          <w:rFonts w:ascii="Times New Roman" w:hAnsi="Times New Roman" w:cs="Times New Roman"/>
          <w:sz w:val="24"/>
          <w:szCs w:val="24"/>
          <w:lang w:val="en-US"/>
        </w:rPr>
        <w:t>The</w:t>
      </w:r>
      <w:r w:rsidR="00BE3CF4" w:rsidRPr="00F20C48">
        <w:rPr>
          <w:rFonts w:ascii="Times New Roman" w:hAnsi="Times New Roman" w:cs="Times New Roman"/>
          <w:sz w:val="24"/>
          <w:szCs w:val="24"/>
          <w:lang w:val="en-US"/>
        </w:rPr>
        <w:t xml:space="preserve"> model selection was </w:t>
      </w:r>
      <w:r w:rsidR="00F240BA" w:rsidRPr="00F20C48">
        <w:rPr>
          <w:rFonts w:ascii="Times New Roman" w:hAnsi="Times New Roman" w:cs="Times New Roman"/>
          <w:sz w:val="24"/>
          <w:szCs w:val="24"/>
          <w:lang w:val="en-US"/>
        </w:rPr>
        <w:t>conducted</w:t>
      </w:r>
      <w:r w:rsidR="00BE3CF4" w:rsidRPr="00F20C48">
        <w:rPr>
          <w:rFonts w:ascii="Times New Roman" w:hAnsi="Times New Roman" w:cs="Times New Roman"/>
          <w:sz w:val="24"/>
          <w:szCs w:val="24"/>
          <w:lang w:val="en-US"/>
        </w:rPr>
        <w:t xml:space="preserve"> using the </w:t>
      </w:r>
      <w:r w:rsidR="00BE3CF4" w:rsidRPr="00F20C48">
        <w:rPr>
          <w:rFonts w:ascii="Times New Roman" w:hAnsi="Times New Roman" w:cs="Times New Roman"/>
          <w:i/>
          <w:iCs/>
          <w:sz w:val="24"/>
          <w:szCs w:val="24"/>
          <w:lang w:val="en-US"/>
        </w:rPr>
        <w:t>Fathom</w:t>
      </w:r>
      <w:r w:rsidR="00BE3CF4" w:rsidRPr="00F20C48">
        <w:rPr>
          <w:rFonts w:ascii="Times New Roman" w:hAnsi="Times New Roman" w:cs="Times New Roman"/>
          <w:sz w:val="24"/>
          <w:szCs w:val="24"/>
          <w:lang w:val="en-US"/>
        </w:rPr>
        <w:t xml:space="preserve"> package in </w:t>
      </w:r>
      <w:proofErr w:type="spellStart"/>
      <w:r w:rsidR="00BE3CF4" w:rsidRPr="00F20C48">
        <w:rPr>
          <w:rFonts w:ascii="Times New Roman" w:hAnsi="Times New Roman" w:cs="Times New Roman"/>
          <w:sz w:val="24"/>
          <w:szCs w:val="24"/>
          <w:lang w:val="en-US"/>
        </w:rPr>
        <w:t>Matlab</w:t>
      </w:r>
      <w:proofErr w:type="spellEnd"/>
      <w:r w:rsidR="00BE3CF4" w:rsidRPr="00F20C48">
        <w:rPr>
          <w:rFonts w:ascii="Times New Roman" w:hAnsi="Times New Roman" w:cs="Times New Roman"/>
          <w:sz w:val="24"/>
          <w:szCs w:val="24"/>
          <w:lang w:val="en-US"/>
        </w:rPr>
        <w:t xml:space="preserve"> vR20</w:t>
      </w:r>
      <w:r w:rsidR="00842377" w:rsidRPr="00F20C48">
        <w:rPr>
          <w:rFonts w:ascii="Times New Roman" w:hAnsi="Times New Roman" w:cs="Times New Roman"/>
          <w:sz w:val="24"/>
          <w:szCs w:val="24"/>
          <w:lang w:val="en-US"/>
        </w:rPr>
        <w:t>22a</w:t>
      </w:r>
      <w:r w:rsidR="00F240BA" w:rsidRPr="00F20C48">
        <w:rPr>
          <w:rFonts w:ascii="Times New Roman" w:hAnsi="Times New Roman" w:cs="Times New Roman"/>
          <w:sz w:val="24"/>
          <w:szCs w:val="24"/>
          <w:lang w:val="en-US"/>
        </w:rPr>
        <w:t>, while</w:t>
      </w:r>
      <w:r w:rsidR="00BE3CF4"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p</w:t>
      </w:r>
      <w:r w:rsidR="00BE3CF4" w:rsidRPr="00F20C48">
        <w:rPr>
          <w:rFonts w:ascii="Times New Roman" w:hAnsi="Times New Roman" w:cs="Times New Roman"/>
          <w:sz w:val="24"/>
          <w:szCs w:val="24"/>
          <w:lang w:val="en-US"/>
        </w:rPr>
        <w:t xml:space="preserve">lots and </w:t>
      </w:r>
      <w:r w:rsidR="00F240BA" w:rsidRPr="00F20C48">
        <w:rPr>
          <w:rFonts w:ascii="Times New Roman" w:hAnsi="Times New Roman" w:cs="Times New Roman"/>
          <w:sz w:val="24"/>
          <w:szCs w:val="24"/>
          <w:lang w:val="en-US"/>
        </w:rPr>
        <w:t>additional analyses</w:t>
      </w:r>
      <w:r w:rsidR="00BE3CF4" w:rsidRPr="00F20C48">
        <w:rPr>
          <w:rFonts w:ascii="Times New Roman" w:hAnsi="Times New Roman" w:cs="Times New Roman"/>
          <w:sz w:val="24"/>
          <w:szCs w:val="24"/>
          <w:lang w:val="en-US"/>
        </w:rPr>
        <w:t xml:space="preserve"> were </w:t>
      </w:r>
      <w:r w:rsidR="00F240BA" w:rsidRPr="00F20C48">
        <w:rPr>
          <w:rFonts w:ascii="Times New Roman" w:hAnsi="Times New Roman" w:cs="Times New Roman"/>
          <w:sz w:val="24"/>
          <w:szCs w:val="24"/>
          <w:lang w:val="en-US"/>
        </w:rPr>
        <w:t>completed</w:t>
      </w:r>
      <w:r w:rsidR="00BE3CF4" w:rsidRPr="00F20C48">
        <w:rPr>
          <w:rFonts w:ascii="Times New Roman" w:hAnsi="Times New Roman" w:cs="Times New Roman"/>
          <w:sz w:val="24"/>
          <w:szCs w:val="24"/>
          <w:lang w:val="en-US"/>
        </w:rPr>
        <w:t xml:space="preserve"> using Python.</w:t>
      </w:r>
      <w:r w:rsidR="006010D9" w:rsidRPr="00F20C48">
        <w:rPr>
          <w:rFonts w:ascii="Times New Roman" w:hAnsi="Times New Roman" w:cs="Times New Roman"/>
          <w:sz w:val="24"/>
          <w:szCs w:val="24"/>
          <w:lang w:val="en-US"/>
        </w:rPr>
        <w:t xml:space="preserve"> The point change detection analysis u</w:t>
      </w:r>
      <w:r w:rsidR="00F240BA" w:rsidRPr="00F20C48">
        <w:rPr>
          <w:rFonts w:ascii="Times New Roman" w:hAnsi="Times New Roman" w:cs="Times New Roman"/>
          <w:sz w:val="24"/>
          <w:szCs w:val="24"/>
          <w:lang w:val="en-US"/>
        </w:rPr>
        <w:t>til</w:t>
      </w:r>
      <w:ins w:id="162" w:author="Angela Maria Marulanda" w:date="2024-09-18T14:05:00Z">
        <w:r w:rsidR="007316FD">
          <w:rPr>
            <w:rFonts w:ascii="Times New Roman" w:hAnsi="Times New Roman" w:cs="Times New Roman"/>
            <w:sz w:val="24"/>
            <w:szCs w:val="24"/>
            <w:lang w:val="en-US"/>
          </w:rPr>
          <w:t>i</w:t>
        </w:r>
      </w:ins>
      <w:r w:rsidR="00F240BA" w:rsidRPr="00F20C48">
        <w:rPr>
          <w:rFonts w:ascii="Times New Roman" w:hAnsi="Times New Roman" w:cs="Times New Roman"/>
          <w:sz w:val="24"/>
          <w:szCs w:val="24"/>
          <w:lang w:val="en-US"/>
        </w:rPr>
        <w:t>zed</w:t>
      </w:r>
      <w:r w:rsidR="006010D9" w:rsidRPr="00F20C48">
        <w:rPr>
          <w:rFonts w:ascii="Times New Roman" w:hAnsi="Times New Roman" w:cs="Times New Roman"/>
          <w:sz w:val="24"/>
          <w:szCs w:val="24"/>
          <w:lang w:val="en-US"/>
        </w:rPr>
        <w:t xml:space="preserve"> the </w:t>
      </w:r>
      <w:r w:rsidR="006010D9" w:rsidRPr="00F20C48">
        <w:rPr>
          <w:rFonts w:ascii="Times New Roman" w:hAnsi="Times New Roman" w:cs="Times New Roman"/>
          <w:i/>
          <w:iCs/>
          <w:sz w:val="24"/>
          <w:szCs w:val="24"/>
          <w:lang w:val="en-US"/>
        </w:rPr>
        <w:t>ruptures</w:t>
      </w:r>
      <w:r w:rsidR="006010D9" w:rsidRPr="00F20C48">
        <w:rPr>
          <w:rFonts w:ascii="Times New Roman" w:hAnsi="Times New Roman" w:cs="Times New Roman"/>
          <w:sz w:val="24"/>
          <w:szCs w:val="24"/>
          <w:lang w:val="en-US"/>
        </w:rPr>
        <w:t xml:space="preserve"> Python package </w:t>
      </w:r>
      <w:r w:rsidR="006010D9"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{"citationID":"RgCD5xTO","properties":{"formattedCitation":"(Truong et al. 2020)","plainCitation":"(Truong et al. 2020)","noteIndex":0},"citationItems":[{"id":7920,"uris":["http://zotero.org/users/9344658/items/RM6WSVER"],"itemData":{"id":7920,"type":"article-journal","container-title":"Signal Processing","DOI":"10.1016/j.sigpro.2019.107299","ISSN":"01651684","journalAbbreviation":"Signal Processing","language":"en","page":"107299","source":"DOI.org (Crossref)","title":"Selective review of offline change point detection methods","volume":"167","author":[{"family":"Truong","given":"Charles"},{"family":"Oudre","given":"Laurent"},{"family":"Vayatis","given":"Nicolas"}],"issued":{"date-parts":[["2020",2]]}}}],"schema":"https://github.com/citation-style-language/schema/raw/master/csl-citation.json"} </w:instrText>
      </w:r>
      <w:r w:rsidR="006010D9"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(Truong et al. 2020)</w:t>
      </w:r>
      <w:r w:rsidR="006010D9" w:rsidRPr="00F20C48">
        <w:rPr>
          <w:rFonts w:ascii="Times New Roman" w:hAnsi="Times New Roman" w:cs="Times New Roman"/>
          <w:sz w:val="24"/>
          <w:szCs w:val="24"/>
          <w:lang w:val="en-US"/>
        </w:rPr>
        <w:fldChar w:fldCharType="end"/>
      </w:r>
      <w:r w:rsidR="006010D9" w:rsidRPr="00F20C48">
        <w:rPr>
          <w:rFonts w:ascii="Times New Roman" w:hAnsi="Times New Roman" w:cs="Times New Roman"/>
          <w:sz w:val="24"/>
          <w:szCs w:val="24"/>
          <w:lang w:val="en-US"/>
        </w:rPr>
        <w:t>.</w:t>
      </w:r>
    </w:p>
    <w:p w14:paraId="7396F4CF" w14:textId="77777777" w:rsidR="00C3716D" w:rsidRPr="00F20C48" w:rsidRDefault="00C3716D" w:rsidP="001C796C">
      <w:pPr>
        <w:spacing w:line="480" w:lineRule="auto"/>
        <w:jc w:val="both"/>
        <w:rPr>
          <w:rFonts w:ascii="Times New Roman" w:hAnsi="Times New Roman" w:cs="Times New Roman"/>
          <w:sz w:val="24"/>
          <w:szCs w:val="24"/>
          <w:lang w:val="en-US"/>
        </w:rPr>
      </w:pPr>
    </w:p>
    <w:p w14:paraId="1B6EFBC0" w14:textId="7CD28FBA" w:rsidR="004E2181" w:rsidRPr="00F20C48" w:rsidRDefault="004E2181" w:rsidP="001C796C">
      <w:pPr>
        <w:spacing w:line="480" w:lineRule="auto"/>
        <w:jc w:val="both"/>
        <w:rPr>
          <w:rFonts w:ascii="Times New Roman" w:hAnsi="Times New Roman" w:cs="Times New Roman"/>
          <w:b/>
          <w:sz w:val="24"/>
          <w:szCs w:val="24"/>
          <w:lang w:val="en-US"/>
        </w:rPr>
      </w:pPr>
      <w:r w:rsidRPr="00F20C48">
        <w:rPr>
          <w:rFonts w:ascii="Times New Roman" w:hAnsi="Times New Roman" w:cs="Times New Roman"/>
          <w:b/>
          <w:sz w:val="24"/>
          <w:szCs w:val="24"/>
          <w:lang w:val="en-US"/>
        </w:rPr>
        <w:t>Results</w:t>
      </w:r>
    </w:p>
    <w:p w14:paraId="7ADA521E" w14:textId="1354A0E0" w:rsidR="00586020" w:rsidRPr="00F20C48" w:rsidRDefault="00586020" w:rsidP="009D15AB">
      <w:pPr>
        <w:spacing w:line="480" w:lineRule="auto"/>
        <w:jc w:val="both"/>
        <w:rPr>
          <w:rFonts w:ascii="Times New Roman" w:hAnsi="Times New Roman" w:cs="Times New Roman"/>
          <w:b/>
          <w:bCs/>
          <w:sz w:val="24"/>
          <w:szCs w:val="24"/>
          <w:lang w:val="en-US"/>
        </w:rPr>
      </w:pPr>
      <w:commentRangeStart w:id="163"/>
      <w:commentRangeStart w:id="164"/>
      <w:r w:rsidRPr="00F20C48">
        <w:rPr>
          <w:rFonts w:ascii="Times New Roman" w:hAnsi="Times New Roman" w:cs="Times New Roman"/>
          <w:b/>
          <w:bCs/>
          <w:sz w:val="24"/>
          <w:szCs w:val="24"/>
          <w:lang w:val="en-US"/>
        </w:rPr>
        <w:t>Coral growth</w:t>
      </w:r>
      <w:commentRangeEnd w:id="163"/>
      <w:r w:rsidR="00D06244">
        <w:rPr>
          <w:rStyle w:val="Refdecomentario"/>
        </w:rPr>
        <w:commentReference w:id="163"/>
      </w:r>
      <w:commentRangeEnd w:id="164"/>
      <w:r w:rsidR="004124D0">
        <w:rPr>
          <w:rStyle w:val="Refdecomentario"/>
        </w:rPr>
        <w:commentReference w:id="164"/>
      </w:r>
      <w:ins w:id="165" w:author="RODRIGUEZ RAMIREZ, Alberto (erodr11)" w:date="2024-09-21T21:20:00Z">
        <w:r w:rsidR="00B166C9">
          <w:rPr>
            <w:rFonts w:ascii="Times New Roman" w:hAnsi="Times New Roman" w:cs="Times New Roman"/>
            <w:b/>
            <w:bCs/>
            <w:sz w:val="24"/>
            <w:szCs w:val="24"/>
            <w:lang w:val="en-US"/>
          </w:rPr>
          <w:t xml:space="preserve"> parameters</w:t>
        </w:r>
      </w:ins>
    </w:p>
    <w:p w14:paraId="4EA9CABD" w14:textId="56FF77A9" w:rsidR="00C12CB2" w:rsidRPr="00F20C48" w:rsidRDefault="00063F4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mean and standard deviation values of the skeletal density, linear extension and calcification were 0.72 ± 0.07 g cm</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1.03 ± 0.13 cm yr</w:t>
      </w:r>
      <w:r w:rsidRPr="00F20C48">
        <w:rPr>
          <w:rFonts w:ascii="Times New Roman" w:hAnsi="Times New Roman" w:cs="Times New Roman"/>
          <w:sz w:val="24"/>
          <w:szCs w:val="24"/>
          <w:vertAlign w:val="superscript"/>
          <w:lang w:val="en-US"/>
        </w:rPr>
        <w:t>-1</w:t>
      </w:r>
      <w:ins w:id="166" w:author="Angela Maria Marulanda" w:date="2024-09-18T14:06:00Z">
        <w:r w:rsidR="007316FD">
          <w:rPr>
            <w:rFonts w:ascii="Times New Roman" w:hAnsi="Times New Roman" w:cs="Times New Roman"/>
            <w:sz w:val="24"/>
            <w:szCs w:val="24"/>
            <w:lang w:val="en-US"/>
          </w:rPr>
          <w:t>,</w:t>
        </w:r>
      </w:ins>
      <w:r w:rsidRPr="00F20C48">
        <w:rPr>
          <w:rFonts w:ascii="Times New Roman" w:hAnsi="Times New Roman" w:cs="Times New Roman"/>
          <w:sz w:val="24"/>
          <w:szCs w:val="24"/>
          <w:lang w:val="en-US"/>
        </w:rPr>
        <w:t xml:space="preserve"> and 0.74 ± 0.10 g cm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yr</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respectively, corresponding to the period 1951-2015 (Table 1).</w:t>
      </w:r>
      <w:r w:rsidR="00F326B3" w:rsidRPr="00F20C48">
        <w:rPr>
          <w:rFonts w:ascii="Times New Roman" w:hAnsi="Times New Roman" w:cs="Times New Roman"/>
          <w:sz w:val="24"/>
          <w:szCs w:val="24"/>
          <w:lang w:val="en-US"/>
        </w:rPr>
        <w:t xml:space="preserve"> </w:t>
      </w:r>
      <w:r w:rsidR="0034482D" w:rsidRPr="00F20C48">
        <w:rPr>
          <w:rFonts w:ascii="Times New Roman" w:hAnsi="Times New Roman" w:cs="Times New Roman"/>
          <w:sz w:val="24"/>
          <w:szCs w:val="24"/>
          <w:lang w:val="en-US"/>
        </w:rPr>
        <w:t xml:space="preserve">The linear extension was </w:t>
      </w:r>
      <w:r w:rsidR="0034482D" w:rsidRPr="00F20C48">
        <w:rPr>
          <w:rFonts w:ascii="Times New Roman" w:hAnsi="Times New Roman" w:cs="Times New Roman"/>
          <w:sz w:val="24"/>
          <w:szCs w:val="24"/>
          <w:lang w:val="en-US"/>
        </w:rPr>
        <w:lastRenderedPageBreak/>
        <w:t>negatively correlated to skeletal density (r = -0.29; p = 0.02; Pearson) and positive</w:t>
      </w:r>
      <w:r w:rsidR="009350E2" w:rsidRPr="00F20C48">
        <w:rPr>
          <w:rFonts w:ascii="Times New Roman" w:hAnsi="Times New Roman" w:cs="Times New Roman"/>
          <w:sz w:val="24"/>
          <w:szCs w:val="24"/>
          <w:lang w:val="en-US"/>
        </w:rPr>
        <w:t>ly</w:t>
      </w:r>
      <w:r w:rsidR="0034482D" w:rsidRPr="00F20C48">
        <w:rPr>
          <w:rFonts w:ascii="Times New Roman" w:hAnsi="Times New Roman" w:cs="Times New Roman"/>
          <w:sz w:val="24"/>
          <w:szCs w:val="24"/>
          <w:lang w:val="en-US"/>
        </w:rPr>
        <w:t xml:space="preserve"> correlat</w:t>
      </w:r>
      <w:r w:rsidR="009350E2" w:rsidRPr="00F20C48">
        <w:rPr>
          <w:rFonts w:ascii="Times New Roman" w:hAnsi="Times New Roman" w:cs="Times New Roman"/>
          <w:sz w:val="24"/>
          <w:szCs w:val="24"/>
          <w:lang w:val="en-US"/>
        </w:rPr>
        <w:t>ed</w:t>
      </w:r>
      <w:r w:rsidR="0034482D" w:rsidRPr="00F20C48">
        <w:rPr>
          <w:rFonts w:ascii="Times New Roman" w:hAnsi="Times New Roman" w:cs="Times New Roman"/>
          <w:sz w:val="24"/>
          <w:szCs w:val="24"/>
          <w:lang w:val="en-US"/>
        </w:rPr>
        <w:t xml:space="preserve"> to calcification rates (r = 0.69; p &lt; 0.01; Pearson). </w:t>
      </w:r>
      <w:r w:rsidR="00320090" w:rsidRPr="00F20C48">
        <w:rPr>
          <w:rFonts w:ascii="Times New Roman" w:hAnsi="Times New Roman" w:cs="Times New Roman"/>
          <w:sz w:val="24"/>
          <w:szCs w:val="24"/>
          <w:lang w:val="en-US"/>
        </w:rPr>
        <w:t>The skeletal density was</w:t>
      </w:r>
      <w:r w:rsidR="009350E2" w:rsidRPr="00F20C48">
        <w:rPr>
          <w:rFonts w:ascii="Times New Roman" w:hAnsi="Times New Roman" w:cs="Times New Roman"/>
          <w:sz w:val="24"/>
          <w:szCs w:val="24"/>
          <w:lang w:val="en-US"/>
        </w:rPr>
        <w:t xml:space="preserve"> positively correlated to calcification (r = 0.46, p &lt; 0.01; Pearson). </w:t>
      </w:r>
      <w:r w:rsidR="00410BD4" w:rsidRPr="00F20C48">
        <w:rPr>
          <w:rFonts w:ascii="Times New Roman" w:hAnsi="Times New Roman" w:cs="Times New Roman"/>
          <w:sz w:val="24"/>
          <w:szCs w:val="24"/>
          <w:lang w:val="en-US"/>
        </w:rPr>
        <w:t xml:space="preserve">The mean number of dissepiments </w:t>
      </w:r>
      <w:r w:rsidR="0015772F" w:rsidRPr="00F20C48">
        <w:rPr>
          <w:rFonts w:ascii="Times New Roman" w:hAnsi="Times New Roman" w:cs="Times New Roman"/>
          <w:sz w:val="24"/>
          <w:szCs w:val="24"/>
          <w:lang w:val="en-US"/>
        </w:rPr>
        <w:t xml:space="preserve">per year </w:t>
      </w:r>
      <w:r w:rsidR="00181701" w:rsidRPr="00F20C48">
        <w:rPr>
          <w:rFonts w:ascii="Times New Roman" w:hAnsi="Times New Roman" w:cs="Times New Roman"/>
          <w:sz w:val="24"/>
          <w:szCs w:val="24"/>
          <w:lang w:val="en-US"/>
        </w:rPr>
        <w:t>along</w:t>
      </w:r>
      <w:r w:rsidR="0015772F" w:rsidRPr="00F20C48">
        <w:rPr>
          <w:rFonts w:ascii="Times New Roman" w:hAnsi="Times New Roman" w:cs="Times New Roman"/>
          <w:sz w:val="24"/>
          <w:szCs w:val="24"/>
          <w:lang w:val="en-US"/>
        </w:rPr>
        <w:t xml:space="preserve"> the </w:t>
      </w:r>
      <w:r w:rsidR="00181701" w:rsidRPr="00F20C48">
        <w:rPr>
          <w:rFonts w:ascii="Times New Roman" w:hAnsi="Times New Roman" w:cs="Times New Roman"/>
          <w:sz w:val="24"/>
          <w:szCs w:val="24"/>
          <w:lang w:val="en-US"/>
        </w:rPr>
        <w:t>coral slabs</w:t>
      </w:r>
      <w:r w:rsidR="0015772F" w:rsidRPr="00F20C48">
        <w:rPr>
          <w:rFonts w:ascii="Times New Roman" w:hAnsi="Times New Roman" w:cs="Times New Roman"/>
          <w:sz w:val="24"/>
          <w:szCs w:val="24"/>
          <w:lang w:val="en-US"/>
        </w:rPr>
        <w:t xml:space="preserve"> </w:t>
      </w:r>
      <w:r w:rsidR="00410BD4" w:rsidRPr="00F20C48">
        <w:rPr>
          <w:rFonts w:ascii="Times New Roman" w:hAnsi="Times New Roman" w:cs="Times New Roman"/>
          <w:sz w:val="24"/>
          <w:szCs w:val="24"/>
          <w:lang w:val="en-US"/>
        </w:rPr>
        <w:t>w</w:t>
      </w:r>
      <w:r w:rsidR="00181701" w:rsidRPr="00F20C48">
        <w:rPr>
          <w:rFonts w:ascii="Times New Roman" w:hAnsi="Times New Roman" w:cs="Times New Roman"/>
          <w:sz w:val="24"/>
          <w:szCs w:val="24"/>
          <w:lang w:val="en-US"/>
        </w:rPr>
        <w:t>a</w:t>
      </w:r>
      <w:r w:rsidR="00410BD4" w:rsidRPr="00F20C48">
        <w:rPr>
          <w:rFonts w:ascii="Times New Roman" w:hAnsi="Times New Roman" w:cs="Times New Roman"/>
          <w:sz w:val="24"/>
          <w:szCs w:val="24"/>
          <w:lang w:val="en-US"/>
        </w:rPr>
        <w:t>s 21.3</w:t>
      </w:r>
      <w:r w:rsidR="0015772F" w:rsidRPr="00F20C48">
        <w:rPr>
          <w:rFonts w:ascii="Times New Roman" w:hAnsi="Times New Roman" w:cs="Times New Roman"/>
          <w:sz w:val="24"/>
          <w:szCs w:val="24"/>
          <w:lang w:val="en-US"/>
        </w:rPr>
        <w:t xml:space="preserve"> ± 1.3, while dissepiment thickness and spacing were 0.13 ± 0.01 mm and 0.57 ± 0.06 mm, respectively.</w:t>
      </w:r>
    </w:p>
    <w:p w14:paraId="127CA14C" w14:textId="77777777" w:rsidR="001D4055" w:rsidRPr="00F20C48" w:rsidRDefault="001D4055" w:rsidP="00293772">
      <w:pPr>
        <w:spacing w:line="480" w:lineRule="auto"/>
        <w:rPr>
          <w:rFonts w:ascii="Times New Roman" w:hAnsi="Times New Roman" w:cs="Times New Roman"/>
          <w:sz w:val="24"/>
          <w:szCs w:val="24"/>
          <w:lang w:val="en-US"/>
        </w:rPr>
      </w:pPr>
    </w:p>
    <w:p w14:paraId="33A4C948" w14:textId="77777777"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1. </w:t>
      </w:r>
      <w:r w:rsidRPr="00F20C48">
        <w:rPr>
          <w:rFonts w:ascii="Times New Roman" w:hAnsi="Times New Roman" w:cs="Times New Roman"/>
          <w:lang w:val="en-US"/>
        </w:rPr>
        <w:t xml:space="preserve">Coral growth mean and standard deviations from four cores of the coral </w:t>
      </w:r>
      <w:r w:rsidRPr="00F20C48">
        <w:rPr>
          <w:rFonts w:ascii="Times New Roman" w:hAnsi="Times New Roman" w:cs="Times New Roman"/>
          <w:i/>
          <w:lang w:val="en-US"/>
        </w:rPr>
        <w:t>O. faveolata</w:t>
      </w:r>
      <w:r w:rsidRPr="00F20C48">
        <w:rPr>
          <w:rFonts w:ascii="Times New Roman" w:hAnsi="Times New Roman" w:cs="Times New Roman"/>
          <w:lang w:val="en-US"/>
        </w:rPr>
        <w:t xml:space="preserve"> in Varadero Reef.</w:t>
      </w:r>
    </w:p>
    <w:tbl>
      <w:tblPr>
        <w:tblW w:w="7736" w:type="dxa"/>
        <w:jc w:val="center"/>
        <w:tblLook w:val="04A0" w:firstRow="1" w:lastRow="0" w:firstColumn="1" w:lastColumn="0" w:noHBand="0" w:noVBand="1"/>
      </w:tblPr>
      <w:tblGrid>
        <w:gridCol w:w="1530"/>
        <w:gridCol w:w="1440"/>
        <w:gridCol w:w="720"/>
        <w:gridCol w:w="1260"/>
        <w:gridCol w:w="1380"/>
        <w:gridCol w:w="1406"/>
      </w:tblGrid>
      <w:tr w:rsidR="001D4055" w:rsidRPr="00F20C48" w14:paraId="5DC90D9B" w14:textId="77777777" w:rsidTr="007242AD">
        <w:trPr>
          <w:trHeight w:val="288"/>
          <w:jc w:val="center"/>
        </w:trPr>
        <w:tc>
          <w:tcPr>
            <w:tcW w:w="1530" w:type="dxa"/>
            <w:tcBorders>
              <w:top w:val="single" w:sz="4" w:space="0" w:color="auto"/>
              <w:left w:val="nil"/>
              <w:bottom w:val="single" w:sz="4" w:space="0" w:color="auto"/>
              <w:right w:val="nil"/>
            </w:tcBorders>
            <w:shd w:val="clear" w:color="auto" w:fill="auto"/>
            <w:noWrap/>
            <w:vAlign w:val="center"/>
            <w:hideMark/>
          </w:tcPr>
          <w:p w14:paraId="53CA9FB4"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commentRangeStart w:id="167"/>
            <w:r w:rsidRPr="00F20C48">
              <w:rPr>
                <w:rFonts w:ascii="Times New Roman" w:eastAsia="Times New Roman" w:hAnsi="Times New Roman" w:cs="Times New Roman"/>
                <w:b/>
                <w:bCs/>
                <w:sz w:val="20"/>
                <w:szCs w:val="20"/>
                <w:lang w:val="en-US" w:eastAsia="en-US"/>
              </w:rPr>
              <w:t>Specimen</w:t>
            </w:r>
            <w:commentRangeEnd w:id="167"/>
            <w:r w:rsidR="00D06244">
              <w:rPr>
                <w:rStyle w:val="Refdecomentario"/>
              </w:rPr>
              <w:commentReference w:id="167"/>
            </w:r>
          </w:p>
        </w:tc>
        <w:tc>
          <w:tcPr>
            <w:tcW w:w="1440" w:type="dxa"/>
            <w:tcBorders>
              <w:top w:val="single" w:sz="4" w:space="0" w:color="auto"/>
              <w:left w:val="nil"/>
              <w:bottom w:val="single" w:sz="4" w:space="0" w:color="auto"/>
              <w:right w:val="nil"/>
            </w:tcBorders>
            <w:shd w:val="clear" w:color="auto" w:fill="auto"/>
            <w:noWrap/>
            <w:vAlign w:val="center"/>
            <w:hideMark/>
          </w:tcPr>
          <w:p w14:paraId="1F5DA059"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Time span</w:t>
            </w:r>
          </w:p>
        </w:tc>
        <w:tc>
          <w:tcPr>
            <w:tcW w:w="720" w:type="dxa"/>
            <w:tcBorders>
              <w:top w:val="single" w:sz="4" w:space="0" w:color="auto"/>
              <w:left w:val="nil"/>
              <w:bottom w:val="single" w:sz="4" w:space="0" w:color="auto"/>
              <w:right w:val="nil"/>
            </w:tcBorders>
            <w:shd w:val="clear" w:color="auto" w:fill="auto"/>
            <w:noWrap/>
            <w:vAlign w:val="center"/>
            <w:hideMark/>
          </w:tcPr>
          <w:p w14:paraId="65DD35A5"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n</w:t>
            </w:r>
          </w:p>
        </w:tc>
        <w:tc>
          <w:tcPr>
            <w:tcW w:w="1260" w:type="dxa"/>
            <w:tcBorders>
              <w:top w:val="single" w:sz="4" w:space="0" w:color="auto"/>
              <w:left w:val="nil"/>
              <w:bottom w:val="single" w:sz="4" w:space="0" w:color="auto"/>
              <w:right w:val="nil"/>
            </w:tcBorders>
            <w:shd w:val="clear" w:color="auto" w:fill="auto"/>
            <w:noWrap/>
            <w:vAlign w:val="center"/>
            <w:hideMark/>
          </w:tcPr>
          <w:p w14:paraId="725FE76F"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Density</w:t>
            </w:r>
          </w:p>
          <w:p w14:paraId="643E8E20"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(g cm</w:t>
            </w:r>
            <w:r w:rsidRPr="00F20C48">
              <w:rPr>
                <w:rFonts w:ascii="Times New Roman" w:eastAsia="Times New Roman" w:hAnsi="Times New Roman" w:cs="Times New Roman"/>
                <w:b/>
                <w:bCs/>
                <w:sz w:val="20"/>
                <w:szCs w:val="20"/>
                <w:vertAlign w:val="superscript"/>
                <w:lang w:val="en-US" w:eastAsia="en-US"/>
              </w:rPr>
              <w:t>-3</w:t>
            </w:r>
            <w:r w:rsidRPr="00F20C48">
              <w:rPr>
                <w:rFonts w:ascii="Times New Roman" w:eastAsia="Times New Roman" w:hAnsi="Times New Roman" w:cs="Times New Roman"/>
                <w:b/>
                <w:bCs/>
                <w:sz w:val="20"/>
                <w:szCs w:val="20"/>
                <w:lang w:val="en-US" w:eastAsia="en-US"/>
              </w:rPr>
              <w:t>)</w:t>
            </w:r>
          </w:p>
        </w:tc>
        <w:tc>
          <w:tcPr>
            <w:tcW w:w="1380" w:type="dxa"/>
            <w:tcBorders>
              <w:top w:val="single" w:sz="4" w:space="0" w:color="auto"/>
              <w:left w:val="nil"/>
              <w:bottom w:val="single" w:sz="4" w:space="0" w:color="auto"/>
              <w:right w:val="nil"/>
            </w:tcBorders>
            <w:shd w:val="clear" w:color="auto" w:fill="auto"/>
            <w:noWrap/>
            <w:vAlign w:val="center"/>
            <w:hideMark/>
          </w:tcPr>
          <w:p w14:paraId="4EDF44C1"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Extension</w:t>
            </w:r>
          </w:p>
          <w:p w14:paraId="665D85DD"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(cm yr</w:t>
            </w:r>
            <w:r w:rsidRPr="00F20C48">
              <w:rPr>
                <w:rFonts w:ascii="Times New Roman" w:eastAsia="Times New Roman" w:hAnsi="Times New Roman" w:cs="Times New Roman"/>
                <w:b/>
                <w:bCs/>
                <w:sz w:val="20"/>
                <w:szCs w:val="20"/>
                <w:vertAlign w:val="superscript"/>
                <w:lang w:val="en-US" w:eastAsia="en-US"/>
              </w:rPr>
              <w:t>-1</w:t>
            </w:r>
            <w:r w:rsidRPr="00F20C48">
              <w:rPr>
                <w:rFonts w:ascii="Times New Roman" w:eastAsia="Times New Roman" w:hAnsi="Times New Roman" w:cs="Times New Roman"/>
                <w:b/>
                <w:bCs/>
                <w:sz w:val="20"/>
                <w:szCs w:val="20"/>
                <w:lang w:val="en-US" w:eastAsia="en-US"/>
              </w:rPr>
              <w:t>)</w:t>
            </w:r>
          </w:p>
        </w:tc>
        <w:tc>
          <w:tcPr>
            <w:tcW w:w="1406" w:type="dxa"/>
            <w:tcBorders>
              <w:top w:val="single" w:sz="4" w:space="0" w:color="auto"/>
              <w:left w:val="nil"/>
              <w:bottom w:val="single" w:sz="4" w:space="0" w:color="auto"/>
              <w:right w:val="nil"/>
            </w:tcBorders>
            <w:shd w:val="clear" w:color="auto" w:fill="auto"/>
            <w:noWrap/>
            <w:vAlign w:val="center"/>
            <w:hideMark/>
          </w:tcPr>
          <w:p w14:paraId="2CE562C0"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Calcification</w:t>
            </w:r>
          </w:p>
          <w:p w14:paraId="770A3610"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(g cm</w:t>
            </w:r>
            <w:r w:rsidRPr="00F20C48">
              <w:rPr>
                <w:rFonts w:ascii="Times New Roman" w:eastAsia="Times New Roman" w:hAnsi="Times New Roman" w:cs="Times New Roman"/>
                <w:b/>
                <w:bCs/>
                <w:sz w:val="20"/>
                <w:szCs w:val="20"/>
                <w:vertAlign w:val="superscript"/>
                <w:lang w:val="en-US" w:eastAsia="en-US"/>
              </w:rPr>
              <w:t>-2</w:t>
            </w:r>
            <w:r w:rsidRPr="00F20C48">
              <w:rPr>
                <w:rFonts w:ascii="Times New Roman" w:eastAsia="Times New Roman" w:hAnsi="Times New Roman" w:cs="Times New Roman"/>
                <w:b/>
                <w:bCs/>
                <w:sz w:val="20"/>
                <w:szCs w:val="20"/>
                <w:lang w:val="en-US" w:eastAsia="en-US"/>
              </w:rPr>
              <w:t xml:space="preserve"> yr</w:t>
            </w:r>
            <w:r w:rsidRPr="00F20C48">
              <w:rPr>
                <w:rFonts w:ascii="Times New Roman" w:eastAsia="Times New Roman" w:hAnsi="Times New Roman" w:cs="Times New Roman"/>
                <w:b/>
                <w:bCs/>
                <w:sz w:val="20"/>
                <w:szCs w:val="20"/>
                <w:vertAlign w:val="superscript"/>
                <w:lang w:val="en-US" w:eastAsia="en-US"/>
              </w:rPr>
              <w:t>-1</w:t>
            </w:r>
            <w:r w:rsidRPr="00F20C48">
              <w:rPr>
                <w:rFonts w:ascii="Times New Roman" w:eastAsia="Times New Roman" w:hAnsi="Times New Roman" w:cs="Times New Roman"/>
                <w:b/>
                <w:bCs/>
                <w:sz w:val="20"/>
                <w:szCs w:val="20"/>
                <w:lang w:val="en-US" w:eastAsia="en-US"/>
              </w:rPr>
              <w:t>)</w:t>
            </w:r>
          </w:p>
        </w:tc>
      </w:tr>
      <w:tr w:rsidR="001D4055" w:rsidRPr="00F20C48" w14:paraId="3C95F40C"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051BCEA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VAR1</w:t>
            </w:r>
          </w:p>
        </w:tc>
        <w:tc>
          <w:tcPr>
            <w:tcW w:w="1440" w:type="dxa"/>
            <w:tcBorders>
              <w:top w:val="nil"/>
              <w:left w:val="nil"/>
              <w:bottom w:val="nil"/>
              <w:right w:val="nil"/>
            </w:tcBorders>
            <w:shd w:val="clear" w:color="auto" w:fill="auto"/>
            <w:noWrap/>
            <w:vAlign w:val="center"/>
            <w:hideMark/>
          </w:tcPr>
          <w:p w14:paraId="16D379E5"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1982-2015</w:t>
            </w:r>
          </w:p>
        </w:tc>
        <w:tc>
          <w:tcPr>
            <w:tcW w:w="720" w:type="dxa"/>
            <w:tcBorders>
              <w:top w:val="nil"/>
              <w:left w:val="nil"/>
              <w:bottom w:val="nil"/>
              <w:right w:val="nil"/>
            </w:tcBorders>
            <w:shd w:val="clear" w:color="auto" w:fill="auto"/>
            <w:noWrap/>
            <w:vAlign w:val="center"/>
            <w:hideMark/>
          </w:tcPr>
          <w:p w14:paraId="49F7F38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34</w:t>
            </w:r>
          </w:p>
        </w:tc>
        <w:tc>
          <w:tcPr>
            <w:tcW w:w="1260" w:type="dxa"/>
            <w:tcBorders>
              <w:top w:val="nil"/>
              <w:left w:val="nil"/>
              <w:bottom w:val="nil"/>
              <w:right w:val="nil"/>
            </w:tcBorders>
            <w:shd w:val="clear" w:color="auto" w:fill="auto"/>
            <w:noWrap/>
            <w:vAlign w:val="center"/>
            <w:hideMark/>
          </w:tcPr>
          <w:p w14:paraId="4846316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0.69 ± 0.08</w:t>
            </w:r>
          </w:p>
        </w:tc>
        <w:tc>
          <w:tcPr>
            <w:tcW w:w="1380" w:type="dxa"/>
            <w:tcBorders>
              <w:top w:val="nil"/>
              <w:left w:val="nil"/>
              <w:bottom w:val="nil"/>
              <w:right w:val="nil"/>
            </w:tcBorders>
            <w:shd w:val="clear" w:color="auto" w:fill="auto"/>
            <w:noWrap/>
            <w:vAlign w:val="center"/>
            <w:hideMark/>
          </w:tcPr>
          <w:p w14:paraId="47E1E81A"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1.33 ± 0.35</w:t>
            </w:r>
          </w:p>
        </w:tc>
        <w:tc>
          <w:tcPr>
            <w:tcW w:w="1406" w:type="dxa"/>
            <w:tcBorders>
              <w:top w:val="nil"/>
              <w:left w:val="nil"/>
              <w:bottom w:val="nil"/>
              <w:right w:val="nil"/>
            </w:tcBorders>
            <w:shd w:val="clear" w:color="auto" w:fill="auto"/>
            <w:noWrap/>
            <w:vAlign w:val="center"/>
            <w:hideMark/>
          </w:tcPr>
          <w:p w14:paraId="4092035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0.91 ± 0.24</w:t>
            </w:r>
          </w:p>
        </w:tc>
      </w:tr>
      <w:tr w:rsidR="001D4055" w:rsidRPr="00F20C48" w14:paraId="1AC4FE75"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5FC03DFC"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VAR2</w:t>
            </w:r>
          </w:p>
        </w:tc>
        <w:tc>
          <w:tcPr>
            <w:tcW w:w="1440" w:type="dxa"/>
            <w:tcBorders>
              <w:top w:val="nil"/>
              <w:left w:val="nil"/>
              <w:bottom w:val="nil"/>
              <w:right w:val="nil"/>
            </w:tcBorders>
            <w:shd w:val="clear" w:color="auto" w:fill="auto"/>
            <w:noWrap/>
            <w:vAlign w:val="center"/>
            <w:hideMark/>
          </w:tcPr>
          <w:p w14:paraId="6D16CD47"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720" w:type="dxa"/>
            <w:tcBorders>
              <w:top w:val="nil"/>
              <w:left w:val="nil"/>
              <w:bottom w:val="nil"/>
              <w:right w:val="nil"/>
            </w:tcBorders>
            <w:shd w:val="clear" w:color="auto" w:fill="auto"/>
            <w:noWrap/>
            <w:vAlign w:val="center"/>
            <w:hideMark/>
          </w:tcPr>
          <w:p w14:paraId="1ECE09BE"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260" w:type="dxa"/>
            <w:tcBorders>
              <w:top w:val="nil"/>
              <w:left w:val="nil"/>
              <w:bottom w:val="nil"/>
              <w:right w:val="nil"/>
            </w:tcBorders>
            <w:shd w:val="clear" w:color="auto" w:fill="auto"/>
            <w:noWrap/>
            <w:vAlign w:val="center"/>
            <w:hideMark/>
          </w:tcPr>
          <w:p w14:paraId="615875B2"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0.73 ± 0.14</w:t>
            </w:r>
          </w:p>
        </w:tc>
        <w:tc>
          <w:tcPr>
            <w:tcW w:w="1380" w:type="dxa"/>
            <w:tcBorders>
              <w:top w:val="nil"/>
              <w:left w:val="nil"/>
              <w:bottom w:val="nil"/>
              <w:right w:val="nil"/>
            </w:tcBorders>
            <w:shd w:val="clear" w:color="auto" w:fill="auto"/>
            <w:noWrap/>
            <w:vAlign w:val="center"/>
            <w:hideMark/>
          </w:tcPr>
          <w:p w14:paraId="19A805EF"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1.04 ± 0.20</w:t>
            </w:r>
          </w:p>
        </w:tc>
        <w:tc>
          <w:tcPr>
            <w:tcW w:w="1406" w:type="dxa"/>
            <w:tcBorders>
              <w:top w:val="nil"/>
              <w:left w:val="nil"/>
              <w:bottom w:val="nil"/>
              <w:right w:val="nil"/>
            </w:tcBorders>
            <w:shd w:val="clear" w:color="auto" w:fill="auto"/>
            <w:noWrap/>
            <w:vAlign w:val="center"/>
            <w:hideMark/>
          </w:tcPr>
          <w:p w14:paraId="5DF8544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0.77 ± 0.22</w:t>
            </w:r>
          </w:p>
        </w:tc>
      </w:tr>
      <w:tr w:rsidR="001D4055" w:rsidRPr="00F20C48" w14:paraId="26748AC7"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126294D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VAR3</w:t>
            </w:r>
          </w:p>
        </w:tc>
        <w:tc>
          <w:tcPr>
            <w:tcW w:w="1440" w:type="dxa"/>
            <w:tcBorders>
              <w:top w:val="nil"/>
              <w:left w:val="nil"/>
              <w:bottom w:val="nil"/>
              <w:right w:val="nil"/>
            </w:tcBorders>
            <w:shd w:val="clear" w:color="auto" w:fill="auto"/>
            <w:noWrap/>
            <w:vAlign w:val="center"/>
            <w:hideMark/>
          </w:tcPr>
          <w:p w14:paraId="6AF5AB43"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1942-2015</w:t>
            </w:r>
          </w:p>
        </w:tc>
        <w:tc>
          <w:tcPr>
            <w:tcW w:w="720" w:type="dxa"/>
            <w:tcBorders>
              <w:top w:val="nil"/>
              <w:left w:val="nil"/>
              <w:bottom w:val="nil"/>
              <w:right w:val="nil"/>
            </w:tcBorders>
            <w:shd w:val="clear" w:color="auto" w:fill="auto"/>
            <w:noWrap/>
            <w:vAlign w:val="center"/>
            <w:hideMark/>
          </w:tcPr>
          <w:p w14:paraId="6DB82665"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74</w:t>
            </w:r>
          </w:p>
        </w:tc>
        <w:tc>
          <w:tcPr>
            <w:tcW w:w="1260" w:type="dxa"/>
            <w:tcBorders>
              <w:top w:val="nil"/>
              <w:left w:val="nil"/>
              <w:bottom w:val="nil"/>
              <w:right w:val="nil"/>
            </w:tcBorders>
            <w:shd w:val="clear" w:color="auto" w:fill="auto"/>
            <w:noWrap/>
            <w:vAlign w:val="center"/>
            <w:hideMark/>
          </w:tcPr>
          <w:p w14:paraId="4CA5D0A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0.80 ± 0.12</w:t>
            </w:r>
          </w:p>
        </w:tc>
        <w:tc>
          <w:tcPr>
            <w:tcW w:w="1380" w:type="dxa"/>
            <w:tcBorders>
              <w:top w:val="nil"/>
              <w:left w:val="nil"/>
              <w:bottom w:val="nil"/>
              <w:right w:val="nil"/>
            </w:tcBorders>
            <w:shd w:val="clear" w:color="auto" w:fill="auto"/>
            <w:noWrap/>
            <w:vAlign w:val="center"/>
            <w:hideMark/>
          </w:tcPr>
          <w:p w14:paraId="10434A8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0.91 ± 0.22</w:t>
            </w:r>
          </w:p>
        </w:tc>
        <w:tc>
          <w:tcPr>
            <w:tcW w:w="1406" w:type="dxa"/>
            <w:tcBorders>
              <w:top w:val="nil"/>
              <w:left w:val="nil"/>
              <w:bottom w:val="nil"/>
              <w:right w:val="nil"/>
            </w:tcBorders>
            <w:shd w:val="clear" w:color="auto" w:fill="auto"/>
            <w:noWrap/>
            <w:vAlign w:val="center"/>
            <w:hideMark/>
          </w:tcPr>
          <w:p w14:paraId="008FC49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0.74 ± 0.23</w:t>
            </w:r>
          </w:p>
        </w:tc>
      </w:tr>
      <w:tr w:rsidR="001D4055" w:rsidRPr="00F20C48" w14:paraId="43980D3D" w14:textId="77777777" w:rsidTr="007242AD">
        <w:trPr>
          <w:trHeight w:val="288"/>
          <w:jc w:val="center"/>
        </w:trPr>
        <w:tc>
          <w:tcPr>
            <w:tcW w:w="1530" w:type="dxa"/>
            <w:tcBorders>
              <w:top w:val="nil"/>
              <w:left w:val="nil"/>
              <w:bottom w:val="nil"/>
              <w:right w:val="nil"/>
            </w:tcBorders>
            <w:shd w:val="clear" w:color="auto" w:fill="auto"/>
            <w:noWrap/>
            <w:vAlign w:val="center"/>
            <w:hideMark/>
          </w:tcPr>
          <w:p w14:paraId="5FFCAC3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VAR4</w:t>
            </w:r>
          </w:p>
        </w:tc>
        <w:tc>
          <w:tcPr>
            <w:tcW w:w="1440" w:type="dxa"/>
            <w:tcBorders>
              <w:top w:val="nil"/>
              <w:left w:val="nil"/>
              <w:bottom w:val="nil"/>
              <w:right w:val="nil"/>
            </w:tcBorders>
            <w:shd w:val="clear" w:color="auto" w:fill="auto"/>
            <w:noWrap/>
            <w:vAlign w:val="center"/>
            <w:hideMark/>
          </w:tcPr>
          <w:p w14:paraId="7B66A61B"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1950-2015</w:t>
            </w:r>
          </w:p>
        </w:tc>
        <w:tc>
          <w:tcPr>
            <w:tcW w:w="720" w:type="dxa"/>
            <w:tcBorders>
              <w:top w:val="nil"/>
              <w:left w:val="nil"/>
              <w:bottom w:val="nil"/>
              <w:right w:val="nil"/>
            </w:tcBorders>
            <w:shd w:val="clear" w:color="auto" w:fill="auto"/>
            <w:noWrap/>
            <w:vAlign w:val="center"/>
            <w:hideMark/>
          </w:tcPr>
          <w:p w14:paraId="2BFF5B49"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66</w:t>
            </w:r>
          </w:p>
        </w:tc>
        <w:tc>
          <w:tcPr>
            <w:tcW w:w="1260" w:type="dxa"/>
            <w:tcBorders>
              <w:top w:val="nil"/>
              <w:left w:val="nil"/>
              <w:bottom w:val="nil"/>
              <w:right w:val="nil"/>
            </w:tcBorders>
            <w:shd w:val="clear" w:color="auto" w:fill="auto"/>
            <w:noWrap/>
            <w:vAlign w:val="center"/>
            <w:hideMark/>
          </w:tcPr>
          <w:p w14:paraId="7E5DD48F"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 ± 0.13</w:t>
            </w:r>
          </w:p>
        </w:tc>
        <w:tc>
          <w:tcPr>
            <w:tcW w:w="1380" w:type="dxa"/>
            <w:tcBorders>
              <w:top w:val="nil"/>
              <w:left w:val="nil"/>
              <w:bottom w:val="nil"/>
              <w:right w:val="nil"/>
            </w:tcBorders>
            <w:shd w:val="clear" w:color="auto" w:fill="auto"/>
            <w:noWrap/>
            <w:vAlign w:val="center"/>
            <w:hideMark/>
          </w:tcPr>
          <w:p w14:paraId="70B0785E"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1.02 ± 0.20</w:t>
            </w:r>
          </w:p>
        </w:tc>
        <w:tc>
          <w:tcPr>
            <w:tcW w:w="1406" w:type="dxa"/>
            <w:tcBorders>
              <w:top w:val="nil"/>
              <w:left w:val="nil"/>
              <w:bottom w:val="nil"/>
              <w:right w:val="nil"/>
            </w:tcBorders>
            <w:shd w:val="clear" w:color="auto" w:fill="auto"/>
            <w:noWrap/>
            <w:vAlign w:val="center"/>
            <w:hideMark/>
          </w:tcPr>
          <w:p w14:paraId="3D06A942"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 ± 0.15</w:t>
            </w:r>
          </w:p>
        </w:tc>
      </w:tr>
      <w:tr w:rsidR="001D4055" w:rsidRPr="00F20C48" w14:paraId="480CBD83" w14:textId="77777777" w:rsidTr="007242AD">
        <w:trPr>
          <w:trHeight w:val="288"/>
          <w:jc w:val="center"/>
        </w:trPr>
        <w:tc>
          <w:tcPr>
            <w:tcW w:w="1530" w:type="dxa"/>
            <w:tcBorders>
              <w:top w:val="nil"/>
              <w:left w:val="nil"/>
              <w:bottom w:val="single" w:sz="4" w:space="0" w:color="auto"/>
              <w:right w:val="nil"/>
            </w:tcBorders>
            <w:shd w:val="clear" w:color="auto" w:fill="auto"/>
            <w:noWrap/>
            <w:vAlign w:val="center"/>
            <w:hideMark/>
          </w:tcPr>
          <w:p w14:paraId="3B40A2D8"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Mean</w:t>
            </w:r>
          </w:p>
        </w:tc>
        <w:tc>
          <w:tcPr>
            <w:tcW w:w="1440" w:type="dxa"/>
            <w:tcBorders>
              <w:top w:val="nil"/>
              <w:left w:val="nil"/>
              <w:bottom w:val="single" w:sz="4" w:space="0" w:color="auto"/>
              <w:right w:val="nil"/>
            </w:tcBorders>
            <w:shd w:val="clear" w:color="auto" w:fill="auto"/>
            <w:noWrap/>
            <w:vAlign w:val="center"/>
            <w:hideMark/>
          </w:tcPr>
          <w:p w14:paraId="39B40F7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720" w:type="dxa"/>
            <w:tcBorders>
              <w:top w:val="nil"/>
              <w:left w:val="nil"/>
              <w:bottom w:val="single" w:sz="4" w:space="0" w:color="auto"/>
              <w:right w:val="nil"/>
            </w:tcBorders>
            <w:shd w:val="clear" w:color="auto" w:fill="auto"/>
            <w:noWrap/>
            <w:vAlign w:val="center"/>
            <w:hideMark/>
          </w:tcPr>
          <w:p w14:paraId="4BC1F749"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260" w:type="dxa"/>
            <w:tcBorders>
              <w:top w:val="nil"/>
              <w:left w:val="nil"/>
              <w:bottom w:val="single" w:sz="4" w:space="0" w:color="auto"/>
              <w:right w:val="nil"/>
            </w:tcBorders>
            <w:shd w:val="clear" w:color="auto" w:fill="auto"/>
            <w:noWrap/>
            <w:vAlign w:val="center"/>
            <w:hideMark/>
          </w:tcPr>
          <w:p w14:paraId="6B38880E"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0.73 ± 0.07</w:t>
            </w:r>
          </w:p>
        </w:tc>
        <w:tc>
          <w:tcPr>
            <w:tcW w:w="1380" w:type="dxa"/>
            <w:tcBorders>
              <w:top w:val="nil"/>
              <w:left w:val="nil"/>
              <w:bottom w:val="single" w:sz="4" w:space="0" w:color="auto"/>
              <w:right w:val="nil"/>
            </w:tcBorders>
            <w:shd w:val="clear" w:color="auto" w:fill="auto"/>
            <w:noWrap/>
            <w:vAlign w:val="center"/>
            <w:hideMark/>
          </w:tcPr>
          <w:p w14:paraId="72C8676F"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1.02 ± 0.13</w:t>
            </w:r>
          </w:p>
        </w:tc>
        <w:tc>
          <w:tcPr>
            <w:tcW w:w="1406" w:type="dxa"/>
            <w:tcBorders>
              <w:top w:val="nil"/>
              <w:left w:val="nil"/>
              <w:bottom w:val="single" w:sz="4" w:space="0" w:color="auto"/>
              <w:right w:val="nil"/>
            </w:tcBorders>
            <w:shd w:val="clear" w:color="auto" w:fill="auto"/>
            <w:noWrap/>
            <w:vAlign w:val="center"/>
            <w:hideMark/>
          </w:tcPr>
          <w:p w14:paraId="0D351253"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0.74 ± 0.10</w:t>
            </w:r>
          </w:p>
        </w:tc>
      </w:tr>
    </w:tbl>
    <w:p w14:paraId="07609D19" w14:textId="77777777" w:rsidR="001D4055" w:rsidRPr="00F20C48" w:rsidRDefault="001D4055" w:rsidP="00293772">
      <w:pPr>
        <w:spacing w:line="480" w:lineRule="auto"/>
        <w:rPr>
          <w:rFonts w:ascii="Times New Roman" w:hAnsi="Times New Roman" w:cs="Times New Roman"/>
          <w:sz w:val="24"/>
          <w:szCs w:val="24"/>
          <w:lang w:val="en-US"/>
        </w:rPr>
      </w:pPr>
    </w:p>
    <w:p w14:paraId="1EE78CE0" w14:textId="267EE43D"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2. </w:t>
      </w:r>
      <w:r w:rsidRPr="00F20C48">
        <w:rPr>
          <w:rFonts w:ascii="Times New Roman" w:hAnsi="Times New Roman" w:cs="Times New Roman"/>
          <w:lang w:val="en-US"/>
        </w:rPr>
        <w:t>Linear regression results of mean coral growth and coral luminescence, and environmental time series data. The slopes are significant</w:t>
      </w:r>
      <w:ins w:id="168" w:author="Angela Maria Marulanda" w:date="2024-09-18T14:38:00Z">
        <w:r w:rsidR="005716B7">
          <w:rPr>
            <w:rFonts w:ascii="Times New Roman" w:hAnsi="Times New Roman" w:cs="Times New Roman"/>
            <w:lang w:val="en-US"/>
          </w:rPr>
          <w:t>ly</w:t>
        </w:r>
      </w:ins>
      <w:r w:rsidRPr="00F20C48">
        <w:rPr>
          <w:rFonts w:ascii="Times New Roman" w:hAnsi="Times New Roman" w:cs="Times New Roman"/>
          <w:lang w:val="en-US"/>
        </w:rPr>
        <w:t xml:space="preserve"> different </w:t>
      </w:r>
      <w:commentRangeStart w:id="169"/>
      <w:r w:rsidRPr="00F20C48">
        <w:rPr>
          <w:rFonts w:ascii="Times New Roman" w:hAnsi="Times New Roman" w:cs="Times New Roman"/>
          <w:lang w:val="en-US"/>
        </w:rPr>
        <w:t xml:space="preserve">from zero at p </w:t>
      </w:r>
      <w:r w:rsidRPr="00F20C48">
        <w:rPr>
          <w:rFonts w:ascii="Times New Roman" w:eastAsia="Times New Roman" w:hAnsi="Times New Roman" w:cs="Times New Roman"/>
          <w:lang w:val="en-US" w:eastAsia="en-US"/>
        </w:rPr>
        <w:t>&lt; 0.05</w:t>
      </w:r>
      <w:ins w:id="170" w:author="RODRIGUEZ RAMIREZ, Alberto (erodr11)" w:date="2024-09-21T21:29:00Z">
        <w:r w:rsidR="004124D0">
          <w:rPr>
            <w:rFonts w:ascii="Times New Roman" w:eastAsia="Times New Roman" w:hAnsi="Times New Roman" w:cs="Times New Roman"/>
            <w:lang w:val="en-US" w:eastAsia="en-US"/>
          </w:rPr>
          <w:t xml:space="preserve"> (bold values)</w:t>
        </w:r>
      </w:ins>
      <w:r w:rsidRPr="00F20C48">
        <w:rPr>
          <w:rFonts w:ascii="Times New Roman" w:eastAsia="Times New Roman" w:hAnsi="Times New Roman" w:cs="Times New Roman"/>
          <w:lang w:val="en-US" w:eastAsia="en-US"/>
        </w:rPr>
        <w:t>.</w:t>
      </w:r>
      <w:commentRangeEnd w:id="169"/>
      <w:r w:rsidR="004124D0">
        <w:rPr>
          <w:rStyle w:val="Refdecomentario"/>
        </w:rPr>
        <w:commentReference w:id="169"/>
      </w:r>
    </w:p>
    <w:tbl>
      <w:tblPr>
        <w:tblW w:w="8470" w:type="dxa"/>
        <w:jc w:val="center"/>
        <w:tblLook w:val="04A0" w:firstRow="1" w:lastRow="0" w:firstColumn="1" w:lastColumn="0" w:noHBand="0" w:noVBand="1"/>
      </w:tblPr>
      <w:tblGrid>
        <w:gridCol w:w="1800"/>
        <w:gridCol w:w="1530"/>
        <w:gridCol w:w="630"/>
        <w:gridCol w:w="1170"/>
        <w:gridCol w:w="980"/>
        <w:gridCol w:w="820"/>
        <w:gridCol w:w="720"/>
        <w:gridCol w:w="820"/>
      </w:tblGrid>
      <w:tr w:rsidR="001D4055" w:rsidRPr="00F20C48" w14:paraId="751FBBFC" w14:textId="77777777" w:rsidTr="007242AD">
        <w:trPr>
          <w:trHeight w:val="288"/>
          <w:jc w:val="center"/>
        </w:trPr>
        <w:tc>
          <w:tcPr>
            <w:tcW w:w="1800" w:type="dxa"/>
            <w:tcBorders>
              <w:top w:val="single" w:sz="4" w:space="0" w:color="auto"/>
              <w:left w:val="nil"/>
              <w:bottom w:val="single" w:sz="4" w:space="0" w:color="auto"/>
              <w:right w:val="nil"/>
            </w:tcBorders>
            <w:shd w:val="clear" w:color="auto" w:fill="auto"/>
            <w:noWrap/>
            <w:vAlign w:val="center"/>
            <w:hideMark/>
          </w:tcPr>
          <w:p w14:paraId="34143E69"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w:t>
            </w:r>
          </w:p>
        </w:tc>
        <w:tc>
          <w:tcPr>
            <w:tcW w:w="1530" w:type="dxa"/>
            <w:tcBorders>
              <w:top w:val="single" w:sz="4" w:space="0" w:color="auto"/>
              <w:left w:val="nil"/>
              <w:bottom w:val="single" w:sz="4" w:space="0" w:color="auto"/>
              <w:right w:val="nil"/>
            </w:tcBorders>
            <w:shd w:val="clear" w:color="auto" w:fill="auto"/>
            <w:noWrap/>
            <w:vAlign w:val="center"/>
            <w:hideMark/>
          </w:tcPr>
          <w:p w14:paraId="07AB02D9"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Period</w:t>
            </w:r>
          </w:p>
        </w:tc>
        <w:tc>
          <w:tcPr>
            <w:tcW w:w="630" w:type="dxa"/>
            <w:tcBorders>
              <w:top w:val="single" w:sz="4" w:space="0" w:color="auto"/>
              <w:left w:val="nil"/>
              <w:bottom w:val="single" w:sz="4" w:space="0" w:color="auto"/>
              <w:right w:val="nil"/>
            </w:tcBorders>
            <w:shd w:val="clear" w:color="auto" w:fill="auto"/>
            <w:noWrap/>
            <w:vAlign w:val="center"/>
            <w:hideMark/>
          </w:tcPr>
          <w:p w14:paraId="4698FF9C"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n</w:t>
            </w:r>
          </w:p>
        </w:tc>
        <w:tc>
          <w:tcPr>
            <w:tcW w:w="1170" w:type="dxa"/>
            <w:tcBorders>
              <w:top w:val="single" w:sz="4" w:space="0" w:color="auto"/>
              <w:left w:val="nil"/>
              <w:bottom w:val="single" w:sz="4" w:space="0" w:color="auto"/>
              <w:right w:val="nil"/>
            </w:tcBorders>
            <w:shd w:val="clear" w:color="auto" w:fill="auto"/>
            <w:noWrap/>
            <w:vAlign w:val="center"/>
            <w:hideMark/>
          </w:tcPr>
          <w:p w14:paraId="7692CB6A"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Intercept</w:t>
            </w:r>
          </w:p>
        </w:tc>
        <w:tc>
          <w:tcPr>
            <w:tcW w:w="980" w:type="dxa"/>
            <w:tcBorders>
              <w:top w:val="single" w:sz="4" w:space="0" w:color="auto"/>
              <w:left w:val="nil"/>
              <w:bottom w:val="single" w:sz="4" w:space="0" w:color="auto"/>
              <w:right w:val="nil"/>
            </w:tcBorders>
            <w:shd w:val="clear" w:color="auto" w:fill="auto"/>
            <w:noWrap/>
            <w:vAlign w:val="center"/>
            <w:hideMark/>
          </w:tcPr>
          <w:p w14:paraId="78928B74"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820" w:type="dxa"/>
            <w:tcBorders>
              <w:top w:val="single" w:sz="4" w:space="0" w:color="auto"/>
              <w:left w:val="nil"/>
              <w:bottom w:val="single" w:sz="4" w:space="0" w:color="auto"/>
              <w:right w:val="nil"/>
            </w:tcBorders>
            <w:shd w:val="clear" w:color="auto" w:fill="auto"/>
            <w:noWrap/>
            <w:vAlign w:val="center"/>
            <w:hideMark/>
          </w:tcPr>
          <w:p w14:paraId="28FCDB5A"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720" w:type="dxa"/>
            <w:tcBorders>
              <w:top w:val="single" w:sz="4" w:space="0" w:color="auto"/>
              <w:left w:val="nil"/>
              <w:bottom w:val="single" w:sz="4" w:space="0" w:color="auto"/>
              <w:right w:val="nil"/>
            </w:tcBorders>
            <w:shd w:val="clear" w:color="auto" w:fill="auto"/>
            <w:noWrap/>
            <w:vAlign w:val="center"/>
            <w:hideMark/>
          </w:tcPr>
          <w:p w14:paraId="0777C911"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F</w:t>
            </w:r>
          </w:p>
        </w:tc>
        <w:tc>
          <w:tcPr>
            <w:tcW w:w="820" w:type="dxa"/>
            <w:tcBorders>
              <w:top w:val="single" w:sz="4" w:space="0" w:color="auto"/>
              <w:left w:val="nil"/>
              <w:bottom w:val="single" w:sz="4" w:space="0" w:color="auto"/>
              <w:right w:val="nil"/>
            </w:tcBorders>
            <w:shd w:val="clear" w:color="auto" w:fill="auto"/>
            <w:noWrap/>
            <w:vAlign w:val="center"/>
            <w:hideMark/>
          </w:tcPr>
          <w:p w14:paraId="19693B96"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w:t>
            </w:r>
          </w:p>
        </w:tc>
      </w:tr>
      <w:tr w:rsidR="001D4055" w:rsidRPr="00F20C48" w14:paraId="62AA6C67"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5D7BB239"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Density</w:t>
            </w:r>
          </w:p>
        </w:tc>
        <w:tc>
          <w:tcPr>
            <w:tcW w:w="1530" w:type="dxa"/>
            <w:tcBorders>
              <w:top w:val="nil"/>
              <w:left w:val="nil"/>
              <w:bottom w:val="nil"/>
              <w:right w:val="nil"/>
            </w:tcBorders>
            <w:shd w:val="clear" w:color="auto" w:fill="auto"/>
            <w:noWrap/>
            <w:vAlign w:val="center"/>
            <w:hideMark/>
          </w:tcPr>
          <w:p w14:paraId="6D712253"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630" w:type="dxa"/>
            <w:tcBorders>
              <w:top w:val="nil"/>
              <w:left w:val="nil"/>
              <w:bottom w:val="nil"/>
              <w:right w:val="nil"/>
            </w:tcBorders>
            <w:shd w:val="clear" w:color="auto" w:fill="auto"/>
            <w:noWrap/>
            <w:vAlign w:val="center"/>
            <w:hideMark/>
          </w:tcPr>
          <w:p w14:paraId="283EC064"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0A67881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4.31</w:t>
            </w:r>
          </w:p>
        </w:tc>
        <w:tc>
          <w:tcPr>
            <w:tcW w:w="980" w:type="dxa"/>
            <w:tcBorders>
              <w:top w:val="nil"/>
              <w:left w:val="nil"/>
              <w:bottom w:val="nil"/>
              <w:right w:val="nil"/>
            </w:tcBorders>
            <w:shd w:val="clear" w:color="auto" w:fill="auto"/>
            <w:noWrap/>
            <w:vAlign w:val="center"/>
            <w:hideMark/>
          </w:tcPr>
          <w:p w14:paraId="40DC599B"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-0.002</w:t>
            </w:r>
          </w:p>
        </w:tc>
        <w:tc>
          <w:tcPr>
            <w:tcW w:w="820" w:type="dxa"/>
            <w:tcBorders>
              <w:top w:val="nil"/>
              <w:left w:val="nil"/>
              <w:bottom w:val="nil"/>
              <w:right w:val="nil"/>
            </w:tcBorders>
            <w:shd w:val="clear" w:color="auto" w:fill="auto"/>
            <w:noWrap/>
            <w:vAlign w:val="center"/>
            <w:hideMark/>
          </w:tcPr>
          <w:p w14:paraId="6066703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0.22</w:t>
            </w:r>
          </w:p>
        </w:tc>
        <w:tc>
          <w:tcPr>
            <w:tcW w:w="720" w:type="dxa"/>
            <w:tcBorders>
              <w:top w:val="nil"/>
              <w:left w:val="nil"/>
              <w:bottom w:val="nil"/>
              <w:right w:val="nil"/>
            </w:tcBorders>
            <w:shd w:val="clear" w:color="auto" w:fill="auto"/>
            <w:noWrap/>
            <w:vAlign w:val="center"/>
            <w:hideMark/>
          </w:tcPr>
          <w:p w14:paraId="54EADC52"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18</w:t>
            </w:r>
          </w:p>
        </w:tc>
        <w:tc>
          <w:tcPr>
            <w:tcW w:w="820" w:type="dxa"/>
            <w:tcBorders>
              <w:top w:val="nil"/>
              <w:left w:val="nil"/>
              <w:bottom w:val="nil"/>
              <w:right w:val="nil"/>
            </w:tcBorders>
            <w:shd w:val="clear" w:color="auto" w:fill="auto"/>
            <w:noWrap/>
            <w:vAlign w:val="center"/>
            <w:hideMark/>
          </w:tcPr>
          <w:p w14:paraId="51130B6E" w14:textId="77777777" w:rsidR="001D4055" w:rsidRPr="004124D0" w:rsidRDefault="001D4055" w:rsidP="00E84589">
            <w:pPr>
              <w:spacing w:after="0" w:line="240" w:lineRule="auto"/>
              <w:rPr>
                <w:rFonts w:ascii="Times New Roman" w:eastAsia="Times New Roman" w:hAnsi="Times New Roman" w:cs="Times New Roman"/>
                <w:b/>
                <w:bCs/>
                <w:sz w:val="20"/>
                <w:szCs w:val="20"/>
                <w:lang w:val="en-US" w:eastAsia="en-US"/>
                <w:rPrChange w:id="171" w:author="RODRIGUEZ RAMIREZ, Alberto (erodr11)" w:date="2024-09-21T21:27:00Z">
                  <w:rPr>
                    <w:rFonts w:ascii="Times New Roman" w:eastAsia="Times New Roman" w:hAnsi="Times New Roman" w:cs="Times New Roman"/>
                    <w:sz w:val="20"/>
                    <w:szCs w:val="20"/>
                    <w:lang w:val="en-US" w:eastAsia="en-US"/>
                  </w:rPr>
                </w:rPrChange>
              </w:rPr>
            </w:pPr>
            <w:r w:rsidRPr="004124D0">
              <w:rPr>
                <w:rFonts w:ascii="Times New Roman" w:eastAsia="Times New Roman" w:hAnsi="Times New Roman" w:cs="Times New Roman"/>
                <w:b/>
                <w:bCs/>
                <w:sz w:val="20"/>
                <w:szCs w:val="20"/>
                <w:lang w:val="en-US" w:eastAsia="en-US"/>
                <w:rPrChange w:id="172" w:author="RODRIGUEZ RAMIREZ, Alberto (erodr11)" w:date="2024-09-21T21:27:00Z">
                  <w:rPr>
                    <w:rFonts w:ascii="Times New Roman" w:eastAsia="Times New Roman" w:hAnsi="Times New Roman" w:cs="Times New Roman"/>
                    <w:sz w:val="20"/>
                    <w:szCs w:val="20"/>
                    <w:lang w:val="en-US" w:eastAsia="en-US"/>
                  </w:rPr>
                </w:rPrChange>
              </w:rPr>
              <w:t>&lt; 0.01</w:t>
            </w:r>
          </w:p>
        </w:tc>
      </w:tr>
      <w:tr w:rsidR="001D4055" w:rsidRPr="00F20C48" w14:paraId="00A70E88"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3F0D8568"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Extension</w:t>
            </w:r>
          </w:p>
        </w:tc>
        <w:tc>
          <w:tcPr>
            <w:tcW w:w="1530" w:type="dxa"/>
            <w:tcBorders>
              <w:top w:val="nil"/>
              <w:left w:val="nil"/>
              <w:bottom w:val="nil"/>
              <w:right w:val="nil"/>
            </w:tcBorders>
            <w:shd w:val="clear" w:color="auto" w:fill="auto"/>
            <w:noWrap/>
            <w:vAlign w:val="center"/>
            <w:hideMark/>
          </w:tcPr>
          <w:p w14:paraId="04C3C665"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630" w:type="dxa"/>
            <w:tcBorders>
              <w:top w:val="nil"/>
              <w:left w:val="nil"/>
              <w:bottom w:val="nil"/>
              <w:right w:val="nil"/>
            </w:tcBorders>
            <w:shd w:val="clear" w:color="auto" w:fill="auto"/>
            <w:noWrap/>
            <w:vAlign w:val="center"/>
            <w:hideMark/>
          </w:tcPr>
          <w:p w14:paraId="659EBB79"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158B064C"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-1.22</w:t>
            </w:r>
          </w:p>
        </w:tc>
        <w:tc>
          <w:tcPr>
            <w:tcW w:w="980" w:type="dxa"/>
            <w:tcBorders>
              <w:top w:val="nil"/>
              <w:left w:val="nil"/>
              <w:bottom w:val="nil"/>
              <w:right w:val="nil"/>
            </w:tcBorders>
            <w:shd w:val="clear" w:color="auto" w:fill="auto"/>
            <w:noWrap/>
            <w:vAlign w:val="center"/>
            <w:hideMark/>
          </w:tcPr>
          <w:p w14:paraId="117D5652"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shd w:val="clear" w:color="auto" w:fill="auto"/>
            <w:noWrap/>
            <w:vAlign w:val="center"/>
            <w:hideMark/>
          </w:tcPr>
          <w:p w14:paraId="106550EC"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0.03</w:t>
            </w:r>
          </w:p>
        </w:tc>
        <w:tc>
          <w:tcPr>
            <w:tcW w:w="720" w:type="dxa"/>
            <w:tcBorders>
              <w:top w:val="nil"/>
              <w:left w:val="nil"/>
              <w:bottom w:val="nil"/>
              <w:right w:val="nil"/>
            </w:tcBorders>
            <w:shd w:val="clear" w:color="auto" w:fill="auto"/>
            <w:noWrap/>
            <w:vAlign w:val="center"/>
            <w:hideMark/>
          </w:tcPr>
          <w:p w14:paraId="19DE2C01"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1.7</w:t>
            </w:r>
          </w:p>
        </w:tc>
        <w:tc>
          <w:tcPr>
            <w:tcW w:w="820" w:type="dxa"/>
            <w:tcBorders>
              <w:top w:val="nil"/>
              <w:left w:val="nil"/>
              <w:bottom w:val="nil"/>
              <w:right w:val="nil"/>
            </w:tcBorders>
            <w:shd w:val="clear" w:color="auto" w:fill="auto"/>
            <w:noWrap/>
            <w:vAlign w:val="center"/>
            <w:hideMark/>
          </w:tcPr>
          <w:p w14:paraId="7B4AD3AA" w14:textId="4CE6410B"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w:t>
            </w:r>
            <w:r w:rsidR="00B82A28" w:rsidRPr="00F20C48">
              <w:rPr>
                <w:rFonts w:ascii="Times New Roman" w:eastAsia="Times New Roman" w:hAnsi="Times New Roman" w:cs="Times New Roman"/>
                <w:sz w:val="20"/>
                <w:szCs w:val="20"/>
                <w:lang w:val="en-US" w:eastAsia="en-US"/>
              </w:rPr>
              <w:t>0</w:t>
            </w:r>
          </w:p>
        </w:tc>
      </w:tr>
      <w:tr w:rsidR="001D4055" w:rsidRPr="00F20C48" w14:paraId="1124B1BE"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23E52EEE"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Calcification</w:t>
            </w:r>
          </w:p>
        </w:tc>
        <w:tc>
          <w:tcPr>
            <w:tcW w:w="1530" w:type="dxa"/>
            <w:tcBorders>
              <w:top w:val="nil"/>
              <w:left w:val="nil"/>
              <w:bottom w:val="nil"/>
              <w:right w:val="nil"/>
            </w:tcBorders>
            <w:shd w:val="clear" w:color="auto" w:fill="auto"/>
            <w:noWrap/>
            <w:vAlign w:val="center"/>
            <w:hideMark/>
          </w:tcPr>
          <w:p w14:paraId="2A462ACB"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630" w:type="dxa"/>
            <w:tcBorders>
              <w:top w:val="nil"/>
              <w:left w:val="nil"/>
              <w:bottom w:val="nil"/>
              <w:right w:val="nil"/>
            </w:tcBorders>
            <w:shd w:val="clear" w:color="auto" w:fill="auto"/>
            <w:noWrap/>
            <w:vAlign w:val="center"/>
            <w:hideMark/>
          </w:tcPr>
          <w:p w14:paraId="60E473EA"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373FC91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3.48</w:t>
            </w:r>
          </w:p>
        </w:tc>
        <w:tc>
          <w:tcPr>
            <w:tcW w:w="980" w:type="dxa"/>
            <w:tcBorders>
              <w:top w:val="nil"/>
              <w:left w:val="nil"/>
              <w:bottom w:val="nil"/>
              <w:right w:val="nil"/>
            </w:tcBorders>
            <w:shd w:val="clear" w:color="auto" w:fill="auto"/>
            <w:noWrap/>
            <w:vAlign w:val="center"/>
            <w:hideMark/>
          </w:tcPr>
          <w:p w14:paraId="25132B5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shd w:val="clear" w:color="auto" w:fill="auto"/>
            <w:noWrap/>
            <w:vAlign w:val="center"/>
            <w:hideMark/>
          </w:tcPr>
          <w:p w14:paraId="6B71645E"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w:t>
            </w:r>
          </w:p>
        </w:tc>
        <w:tc>
          <w:tcPr>
            <w:tcW w:w="720" w:type="dxa"/>
            <w:tcBorders>
              <w:top w:val="nil"/>
              <w:left w:val="nil"/>
              <w:bottom w:val="nil"/>
              <w:right w:val="nil"/>
            </w:tcBorders>
            <w:shd w:val="clear" w:color="auto" w:fill="auto"/>
            <w:noWrap/>
            <w:vAlign w:val="center"/>
            <w:hideMark/>
          </w:tcPr>
          <w:p w14:paraId="78244ED9"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4.3</w:t>
            </w:r>
          </w:p>
        </w:tc>
        <w:tc>
          <w:tcPr>
            <w:tcW w:w="820" w:type="dxa"/>
            <w:tcBorders>
              <w:top w:val="nil"/>
              <w:left w:val="nil"/>
              <w:bottom w:val="nil"/>
              <w:right w:val="nil"/>
            </w:tcBorders>
            <w:shd w:val="clear" w:color="auto" w:fill="auto"/>
            <w:noWrap/>
            <w:vAlign w:val="center"/>
            <w:hideMark/>
          </w:tcPr>
          <w:p w14:paraId="23F1DFD5" w14:textId="77777777" w:rsidR="001D4055" w:rsidRPr="004124D0" w:rsidRDefault="001D4055" w:rsidP="00E84589">
            <w:pPr>
              <w:spacing w:after="0" w:line="240" w:lineRule="auto"/>
              <w:rPr>
                <w:rFonts w:ascii="Times New Roman" w:eastAsia="Times New Roman" w:hAnsi="Times New Roman" w:cs="Times New Roman"/>
                <w:b/>
                <w:bCs/>
                <w:sz w:val="20"/>
                <w:szCs w:val="20"/>
                <w:lang w:val="en-US" w:eastAsia="en-US"/>
                <w:rPrChange w:id="173" w:author="RODRIGUEZ RAMIREZ, Alberto (erodr11)" w:date="2024-09-21T21:28:00Z">
                  <w:rPr>
                    <w:rFonts w:ascii="Times New Roman" w:eastAsia="Times New Roman" w:hAnsi="Times New Roman" w:cs="Times New Roman"/>
                    <w:sz w:val="20"/>
                    <w:szCs w:val="20"/>
                    <w:lang w:val="en-US" w:eastAsia="en-US"/>
                  </w:rPr>
                </w:rPrChange>
              </w:rPr>
            </w:pPr>
            <w:r w:rsidRPr="004124D0">
              <w:rPr>
                <w:rFonts w:ascii="Times New Roman" w:eastAsia="Times New Roman" w:hAnsi="Times New Roman" w:cs="Times New Roman"/>
                <w:b/>
                <w:bCs/>
                <w:sz w:val="20"/>
                <w:szCs w:val="20"/>
                <w:lang w:val="en-US" w:eastAsia="en-US"/>
                <w:rPrChange w:id="174" w:author="RODRIGUEZ RAMIREZ, Alberto (erodr11)" w:date="2024-09-21T21:28:00Z">
                  <w:rPr>
                    <w:rFonts w:ascii="Times New Roman" w:eastAsia="Times New Roman" w:hAnsi="Times New Roman" w:cs="Times New Roman"/>
                    <w:sz w:val="20"/>
                    <w:szCs w:val="20"/>
                    <w:lang w:val="en-US" w:eastAsia="en-US"/>
                  </w:rPr>
                </w:rPrChange>
              </w:rPr>
              <w:t>0.04</w:t>
            </w:r>
          </w:p>
        </w:tc>
      </w:tr>
      <w:tr w:rsidR="001D4055" w:rsidRPr="00F20C48" w14:paraId="1AC9B966"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47C384D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Luminescence</w:t>
            </w:r>
          </w:p>
        </w:tc>
        <w:tc>
          <w:tcPr>
            <w:tcW w:w="1530" w:type="dxa"/>
            <w:tcBorders>
              <w:top w:val="nil"/>
              <w:left w:val="nil"/>
              <w:bottom w:val="nil"/>
              <w:right w:val="nil"/>
            </w:tcBorders>
            <w:shd w:val="clear" w:color="auto" w:fill="auto"/>
            <w:noWrap/>
            <w:vAlign w:val="center"/>
            <w:hideMark/>
          </w:tcPr>
          <w:p w14:paraId="32CB01A5"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1951-2015</w:t>
            </w:r>
          </w:p>
        </w:tc>
        <w:tc>
          <w:tcPr>
            <w:tcW w:w="630" w:type="dxa"/>
            <w:tcBorders>
              <w:top w:val="nil"/>
              <w:left w:val="nil"/>
              <w:bottom w:val="nil"/>
              <w:right w:val="nil"/>
            </w:tcBorders>
            <w:shd w:val="clear" w:color="auto" w:fill="auto"/>
            <w:noWrap/>
            <w:vAlign w:val="center"/>
            <w:hideMark/>
          </w:tcPr>
          <w:p w14:paraId="310AE7D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shd w:val="clear" w:color="auto" w:fill="auto"/>
            <w:noWrap/>
            <w:vAlign w:val="center"/>
            <w:hideMark/>
          </w:tcPr>
          <w:p w14:paraId="0A6DE9B9"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2.21</w:t>
            </w:r>
          </w:p>
        </w:tc>
        <w:tc>
          <w:tcPr>
            <w:tcW w:w="980" w:type="dxa"/>
            <w:tcBorders>
              <w:top w:val="nil"/>
              <w:left w:val="nil"/>
              <w:bottom w:val="nil"/>
              <w:right w:val="nil"/>
            </w:tcBorders>
            <w:shd w:val="clear" w:color="auto" w:fill="auto"/>
            <w:noWrap/>
            <w:vAlign w:val="center"/>
            <w:hideMark/>
          </w:tcPr>
          <w:p w14:paraId="35AC08EB"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shd w:val="clear" w:color="auto" w:fill="auto"/>
            <w:noWrap/>
            <w:vAlign w:val="center"/>
            <w:hideMark/>
          </w:tcPr>
          <w:p w14:paraId="23DEE761"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0.45</w:t>
            </w:r>
          </w:p>
        </w:tc>
        <w:tc>
          <w:tcPr>
            <w:tcW w:w="720" w:type="dxa"/>
            <w:tcBorders>
              <w:top w:val="nil"/>
              <w:left w:val="nil"/>
              <w:bottom w:val="nil"/>
              <w:right w:val="nil"/>
            </w:tcBorders>
            <w:shd w:val="clear" w:color="auto" w:fill="auto"/>
            <w:noWrap/>
            <w:vAlign w:val="center"/>
            <w:hideMark/>
          </w:tcPr>
          <w:p w14:paraId="395F3D12"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52</w:t>
            </w:r>
          </w:p>
        </w:tc>
        <w:tc>
          <w:tcPr>
            <w:tcW w:w="820" w:type="dxa"/>
            <w:tcBorders>
              <w:top w:val="nil"/>
              <w:left w:val="nil"/>
              <w:bottom w:val="nil"/>
              <w:right w:val="nil"/>
            </w:tcBorders>
            <w:shd w:val="clear" w:color="auto" w:fill="auto"/>
            <w:noWrap/>
            <w:vAlign w:val="center"/>
            <w:hideMark/>
          </w:tcPr>
          <w:p w14:paraId="15B6A44C" w14:textId="77777777" w:rsidR="001D4055" w:rsidRPr="004124D0" w:rsidRDefault="001D4055" w:rsidP="00E84589">
            <w:pPr>
              <w:spacing w:after="0" w:line="240" w:lineRule="auto"/>
              <w:rPr>
                <w:rFonts w:ascii="Times New Roman" w:eastAsia="Times New Roman" w:hAnsi="Times New Roman" w:cs="Times New Roman"/>
                <w:b/>
                <w:bCs/>
                <w:sz w:val="20"/>
                <w:szCs w:val="20"/>
                <w:lang w:val="en-US" w:eastAsia="en-US"/>
                <w:rPrChange w:id="175" w:author="RODRIGUEZ RAMIREZ, Alberto (erodr11)" w:date="2024-09-21T21:28:00Z">
                  <w:rPr>
                    <w:rFonts w:ascii="Times New Roman" w:eastAsia="Times New Roman" w:hAnsi="Times New Roman" w:cs="Times New Roman"/>
                    <w:sz w:val="20"/>
                    <w:szCs w:val="20"/>
                    <w:lang w:val="en-US" w:eastAsia="en-US"/>
                  </w:rPr>
                </w:rPrChange>
              </w:rPr>
            </w:pPr>
            <w:r w:rsidRPr="004124D0">
              <w:rPr>
                <w:rFonts w:ascii="Times New Roman" w:eastAsia="Times New Roman" w:hAnsi="Times New Roman" w:cs="Times New Roman"/>
                <w:b/>
                <w:bCs/>
                <w:sz w:val="20"/>
                <w:szCs w:val="20"/>
                <w:lang w:val="en-US" w:eastAsia="en-US"/>
                <w:rPrChange w:id="176" w:author="RODRIGUEZ RAMIREZ, Alberto (erodr11)" w:date="2024-09-21T21:28:00Z">
                  <w:rPr>
                    <w:rFonts w:ascii="Times New Roman" w:eastAsia="Times New Roman" w:hAnsi="Times New Roman" w:cs="Times New Roman"/>
                    <w:sz w:val="20"/>
                    <w:szCs w:val="20"/>
                    <w:lang w:val="en-US" w:eastAsia="en-US"/>
                  </w:rPr>
                </w:rPrChange>
              </w:rPr>
              <w:t>&lt; 0.01</w:t>
            </w:r>
          </w:p>
        </w:tc>
      </w:tr>
      <w:tr w:rsidR="001D4055" w:rsidRPr="00F20C48" w14:paraId="5EDD2BF5"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47DA43F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Water flow</w:t>
            </w:r>
          </w:p>
        </w:tc>
        <w:tc>
          <w:tcPr>
            <w:tcW w:w="1530" w:type="dxa"/>
            <w:tcBorders>
              <w:top w:val="nil"/>
              <w:left w:val="nil"/>
              <w:bottom w:val="nil"/>
              <w:right w:val="nil"/>
            </w:tcBorders>
            <w:shd w:val="clear" w:color="auto" w:fill="auto"/>
            <w:noWrap/>
            <w:vAlign w:val="center"/>
            <w:hideMark/>
          </w:tcPr>
          <w:p w14:paraId="1B6E2044"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1981-2015</w:t>
            </w:r>
          </w:p>
        </w:tc>
        <w:tc>
          <w:tcPr>
            <w:tcW w:w="630" w:type="dxa"/>
            <w:tcBorders>
              <w:top w:val="nil"/>
              <w:left w:val="nil"/>
              <w:bottom w:val="nil"/>
              <w:right w:val="nil"/>
            </w:tcBorders>
            <w:shd w:val="clear" w:color="auto" w:fill="auto"/>
            <w:noWrap/>
            <w:vAlign w:val="center"/>
            <w:hideMark/>
          </w:tcPr>
          <w:p w14:paraId="6AD899C2"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35</w:t>
            </w:r>
          </w:p>
        </w:tc>
        <w:tc>
          <w:tcPr>
            <w:tcW w:w="1170" w:type="dxa"/>
            <w:tcBorders>
              <w:top w:val="nil"/>
              <w:left w:val="nil"/>
              <w:bottom w:val="nil"/>
              <w:right w:val="nil"/>
            </w:tcBorders>
            <w:shd w:val="clear" w:color="auto" w:fill="auto"/>
            <w:noWrap/>
            <w:vAlign w:val="center"/>
            <w:hideMark/>
          </w:tcPr>
          <w:p w14:paraId="128F8524"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-8115</w:t>
            </w:r>
          </w:p>
        </w:tc>
        <w:tc>
          <w:tcPr>
            <w:tcW w:w="980" w:type="dxa"/>
            <w:tcBorders>
              <w:top w:val="nil"/>
              <w:left w:val="nil"/>
              <w:bottom w:val="nil"/>
              <w:right w:val="nil"/>
            </w:tcBorders>
            <w:shd w:val="clear" w:color="auto" w:fill="auto"/>
            <w:noWrap/>
            <w:vAlign w:val="center"/>
            <w:hideMark/>
          </w:tcPr>
          <w:p w14:paraId="26F36BA7" w14:textId="74E5C5D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4.24</w:t>
            </w:r>
            <w:r w:rsidR="00B82A28" w:rsidRPr="00F20C48">
              <w:rPr>
                <w:rFonts w:ascii="Times New Roman" w:eastAsia="Times New Roman" w:hAnsi="Times New Roman" w:cs="Times New Roman"/>
                <w:sz w:val="20"/>
                <w:szCs w:val="20"/>
                <w:lang w:val="en-US" w:eastAsia="en-US"/>
              </w:rPr>
              <w:t>0</w:t>
            </w:r>
          </w:p>
        </w:tc>
        <w:tc>
          <w:tcPr>
            <w:tcW w:w="820" w:type="dxa"/>
            <w:tcBorders>
              <w:top w:val="nil"/>
              <w:left w:val="nil"/>
              <w:bottom w:val="nil"/>
              <w:right w:val="nil"/>
            </w:tcBorders>
            <w:shd w:val="clear" w:color="auto" w:fill="auto"/>
            <w:noWrap/>
            <w:vAlign w:val="center"/>
            <w:hideMark/>
          </w:tcPr>
          <w:p w14:paraId="6375BAA3" w14:textId="385A2261"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w:t>
            </w:r>
            <w:r w:rsidR="00B82A28" w:rsidRPr="00F20C48">
              <w:rPr>
                <w:rFonts w:ascii="Times New Roman" w:eastAsia="Times New Roman" w:hAnsi="Times New Roman" w:cs="Times New Roman"/>
                <w:sz w:val="20"/>
                <w:szCs w:val="20"/>
                <w:lang w:val="en-US" w:eastAsia="en-US"/>
              </w:rPr>
              <w:t>0</w:t>
            </w:r>
          </w:p>
        </w:tc>
        <w:tc>
          <w:tcPr>
            <w:tcW w:w="720" w:type="dxa"/>
            <w:tcBorders>
              <w:top w:val="nil"/>
              <w:left w:val="nil"/>
              <w:bottom w:val="nil"/>
              <w:right w:val="nil"/>
            </w:tcBorders>
            <w:shd w:val="clear" w:color="auto" w:fill="auto"/>
            <w:noWrap/>
            <w:vAlign w:val="center"/>
            <w:hideMark/>
          </w:tcPr>
          <w:p w14:paraId="3685D84E"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8</w:t>
            </w:r>
          </w:p>
        </w:tc>
        <w:tc>
          <w:tcPr>
            <w:tcW w:w="820" w:type="dxa"/>
            <w:tcBorders>
              <w:top w:val="nil"/>
              <w:left w:val="nil"/>
              <w:bottom w:val="nil"/>
              <w:right w:val="nil"/>
            </w:tcBorders>
            <w:shd w:val="clear" w:color="auto" w:fill="auto"/>
            <w:noWrap/>
            <w:vAlign w:val="center"/>
            <w:hideMark/>
          </w:tcPr>
          <w:p w14:paraId="47C8010D" w14:textId="77777777" w:rsidR="001D4055" w:rsidRPr="004124D0" w:rsidRDefault="001D4055" w:rsidP="00E84589">
            <w:pPr>
              <w:spacing w:after="0" w:line="240" w:lineRule="auto"/>
              <w:rPr>
                <w:rFonts w:ascii="Times New Roman" w:eastAsia="Times New Roman" w:hAnsi="Times New Roman" w:cs="Times New Roman"/>
                <w:b/>
                <w:bCs/>
                <w:sz w:val="20"/>
                <w:szCs w:val="20"/>
                <w:lang w:val="en-US" w:eastAsia="en-US"/>
                <w:rPrChange w:id="177" w:author="RODRIGUEZ RAMIREZ, Alberto (erodr11)" w:date="2024-09-21T21:28:00Z">
                  <w:rPr>
                    <w:rFonts w:ascii="Times New Roman" w:eastAsia="Times New Roman" w:hAnsi="Times New Roman" w:cs="Times New Roman"/>
                    <w:sz w:val="20"/>
                    <w:szCs w:val="20"/>
                    <w:lang w:val="en-US" w:eastAsia="en-US"/>
                  </w:rPr>
                </w:rPrChange>
              </w:rPr>
            </w:pPr>
            <w:r w:rsidRPr="004124D0">
              <w:rPr>
                <w:rFonts w:ascii="Times New Roman" w:eastAsia="Times New Roman" w:hAnsi="Times New Roman" w:cs="Times New Roman"/>
                <w:b/>
                <w:bCs/>
                <w:sz w:val="20"/>
                <w:szCs w:val="20"/>
                <w:lang w:val="en-US" w:eastAsia="en-US"/>
                <w:rPrChange w:id="178" w:author="RODRIGUEZ RAMIREZ, Alberto (erodr11)" w:date="2024-09-21T21:28:00Z">
                  <w:rPr>
                    <w:rFonts w:ascii="Times New Roman" w:eastAsia="Times New Roman" w:hAnsi="Times New Roman" w:cs="Times New Roman"/>
                    <w:sz w:val="20"/>
                    <w:szCs w:val="20"/>
                    <w:lang w:val="en-US" w:eastAsia="en-US"/>
                  </w:rPr>
                </w:rPrChange>
              </w:rPr>
              <w:t>&lt; 0.01</w:t>
            </w:r>
          </w:p>
        </w:tc>
      </w:tr>
      <w:tr w:rsidR="001D4055" w:rsidRPr="00F20C48" w14:paraId="3FB91918"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65EC46D8" w14:textId="22BBB4F4" w:rsidR="001D4055" w:rsidRPr="00F20C48" w:rsidRDefault="000D1F9E" w:rsidP="00E84589">
            <w:pPr>
              <w:spacing w:after="0" w:line="240" w:lineRule="auto"/>
              <w:rPr>
                <w:rFonts w:ascii="Times New Roman" w:eastAsia="Times New Roman" w:hAnsi="Times New Roman" w:cs="Times New Roman"/>
                <w:sz w:val="20"/>
                <w:szCs w:val="20"/>
                <w:lang w:val="en-US" w:eastAsia="en-US"/>
              </w:rPr>
            </w:pPr>
            <w:ins w:id="179" w:author="RODRIGUEZ RAMIREZ, Alberto (erodr11)" w:date="2024-09-21T22:01:00Z">
              <w:r>
                <w:rPr>
                  <w:rFonts w:ascii="Times New Roman" w:eastAsia="Times New Roman" w:hAnsi="Times New Roman" w:cs="Times New Roman"/>
                  <w:sz w:val="20"/>
                  <w:szCs w:val="20"/>
                  <w:lang w:val="en-US" w:eastAsia="en-US"/>
                </w:rPr>
                <w:t xml:space="preserve">Air </w:t>
              </w:r>
            </w:ins>
            <w:r w:rsidR="001D4055" w:rsidRPr="00F20C48">
              <w:rPr>
                <w:rFonts w:ascii="Times New Roman" w:eastAsia="Times New Roman" w:hAnsi="Times New Roman" w:cs="Times New Roman"/>
                <w:sz w:val="20"/>
                <w:szCs w:val="20"/>
                <w:lang w:val="en-US" w:eastAsia="en-US"/>
              </w:rPr>
              <w:t>Temperature</w:t>
            </w:r>
          </w:p>
        </w:tc>
        <w:tc>
          <w:tcPr>
            <w:tcW w:w="1530" w:type="dxa"/>
            <w:tcBorders>
              <w:top w:val="nil"/>
              <w:left w:val="nil"/>
              <w:bottom w:val="nil"/>
              <w:right w:val="nil"/>
            </w:tcBorders>
            <w:shd w:val="clear" w:color="auto" w:fill="auto"/>
            <w:noWrap/>
            <w:vAlign w:val="center"/>
            <w:hideMark/>
          </w:tcPr>
          <w:p w14:paraId="3466BB7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1953-2015</w:t>
            </w:r>
          </w:p>
        </w:tc>
        <w:tc>
          <w:tcPr>
            <w:tcW w:w="630" w:type="dxa"/>
            <w:tcBorders>
              <w:top w:val="nil"/>
              <w:left w:val="nil"/>
              <w:bottom w:val="nil"/>
              <w:right w:val="nil"/>
            </w:tcBorders>
            <w:shd w:val="clear" w:color="auto" w:fill="auto"/>
            <w:noWrap/>
            <w:vAlign w:val="center"/>
            <w:hideMark/>
          </w:tcPr>
          <w:p w14:paraId="643191E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63</w:t>
            </w:r>
          </w:p>
        </w:tc>
        <w:tc>
          <w:tcPr>
            <w:tcW w:w="1170" w:type="dxa"/>
            <w:tcBorders>
              <w:top w:val="nil"/>
              <w:left w:val="nil"/>
              <w:bottom w:val="nil"/>
              <w:right w:val="nil"/>
            </w:tcBorders>
            <w:shd w:val="clear" w:color="auto" w:fill="auto"/>
            <w:noWrap/>
            <w:vAlign w:val="center"/>
            <w:hideMark/>
          </w:tcPr>
          <w:p w14:paraId="5CB71911"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20.37</w:t>
            </w:r>
          </w:p>
        </w:tc>
        <w:tc>
          <w:tcPr>
            <w:tcW w:w="980" w:type="dxa"/>
            <w:tcBorders>
              <w:top w:val="nil"/>
              <w:left w:val="nil"/>
              <w:bottom w:val="nil"/>
              <w:right w:val="nil"/>
            </w:tcBorders>
            <w:shd w:val="clear" w:color="auto" w:fill="auto"/>
            <w:noWrap/>
            <w:vAlign w:val="center"/>
            <w:hideMark/>
          </w:tcPr>
          <w:p w14:paraId="77498C52"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0.004</w:t>
            </w:r>
          </w:p>
        </w:tc>
        <w:tc>
          <w:tcPr>
            <w:tcW w:w="820" w:type="dxa"/>
            <w:tcBorders>
              <w:top w:val="nil"/>
              <w:left w:val="nil"/>
              <w:bottom w:val="nil"/>
              <w:right w:val="nil"/>
            </w:tcBorders>
            <w:shd w:val="clear" w:color="auto" w:fill="auto"/>
            <w:noWrap/>
            <w:vAlign w:val="center"/>
            <w:hideMark/>
          </w:tcPr>
          <w:p w14:paraId="5B991C4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0.04</w:t>
            </w:r>
          </w:p>
        </w:tc>
        <w:tc>
          <w:tcPr>
            <w:tcW w:w="720" w:type="dxa"/>
            <w:tcBorders>
              <w:top w:val="nil"/>
              <w:left w:val="nil"/>
              <w:bottom w:val="nil"/>
              <w:right w:val="nil"/>
            </w:tcBorders>
            <w:shd w:val="clear" w:color="auto" w:fill="auto"/>
            <w:noWrap/>
            <w:vAlign w:val="center"/>
            <w:hideMark/>
          </w:tcPr>
          <w:p w14:paraId="1BDDA3D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2.8</w:t>
            </w:r>
          </w:p>
        </w:tc>
        <w:tc>
          <w:tcPr>
            <w:tcW w:w="820" w:type="dxa"/>
            <w:tcBorders>
              <w:top w:val="nil"/>
              <w:left w:val="nil"/>
              <w:bottom w:val="nil"/>
              <w:right w:val="nil"/>
            </w:tcBorders>
            <w:shd w:val="clear" w:color="auto" w:fill="auto"/>
            <w:noWrap/>
            <w:vAlign w:val="center"/>
            <w:hideMark/>
          </w:tcPr>
          <w:p w14:paraId="20E30164" w14:textId="3BCF7C3E"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w:t>
            </w:r>
            <w:r w:rsidR="00B82A28" w:rsidRPr="00F20C48">
              <w:rPr>
                <w:rFonts w:ascii="Times New Roman" w:eastAsia="Times New Roman" w:hAnsi="Times New Roman" w:cs="Times New Roman"/>
                <w:sz w:val="20"/>
                <w:szCs w:val="20"/>
                <w:lang w:val="en-US" w:eastAsia="en-US"/>
              </w:rPr>
              <w:t>0</w:t>
            </w:r>
          </w:p>
        </w:tc>
      </w:tr>
      <w:tr w:rsidR="001D4055" w:rsidRPr="00F20C48" w14:paraId="2FDDBA99" w14:textId="77777777" w:rsidTr="007242AD">
        <w:trPr>
          <w:trHeight w:val="288"/>
          <w:jc w:val="center"/>
        </w:trPr>
        <w:tc>
          <w:tcPr>
            <w:tcW w:w="1800" w:type="dxa"/>
            <w:tcBorders>
              <w:top w:val="nil"/>
              <w:left w:val="nil"/>
              <w:bottom w:val="nil"/>
              <w:right w:val="nil"/>
            </w:tcBorders>
            <w:shd w:val="clear" w:color="auto" w:fill="auto"/>
            <w:noWrap/>
            <w:vAlign w:val="center"/>
            <w:hideMark/>
          </w:tcPr>
          <w:p w14:paraId="3B04774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AMO</w:t>
            </w:r>
          </w:p>
        </w:tc>
        <w:tc>
          <w:tcPr>
            <w:tcW w:w="1530" w:type="dxa"/>
            <w:tcBorders>
              <w:top w:val="nil"/>
              <w:left w:val="nil"/>
              <w:bottom w:val="nil"/>
              <w:right w:val="nil"/>
            </w:tcBorders>
            <w:shd w:val="clear" w:color="auto" w:fill="auto"/>
            <w:noWrap/>
            <w:vAlign w:val="center"/>
            <w:hideMark/>
          </w:tcPr>
          <w:p w14:paraId="356186B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1953-2015</w:t>
            </w:r>
          </w:p>
        </w:tc>
        <w:tc>
          <w:tcPr>
            <w:tcW w:w="630" w:type="dxa"/>
            <w:tcBorders>
              <w:top w:val="nil"/>
              <w:left w:val="nil"/>
              <w:bottom w:val="nil"/>
              <w:right w:val="nil"/>
            </w:tcBorders>
            <w:shd w:val="clear" w:color="auto" w:fill="auto"/>
            <w:noWrap/>
            <w:vAlign w:val="center"/>
            <w:hideMark/>
          </w:tcPr>
          <w:p w14:paraId="7978CCE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63</w:t>
            </w:r>
          </w:p>
        </w:tc>
        <w:tc>
          <w:tcPr>
            <w:tcW w:w="1170" w:type="dxa"/>
            <w:tcBorders>
              <w:top w:val="nil"/>
              <w:left w:val="nil"/>
              <w:bottom w:val="nil"/>
              <w:right w:val="nil"/>
            </w:tcBorders>
            <w:shd w:val="clear" w:color="auto" w:fill="auto"/>
            <w:noWrap/>
            <w:vAlign w:val="center"/>
            <w:hideMark/>
          </w:tcPr>
          <w:p w14:paraId="2A589D65" w14:textId="2DE3CACF"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-6.1</w:t>
            </w:r>
            <w:r w:rsidR="00B82A28" w:rsidRPr="00F20C48">
              <w:rPr>
                <w:rFonts w:ascii="Times New Roman" w:eastAsia="Times New Roman" w:hAnsi="Times New Roman" w:cs="Times New Roman"/>
                <w:sz w:val="20"/>
                <w:szCs w:val="20"/>
                <w:lang w:val="en-US" w:eastAsia="en-US"/>
              </w:rPr>
              <w:t>0</w:t>
            </w:r>
          </w:p>
        </w:tc>
        <w:tc>
          <w:tcPr>
            <w:tcW w:w="980" w:type="dxa"/>
            <w:tcBorders>
              <w:top w:val="nil"/>
              <w:left w:val="nil"/>
              <w:bottom w:val="nil"/>
              <w:right w:val="nil"/>
            </w:tcBorders>
            <w:shd w:val="clear" w:color="auto" w:fill="auto"/>
            <w:noWrap/>
            <w:vAlign w:val="center"/>
            <w:hideMark/>
          </w:tcPr>
          <w:p w14:paraId="249AF473"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0.003</w:t>
            </w:r>
          </w:p>
        </w:tc>
        <w:tc>
          <w:tcPr>
            <w:tcW w:w="820" w:type="dxa"/>
            <w:tcBorders>
              <w:top w:val="nil"/>
              <w:left w:val="nil"/>
              <w:bottom w:val="nil"/>
              <w:right w:val="nil"/>
            </w:tcBorders>
            <w:shd w:val="clear" w:color="auto" w:fill="auto"/>
            <w:noWrap/>
            <w:vAlign w:val="center"/>
            <w:hideMark/>
          </w:tcPr>
          <w:p w14:paraId="67A0A19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0.09</w:t>
            </w:r>
          </w:p>
        </w:tc>
        <w:tc>
          <w:tcPr>
            <w:tcW w:w="720" w:type="dxa"/>
            <w:tcBorders>
              <w:top w:val="nil"/>
              <w:left w:val="nil"/>
              <w:bottom w:val="nil"/>
              <w:right w:val="nil"/>
            </w:tcBorders>
            <w:shd w:val="clear" w:color="auto" w:fill="auto"/>
            <w:noWrap/>
            <w:vAlign w:val="center"/>
            <w:hideMark/>
          </w:tcPr>
          <w:p w14:paraId="1862FD9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w:t>
            </w:r>
          </w:p>
        </w:tc>
        <w:tc>
          <w:tcPr>
            <w:tcW w:w="820" w:type="dxa"/>
            <w:tcBorders>
              <w:top w:val="nil"/>
              <w:left w:val="nil"/>
              <w:bottom w:val="nil"/>
              <w:right w:val="nil"/>
            </w:tcBorders>
            <w:shd w:val="clear" w:color="auto" w:fill="auto"/>
            <w:noWrap/>
            <w:vAlign w:val="center"/>
            <w:hideMark/>
          </w:tcPr>
          <w:p w14:paraId="28A72907" w14:textId="77777777" w:rsidR="001D4055" w:rsidRPr="004124D0" w:rsidRDefault="001D4055" w:rsidP="00E84589">
            <w:pPr>
              <w:spacing w:after="0" w:line="240" w:lineRule="auto"/>
              <w:rPr>
                <w:rFonts w:ascii="Times New Roman" w:eastAsia="Times New Roman" w:hAnsi="Times New Roman" w:cs="Times New Roman"/>
                <w:b/>
                <w:bCs/>
                <w:sz w:val="20"/>
                <w:szCs w:val="20"/>
                <w:lang w:val="en-US" w:eastAsia="en-US"/>
                <w:rPrChange w:id="180" w:author="RODRIGUEZ RAMIREZ, Alberto (erodr11)" w:date="2024-09-21T21:29:00Z">
                  <w:rPr>
                    <w:rFonts w:ascii="Times New Roman" w:eastAsia="Times New Roman" w:hAnsi="Times New Roman" w:cs="Times New Roman"/>
                    <w:sz w:val="20"/>
                    <w:szCs w:val="20"/>
                    <w:lang w:val="en-US" w:eastAsia="en-US"/>
                  </w:rPr>
                </w:rPrChange>
              </w:rPr>
            </w:pPr>
            <w:r w:rsidRPr="004124D0">
              <w:rPr>
                <w:rFonts w:ascii="Times New Roman" w:eastAsia="Times New Roman" w:hAnsi="Times New Roman" w:cs="Times New Roman"/>
                <w:b/>
                <w:bCs/>
                <w:sz w:val="20"/>
                <w:szCs w:val="20"/>
                <w:lang w:val="en-US" w:eastAsia="en-US"/>
                <w:rPrChange w:id="181" w:author="RODRIGUEZ RAMIREZ, Alberto (erodr11)" w:date="2024-09-21T21:29:00Z">
                  <w:rPr>
                    <w:rFonts w:ascii="Times New Roman" w:eastAsia="Times New Roman" w:hAnsi="Times New Roman" w:cs="Times New Roman"/>
                    <w:sz w:val="20"/>
                    <w:szCs w:val="20"/>
                    <w:lang w:val="en-US" w:eastAsia="en-US"/>
                  </w:rPr>
                </w:rPrChange>
              </w:rPr>
              <w:t>0.02</w:t>
            </w:r>
          </w:p>
        </w:tc>
      </w:tr>
      <w:tr w:rsidR="001D4055" w:rsidRPr="00F20C48" w14:paraId="7D288983" w14:textId="77777777" w:rsidTr="007242AD">
        <w:trPr>
          <w:trHeight w:val="288"/>
          <w:jc w:val="center"/>
        </w:trPr>
        <w:tc>
          <w:tcPr>
            <w:tcW w:w="1800" w:type="dxa"/>
            <w:tcBorders>
              <w:top w:val="nil"/>
              <w:left w:val="nil"/>
              <w:bottom w:val="single" w:sz="4" w:space="0" w:color="auto"/>
              <w:right w:val="nil"/>
            </w:tcBorders>
            <w:shd w:val="clear" w:color="auto" w:fill="auto"/>
            <w:noWrap/>
            <w:vAlign w:val="center"/>
            <w:hideMark/>
          </w:tcPr>
          <w:p w14:paraId="684C5D3E"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SOI</w:t>
            </w:r>
          </w:p>
        </w:tc>
        <w:tc>
          <w:tcPr>
            <w:tcW w:w="1530" w:type="dxa"/>
            <w:tcBorders>
              <w:top w:val="nil"/>
              <w:left w:val="nil"/>
              <w:bottom w:val="single" w:sz="4" w:space="0" w:color="auto"/>
              <w:right w:val="nil"/>
            </w:tcBorders>
            <w:shd w:val="clear" w:color="auto" w:fill="auto"/>
            <w:noWrap/>
            <w:vAlign w:val="center"/>
            <w:hideMark/>
          </w:tcPr>
          <w:p w14:paraId="54A1EF4F"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1953-2015</w:t>
            </w:r>
          </w:p>
        </w:tc>
        <w:tc>
          <w:tcPr>
            <w:tcW w:w="630" w:type="dxa"/>
            <w:tcBorders>
              <w:top w:val="nil"/>
              <w:left w:val="nil"/>
              <w:bottom w:val="single" w:sz="4" w:space="0" w:color="auto"/>
              <w:right w:val="nil"/>
            </w:tcBorders>
            <w:shd w:val="clear" w:color="auto" w:fill="auto"/>
            <w:noWrap/>
            <w:vAlign w:val="center"/>
            <w:hideMark/>
          </w:tcPr>
          <w:p w14:paraId="63669718"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63</w:t>
            </w:r>
          </w:p>
        </w:tc>
        <w:tc>
          <w:tcPr>
            <w:tcW w:w="1170" w:type="dxa"/>
            <w:tcBorders>
              <w:top w:val="nil"/>
              <w:left w:val="nil"/>
              <w:bottom w:val="single" w:sz="4" w:space="0" w:color="auto"/>
              <w:right w:val="nil"/>
            </w:tcBorders>
            <w:shd w:val="clear" w:color="auto" w:fill="auto"/>
            <w:noWrap/>
            <w:vAlign w:val="center"/>
            <w:hideMark/>
          </w:tcPr>
          <w:p w14:paraId="71BF550C"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5.41</w:t>
            </w:r>
          </w:p>
        </w:tc>
        <w:tc>
          <w:tcPr>
            <w:tcW w:w="980" w:type="dxa"/>
            <w:tcBorders>
              <w:top w:val="nil"/>
              <w:left w:val="nil"/>
              <w:bottom w:val="single" w:sz="4" w:space="0" w:color="auto"/>
              <w:right w:val="nil"/>
            </w:tcBorders>
            <w:shd w:val="clear" w:color="auto" w:fill="auto"/>
            <w:noWrap/>
            <w:vAlign w:val="center"/>
            <w:hideMark/>
          </w:tcPr>
          <w:p w14:paraId="542EABB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-0.003</w:t>
            </w:r>
          </w:p>
        </w:tc>
        <w:tc>
          <w:tcPr>
            <w:tcW w:w="820" w:type="dxa"/>
            <w:tcBorders>
              <w:top w:val="nil"/>
              <w:left w:val="nil"/>
              <w:bottom w:val="single" w:sz="4" w:space="0" w:color="auto"/>
              <w:right w:val="nil"/>
            </w:tcBorders>
            <w:shd w:val="clear" w:color="auto" w:fill="auto"/>
            <w:noWrap/>
            <w:vAlign w:val="center"/>
            <w:hideMark/>
          </w:tcPr>
          <w:p w14:paraId="1D7D625F"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0.01</w:t>
            </w:r>
          </w:p>
        </w:tc>
        <w:tc>
          <w:tcPr>
            <w:tcW w:w="720" w:type="dxa"/>
            <w:tcBorders>
              <w:top w:val="nil"/>
              <w:left w:val="nil"/>
              <w:bottom w:val="single" w:sz="4" w:space="0" w:color="auto"/>
              <w:right w:val="nil"/>
            </w:tcBorders>
            <w:shd w:val="clear" w:color="auto" w:fill="auto"/>
            <w:noWrap/>
            <w:vAlign w:val="center"/>
            <w:hideMark/>
          </w:tcPr>
          <w:p w14:paraId="6E338B69"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w:t>
            </w:r>
          </w:p>
        </w:tc>
        <w:tc>
          <w:tcPr>
            <w:tcW w:w="820" w:type="dxa"/>
            <w:tcBorders>
              <w:top w:val="nil"/>
              <w:left w:val="nil"/>
              <w:bottom w:val="single" w:sz="4" w:space="0" w:color="auto"/>
              <w:right w:val="nil"/>
            </w:tcBorders>
            <w:shd w:val="clear" w:color="auto" w:fill="auto"/>
            <w:noWrap/>
            <w:vAlign w:val="center"/>
            <w:hideMark/>
          </w:tcPr>
          <w:p w14:paraId="4A781E2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0.53</w:t>
            </w:r>
          </w:p>
        </w:tc>
      </w:tr>
    </w:tbl>
    <w:p w14:paraId="6E3DD976" w14:textId="3E333055" w:rsidR="001D4055" w:rsidRDefault="001D4055" w:rsidP="00293772">
      <w:pPr>
        <w:spacing w:line="480" w:lineRule="auto"/>
        <w:rPr>
          <w:ins w:id="182" w:author="RODRIGUEZ RAMIREZ, Alberto (erodr11)" w:date="2024-09-21T21:55:00Z"/>
          <w:rFonts w:ascii="Times New Roman" w:hAnsi="Times New Roman" w:cs="Times New Roman"/>
          <w:sz w:val="24"/>
          <w:szCs w:val="24"/>
          <w:lang w:val="en-US"/>
        </w:rPr>
      </w:pPr>
    </w:p>
    <w:p w14:paraId="4CD1FE53" w14:textId="6EFEB7B9" w:rsidR="000D1F9E" w:rsidRPr="000D1F9E" w:rsidRDefault="000D1F9E" w:rsidP="00293772">
      <w:pPr>
        <w:spacing w:line="480" w:lineRule="auto"/>
        <w:rPr>
          <w:rFonts w:ascii="Times New Roman" w:hAnsi="Times New Roman" w:cs="Times New Roman"/>
          <w:b/>
          <w:bCs/>
          <w:sz w:val="24"/>
          <w:szCs w:val="24"/>
          <w:lang w:val="en-US"/>
          <w:rPrChange w:id="183" w:author="RODRIGUEZ RAMIREZ, Alberto (erodr11)" w:date="2024-09-21T21:56:00Z">
            <w:rPr>
              <w:rFonts w:ascii="Times New Roman" w:hAnsi="Times New Roman" w:cs="Times New Roman"/>
              <w:sz w:val="24"/>
              <w:szCs w:val="24"/>
              <w:lang w:val="en-US"/>
            </w:rPr>
          </w:rPrChange>
        </w:rPr>
      </w:pPr>
      <w:ins w:id="184" w:author="RODRIGUEZ RAMIREZ, Alberto (erodr11)" w:date="2024-09-21T21:55:00Z">
        <w:r w:rsidRPr="000D1F9E">
          <w:rPr>
            <w:rFonts w:ascii="Times New Roman" w:hAnsi="Times New Roman" w:cs="Times New Roman"/>
            <w:b/>
            <w:bCs/>
            <w:sz w:val="24"/>
            <w:szCs w:val="24"/>
            <w:lang w:val="en-US"/>
            <w:rPrChange w:id="185" w:author="RODRIGUEZ RAMIREZ, Alberto (erodr11)" w:date="2024-09-21T21:56:00Z">
              <w:rPr>
                <w:rFonts w:ascii="Times New Roman" w:hAnsi="Times New Roman" w:cs="Times New Roman"/>
                <w:sz w:val="24"/>
                <w:szCs w:val="24"/>
                <w:lang w:val="en-US"/>
              </w:rPr>
            </w:rPrChange>
          </w:rPr>
          <w:t>Te</w:t>
        </w:r>
      </w:ins>
      <w:ins w:id="186" w:author="RODRIGUEZ RAMIREZ, Alberto (erodr11)" w:date="2024-09-21T21:56:00Z">
        <w:r w:rsidRPr="000D1F9E">
          <w:rPr>
            <w:rFonts w:ascii="Times New Roman" w:hAnsi="Times New Roman" w:cs="Times New Roman"/>
            <w:b/>
            <w:bCs/>
            <w:sz w:val="24"/>
            <w:szCs w:val="24"/>
            <w:lang w:val="en-US"/>
            <w:rPrChange w:id="187" w:author="RODRIGUEZ RAMIREZ, Alberto (erodr11)" w:date="2024-09-21T21:56:00Z">
              <w:rPr>
                <w:rFonts w:ascii="Times New Roman" w:hAnsi="Times New Roman" w:cs="Times New Roman"/>
                <w:sz w:val="24"/>
                <w:szCs w:val="24"/>
                <w:lang w:val="en-US"/>
              </w:rPr>
            </w:rPrChange>
          </w:rPr>
          <w:t>mporal trends</w:t>
        </w:r>
      </w:ins>
    </w:p>
    <w:p w14:paraId="68BA89A2" w14:textId="01BDB289" w:rsidR="001D4055" w:rsidRPr="00F20C48" w:rsidRDefault="00410BD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Skeletal density, calcification rate, and skeletal luminescence showed </w:t>
      </w:r>
      <w:commentRangeStart w:id="188"/>
      <w:r w:rsidRPr="00F20C48">
        <w:rPr>
          <w:rFonts w:ascii="Times New Roman" w:hAnsi="Times New Roman" w:cs="Times New Roman"/>
          <w:sz w:val="24"/>
          <w:szCs w:val="24"/>
          <w:lang w:val="en-US"/>
        </w:rPr>
        <w:t>significant de</w:t>
      </w:r>
      <w:r w:rsidR="00547E1E" w:rsidRPr="00F20C48">
        <w:rPr>
          <w:rFonts w:ascii="Times New Roman" w:hAnsi="Times New Roman" w:cs="Times New Roman"/>
          <w:sz w:val="24"/>
          <w:szCs w:val="24"/>
          <w:lang w:val="en-US"/>
        </w:rPr>
        <w:t>clines</w:t>
      </w:r>
      <w:r w:rsidRPr="00F20C48">
        <w:rPr>
          <w:rFonts w:ascii="Times New Roman" w:hAnsi="Times New Roman" w:cs="Times New Roman"/>
          <w:sz w:val="24"/>
          <w:szCs w:val="24"/>
          <w:lang w:val="en-US"/>
        </w:rPr>
        <w:t xml:space="preserve"> </w:t>
      </w:r>
      <w:commentRangeEnd w:id="188"/>
      <w:r w:rsidR="00D06244">
        <w:rPr>
          <w:rStyle w:val="Refdecomentario"/>
        </w:rPr>
        <w:commentReference w:id="188"/>
      </w:r>
      <w:r w:rsidR="00547E1E" w:rsidRPr="00F20C48">
        <w:rPr>
          <w:rFonts w:ascii="Times New Roman" w:hAnsi="Times New Roman" w:cs="Times New Roman"/>
          <w:sz w:val="24"/>
          <w:szCs w:val="24"/>
          <w:lang w:val="en-US"/>
        </w:rPr>
        <w:t>between</w:t>
      </w:r>
      <w:r w:rsidRPr="00F20C48">
        <w:rPr>
          <w:rFonts w:ascii="Times New Roman" w:hAnsi="Times New Roman" w:cs="Times New Roman"/>
          <w:sz w:val="24"/>
          <w:szCs w:val="24"/>
          <w:lang w:val="en-US"/>
        </w:rPr>
        <w:t xml:space="preserve"> 1951</w:t>
      </w:r>
      <w:r w:rsidR="00547E1E" w:rsidRPr="00F20C48">
        <w:rPr>
          <w:rFonts w:ascii="Times New Roman" w:hAnsi="Times New Roman" w:cs="Times New Roman"/>
          <w:sz w:val="24"/>
          <w:szCs w:val="24"/>
          <w:lang w:val="en-US"/>
        </w:rPr>
        <w:t xml:space="preserve"> and </w:t>
      </w:r>
      <w:r w:rsidRPr="00F20C48">
        <w:rPr>
          <w:rFonts w:ascii="Times New Roman" w:hAnsi="Times New Roman" w:cs="Times New Roman"/>
          <w:sz w:val="24"/>
          <w:szCs w:val="24"/>
          <w:lang w:val="en-US"/>
        </w:rPr>
        <w:t xml:space="preserve">2015 (Table 2; Fig. 5). </w:t>
      </w:r>
      <w:commentRangeStart w:id="189"/>
      <w:r w:rsidRPr="00F20C48">
        <w:rPr>
          <w:rFonts w:ascii="Times New Roman" w:hAnsi="Times New Roman" w:cs="Times New Roman"/>
          <w:sz w:val="24"/>
          <w:szCs w:val="24"/>
          <w:lang w:val="en-US"/>
        </w:rPr>
        <w:t xml:space="preserve">Significant increases </w:t>
      </w:r>
      <w:commentRangeEnd w:id="189"/>
      <w:r w:rsidR="00D06244">
        <w:rPr>
          <w:rStyle w:val="Refdecomentario"/>
        </w:rPr>
        <w:commentReference w:id="189"/>
      </w:r>
      <w:r w:rsidR="00547E1E" w:rsidRPr="00F20C48">
        <w:rPr>
          <w:rFonts w:ascii="Times New Roman" w:hAnsi="Times New Roman" w:cs="Times New Roman"/>
          <w:sz w:val="24"/>
          <w:szCs w:val="24"/>
          <w:lang w:val="en-US"/>
        </w:rPr>
        <w:t>in</w:t>
      </w:r>
      <w:r w:rsidRPr="00F20C48">
        <w:rPr>
          <w:rFonts w:ascii="Times New Roman" w:hAnsi="Times New Roman" w:cs="Times New Roman"/>
          <w:sz w:val="24"/>
          <w:szCs w:val="24"/>
          <w:lang w:val="en-US"/>
        </w:rPr>
        <w:t xml:space="preserve"> water</w:t>
      </w:r>
      <w:ins w:id="190" w:author="RODRIGUEZ RAMIREZ, Alberto (erodr11)" w:date="2024-09-21T21:26:00Z">
        <w:r w:rsidR="004124D0">
          <w:rPr>
            <w:rFonts w:ascii="Times New Roman" w:hAnsi="Times New Roman" w:cs="Times New Roman"/>
            <w:sz w:val="24"/>
            <w:szCs w:val="24"/>
            <w:lang w:val="en-US"/>
          </w:rPr>
          <w:t xml:space="preserve"> flow</w:t>
        </w:r>
      </w:ins>
      <w:r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 xml:space="preserve">from </w:t>
      </w:r>
      <w:r w:rsidR="00547E1E" w:rsidRPr="00F20C48">
        <w:rPr>
          <w:rFonts w:ascii="Times New Roman" w:hAnsi="Times New Roman" w:cs="Times New Roman"/>
          <w:sz w:val="24"/>
          <w:szCs w:val="24"/>
          <w:lang w:val="en-US"/>
        </w:rPr>
        <w:lastRenderedPageBreak/>
        <w:t>1981 to 2015 and in the</w:t>
      </w:r>
      <w:r w:rsidRPr="00F20C48">
        <w:rPr>
          <w:rFonts w:ascii="Times New Roman" w:hAnsi="Times New Roman" w:cs="Times New Roman"/>
          <w:sz w:val="24"/>
          <w:szCs w:val="24"/>
          <w:lang w:val="en-US"/>
        </w:rPr>
        <w:t xml:space="preserve"> AMO </w:t>
      </w:r>
      <w:r w:rsidR="00547E1E" w:rsidRPr="00F20C48">
        <w:rPr>
          <w:rFonts w:ascii="Times New Roman" w:hAnsi="Times New Roman" w:cs="Times New Roman"/>
          <w:sz w:val="24"/>
          <w:szCs w:val="24"/>
          <w:lang w:val="en-US"/>
        </w:rPr>
        <w:t>from</w:t>
      </w:r>
      <w:r w:rsidRPr="00F20C48">
        <w:rPr>
          <w:rFonts w:ascii="Times New Roman" w:hAnsi="Times New Roman" w:cs="Times New Roman"/>
          <w:sz w:val="24"/>
          <w:szCs w:val="24"/>
          <w:lang w:val="en-US"/>
        </w:rPr>
        <w:t xml:space="preserve"> 1951</w:t>
      </w:r>
      <w:r w:rsidR="00547E1E" w:rsidRPr="00F20C48">
        <w:rPr>
          <w:rFonts w:ascii="Times New Roman" w:hAnsi="Times New Roman" w:cs="Times New Roman"/>
          <w:sz w:val="24"/>
          <w:szCs w:val="24"/>
          <w:lang w:val="en-US"/>
        </w:rPr>
        <w:t xml:space="preserve"> to </w:t>
      </w:r>
      <w:r w:rsidRPr="00F20C48">
        <w:rPr>
          <w:rFonts w:ascii="Times New Roman" w:hAnsi="Times New Roman" w:cs="Times New Roman"/>
          <w:sz w:val="24"/>
          <w:szCs w:val="24"/>
          <w:lang w:val="en-US"/>
        </w:rPr>
        <w:t xml:space="preserve">2015 were detected (Table 2; Fig. 5). </w:t>
      </w:r>
      <w:commentRangeStart w:id="191"/>
      <w:commentRangeStart w:id="192"/>
      <w:ins w:id="193" w:author="Angela Maria Marulanda" w:date="2024-09-18T14:26:00Z">
        <w:r w:rsidR="00F50693">
          <w:rPr>
            <w:rFonts w:ascii="Times New Roman" w:hAnsi="Times New Roman" w:cs="Times New Roman"/>
            <w:sz w:val="24"/>
            <w:szCs w:val="24"/>
            <w:lang w:val="en-US"/>
          </w:rPr>
          <w:t xml:space="preserve">The </w:t>
        </w:r>
      </w:ins>
      <w:ins w:id="194" w:author="Angela Maria Marulanda" w:date="2024-09-18T14:27:00Z">
        <w:r w:rsidR="00F50693">
          <w:rPr>
            <w:rFonts w:ascii="Times New Roman" w:hAnsi="Times New Roman" w:cs="Times New Roman"/>
            <w:sz w:val="24"/>
            <w:szCs w:val="24"/>
            <w:lang w:val="en-US"/>
          </w:rPr>
          <w:t>p</w:t>
        </w:r>
      </w:ins>
      <w:del w:id="195" w:author="Angela Maria Marulanda" w:date="2024-09-18T14:26:00Z">
        <w:r w:rsidR="00547E1E" w:rsidRPr="00F20C48" w:rsidDel="00F50693">
          <w:rPr>
            <w:rFonts w:ascii="Times New Roman" w:hAnsi="Times New Roman" w:cs="Times New Roman"/>
            <w:sz w:val="24"/>
            <w:szCs w:val="24"/>
            <w:lang w:val="en-US"/>
          </w:rPr>
          <w:delText>P</w:delText>
        </w:r>
      </w:del>
      <w:r w:rsidR="00191528" w:rsidRPr="00F20C48">
        <w:rPr>
          <w:rFonts w:ascii="Times New Roman" w:hAnsi="Times New Roman" w:cs="Times New Roman"/>
          <w:sz w:val="24"/>
          <w:szCs w:val="24"/>
          <w:lang w:val="en-US"/>
        </w:rPr>
        <w:t>oint change</w:t>
      </w:r>
      <w:ins w:id="196" w:author="Angela Maria Marulanda" w:date="2024-09-18T14:27:00Z">
        <w:r w:rsidR="00F50693">
          <w:rPr>
            <w:rFonts w:ascii="Times New Roman" w:hAnsi="Times New Roman" w:cs="Times New Roman"/>
            <w:sz w:val="24"/>
            <w:szCs w:val="24"/>
            <w:lang w:val="en-US"/>
          </w:rPr>
          <w:t xml:space="preserve"> analysi</w:t>
        </w:r>
      </w:ins>
      <w:r w:rsidR="00191528" w:rsidRPr="00F20C48">
        <w:rPr>
          <w:rFonts w:ascii="Times New Roman" w:hAnsi="Times New Roman" w:cs="Times New Roman"/>
          <w:sz w:val="24"/>
          <w:szCs w:val="24"/>
          <w:lang w:val="en-US"/>
        </w:rPr>
        <w:t xml:space="preserve">s detected </w:t>
      </w:r>
      <w:ins w:id="197" w:author="Angela Maria Marulanda" w:date="2024-09-18T14:27:00Z">
        <w:r w:rsidR="00F50693">
          <w:rPr>
            <w:rFonts w:ascii="Times New Roman" w:hAnsi="Times New Roman" w:cs="Times New Roman"/>
            <w:sz w:val="24"/>
            <w:szCs w:val="24"/>
            <w:lang w:val="en-US"/>
          </w:rPr>
          <w:t xml:space="preserve">“significant?” changes </w:t>
        </w:r>
      </w:ins>
      <w:r w:rsidR="00191528" w:rsidRPr="00F20C48">
        <w:rPr>
          <w:rFonts w:ascii="Times New Roman" w:hAnsi="Times New Roman" w:cs="Times New Roman"/>
          <w:sz w:val="24"/>
          <w:szCs w:val="24"/>
          <w:lang w:val="en-US"/>
        </w:rPr>
        <w:t>in 1982 for skeletal density; in 1966 and 1986 for linear extension; in 1961 for calcification rate; and in 1956, 1996, 2001, and 2011 for skeletal luminescence (</w:t>
      </w:r>
      <w:ins w:id="198" w:author="Angela Maria Marulanda" w:date="2024-09-18T14:27:00Z">
        <w:r w:rsidR="00F50693">
          <w:rPr>
            <w:rFonts w:ascii="Times New Roman" w:hAnsi="Times New Roman" w:cs="Times New Roman"/>
            <w:sz w:val="24"/>
            <w:szCs w:val="24"/>
            <w:lang w:val="en-US"/>
          </w:rPr>
          <w:t xml:space="preserve">dashed lines </w:t>
        </w:r>
      </w:ins>
      <w:r w:rsidR="00191528" w:rsidRPr="00F20C48">
        <w:rPr>
          <w:rFonts w:ascii="Times New Roman" w:hAnsi="Times New Roman" w:cs="Times New Roman"/>
          <w:sz w:val="24"/>
          <w:szCs w:val="24"/>
          <w:lang w:val="en-US"/>
        </w:rPr>
        <w:t xml:space="preserve">Fig. 5). </w:t>
      </w:r>
      <w:commentRangeEnd w:id="191"/>
      <w:r w:rsidR="00F50693">
        <w:rPr>
          <w:rStyle w:val="Refdecomentario"/>
        </w:rPr>
        <w:commentReference w:id="191"/>
      </w:r>
      <w:r w:rsidR="00547E1E" w:rsidRPr="00F20C48">
        <w:rPr>
          <w:rFonts w:ascii="Times New Roman" w:hAnsi="Times New Roman" w:cs="Times New Roman"/>
          <w:sz w:val="24"/>
          <w:szCs w:val="24"/>
          <w:lang w:val="en-US"/>
        </w:rPr>
        <w:t>After 1986, l</w:t>
      </w:r>
      <w:r w:rsidR="00BE2C29" w:rsidRPr="00F20C48">
        <w:rPr>
          <w:rFonts w:ascii="Times New Roman" w:hAnsi="Times New Roman" w:cs="Times New Roman"/>
          <w:sz w:val="24"/>
          <w:szCs w:val="24"/>
          <w:lang w:val="en-US"/>
        </w:rPr>
        <w:t>inear extension</w:t>
      </w:r>
      <w:r w:rsidR="00547E1E" w:rsidRPr="00F20C48">
        <w:rPr>
          <w:rFonts w:ascii="Times New Roman" w:hAnsi="Times New Roman" w:cs="Times New Roman"/>
          <w:sz w:val="24"/>
          <w:szCs w:val="24"/>
          <w:lang w:val="en-US"/>
        </w:rPr>
        <w:t xml:space="preserve"> exhibited</w:t>
      </w:r>
      <w:r w:rsidR="00ED0C0F"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greater</w:t>
      </w:r>
      <w:r w:rsidR="00ED0C0F" w:rsidRPr="00F20C48">
        <w:rPr>
          <w:rFonts w:ascii="Times New Roman" w:hAnsi="Times New Roman" w:cs="Times New Roman"/>
          <w:sz w:val="24"/>
          <w:szCs w:val="24"/>
          <w:lang w:val="en-US"/>
        </w:rPr>
        <w:t xml:space="preserve"> variability among coral cores (Fig. 5).</w:t>
      </w:r>
      <w:commentRangeEnd w:id="192"/>
      <w:r w:rsidR="00561C61">
        <w:rPr>
          <w:rStyle w:val="Refdecomentario"/>
        </w:rPr>
        <w:commentReference w:id="192"/>
      </w:r>
      <w:r w:rsidR="00BE2C29" w:rsidRPr="00F20C48">
        <w:rPr>
          <w:rFonts w:ascii="Times New Roman" w:hAnsi="Times New Roman" w:cs="Times New Roman"/>
          <w:sz w:val="24"/>
          <w:szCs w:val="24"/>
          <w:lang w:val="en-US"/>
        </w:rPr>
        <w:t xml:space="preserve"> </w:t>
      </w:r>
      <w:r w:rsidR="00191528" w:rsidRPr="00F20C48">
        <w:rPr>
          <w:rFonts w:ascii="Times New Roman" w:hAnsi="Times New Roman" w:cs="Times New Roman"/>
          <w:sz w:val="24"/>
          <w:szCs w:val="24"/>
          <w:lang w:val="en-US"/>
        </w:rPr>
        <w:t xml:space="preserve">Some points of change in temperature, SOI and AMO </w:t>
      </w:r>
      <w:r w:rsidR="00ED0C0F" w:rsidRPr="00F20C48">
        <w:rPr>
          <w:rFonts w:ascii="Times New Roman" w:hAnsi="Times New Roman" w:cs="Times New Roman"/>
          <w:sz w:val="24"/>
          <w:szCs w:val="24"/>
          <w:lang w:val="en-US"/>
        </w:rPr>
        <w:t xml:space="preserve">time series </w:t>
      </w:r>
      <w:r w:rsidR="00547E1E" w:rsidRPr="00F20C48">
        <w:rPr>
          <w:rFonts w:ascii="Times New Roman" w:hAnsi="Times New Roman" w:cs="Times New Roman"/>
          <w:sz w:val="24"/>
          <w:szCs w:val="24"/>
          <w:lang w:val="en-US"/>
        </w:rPr>
        <w:t>occurred concurrently</w:t>
      </w:r>
      <w:r w:rsidR="00114ED1" w:rsidRPr="00F20C48">
        <w:rPr>
          <w:rFonts w:ascii="Times New Roman" w:hAnsi="Times New Roman" w:cs="Times New Roman"/>
          <w:sz w:val="24"/>
          <w:szCs w:val="24"/>
          <w:lang w:val="en-US"/>
        </w:rPr>
        <w:t xml:space="preserve"> between 1971 and 1976 (Fig. 5)</w:t>
      </w:r>
      <w:r w:rsidR="00547E1E" w:rsidRPr="00F20C48">
        <w:rPr>
          <w:rFonts w:ascii="Times New Roman" w:hAnsi="Times New Roman" w:cs="Times New Roman"/>
          <w:sz w:val="24"/>
          <w:szCs w:val="24"/>
          <w:lang w:val="en-US"/>
        </w:rPr>
        <w:t>,</w:t>
      </w:r>
      <w:r w:rsidR="00114ED1"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a</w:t>
      </w:r>
      <w:r w:rsidR="00114ED1" w:rsidRPr="00F20C48">
        <w:rPr>
          <w:rFonts w:ascii="Times New Roman" w:hAnsi="Times New Roman" w:cs="Times New Roman"/>
          <w:sz w:val="24"/>
          <w:szCs w:val="24"/>
          <w:lang w:val="en-US"/>
        </w:rPr>
        <w:t xml:space="preserve"> period </w:t>
      </w:r>
      <w:r w:rsidR="00547E1E" w:rsidRPr="00F20C48">
        <w:rPr>
          <w:rFonts w:ascii="Times New Roman" w:hAnsi="Times New Roman" w:cs="Times New Roman"/>
          <w:sz w:val="24"/>
          <w:szCs w:val="24"/>
          <w:lang w:val="en-US"/>
        </w:rPr>
        <w:t>characterized by a low</w:t>
      </w:r>
      <w:r w:rsidR="00114ED1" w:rsidRPr="00F20C48">
        <w:rPr>
          <w:rFonts w:ascii="Times New Roman" w:hAnsi="Times New Roman" w:cs="Times New Roman"/>
          <w:sz w:val="24"/>
          <w:szCs w:val="24"/>
          <w:lang w:val="en-US"/>
        </w:rPr>
        <w:t xml:space="preserve"> peak in air temperature and AMO, and a high peak in SOI. </w:t>
      </w:r>
      <w:r w:rsidR="00547E1E" w:rsidRPr="00F20C48">
        <w:rPr>
          <w:rFonts w:ascii="Times New Roman" w:hAnsi="Times New Roman" w:cs="Times New Roman"/>
          <w:sz w:val="24"/>
          <w:szCs w:val="24"/>
          <w:lang w:val="en-US"/>
        </w:rPr>
        <w:t xml:space="preserve">Both </w:t>
      </w:r>
      <w:r w:rsidR="00114ED1" w:rsidRPr="00F20C48">
        <w:rPr>
          <w:rFonts w:ascii="Times New Roman" w:hAnsi="Times New Roman" w:cs="Times New Roman"/>
          <w:sz w:val="24"/>
          <w:szCs w:val="24"/>
          <w:lang w:val="en-US"/>
        </w:rPr>
        <w:t xml:space="preserve">SOI and AMO showed </w:t>
      </w:r>
      <w:r w:rsidR="003D052B" w:rsidRPr="00F20C48">
        <w:rPr>
          <w:rFonts w:ascii="Times New Roman" w:hAnsi="Times New Roman" w:cs="Times New Roman"/>
          <w:sz w:val="24"/>
          <w:szCs w:val="24"/>
          <w:lang w:val="en-US"/>
        </w:rPr>
        <w:t xml:space="preserve">apparent </w:t>
      </w:r>
      <w:r w:rsidR="00114ED1" w:rsidRPr="00F20C48">
        <w:rPr>
          <w:rFonts w:ascii="Times New Roman" w:hAnsi="Times New Roman" w:cs="Times New Roman"/>
          <w:sz w:val="24"/>
          <w:szCs w:val="24"/>
          <w:lang w:val="en-US"/>
        </w:rPr>
        <w:t xml:space="preserve">increasing trends after 1996, while </w:t>
      </w:r>
      <w:commentRangeStart w:id="199"/>
      <w:r w:rsidR="00114ED1" w:rsidRPr="00F20C48">
        <w:rPr>
          <w:rFonts w:ascii="Times New Roman" w:hAnsi="Times New Roman" w:cs="Times New Roman"/>
          <w:sz w:val="24"/>
          <w:szCs w:val="24"/>
          <w:lang w:val="en-US"/>
        </w:rPr>
        <w:t>temperat</w:t>
      </w:r>
      <w:r w:rsidR="003D052B" w:rsidRPr="00F20C48">
        <w:rPr>
          <w:rFonts w:ascii="Times New Roman" w:hAnsi="Times New Roman" w:cs="Times New Roman"/>
          <w:sz w:val="24"/>
          <w:szCs w:val="24"/>
          <w:lang w:val="en-US"/>
        </w:rPr>
        <w:t xml:space="preserve">ure data showed </w:t>
      </w:r>
      <w:r w:rsidR="00ED0C0F" w:rsidRPr="00F20C48">
        <w:rPr>
          <w:rFonts w:ascii="Times New Roman" w:hAnsi="Times New Roman" w:cs="Times New Roman"/>
          <w:sz w:val="24"/>
          <w:szCs w:val="24"/>
          <w:lang w:val="en-US"/>
        </w:rPr>
        <w:t xml:space="preserve">a </w:t>
      </w:r>
      <w:r w:rsidR="00547E1E" w:rsidRPr="00F20C48">
        <w:rPr>
          <w:rFonts w:ascii="Times New Roman" w:hAnsi="Times New Roman" w:cs="Times New Roman"/>
          <w:sz w:val="24"/>
          <w:szCs w:val="24"/>
          <w:lang w:val="en-US"/>
        </w:rPr>
        <w:t>shift</w:t>
      </w:r>
      <w:r w:rsidR="00114ED1" w:rsidRPr="00F20C48">
        <w:rPr>
          <w:rFonts w:ascii="Times New Roman" w:hAnsi="Times New Roman" w:cs="Times New Roman"/>
          <w:sz w:val="24"/>
          <w:szCs w:val="24"/>
          <w:lang w:val="en-US"/>
        </w:rPr>
        <w:t xml:space="preserve"> </w:t>
      </w:r>
      <w:commentRangeEnd w:id="199"/>
      <w:r w:rsidR="00F83D55">
        <w:rPr>
          <w:rStyle w:val="Refdecomentario"/>
        </w:rPr>
        <w:commentReference w:id="199"/>
      </w:r>
      <w:r w:rsidR="003D052B" w:rsidRPr="00F20C48">
        <w:rPr>
          <w:rFonts w:ascii="Times New Roman" w:hAnsi="Times New Roman" w:cs="Times New Roman"/>
          <w:sz w:val="24"/>
          <w:szCs w:val="24"/>
          <w:lang w:val="en-US"/>
        </w:rPr>
        <w:t xml:space="preserve">in </w:t>
      </w:r>
      <w:r w:rsidR="00114ED1" w:rsidRPr="00F20C48">
        <w:rPr>
          <w:rFonts w:ascii="Times New Roman" w:hAnsi="Times New Roman" w:cs="Times New Roman"/>
          <w:sz w:val="24"/>
          <w:szCs w:val="24"/>
          <w:lang w:val="en-US"/>
        </w:rPr>
        <w:t xml:space="preserve">2001, as indicated by </w:t>
      </w:r>
      <w:r w:rsidR="003D052B" w:rsidRPr="00F20C48">
        <w:rPr>
          <w:rFonts w:ascii="Times New Roman" w:hAnsi="Times New Roman" w:cs="Times New Roman"/>
          <w:sz w:val="24"/>
          <w:szCs w:val="24"/>
          <w:lang w:val="en-US"/>
        </w:rPr>
        <w:t xml:space="preserve">the point change detection. </w:t>
      </w:r>
      <w:r w:rsidR="00114ED1" w:rsidRPr="00F20C48">
        <w:rPr>
          <w:rFonts w:ascii="Times New Roman" w:hAnsi="Times New Roman" w:cs="Times New Roman"/>
          <w:sz w:val="24"/>
          <w:szCs w:val="24"/>
          <w:lang w:val="en-US"/>
        </w:rPr>
        <w:t xml:space="preserve">Water flow </w:t>
      </w:r>
      <w:r w:rsidR="00547E1E" w:rsidRPr="00F20C48">
        <w:rPr>
          <w:rFonts w:ascii="Times New Roman" w:hAnsi="Times New Roman" w:cs="Times New Roman"/>
          <w:sz w:val="24"/>
          <w:szCs w:val="24"/>
          <w:lang w:val="en-US"/>
        </w:rPr>
        <w:t>data</w:t>
      </w:r>
      <w:r w:rsidR="00114ED1"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 xml:space="preserve">also </w:t>
      </w:r>
      <w:r w:rsidR="003D052B" w:rsidRPr="00F20C48">
        <w:rPr>
          <w:rFonts w:ascii="Times New Roman" w:hAnsi="Times New Roman" w:cs="Times New Roman"/>
          <w:sz w:val="24"/>
          <w:szCs w:val="24"/>
          <w:lang w:val="en-US"/>
        </w:rPr>
        <w:t>depicted</w:t>
      </w:r>
      <w:r w:rsidR="00114ED1" w:rsidRPr="00F20C48">
        <w:rPr>
          <w:rFonts w:ascii="Times New Roman" w:hAnsi="Times New Roman" w:cs="Times New Roman"/>
          <w:sz w:val="24"/>
          <w:szCs w:val="24"/>
          <w:lang w:val="en-US"/>
        </w:rPr>
        <w:t xml:space="preserve"> a</w:t>
      </w:r>
      <w:r w:rsidR="00547E1E" w:rsidRPr="00F20C48">
        <w:rPr>
          <w:rFonts w:ascii="Times New Roman" w:hAnsi="Times New Roman" w:cs="Times New Roman"/>
          <w:sz w:val="24"/>
          <w:szCs w:val="24"/>
          <w:lang w:val="en-US"/>
        </w:rPr>
        <w:t>n</w:t>
      </w:r>
      <w:r w:rsidR="003D052B" w:rsidRPr="00F20C48">
        <w:rPr>
          <w:rFonts w:ascii="Times New Roman" w:hAnsi="Times New Roman" w:cs="Times New Roman"/>
          <w:sz w:val="24"/>
          <w:szCs w:val="24"/>
          <w:lang w:val="en-US"/>
        </w:rPr>
        <w:t xml:space="preserve"> increase</w:t>
      </w:r>
      <w:r w:rsidR="00547E1E" w:rsidRPr="00F20C48">
        <w:rPr>
          <w:rFonts w:ascii="Times New Roman" w:hAnsi="Times New Roman" w:cs="Times New Roman"/>
          <w:sz w:val="24"/>
          <w:szCs w:val="24"/>
          <w:lang w:val="en-US"/>
        </w:rPr>
        <w:t xml:space="preserve"> in</w:t>
      </w:r>
      <w:r w:rsidR="003D052B" w:rsidRPr="00F20C48">
        <w:rPr>
          <w:rFonts w:ascii="Times New Roman" w:hAnsi="Times New Roman" w:cs="Times New Roman"/>
          <w:sz w:val="24"/>
          <w:szCs w:val="24"/>
          <w:lang w:val="en-US"/>
        </w:rPr>
        <w:t xml:space="preserve"> flow </w:t>
      </w:r>
      <w:r w:rsidR="00114ED1" w:rsidRPr="00F20C48">
        <w:rPr>
          <w:rFonts w:ascii="Times New Roman" w:hAnsi="Times New Roman" w:cs="Times New Roman"/>
          <w:sz w:val="24"/>
          <w:szCs w:val="24"/>
          <w:lang w:val="en-US"/>
        </w:rPr>
        <w:t>between 2006 and 2011</w:t>
      </w:r>
      <w:r w:rsidR="003D052B" w:rsidRPr="00F20C48">
        <w:rPr>
          <w:rFonts w:ascii="Times New Roman" w:hAnsi="Times New Roman" w:cs="Times New Roman"/>
          <w:sz w:val="24"/>
          <w:szCs w:val="24"/>
          <w:lang w:val="en-US"/>
        </w:rPr>
        <w:t xml:space="preserve"> (Fig. 5)</w:t>
      </w:r>
      <w:r w:rsidR="00114ED1" w:rsidRPr="00F20C48">
        <w:rPr>
          <w:rFonts w:ascii="Times New Roman" w:hAnsi="Times New Roman" w:cs="Times New Roman"/>
          <w:sz w:val="24"/>
          <w:szCs w:val="24"/>
          <w:lang w:val="en-US"/>
        </w:rPr>
        <w:t>.</w:t>
      </w:r>
    </w:p>
    <w:p w14:paraId="70C3E064" w14:textId="758D48AA" w:rsidR="00114ED1" w:rsidRPr="00F20C48" w:rsidRDefault="00AC35C8" w:rsidP="006F4AA9">
      <w:pPr>
        <w:spacing w:line="480" w:lineRule="auto"/>
        <w:ind w:firstLine="720"/>
        <w:jc w:val="both"/>
        <w:rPr>
          <w:rFonts w:ascii="Times New Roman" w:hAnsi="Times New Roman" w:cs="Times New Roman"/>
          <w:sz w:val="24"/>
          <w:szCs w:val="24"/>
          <w:lang w:val="en-US"/>
        </w:rPr>
      </w:pPr>
      <w:commentRangeStart w:id="200"/>
      <w:r w:rsidRPr="00F20C48">
        <w:rPr>
          <w:rFonts w:ascii="Times New Roman" w:hAnsi="Times New Roman" w:cs="Times New Roman"/>
          <w:sz w:val="24"/>
          <w:szCs w:val="24"/>
          <w:lang w:val="en-US"/>
        </w:rPr>
        <w:t xml:space="preserve">The </w:t>
      </w:r>
      <w:r w:rsidR="00E115F2" w:rsidRPr="00F20C48">
        <w:rPr>
          <w:rFonts w:ascii="Times New Roman" w:hAnsi="Times New Roman" w:cs="Times New Roman"/>
          <w:sz w:val="24"/>
          <w:szCs w:val="24"/>
          <w:lang w:val="en-US"/>
        </w:rPr>
        <w:t xml:space="preserve">mean values for </w:t>
      </w:r>
      <w:r w:rsidRPr="00F20C48">
        <w:rPr>
          <w:rFonts w:ascii="Times New Roman" w:hAnsi="Times New Roman" w:cs="Times New Roman"/>
          <w:sz w:val="24"/>
          <w:szCs w:val="24"/>
          <w:lang w:val="en-US"/>
        </w:rPr>
        <w:t xml:space="preserve">skeletal density and skeletal luminescence </w:t>
      </w:r>
      <w:r w:rsidR="00E115F2" w:rsidRPr="00F20C48">
        <w:rPr>
          <w:rFonts w:ascii="Times New Roman" w:hAnsi="Times New Roman" w:cs="Times New Roman"/>
          <w:sz w:val="24"/>
          <w:szCs w:val="24"/>
          <w:lang w:val="en-US"/>
        </w:rPr>
        <w:t>during the</w:t>
      </w:r>
      <w:r w:rsidRPr="00F20C48">
        <w:rPr>
          <w:rFonts w:ascii="Times New Roman" w:hAnsi="Times New Roman" w:cs="Times New Roman"/>
          <w:sz w:val="24"/>
          <w:szCs w:val="24"/>
          <w:lang w:val="en-US"/>
        </w:rPr>
        <w:t xml:space="preserve"> period 1951-1981 were </w:t>
      </w:r>
      <w:commentRangeStart w:id="201"/>
      <w:r w:rsidRPr="00F20C48">
        <w:rPr>
          <w:rFonts w:ascii="Times New Roman" w:hAnsi="Times New Roman" w:cs="Times New Roman"/>
          <w:sz w:val="24"/>
          <w:szCs w:val="24"/>
          <w:lang w:val="en-US"/>
        </w:rPr>
        <w:t xml:space="preserve">statistically higher </w:t>
      </w:r>
      <w:commentRangeEnd w:id="201"/>
      <w:r w:rsidR="005716B7">
        <w:rPr>
          <w:rStyle w:val="Refdecomentario"/>
        </w:rPr>
        <w:commentReference w:id="201"/>
      </w:r>
      <w:r w:rsidRPr="00F20C48">
        <w:rPr>
          <w:rFonts w:ascii="Times New Roman" w:hAnsi="Times New Roman" w:cs="Times New Roman"/>
          <w:sz w:val="24"/>
          <w:szCs w:val="24"/>
          <w:lang w:val="en-US"/>
        </w:rPr>
        <w:t>than th</w:t>
      </w:r>
      <w:r w:rsidR="00E115F2" w:rsidRPr="00F20C48">
        <w:rPr>
          <w:rFonts w:ascii="Times New Roman" w:hAnsi="Times New Roman" w:cs="Times New Roman"/>
          <w:sz w:val="24"/>
          <w:szCs w:val="24"/>
          <w:lang w:val="en-US"/>
        </w:rPr>
        <w:t>ose observed from</w:t>
      </w:r>
      <w:r w:rsidRPr="00F20C48">
        <w:rPr>
          <w:rFonts w:ascii="Times New Roman" w:hAnsi="Times New Roman" w:cs="Times New Roman"/>
          <w:sz w:val="24"/>
          <w:szCs w:val="24"/>
          <w:lang w:val="en-US"/>
        </w:rPr>
        <w:t xml:space="preserve"> 1981-2015 </w:t>
      </w:r>
      <w:r w:rsidR="0041374F" w:rsidRPr="00F20C48">
        <w:rPr>
          <w:rFonts w:ascii="Times New Roman" w:hAnsi="Times New Roman" w:cs="Times New Roman"/>
          <w:sz w:val="24"/>
          <w:szCs w:val="24"/>
          <w:lang w:val="en-US"/>
        </w:rPr>
        <w:t xml:space="preserve">(t-test: p &lt; 0.001) </w:t>
      </w:r>
      <w:r w:rsidRPr="00F20C48">
        <w:rPr>
          <w:rFonts w:ascii="Times New Roman" w:hAnsi="Times New Roman" w:cs="Times New Roman"/>
          <w:sz w:val="24"/>
          <w:szCs w:val="24"/>
          <w:lang w:val="en-US"/>
        </w:rPr>
        <w:t>(Fig. 6).</w:t>
      </w:r>
      <w:r w:rsidR="00E115F2" w:rsidRPr="00F20C48">
        <w:rPr>
          <w:rFonts w:ascii="Times New Roman" w:hAnsi="Times New Roman" w:cs="Times New Roman"/>
          <w:sz w:val="24"/>
          <w:szCs w:val="24"/>
          <w:lang w:val="en-US"/>
        </w:rPr>
        <w:t xml:space="preserve"> The mean values for l</w:t>
      </w:r>
      <w:r w:rsidRPr="00F20C48">
        <w:rPr>
          <w:rFonts w:ascii="Times New Roman" w:hAnsi="Times New Roman" w:cs="Times New Roman"/>
          <w:sz w:val="24"/>
          <w:szCs w:val="24"/>
          <w:lang w:val="en-US"/>
        </w:rPr>
        <w:t xml:space="preserve">inear extension </w:t>
      </w:r>
      <w:r w:rsidR="00E115F2" w:rsidRPr="00F20C48">
        <w:rPr>
          <w:rFonts w:ascii="Times New Roman" w:hAnsi="Times New Roman" w:cs="Times New Roman"/>
          <w:sz w:val="24"/>
          <w:szCs w:val="24"/>
          <w:lang w:val="en-US"/>
        </w:rPr>
        <w:t>were higher</w:t>
      </w:r>
      <w:r w:rsidR="0041374F" w:rsidRPr="00F20C48">
        <w:rPr>
          <w:rFonts w:ascii="Times New Roman" w:hAnsi="Times New Roman" w:cs="Times New Roman"/>
          <w:sz w:val="24"/>
          <w:szCs w:val="24"/>
          <w:lang w:val="en-US"/>
        </w:rPr>
        <w:t xml:space="preserve"> (t-test: p = 0.049)</w:t>
      </w:r>
      <w:r w:rsidR="00E115F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and calcification rates </w:t>
      </w:r>
      <w:r w:rsidR="00E115F2" w:rsidRPr="00F20C48">
        <w:rPr>
          <w:rFonts w:ascii="Times New Roman" w:hAnsi="Times New Roman" w:cs="Times New Roman"/>
          <w:sz w:val="24"/>
          <w:szCs w:val="24"/>
          <w:lang w:val="en-US"/>
        </w:rPr>
        <w:t>were lower</w:t>
      </w:r>
      <w:r w:rsidR="0041374F" w:rsidRPr="00F20C48">
        <w:rPr>
          <w:rFonts w:ascii="Times New Roman" w:hAnsi="Times New Roman" w:cs="Times New Roman"/>
          <w:sz w:val="24"/>
          <w:szCs w:val="24"/>
          <w:lang w:val="en-US"/>
        </w:rPr>
        <w:t xml:space="preserve"> (t-test: p = 0.131)</w:t>
      </w:r>
      <w:r w:rsidR="00E115F2" w:rsidRPr="00F20C48">
        <w:rPr>
          <w:rFonts w:ascii="Times New Roman" w:hAnsi="Times New Roman" w:cs="Times New Roman"/>
          <w:sz w:val="24"/>
          <w:szCs w:val="24"/>
          <w:lang w:val="en-US"/>
        </w:rPr>
        <w:t>, during</w:t>
      </w:r>
      <w:r w:rsidRPr="00F20C48">
        <w:rPr>
          <w:rFonts w:ascii="Times New Roman" w:hAnsi="Times New Roman" w:cs="Times New Roman"/>
          <w:sz w:val="24"/>
          <w:szCs w:val="24"/>
          <w:lang w:val="en-US"/>
        </w:rPr>
        <w:t xml:space="preserve"> 1981-2015 </w:t>
      </w:r>
      <w:r w:rsidR="00E115F2" w:rsidRPr="00F20C48">
        <w:rPr>
          <w:rFonts w:ascii="Times New Roman" w:hAnsi="Times New Roman" w:cs="Times New Roman"/>
          <w:sz w:val="24"/>
          <w:szCs w:val="24"/>
          <w:lang w:val="en-US"/>
        </w:rPr>
        <w:t>compared to t</w:t>
      </w:r>
      <w:r w:rsidRPr="00F20C48">
        <w:rPr>
          <w:rFonts w:ascii="Times New Roman" w:hAnsi="Times New Roman" w:cs="Times New Roman"/>
          <w:sz w:val="24"/>
          <w:szCs w:val="24"/>
          <w:lang w:val="en-US"/>
        </w:rPr>
        <w:t>he period 1951-1981 (Fig. 6).</w:t>
      </w:r>
      <w:commentRangeEnd w:id="200"/>
      <w:r w:rsidR="007B740A">
        <w:rPr>
          <w:rStyle w:val="Refdecomentario"/>
        </w:rPr>
        <w:commentReference w:id="200"/>
      </w:r>
    </w:p>
    <w:p w14:paraId="2056EE1A" w14:textId="77777777" w:rsidR="00F622C9" w:rsidRDefault="00F622C9" w:rsidP="001C796C">
      <w:pPr>
        <w:spacing w:line="480" w:lineRule="auto"/>
        <w:rPr>
          <w:rFonts w:ascii="Arial" w:hAnsi="Arial" w:cs="Arial"/>
          <w:sz w:val="24"/>
          <w:szCs w:val="24"/>
          <w:lang w:val="en-US"/>
        </w:rPr>
      </w:pPr>
    </w:p>
    <w:p w14:paraId="23C2599E" w14:textId="430548B8" w:rsidR="001D4055" w:rsidRPr="00C5348D" w:rsidRDefault="00AE170D" w:rsidP="007242AD">
      <w:pPr>
        <w:jc w:val="center"/>
        <w:rPr>
          <w:rFonts w:ascii="Arial" w:hAnsi="Arial" w:cs="Arial"/>
          <w:lang w:val="es-419"/>
        </w:rPr>
      </w:pPr>
      <w:r>
        <w:rPr>
          <w:noProof/>
        </w:rPr>
        <w:lastRenderedPageBreak/>
        <w:drawing>
          <wp:inline distT="0" distB="0" distL="0" distR="0" wp14:anchorId="6C572FCF" wp14:editId="0BEBFC0E">
            <wp:extent cx="5612130" cy="4987925"/>
            <wp:effectExtent l="0" t="0" r="7620" b="3175"/>
            <wp:docPr id="1959053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4987925"/>
                    </a:xfrm>
                    <a:prstGeom prst="rect">
                      <a:avLst/>
                    </a:prstGeom>
                    <a:noFill/>
                    <a:ln>
                      <a:noFill/>
                    </a:ln>
                  </pic:spPr>
                </pic:pic>
              </a:graphicData>
            </a:graphic>
          </wp:inline>
        </w:drawing>
      </w:r>
    </w:p>
    <w:p w14:paraId="71F4C947" w14:textId="6A414CD2" w:rsidR="001D4055" w:rsidRPr="00F20C48" w:rsidRDefault="001D4055" w:rsidP="007242AD">
      <w:pPr>
        <w:jc w:val="center"/>
        <w:rPr>
          <w:rFonts w:ascii="Times New Roman" w:hAnsi="Times New Roman" w:cs="Times New Roman"/>
          <w:lang w:val="en-US"/>
        </w:rPr>
      </w:pPr>
      <w:commentRangeStart w:id="202"/>
      <w:commentRangeStart w:id="203"/>
      <w:r w:rsidRPr="00F20C48">
        <w:rPr>
          <w:rFonts w:ascii="Times New Roman" w:hAnsi="Times New Roman" w:cs="Times New Roman"/>
          <w:b/>
          <w:lang w:val="en-US"/>
        </w:rPr>
        <w:t>Figure 5.</w:t>
      </w:r>
      <w:r w:rsidRPr="00F20C48">
        <w:rPr>
          <w:rFonts w:ascii="Times New Roman" w:hAnsi="Times New Roman" w:cs="Times New Roman"/>
          <w:bCs/>
          <w:lang w:val="en-US"/>
        </w:rPr>
        <w:t xml:space="preserve"> </w:t>
      </w:r>
      <w:commentRangeEnd w:id="202"/>
      <w:r w:rsidR="00F50693">
        <w:rPr>
          <w:rStyle w:val="Refdecomentario"/>
        </w:rPr>
        <w:commentReference w:id="202"/>
      </w:r>
      <w:commentRangeEnd w:id="203"/>
      <w:r w:rsidR="005716B7">
        <w:rPr>
          <w:rStyle w:val="Refdecomentario"/>
        </w:rPr>
        <w:commentReference w:id="203"/>
      </w:r>
      <w:r w:rsidRPr="00F20C48">
        <w:rPr>
          <w:rFonts w:ascii="Times New Roman" w:hAnsi="Times New Roman" w:cs="Times New Roman"/>
          <w:bCs/>
          <w:lang w:val="en-US"/>
        </w:rPr>
        <w:t xml:space="preserve">Time series of </w:t>
      </w:r>
      <w:ins w:id="204" w:author="Angela Maria Marulanda" w:date="2024-09-18T14:38:00Z">
        <w:r w:rsidR="005716B7" w:rsidRPr="00F20C48">
          <w:rPr>
            <w:rFonts w:ascii="Times New Roman" w:hAnsi="Times New Roman" w:cs="Times New Roman"/>
            <w:lang w:val="en-US"/>
          </w:rPr>
          <w:t>mean</w:t>
        </w:r>
        <w:r w:rsidR="005716B7">
          <w:rPr>
            <w:rFonts w:ascii="Times New Roman" w:hAnsi="Times New Roman" w:cs="Times New Roman"/>
            <w:lang w:val="en-US"/>
          </w:rPr>
          <w:t>?</w:t>
        </w:r>
        <w:r w:rsidR="005716B7" w:rsidRPr="00F20C48">
          <w:rPr>
            <w:rFonts w:ascii="Times New Roman" w:hAnsi="Times New Roman" w:cs="Times New Roman"/>
            <w:bCs/>
            <w:lang w:val="en-US"/>
          </w:rPr>
          <w:t xml:space="preserve"> </w:t>
        </w:r>
      </w:ins>
      <w:r w:rsidRPr="00F20C48">
        <w:rPr>
          <w:rFonts w:ascii="Times New Roman" w:hAnsi="Times New Roman" w:cs="Times New Roman"/>
          <w:bCs/>
          <w:lang w:val="en-US"/>
        </w:rPr>
        <w:t>c</w:t>
      </w:r>
      <w:r w:rsidRPr="00F20C48">
        <w:rPr>
          <w:rFonts w:ascii="Times New Roman" w:hAnsi="Times New Roman" w:cs="Times New Roman"/>
          <w:lang w:val="en-US"/>
        </w:rPr>
        <w:t xml:space="preserve">oral growth, coral luminescence, and environmental data (shaded area indicates annual standard deviations). </w:t>
      </w:r>
      <w:commentRangeStart w:id="205"/>
      <w:r w:rsidR="00F622C9" w:rsidRPr="00F20C48">
        <w:rPr>
          <w:rFonts w:ascii="Times New Roman" w:hAnsi="Times New Roman" w:cs="Times New Roman"/>
          <w:lang w:val="en-US"/>
        </w:rPr>
        <w:t xml:space="preserve">The legend of coral cores </w:t>
      </w:r>
      <w:r w:rsidR="00750A07" w:rsidRPr="00F20C48">
        <w:rPr>
          <w:rFonts w:ascii="Times New Roman" w:hAnsi="Times New Roman" w:cs="Times New Roman"/>
          <w:lang w:val="en-US"/>
        </w:rPr>
        <w:t>corresponds</w:t>
      </w:r>
      <w:r w:rsidR="00F622C9" w:rsidRPr="00F20C48">
        <w:rPr>
          <w:rFonts w:ascii="Times New Roman" w:hAnsi="Times New Roman" w:cs="Times New Roman"/>
          <w:lang w:val="en-US"/>
        </w:rPr>
        <w:t xml:space="preserve"> to the left subplots. </w:t>
      </w:r>
      <w:r w:rsidR="00B17281" w:rsidRPr="00F20C48">
        <w:rPr>
          <w:rFonts w:ascii="Times New Roman" w:hAnsi="Times New Roman" w:cs="Times New Roman"/>
          <w:lang w:val="en-US"/>
        </w:rPr>
        <w:t>Significant trends over time are indicated by bold o</w:t>
      </w:r>
      <w:r w:rsidRPr="00F20C48">
        <w:rPr>
          <w:rFonts w:ascii="Times New Roman" w:hAnsi="Times New Roman" w:cs="Times New Roman"/>
          <w:lang w:val="en-US"/>
        </w:rPr>
        <w:t xml:space="preserve">range lines </w:t>
      </w:r>
      <w:del w:id="206" w:author="Angela Maria Marulanda" w:date="2024-09-18T14:31:00Z">
        <w:r w:rsidRPr="00F20C48" w:rsidDel="00F83D55">
          <w:rPr>
            <w:rFonts w:ascii="Times New Roman" w:hAnsi="Times New Roman" w:cs="Times New Roman"/>
            <w:lang w:val="en-US"/>
          </w:rPr>
          <w:delText>indicate</w:delText>
        </w:r>
      </w:del>
      <w:r w:rsidRPr="00F20C48">
        <w:rPr>
          <w:rFonts w:ascii="Times New Roman" w:hAnsi="Times New Roman" w:cs="Times New Roman"/>
          <w:lang w:val="en-US"/>
        </w:rPr>
        <w:t xml:space="preserve"> (linear regression: p &lt; 0.05).</w:t>
      </w:r>
      <w:r w:rsidR="00C5348D" w:rsidRPr="00F20C48">
        <w:rPr>
          <w:rFonts w:ascii="Times New Roman" w:hAnsi="Times New Roman" w:cs="Times New Roman"/>
          <w:lang w:val="en-US"/>
        </w:rPr>
        <w:t xml:space="preserve"> Vertical dashed lines </w:t>
      </w:r>
      <w:r w:rsidR="00B17281" w:rsidRPr="00F20C48">
        <w:rPr>
          <w:rFonts w:ascii="Times New Roman" w:hAnsi="Times New Roman" w:cs="Times New Roman"/>
          <w:lang w:val="en-US"/>
        </w:rPr>
        <w:t>mark</w:t>
      </w:r>
      <w:r w:rsidR="00C5348D" w:rsidRPr="00F20C48">
        <w:rPr>
          <w:rFonts w:ascii="Times New Roman" w:hAnsi="Times New Roman" w:cs="Times New Roman"/>
          <w:lang w:val="en-US"/>
        </w:rPr>
        <w:t xml:space="preserve"> points of change in the time series.</w:t>
      </w:r>
      <w:commentRangeEnd w:id="205"/>
      <w:r w:rsidR="000D1F9E">
        <w:rPr>
          <w:rStyle w:val="Refdecomentario"/>
        </w:rPr>
        <w:commentReference w:id="205"/>
      </w:r>
    </w:p>
    <w:p w14:paraId="7A626E06" w14:textId="77777777" w:rsidR="001D4055" w:rsidRPr="00F20C48" w:rsidRDefault="001D4055" w:rsidP="001C796C">
      <w:pPr>
        <w:spacing w:line="480" w:lineRule="auto"/>
        <w:rPr>
          <w:rFonts w:ascii="Times New Roman" w:hAnsi="Times New Roman" w:cs="Times New Roman"/>
          <w:sz w:val="24"/>
          <w:szCs w:val="24"/>
          <w:lang w:val="en-US"/>
        </w:rPr>
      </w:pPr>
    </w:p>
    <w:p w14:paraId="14167DF4" w14:textId="77777777" w:rsidR="009B09CA" w:rsidRDefault="009B09CA" w:rsidP="001C796C">
      <w:pPr>
        <w:spacing w:line="480" w:lineRule="auto"/>
        <w:rPr>
          <w:rFonts w:ascii="Arial" w:hAnsi="Arial" w:cs="Arial"/>
          <w:sz w:val="24"/>
          <w:szCs w:val="24"/>
          <w:lang w:val="en-US"/>
        </w:rPr>
      </w:pPr>
    </w:p>
    <w:p w14:paraId="0B8102FD" w14:textId="66D398D2" w:rsidR="001D4055" w:rsidRPr="00AD3C21" w:rsidRDefault="00B17281" w:rsidP="009B09CA">
      <w:pPr>
        <w:jc w:val="center"/>
        <w:rPr>
          <w:rFonts w:ascii="Arial" w:hAnsi="Arial" w:cs="Arial"/>
          <w:lang w:val="en-US"/>
        </w:rPr>
      </w:pPr>
      <w:r>
        <w:rPr>
          <w:noProof/>
        </w:rPr>
        <w:lastRenderedPageBreak/>
        <w:drawing>
          <wp:inline distT="0" distB="0" distL="0" distR="0" wp14:anchorId="2E7D514A" wp14:editId="064C8306">
            <wp:extent cx="4316095" cy="2508885"/>
            <wp:effectExtent l="0" t="0" r="8255" b="5715"/>
            <wp:docPr id="1066189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6095" cy="2508885"/>
                    </a:xfrm>
                    <a:prstGeom prst="rect">
                      <a:avLst/>
                    </a:prstGeom>
                    <a:noFill/>
                    <a:ln>
                      <a:noFill/>
                    </a:ln>
                  </pic:spPr>
                </pic:pic>
              </a:graphicData>
            </a:graphic>
          </wp:inline>
        </w:drawing>
      </w:r>
    </w:p>
    <w:p w14:paraId="6F5C64DF" w14:textId="43E6FC2F"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Figure 6.</w:t>
      </w:r>
      <w:r w:rsidRPr="00F20C48">
        <w:rPr>
          <w:rFonts w:ascii="Times New Roman" w:hAnsi="Times New Roman" w:cs="Times New Roman"/>
          <w:lang w:val="en-US"/>
        </w:rPr>
        <w:t xml:space="preserve"> </w:t>
      </w:r>
      <w:ins w:id="207" w:author="Angela Maria Marulanda" w:date="2024-09-18T14:39:00Z">
        <w:r w:rsidR="005716B7">
          <w:rPr>
            <w:rFonts w:ascii="Times New Roman" w:hAnsi="Times New Roman" w:cs="Times New Roman"/>
            <w:lang w:val="en-US"/>
          </w:rPr>
          <w:t>M</w:t>
        </w:r>
        <w:r w:rsidR="005716B7" w:rsidRPr="00F20C48">
          <w:rPr>
            <w:rFonts w:ascii="Times New Roman" w:hAnsi="Times New Roman" w:cs="Times New Roman"/>
            <w:lang w:val="en-US"/>
          </w:rPr>
          <w:t>ean</w:t>
        </w:r>
        <w:r w:rsidR="005716B7">
          <w:rPr>
            <w:rFonts w:ascii="Times New Roman" w:hAnsi="Times New Roman" w:cs="Times New Roman"/>
            <w:lang w:val="en-US"/>
          </w:rPr>
          <w:t>? c</w:t>
        </w:r>
      </w:ins>
      <w:del w:id="208" w:author="Angela Maria Marulanda" w:date="2024-09-18T14:39:00Z">
        <w:r w:rsidR="009B09CA" w:rsidRPr="00F20C48" w:rsidDel="005716B7">
          <w:rPr>
            <w:rFonts w:ascii="Times New Roman" w:hAnsi="Times New Roman" w:cs="Times New Roman"/>
            <w:lang w:val="en-US"/>
          </w:rPr>
          <w:delText>C</w:delText>
        </w:r>
      </w:del>
      <w:r w:rsidRPr="00F20C48">
        <w:rPr>
          <w:rFonts w:ascii="Times New Roman" w:hAnsi="Times New Roman" w:cs="Times New Roman"/>
          <w:lang w:val="en-US"/>
        </w:rPr>
        <w:t>oral growth</w:t>
      </w:r>
      <w:r w:rsidR="009B09CA" w:rsidRPr="00F20C48">
        <w:rPr>
          <w:rFonts w:ascii="Times New Roman" w:hAnsi="Times New Roman" w:cs="Times New Roman"/>
          <w:lang w:val="en-US"/>
        </w:rPr>
        <w:t xml:space="preserve"> and</w:t>
      </w:r>
      <w:r w:rsidRPr="00F20C48">
        <w:rPr>
          <w:rFonts w:ascii="Times New Roman" w:hAnsi="Times New Roman" w:cs="Times New Roman"/>
          <w:lang w:val="en-US"/>
        </w:rPr>
        <w:t xml:space="preserve"> </w:t>
      </w:r>
      <w:r w:rsidR="009B09CA" w:rsidRPr="00F20C48">
        <w:rPr>
          <w:rFonts w:ascii="Times New Roman" w:hAnsi="Times New Roman" w:cs="Times New Roman"/>
          <w:lang w:val="en-US"/>
        </w:rPr>
        <w:t>skeletal</w:t>
      </w:r>
      <w:r w:rsidRPr="00F20C48">
        <w:rPr>
          <w:rFonts w:ascii="Times New Roman" w:hAnsi="Times New Roman" w:cs="Times New Roman"/>
          <w:lang w:val="en-US"/>
        </w:rPr>
        <w:t xml:space="preserve"> luminescence</w:t>
      </w:r>
      <w:r w:rsidR="009B09CA" w:rsidRPr="00F20C48">
        <w:rPr>
          <w:rFonts w:ascii="Times New Roman" w:hAnsi="Times New Roman" w:cs="Times New Roman"/>
          <w:lang w:val="en-US"/>
        </w:rPr>
        <w:t xml:space="preserve"> (mean ± CI 95%)</w:t>
      </w:r>
      <w:r w:rsidRPr="00F20C48">
        <w:rPr>
          <w:rFonts w:ascii="Times New Roman" w:hAnsi="Times New Roman" w:cs="Times New Roman"/>
          <w:lang w:val="en-US"/>
        </w:rPr>
        <w:t xml:space="preserve"> </w:t>
      </w:r>
      <w:r w:rsidR="009B09CA" w:rsidRPr="00F20C48">
        <w:rPr>
          <w:rFonts w:ascii="Times New Roman" w:hAnsi="Times New Roman" w:cs="Times New Roman"/>
          <w:lang w:val="en-US"/>
        </w:rPr>
        <w:t xml:space="preserve">before and after </w:t>
      </w:r>
      <w:r w:rsidR="00447A48" w:rsidRPr="00F20C48">
        <w:rPr>
          <w:rFonts w:ascii="Times New Roman" w:hAnsi="Times New Roman" w:cs="Times New Roman"/>
          <w:lang w:val="en-US"/>
        </w:rPr>
        <w:t>the</w:t>
      </w:r>
      <w:r w:rsidR="009B09CA" w:rsidRPr="00F20C48">
        <w:rPr>
          <w:rFonts w:ascii="Times New Roman" w:hAnsi="Times New Roman" w:cs="Times New Roman"/>
          <w:lang w:val="en-US"/>
        </w:rPr>
        <w:t xml:space="preserve"> major dredging </w:t>
      </w:r>
      <w:r w:rsidR="00447A48" w:rsidRPr="00F20C48">
        <w:rPr>
          <w:rFonts w:ascii="Times New Roman" w:hAnsi="Times New Roman" w:cs="Times New Roman"/>
          <w:lang w:val="en-US"/>
        </w:rPr>
        <w:t>of</w:t>
      </w:r>
      <w:r w:rsidR="009B09CA" w:rsidRPr="00F20C48">
        <w:rPr>
          <w:rFonts w:ascii="Times New Roman" w:hAnsi="Times New Roman" w:cs="Times New Roman"/>
          <w:lang w:val="en-US"/>
        </w:rPr>
        <w:t xml:space="preserve"> 1981</w:t>
      </w:r>
      <w:r w:rsidR="00447A48" w:rsidRPr="00F20C48">
        <w:rPr>
          <w:rFonts w:ascii="Times New Roman" w:hAnsi="Times New Roman" w:cs="Times New Roman"/>
          <w:lang w:val="en-US"/>
        </w:rPr>
        <w:t xml:space="preserve"> in the Canal del Dique</w:t>
      </w:r>
      <w:r w:rsidRPr="00F20C48">
        <w:rPr>
          <w:rFonts w:ascii="Times New Roman" w:hAnsi="Times New Roman" w:cs="Times New Roman"/>
          <w:lang w:val="en-US"/>
        </w:rPr>
        <w:t>.</w:t>
      </w:r>
      <w:r w:rsidR="0041374F" w:rsidRPr="00F20C48">
        <w:rPr>
          <w:rFonts w:ascii="Times New Roman" w:hAnsi="Times New Roman" w:cs="Times New Roman"/>
          <w:lang w:val="en-US"/>
        </w:rPr>
        <w:t xml:space="preserve"> The asterisks indicate significant differences </w:t>
      </w:r>
      <w:del w:id="209" w:author="Angela Maria Marulanda" w:date="2024-09-18T14:36:00Z">
        <w:r w:rsidR="0041374F" w:rsidRPr="00F20C48" w:rsidDel="005716B7">
          <w:rPr>
            <w:rFonts w:ascii="Times New Roman" w:hAnsi="Times New Roman" w:cs="Times New Roman"/>
            <w:lang w:val="en-US"/>
          </w:rPr>
          <w:delText>of</w:delText>
        </w:r>
      </w:del>
      <w:ins w:id="210" w:author="Angela Maria Marulanda" w:date="2024-09-18T14:36:00Z">
        <w:r w:rsidR="005716B7">
          <w:rPr>
            <w:rFonts w:ascii="Times New Roman" w:hAnsi="Times New Roman" w:cs="Times New Roman"/>
            <w:lang w:val="en-US"/>
          </w:rPr>
          <w:t>in</w:t>
        </w:r>
      </w:ins>
      <w:r w:rsidR="0041374F" w:rsidRPr="00F20C48">
        <w:rPr>
          <w:rFonts w:ascii="Times New Roman" w:hAnsi="Times New Roman" w:cs="Times New Roman"/>
          <w:lang w:val="en-US"/>
        </w:rPr>
        <w:t xml:space="preserve"> respective variables between the two periods (t-test: p &lt; 0.05).</w:t>
      </w:r>
    </w:p>
    <w:p w14:paraId="5648144C" w14:textId="26E86F56" w:rsidR="001D4055" w:rsidRDefault="001D4055" w:rsidP="001C796C">
      <w:pPr>
        <w:spacing w:line="480" w:lineRule="auto"/>
        <w:rPr>
          <w:ins w:id="211" w:author="RODRIGUEZ RAMIREZ, Alberto (erodr11)" w:date="2024-09-21T22:03:00Z"/>
          <w:rFonts w:ascii="Times New Roman" w:hAnsi="Times New Roman" w:cs="Times New Roman"/>
          <w:sz w:val="24"/>
          <w:szCs w:val="24"/>
          <w:lang w:val="en-US"/>
        </w:rPr>
      </w:pPr>
    </w:p>
    <w:p w14:paraId="3E040A16" w14:textId="02A11CEA" w:rsidR="00847987" w:rsidRPr="006341B0" w:rsidRDefault="006341B0" w:rsidP="001C796C">
      <w:pPr>
        <w:spacing w:line="480" w:lineRule="auto"/>
        <w:rPr>
          <w:rFonts w:ascii="Times New Roman" w:hAnsi="Times New Roman" w:cs="Times New Roman"/>
          <w:b/>
          <w:bCs/>
          <w:sz w:val="24"/>
          <w:szCs w:val="24"/>
          <w:lang w:val="en-US"/>
          <w:rPrChange w:id="212" w:author="RODRIGUEZ RAMIREZ, Alberto (erodr11)" w:date="2024-09-21T22:07:00Z">
            <w:rPr>
              <w:rFonts w:ascii="Times New Roman" w:hAnsi="Times New Roman" w:cs="Times New Roman"/>
              <w:sz w:val="24"/>
              <w:szCs w:val="24"/>
              <w:lang w:val="en-US"/>
            </w:rPr>
          </w:rPrChange>
        </w:rPr>
      </w:pPr>
      <w:ins w:id="213" w:author="RODRIGUEZ RAMIREZ, Alberto (erodr11)" w:date="2024-09-21T22:06:00Z">
        <w:r w:rsidRPr="006341B0">
          <w:rPr>
            <w:rFonts w:ascii="Times New Roman" w:hAnsi="Times New Roman" w:cs="Times New Roman"/>
            <w:b/>
            <w:bCs/>
            <w:sz w:val="24"/>
            <w:szCs w:val="24"/>
            <w:lang w:val="en-US"/>
            <w:rPrChange w:id="214" w:author="RODRIGUEZ RAMIREZ, Alberto (erodr11)" w:date="2024-09-21T22:07:00Z">
              <w:rPr>
                <w:rFonts w:ascii="Times New Roman" w:hAnsi="Times New Roman" w:cs="Times New Roman"/>
                <w:sz w:val="24"/>
                <w:szCs w:val="24"/>
                <w:lang w:val="en-US"/>
              </w:rPr>
            </w:rPrChange>
          </w:rPr>
          <w:t xml:space="preserve">Coral responses and </w:t>
        </w:r>
      </w:ins>
      <w:ins w:id="215" w:author="RODRIGUEZ RAMIREZ, Alberto (erodr11)" w:date="2024-09-21T22:08:00Z">
        <w:r>
          <w:rPr>
            <w:rFonts w:ascii="Times New Roman" w:hAnsi="Times New Roman" w:cs="Times New Roman"/>
            <w:b/>
            <w:bCs/>
            <w:sz w:val="24"/>
            <w:szCs w:val="24"/>
            <w:lang w:val="en-US"/>
          </w:rPr>
          <w:t>e</w:t>
        </w:r>
      </w:ins>
      <w:ins w:id="216" w:author="RODRIGUEZ RAMIREZ, Alberto (erodr11)" w:date="2024-09-21T22:06:00Z">
        <w:r w:rsidRPr="006341B0">
          <w:rPr>
            <w:rFonts w:ascii="Times New Roman" w:hAnsi="Times New Roman" w:cs="Times New Roman"/>
            <w:b/>
            <w:bCs/>
            <w:sz w:val="24"/>
            <w:szCs w:val="24"/>
            <w:lang w:val="en-US"/>
            <w:rPrChange w:id="217" w:author="RODRIGUEZ RAMIREZ, Alberto (erodr11)" w:date="2024-09-21T22:07:00Z">
              <w:rPr>
                <w:rFonts w:ascii="Times New Roman" w:hAnsi="Times New Roman" w:cs="Times New Roman"/>
                <w:sz w:val="24"/>
                <w:szCs w:val="24"/>
                <w:lang w:val="en-US"/>
              </w:rPr>
            </w:rPrChange>
          </w:rPr>
          <w:t xml:space="preserve">nvironmental </w:t>
        </w:r>
      </w:ins>
      <w:ins w:id="218" w:author="RODRIGUEZ RAMIREZ, Alberto (erodr11)" w:date="2024-09-21T22:09:00Z">
        <w:r>
          <w:rPr>
            <w:rFonts w:ascii="Times New Roman" w:hAnsi="Times New Roman" w:cs="Times New Roman"/>
            <w:b/>
            <w:bCs/>
            <w:sz w:val="24"/>
            <w:szCs w:val="24"/>
            <w:lang w:val="en-US"/>
          </w:rPr>
          <w:t>r</w:t>
        </w:r>
      </w:ins>
      <w:ins w:id="219" w:author="RODRIGUEZ RAMIREZ, Alberto (erodr11)" w:date="2024-09-21T22:06:00Z">
        <w:r w:rsidRPr="006341B0">
          <w:rPr>
            <w:rFonts w:ascii="Times New Roman" w:hAnsi="Times New Roman" w:cs="Times New Roman"/>
            <w:b/>
            <w:bCs/>
            <w:sz w:val="24"/>
            <w:szCs w:val="24"/>
            <w:lang w:val="en-US"/>
            <w:rPrChange w:id="220" w:author="RODRIGUEZ RAMIREZ, Alberto (erodr11)" w:date="2024-09-21T22:07:00Z">
              <w:rPr>
                <w:rFonts w:ascii="Times New Roman" w:hAnsi="Times New Roman" w:cs="Times New Roman"/>
                <w:sz w:val="24"/>
                <w:szCs w:val="24"/>
                <w:lang w:val="en-US"/>
              </w:rPr>
            </w:rPrChange>
          </w:rPr>
          <w:t>ecords</w:t>
        </w:r>
      </w:ins>
    </w:p>
    <w:p w14:paraId="2A63F0FA" w14:textId="7783107C" w:rsidR="00AC35C8" w:rsidRPr="00F20C48" w:rsidRDefault="00E96EBD"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model selection procedure indicated that predictor</w:t>
      </w:r>
      <w:del w:id="221" w:author="Angela Maria Marulanda" w:date="2024-09-18T14:37:00Z">
        <w:r w:rsidRPr="00F20C48" w:rsidDel="005716B7">
          <w:rPr>
            <w:rFonts w:ascii="Times New Roman" w:hAnsi="Times New Roman" w:cs="Times New Roman"/>
            <w:sz w:val="24"/>
            <w:szCs w:val="24"/>
            <w:lang w:val="en-US"/>
          </w:rPr>
          <w:delText>s</w:delText>
        </w:r>
      </w:del>
      <w:r w:rsidRPr="00F20C48">
        <w:rPr>
          <w:rFonts w:ascii="Times New Roman" w:hAnsi="Times New Roman" w:cs="Times New Roman"/>
          <w:sz w:val="24"/>
          <w:szCs w:val="24"/>
          <w:lang w:val="en-US"/>
        </w:rPr>
        <w:t xml:space="preserve"> variables such as AMO, SOI, </w:t>
      </w:r>
      <w:ins w:id="222" w:author="Angela Maria Marulanda" w:date="2024-09-18T14:37:00Z">
        <w:r w:rsidR="005716B7">
          <w:rPr>
            <w:rFonts w:ascii="Times New Roman" w:hAnsi="Times New Roman" w:cs="Times New Roman"/>
            <w:sz w:val="24"/>
            <w:szCs w:val="24"/>
            <w:lang w:val="en-US"/>
          </w:rPr>
          <w:t>and t</w:t>
        </w:r>
      </w:ins>
      <w:del w:id="223" w:author="Angela Maria Marulanda" w:date="2024-09-18T14:37:00Z">
        <w:r w:rsidRPr="00F20C48" w:rsidDel="005716B7">
          <w:rPr>
            <w:rFonts w:ascii="Times New Roman" w:hAnsi="Times New Roman" w:cs="Times New Roman"/>
            <w:sz w:val="24"/>
            <w:szCs w:val="24"/>
            <w:lang w:val="en-US"/>
          </w:rPr>
          <w:delText>T</w:delText>
        </w:r>
      </w:del>
      <w:r w:rsidRPr="00F20C48">
        <w:rPr>
          <w:rFonts w:ascii="Times New Roman" w:hAnsi="Times New Roman" w:cs="Times New Roman"/>
          <w:sz w:val="24"/>
          <w:szCs w:val="24"/>
          <w:lang w:val="en-US"/>
        </w:rPr>
        <w:t xml:space="preserve">emperature were the most adequate for linear regression analysis </w:t>
      </w:r>
      <w:r w:rsidR="00F006FA" w:rsidRPr="00F20C48">
        <w:rPr>
          <w:rFonts w:ascii="Times New Roman" w:hAnsi="Times New Roman" w:cs="Times New Roman"/>
          <w:sz w:val="24"/>
          <w:szCs w:val="24"/>
          <w:lang w:val="en-US"/>
        </w:rPr>
        <w:t xml:space="preserve">in both periods 1954-2015 and 1981-2015 </w:t>
      </w:r>
      <w:r w:rsidRPr="00F20C48">
        <w:rPr>
          <w:rFonts w:ascii="Times New Roman" w:hAnsi="Times New Roman" w:cs="Times New Roman"/>
          <w:sz w:val="24"/>
          <w:szCs w:val="24"/>
          <w:lang w:val="en-US"/>
        </w:rPr>
        <w:t>(</w:t>
      </w:r>
      <w:r w:rsidRPr="00F20C48">
        <w:rPr>
          <w:rFonts w:ascii="Times New Roman" w:hAnsi="Times New Roman" w:cs="Times New Roman"/>
          <w:sz w:val="24"/>
          <w:szCs w:val="24"/>
          <w:highlight w:val="yellow"/>
          <w:lang w:val="en-US"/>
        </w:rPr>
        <w:t>Supplementary Information</w:t>
      </w:r>
      <w:r w:rsidRPr="00F20C48">
        <w:rPr>
          <w:rFonts w:ascii="Times New Roman" w:hAnsi="Times New Roman" w:cs="Times New Roman"/>
          <w:sz w:val="24"/>
          <w:szCs w:val="24"/>
          <w:lang w:val="en-US"/>
        </w:rPr>
        <w:t xml:space="preserve">). </w:t>
      </w:r>
      <w:r w:rsidR="00AC35C8" w:rsidRPr="00F20C48">
        <w:rPr>
          <w:rFonts w:ascii="Times New Roman" w:hAnsi="Times New Roman" w:cs="Times New Roman"/>
          <w:sz w:val="24"/>
          <w:szCs w:val="24"/>
          <w:lang w:val="en-US"/>
        </w:rPr>
        <w:t>The AMO explained 8% of the decrease and 19% of the increase in skeletal density and linear extension over 195</w:t>
      </w:r>
      <w:r w:rsidRPr="00F20C48">
        <w:rPr>
          <w:rFonts w:ascii="Times New Roman" w:hAnsi="Times New Roman" w:cs="Times New Roman"/>
          <w:sz w:val="24"/>
          <w:szCs w:val="24"/>
          <w:lang w:val="en-US"/>
        </w:rPr>
        <w:t>4</w:t>
      </w:r>
      <w:r w:rsidR="00AC35C8" w:rsidRPr="00F20C48">
        <w:rPr>
          <w:rFonts w:ascii="Times New Roman" w:hAnsi="Times New Roman" w:cs="Times New Roman"/>
          <w:sz w:val="24"/>
          <w:szCs w:val="24"/>
          <w:lang w:val="en-US"/>
        </w:rPr>
        <w:t>-2015, respectively (Table 3). Air temperature explained 22% of the decrease in luminescence over the same period.</w:t>
      </w:r>
      <w:r w:rsidRPr="00F20C48">
        <w:rPr>
          <w:rFonts w:ascii="Times New Roman" w:hAnsi="Times New Roman" w:cs="Times New Roman"/>
          <w:sz w:val="24"/>
          <w:szCs w:val="24"/>
          <w:lang w:val="en-US"/>
        </w:rPr>
        <w:t xml:space="preserve"> Over 1981-2015, the temperature significantly explained 45% of the decrease in luminescence (Table </w:t>
      </w:r>
      <w:commentRangeStart w:id="224"/>
      <w:r w:rsidRPr="00F20C48">
        <w:rPr>
          <w:rFonts w:ascii="Times New Roman" w:hAnsi="Times New Roman" w:cs="Times New Roman"/>
          <w:sz w:val="24"/>
          <w:szCs w:val="24"/>
          <w:lang w:val="en-US"/>
        </w:rPr>
        <w:t>4</w:t>
      </w:r>
      <w:commentRangeEnd w:id="224"/>
      <w:r w:rsidR="006341B0">
        <w:rPr>
          <w:rStyle w:val="Refdecomentario"/>
        </w:rPr>
        <w:commentReference w:id="224"/>
      </w:r>
      <w:r w:rsidRPr="00F20C48">
        <w:rPr>
          <w:rFonts w:ascii="Times New Roman" w:hAnsi="Times New Roman" w:cs="Times New Roman"/>
          <w:sz w:val="24"/>
          <w:szCs w:val="24"/>
          <w:lang w:val="en-US"/>
        </w:rPr>
        <w:t>).</w:t>
      </w:r>
    </w:p>
    <w:p w14:paraId="7A619162" w14:textId="77777777" w:rsidR="00AC35C8" w:rsidRPr="00F20C48" w:rsidRDefault="00AC35C8" w:rsidP="001C796C">
      <w:pPr>
        <w:spacing w:line="480" w:lineRule="auto"/>
        <w:rPr>
          <w:rFonts w:ascii="Times New Roman" w:hAnsi="Times New Roman" w:cs="Times New Roman"/>
          <w:sz w:val="24"/>
          <w:szCs w:val="24"/>
          <w:lang w:val="en-US"/>
        </w:rPr>
      </w:pPr>
    </w:p>
    <w:p w14:paraId="7AFE7893" w14:textId="77777777" w:rsidR="003E7BC7" w:rsidRPr="00F20C48" w:rsidRDefault="003E7BC7" w:rsidP="001C796C">
      <w:pPr>
        <w:spacing w:line="480" w:lineRule="auto"/>
        <w:rPr>
          <w:rFonts w:ascii="Times New Roman" w:hAnsi="Times New Roman" w:cs="Times New Roman"/>
          <w:sz w:val="24"/>
          <w:szCs w:val="24"/>
          <w:lang w:val="en-US"/>
        </w:rPr>
      </w:pPr>
    </w:p>
    <w:p w14:paraId="17FF0A33" w14:textId="77777777" w:rsidR="003E7BC7" w:rsidRPr="00F20C48" w:rsidRDefault="003E7BC7" w:rsidP="001C796C">
      <w:pPr>
        <w:spacing w:line="480" w:lineRule="auto"/>
        <w:rPr>
          <w:rFonts w:ascii="Times New Roman" w:hAnsi="Times New Roman" w:cs="Times New Roman"/>
          <w:sz w:val="24"/>
          <w:szCs w:val="24"/>
          <w:lang w:val="en-US"/>
        </w:rPr>
      </w:pPr>
    </w:p>
    <w:p w14:paraId="44F90659" w14:textId="77777777" w:rsidR="003E7BC7" w:rsidRDefault="003E7BC7" w:rsidP="001C796C">
      <w:pPr>
        <w:spacing w:line="480" w:lineRule="auto"/>
        <w:rPr>
          <w:rFonts w:ascii="Arial" w:hAnsi="Arial" w:cs="Arial"/>
          <w:sz w:val="24"/>
          <w:szCs w:val="24"/>
          <w:lang w:val="en-US"/>
        </w:rPr>
      </w:pPr>
    </w:p>
    <w:p w14:paraId="35FB1646" w14:textId="29340DFE" w:rsidR="00AC35C8" w:rsidRPr="00F20C48" w:rsidRDefault="00AC35C8" w:rsidP="007242AD">
      <w:pPr>
        <w:jc w:val="center"/>
        <w:rPr>
          <w:rFonts w:ascii="Times New Roman" w:hAnsi="Times New Roman" w:cs="Times New Roman"/>
          <w:lang w:val="en-US"/>
        </w:rPr>
      </w:pPr>
      <w:r w:rsidRPr="00F20C48">
        <w:rPr>
          <w:rFonts w:ascii="Times New Roman" w:hAnsi="Times New Roman" w:cs="Times New Roman"/>
          <w:b/>
          <w:lang w:val="en-US"/>
        </w:rPr>
        <w:lastRenderedPageBreak/>
        <w:t>Table 3.</w:t>
      </w:r>
      <w:r w:rsidRPr="00F20C48">
        <w:rPr>
          <w:rFonts w:ascii="Times New Roman" w:hAnsi="Times New Roman" w:cs="Times New Roman"/>
          <w:lang w:val="en-US"/>
        </w:rPr>
        <w:t xml:space="preserve"> </w:t>
      </w:r>
      <w:r w:rsidR="00E96EBD" w:rsidRPr="00F20C48">
        <w:rPr>
          <w:rFonts w:ascii="Times New Roman" w:hAnsi="Times New Roman" w:cs="Times New Roman"/>
          <w:lang w:val="en-US"/>
        </w:rPr>
        <w:t>L</w:t>
      </w:r>
      <w:r w:rsidRPr="00F20C48">
        <w:rPr>
          <w:rFonts w:ascii="Times New Roman" w:hAnsi="Times New Roman" w:cs="Times New Roman"/>
          <w:lang w:val="en-US"/>
        </w:rPr>
        <w:t xml:space="preserve">inear regression results </w:t>
      </w:r>
      <w:r w:rsidR="006047DD" w:rsidRPr="00F20C48">
        <w:rPr>
          <w:rFonts w:ascii="Times New Roman" w:hAnsi="Times New Roman" w:cs="Times New Roman"/>
          <w:lang w:val="en-US"/>
        </w:rPr>
        <w:t>for</w:t>
      </w:r>
      <w:r w:rsidRPr="00F20C48">
        <w:rPr>
          <w:rFonts w:ascii="Times New Roman" w:hAnsi="Times New Roman" w:cs="Times New Roman"/>
          <w:lang w:val="en-US"/>
        </w:rPr>
        <w:t xml:space="preserve"> annual </w:t>
      </w:r>
      <w:ins w:id="225" w:author="Angela Maria Marulanda" w:date="2024-09-18T14:39:00Z">
        <w:r w:rsidR="005716B7" w:rsidRPr="00F20C48">
          <w:rPr>
            <w:rFonts w:ascii="Times New Roman" w:hAnsi="Times New Roman" w:cs="Times New Roman"/>
            <w:lang w:val="en-US"/>
          </w:rPr>
          <w:t>mean</w:t>
        </w:r>
        <w:r w:rsidR="005716B7">
          <w:rPr>
            <w:rFonts w:ascii="Times New Roman" w:hAnsi="Times New Roman" w:cs="Times New Roman"/>
            <w:lang w:val="en-US"/>
          </w:rPr>
          <w:t>?</w:t>
        </w:r>
        <w:r w:rsidR="005716B7" w:rsidRPr="00F20C48">
          <w:rPr>
            <w:rFonts w:ascii="Times New Roman" w:hAnsi="Times New Roman" w:cs="Times New Roman"/>
            <w:lang w:val="en-US"/>
          </w:rPr>
          <w:t xml:space="preserve"> </w:t>
        </w:r>
      </w:ins>
      <w:r w:rsidRPr="00F20C48">
        <w:rPr>
          <w:rFonts w:ascii="Times New Roman" w:hAnsi="Times New Roman" w:cs="Times New Roman"/>
          <w:lang w:val="en-US"/>
        </w:rPr>
        <w:t xml:space="preserve">coral growth and luminescence </w:t>
      </w:r>
      <w:r w:rsidR="006047DD" w:rsidRPr="00F20C48">
        <w:rPr>
          <w:rFonts w:ascii="Times New Roman" w:hAnsi="Times New Roman" w:cs="Times New Roman"/>
          <w:lang w:val="en-US"/>
        </w:rPr>
        <w:t xml:space="preserve">variables </w:t>
      </w:r>
      <w:r w:rsidRPr="00F20C48">
        <w:rPr>
          <w:rFonts w:ascii="Times New Roman" w:hAnsi="Times New Roman" w:cs="Times New Roman"/>
          <w:lang w:val="en-US"/>
        </w:rPr>
        <w:t xml:space="preserve">against environmental </w:t>
      </w:r>
      <w:r w:rsidR="006047DD" w:rsidRPr="00F20C48">
        <w:rPr>
          <w:rFonts w:ascii="Times New Roman" w:hAnsi="Times New Roman" w:cs="Times New Roman"/>
          <w:lang w:val="en-US"/>
        </w:rPr>
        <w:t>predictors</w:t>
      </w:r>
      <w:r w:rsidRPr="00F20C48">
        <w:rPr>
          <w:rFonts w:ascii="Times New Roman" w:hAnsi="Times New Roman" w:cs="Times New Roman"/>
          <w:lang w:val="en-US"/>
        </w:rPr>
        <w:t xml:space="preserve"> for </w:t>
      </w:r>
      <w:r w:rsidR="006047DD" w:rsidRPr="00F20C48">
        <w:rPr>
          <w:rFonts w:ascii="Times New Roman" w:hAnsi="Times New Roman" w:cs="Times New Roman"/>
          <w:lang w:val="en-US"/>
        </w:rPr>
        <w:t xml:space="preserve">the </w:t>
      </w:r>
      <w:r w:rsidRPr="00F20C48">
        <w:rPr>
          <w:rFonts w:ascii="Times New Roman" w:hAnsi="Times New Roman" w:cs="Times New Roman"/>
          <w:lang w:val="en-US"/>
        </w:rPr>
        <w:t xml:space="preserve">period 1954-2015. </w:t>
      </w:r>
      <w:r w:rsidR="006047DD" w:rsidRPr="00F20C48">
        <w:rPr>
          <w:rFonts w:ascii="Times New Roman" w:hAnsi="Times New Roman" w:cs="Times New Roman"/>
          <w:lang w:val="en-US"/>
        </w:rPr>
        <w:t xml:space="preserve">All regressions have intercept set to zero. </w:t>
      </w:r>
      <w:r w:rsidRPr="00F20C48">
        <w:rPr>
          <w:rFonts w:ascii="Times New Roman" w:hAnsi="Times New Roman" w:cs="Times New Roman"/>
          <w:lang w:val="en-US"/>
        </w:rPr>
        <w:t>Significant slopes</w:t>
      </w:r>
      <w:r w:rsidR="006047DD" w:rsidRPr="00F20C48">
        <w:rPr>
          <w:rFonts w:ascii="Times New Roman" w:hAnsi="Times New Roman" w:cs="Times New Roman"/>
          <w:lang w:val="en-US"/>
        </w:rPr>
        <w:t xml:space="preserve"> are identified with a p-value</w:t>
      </w:r>
      <w:r w:rsidRPr="00F20C48">
        <w:rPr>
          <w:rFonts w:ascii="Times New Roman" w:hAnsi="Times New Roman" w:cs="Times New Roman"/>
          <w:lang w:val="en-US"/>
        </w:rPr>
        <w:t xml:space="preserve"> </w:t>
      </w:r>
      <w:r w:rsidR="006047DD" w:rsidRPr="00F20C48">
        <w:rPr>
          <w:rFonts w:ascii="Times New Roman" w:hAnsi="Times New Roman" w:cs="Times New Roman"/>
          <w:lang w:val="en-US"/>
        </w:rPr>
        <w:t>of</w:t>
      </w:r>
      <w:r w:rsidRPr="00F20C48">
        <w:rPr>
          <w:rFonts w:ascii="Times New Roman" w:hAnsi="Times New Roman" w:cs="Times New Roman"/>
          <w:lang w:val="en-US"/>
        </w:rPr>
        <w:t xml:space="preserve"> &lt; 0.05.</w:t>
      </w:r>
    </w:p>
    <w:tbl>
      <w:tblPr>
        <w:tblW w:w="5940" w:type="dxa"/>
        <w:jc w:val="center"/>
        <w:tblLook w:val="04A0" w:firstRow="1" w:lastRow="0" w:firstColumn="1" w:lastColumn="0" w:noHBand="0" w:noVBand="1"/>
      </w:tblPr>
      <w:tblGrid>
        <w:gridCol w:w="2160"/>
        <w:gridCol w:w="1350"/>
        <w:gridCol w:w="1260"/>
        <w:gridCol w:w="1170"/>
      </w:tblGrid>
      <w:tr w:rsidR="006047DD" w:rsidRPr="00F20C48" w14:paraId="291E2B3B" w14:textId="77777777" w:rsidTr="006047DD">
        <w:trPr>
          <w:trHeight w:val="300"/>
          <w:jc w:val="center"/>
        </w:trPr>
        <w:tc>
          <w:tcPr>
            <w:tcW w:w="2160" w:type="dxa"/>
            <w:tcBorders>
              <w:top w:val="single" w:sz="8" w:space="0" w:color="auto"/>
              <w:left w:val="nil"/>
              <w:bottom w:val="single" w:sz="8" w:space="0" w:color="auto"/>
              <w:right w:val="nil"/>
            </w:tcBorders>
            <w:shd w:val="clear" w:color="auto" w:fill="auto"/>
            <w:noWrap/>
            <w:vAlign w:val="center"/>
            <w:hideMark/>
          </w:tcPr>
          <w:p w14:paraId="7C924B99" w14:textId="77777777" w:rsidR="006047DD" w:rsidRPr="00F20C48" w:rsidRDefault="006047DD"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Variable/Predictor</w:t>
            </w:r>
          </w:p>
        </w:tc>
        <w:tc>
          <w:tcPr>
            <w:tcW w:w="1350" w:type="dxa"/>
            <w:tcBorders>
              <w:top w:val="single" w:sz="8" w:space="0" w:color="auto"/>
              <w:left w:val="nil"/>
              <w:bottom w:val="single" w:sz="8" w:space="0" w:color="auto"/>
              <w:right w:val="nil"/>
            </w:tcBorders>
            <w:shd w:val="clear" w:color="auto" w:fill="auto"/>
            <w:noWrap/>
            <w:vAlign w:val="center"/>
            <w:hideMark/>
          </w:tcPr>
          <w:p w14:paraId="13AD153B" w14:textId="77777777" w:rsidR="006047DD" w:rsidRPr="00F20C48" w:rsidRDefault="006047DD"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1260" w:type="dxa"/>
            <w:tcBorders>
              <w:top w:val="single" w:sz="8" w:space="0" w:color="auto"/>
              <w:left w:val="nil"/>
              <w:bottom w:val="single" w:sz="8" w:space="0" w:color="auto"/>
              <w:right w:val="nil"/>
            </w:tcBorders>
            <w:shd w:val="clear" w:color="auto" w:fill="auto"/>
            <w:noWrap/>
            <w:vAlign w:val="center"/>
            <w:hideMark/>
          </w:tcPr>
          <w:p w14:paraId="721443A9" w14:textId="77777777" w:rsidR="006047DD" w:rsidRPr="00F20C48" w:rsidRDefault="006047DD"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1170" w:type="dxa"/>
            <w:tcBorders>
              <w:top w:val="single" w:sz="8" w:space="0" w:color="auto"/>
              <w:left w:val="nil"/>
              <w:bottom w:val="single" w:sz="8" w:space="0" w:color="auto"/>
              <w:right w:val="nil"/>
            </w:tcBorders>
            <w:shd w:val="clear" w:color="auto" w:fill="auto"/>
            <w:noWrap/>
            <w:vAlign w:val="center"/>
            <w:hideMark/>
          </w:tcPr>
          <w:p w14:paraId="0E749253" w14:textId="77777777" w:rsidR="006047DD" w:rsidRPr="00F20C48" w:rsidRDefault="006047DD" w:rsidP="00E84589">
            <w:pPr>
              <w:spacing w:after="0" w:line="240" w:lineRule="auto"/>
              <w:rPr>
                <w:rFonts w:ascii="Times New Roman" w:eastAsia="Times New Roman" w:hAnsi="Times New Roman" w:cs="Times New Roman"/>
                <w:b/>
                <w:bCs/>
                <w:sz w:val="20"/>
                <w:szCs w:val="20"/>
                <w:lang w:val="en-US" w:eastAsia="en-US"/>
              </w:rPr>
            </w:pPr>
            <w:commentRangeStart w:id="226"/>
            <w:r w:rsidRPr="00F20C48">
              <w:rPr>
                <w:rFonts w:ascii="Times New Roman" w:eastAsia="Times New Roman" w:hAnsi="Times New Roman" w:cs="Times New Roman"/>
                <w:b/>
                <w:bCs/>
                <w:sz w:val="20"/>
                <w:szCs w:val="20"/>
                <w:lang w:val="en-US" w:eastAsia="en-US"/>
              </w:rPr>
              <w:t>p-value</w:t>
            </w:r>
            <w:commentRangeEnd w:id="226"/>
            <w:r w:rsidR="00DA6C0F">
              <w:rPr>
                <w:rStyle w:val="Refdecomentario"/>
              </w:rPr>
              <w:commentReference w:id="226"/>
            </w:r>
          </w:p>
        </w:tc>
      </w:tr>
      <w:tr w:rsidR="006047DD" w:rsidRPr="00F20C48" w14:paraId="52E827E5"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056D4F4D" w14:textId="77777777" w:rsidR="006047DD" w:rsidRPr="00F20C48" w:rsidRDefault="006047DD" w:rsidP="00E84589">
            <w:pPr>
              <w:spacing w:after="0" w:line="240" w:lineRule="auto"/>
              <w:rPr>
                <w:rFonts w:ascii="Times New Roman" w:eastAsia="Times New Roman" w:hAnsi="Times New Roman" w:cs="Times New Roman"/>
                <w:i/>
                <w:iCs/>
                <w:sz w:val="20"/>
                <w:szCs w:val="20"/>
                <w:lang w:val="en-US" w:eastAsia="en-US"/>
              </w:rPr>
            </w:pPr>
            <w:r w:rsidRPr="00F20C48">
              <w:rPr>
                <w:rFonts w:ascii="Times New Roman" w:eastAsia="Times New Roman" w:hAnsi="Times New Roman" w:cs="Times New Roman"/>
                <w:i/>
                <w:iCs/>
                <w:sz w:val="20"/>
                <w:szCs w:val="20"/>
                <w:lang w:val="en-US" w:eastAsia="en-US"/>
              </w:rPr>
              <w:t>Density</w:t>
            </w:r>
          </w:p>
        </w:tc>
        <w:tc>
          <w:tcPr>
            <w:tcW w:w="1350" w:type="dxa"/>
            <w:tcBorders>
              <w:top w:val="nil"/>
              <w:left w:val="nil"/>
              <w:bottom w:val="nil"/>
              <w:right w:val="nil"/>
            </w:tcBorders>
            <w:shd w:val="clear" w:color="auto" w:fill="auto"/>
            <w:noWrap/>
            <w:vAlign w:val="center"/>
            <w:hideMark/>
          </w:tcPr>
          <w:p w14:paraId="7592E141" w14:textId="77777777" w:rsidR="006047DD" w:rsidRPr="00F20C48" w:rsidRDefault="006047DD" w:rsidP="00E84589">
            <w:pPr>
              <w:spacing w:after="0" w:line="240" w:lineRule="auto"/>
              <w:rPr>
                <w:rFonts w:ascii="Times New Roman" w:eastAsia="Times New Roman" w:hAnsi="Times New Roman" w:cs="Times New Roman"/>
                <w:b/>
                <w:bCs/>
                <w:i/>
                <w:iCs/>
                <w:sz w:val="20"/>
                <w:szCs w:val="20"/>
                <w:lang w:val="en-US" w:eastAsia="en-US"/>
              </w:rPr>
            </w:pPr>
          </w:p>
        </w:tc>
        <w:tc>
          <w:tcPr>
            <w:tcW w:w="1260" w:type="dxa"/>
            <w:tcBorders>
              <w:top w:val="nil"/>
              <w:left w:val="nil"/>
              <w:bottom w:val="nil"/>
              <w:right w:val="nil"/>
            </w:tcBorders>
            <w:shd w:val="clear" w:color="auto" w:fill="auto"/>
            <w:noWrap/>
            <w:vAlign w:val="center"/>
            <w:hideMark/>
          </w:tcPr>
          <w:p w14:paraId="1ED86A55" w14:textId="77777777" w:rsidR="006047DD" w:rsidRPr="00F20C48" w:rsidRDefault="006047DD" w:rsidP="00E84589">
            <w:pPr>
              <w:spacing w:after="0" w:line="240" w:lineRule="auto"/>
              <w:rPr>
                <w:rFonts w:ascii="Times New Roman" w:eastAsia="Times New Roman" w:hAnsi="Times New Roman" w:cs="Times New Roman"/>
                <w:color w:val="auto"/>
                <w:sz w:val="20"/>
                <w:szCs w:val="20"/>
                <w:lang w:val="en-US" w:eastAsia="en-US"/>
              </w:rPr>
            </w:pPr>
          </w:p>
        </w:tc>
        <w:tc>
          <w:tcPr>
            <w:tcW w:w="1170" w:type="dxa"/>
            <w:tcBorders>
              <w:top w:val="nil"/>
              <w:left w:val="nil"/>
              <w:bottom w:val="nil"/>
              <w:right w:val="nil"/>
            </w:tcBorders>
            <w:shd w:val="clear" w:color="auto" w:fill="auto"/>
            <w:noWrap/>
            <w:vAlign w:val="center"/>
            <w:hideMark/>
          </w:tcPr>
          <w:p w14:paraId="6F74121F" w14:textId="77777777" w:rsidR="006047DD" w:rsidRPr="00F20C48" w:rsidRDefault="006047DD" w:rsidP="00E84589">
            <w:pPr>
              <w:spacing w:after="0" w:line="240" w:lineRule="auto"/>
              <w:rPr>
                <w:rFonts w:ascii="Times New Roman" w:eastAsia="Times New Roman" w:hAnsi="Times New Roman" w:cs="Times New Roman"/>
                <w:color w:val="auto"/>
                <w:sz w:val="20"/>
                <w:szCs w:val="20"/>
                <w:lang w:val="en-US" w:eastAsia="en-US"/>
              </w:rPr>
            </w:pPr>
          </w:p>
        </w:tc>
      </w:tr>
      <w:tr w:rsidR="006047DD" w:rsidRPr="00F20C48" w14:paraId="69801127"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2F4F671E"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350" w:type="dxa"/>
            <w:tcBorders>
              <w:top w:val="nil"/>
              <w:left w:val="nil"/>
              <w:bottom w:val="nil"/>
              <w:right w:val="nil"/>
            </w:tcBorders>
            <w:shd w:val="clear" w:color="auto" w:fill="auto"/>
            <w:noWrap/>
            <w:vAlign w:val="center"/>
            <w:hideMark/>
          </w:tcPr>
          <w:p w14:paraId="1C51503B" w14:textId="77777777" w:rsidR="006047DD" w:rsidRPr="00F20C48" w:rsidRDefault="006047DD"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-0.11</w:t>
            </w:r>
          </w:p>
        </w:tc>
        <w:tc>
          <w:tcPr>
            <w:tcW w:w="1260" w:type="dxa"/>
            <w:tcBorders>
              <w:top w:val="nil"/>
              <w:left w:val="nil"/>
              <w:bottom w:val="nil"/>
              <w:right w:val="nil"/>
            </w:tcBorders>
            <w:shd w:val="clear" w:color="auto" w:fill="auto"/>
            <w:noWrap/>
            <w:vAlign w:val="center"/>
            <w:hideMark/>
          </w:tcPr>
          <w:p w14:paraId="767F97FC" w14:textId="77777777" w:rsidR="006047DD" w:rsidRPr="00F20C48" w:rsidRDefault="006047DD"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0.08</w:t>
            </w:r>
          </w:p>
        </w:tc>
        <w:tc>
          <w:tcPr>
            <w:tcW w:w="1170" w:type="dxa"/>
            <w:tcBorders>
              <w:top w:val="nil"/>
              <w:left w:val="nil"/>
              <w:bottom w:val="nil"/>
              <w:right w:val="nil"/>
            </w:tcBorders>
            <w:shd w:val="clear" w:color="auto" w:fill="auto"/>
            <w:noWrap/>
            <w:vAlign w:val="center"/>
            <w:hideMark/>
          </w:tcPr>
          <w:p w14:paraId="17F6935D"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0.025</w:t>
            </w:r>
          </w:p>
        </w:tc>
      </w:tr>
      <w:tr w:rsidR="006047DD" w:rsidRPr="00F20C48" w14:paraId="793AD733"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711EF21C"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Extension</w:t>
            </w:r>
          </w:p>
        </w:tc>
        <w:tc>
          <w:tcPr>
            <w:tcW w:w="1350" w:type="dxa"/>
            <w:tcBorders>
              <w:top w:val="nil"/>
              <w:left w:val="nil"/>
              <w:bottom w:val="nil"/>
              <w:right w:val="nil"/>
            </w:tcBorders>
            <w:shd w:val="clear" w:color="auto" w:fill="auto"/>
            <w:noWrap/>
            <w:vAlign w:val="center"/>
            <w:hideMark/>
          </w:tcPr>
          <w:p w14:paraId="365799A4" w14:textId="77777777" w:rsidR="006047DD" w:rsidRPr="00F20C48" w:rsidRDefault="006047DD" w:rsidP="00E84589">
            <w:pPr>
              <w:spacing w:after="0" w:line="240" w:lineRule="auto"/>
              <w:ind w:firstLineChars="200" w:firstLine="400"/>
              <w:rPr>
                <w:rFonts w:ascii="Times New Roman" w:eastAsia="Times New Roman" w:hAnsi="Times New Roman" w:cs="Times New Roman"/>
                <w:sz w:val="20"/>
                <w:szCs w:val="20"/>
                <w:lang w:val="en-US" w:eastAsia="en-US"/>
              </w:rPr>
            </w:pPr>
          </w:p>
        </w:tc>
        <w:tc>
          <w:tcPr>
            <w:tcW w:w="1260" w:type="dxa"/>
            <w:tcBorders>
              <w:top w:val="nil"/>
              <w:left w:val="nil"/>
              <w:bottom w:val="nil"/>
              <w:right w:val="nil"/>
            </w:tcBorders>
            <w:shd w:val="clear" w:color="auto" w:fill="auto"/>
            <w:noWrap/>
            <w:vAlign w:val="center"/>
            <w:hideMark/>
          </w:tcPr>
          <w:p w14:paraId="59ADEA37" w14:textId="77777777" w:rsidR="006047DD" w:rsidRPr="00F20C48" w:rsidRDefault="006047DD" w:rsidP="00E84589">
            <w:pPr>
              <w:spacing w:after="0" w:line="240" w:lineRule="auto"/>
              <w:ind w:firstLineChars="200" w:firstLine="400"/>
              <w:rPr>
                <w:rFonts w:ascii="Times New Roman" w:eastAsia="Times New Roman" w:hAnsi="Times New Roman" w:cs="Times New Roman"/>
                <w:sz w:val="20"/>
                <w:szCs w:val="20"/>
                <w:lang w:val="en-US" w:eastAsia="en-US"/>
              </w:rPr>
            </w:pPr>
          </w:p>
        </w:tc>
        <w:tc>
          <w:tcPr>
            <w:tcW w:w="1170" w:type="dxa"/>
            <w:tcBorders>
              <w:top w:val="nil"/>
              <w:left w:val="nil"/>
              <w:bottom w:val="nil"/>
              <w:right w:val="nil"/>
            </w:tcBorders>
            <w:shd w:val="clear" w:color="auto" w:fill="auto"/>
            <w:noWrap/>
            <w:vAlign w:val="center"/>
            <w:hideMark/>
          </w:tcPr>
          <w:p w14:paraId="7FFF1E50" w14:textId="77777777" w:rsidR="006047DD" w:rsidRPr="00F20C48" w:rsidRDefault="006047DD" w:rsidP="00E84589">
            <w:pPr>
              <w:spacing w:after="0" w:line="240" w:lineRule="auto"/>
              <w:ind w:firstLineChars="200" w:firstLine="400"/>
              <w:rPr>
                <w:rFonts w:ascii="Times New Roman" w:eastAsia="Times New Roman" w:hAnsi="Times New Roman" w:cs="Times New Roman"/>
                <w:color w:val="000000" w:themeColor="text1"/>
                <w:sz w:val="20"/>
                <w:szCs w:val="20"/>
                <w:lang w:val="en-US" w:eastAsia="en-US"/>
              </w:rPr>
            </w:pPr>
          </w:p>
        </w:tc>
      </w:tr>
      <w:tr w:rsidR="006047DD" w:rsidRPr="00F20C48" w14:paraId="4CEF09BD"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615EAE58" w14:textId="77777777" w:rsidR="006047DD" w:rsidRPr="00F20C48" w:rsidRDefault="006047DD" w:rsidP="00E84589">
            <w:pPr>
              <w:spacing w:after="0" w:line="240" w:lineRule="auto"/>
              <w:rPr>
                <w:rFonts w:ascii="Times New Roman" w:eastAsia="Times New Roman" w:hAnsi="Times New Roman" w:cs="Times New Roman"/>
                <w:i/>
                <w:iCs/>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350" w:type="dxa"/>
            <w:tcBorders>
              <w:top w:val="nil"/>
              <w:left w:val="nil"/>
              <w:bottom w:val="nil"/>
              <w:right w:val="nil"/>
            </w:tcBorders>
            <w:shd w:val="clear" w:color="auto" w:fill="auto"/>
            <w:noWrap/>
            <w:vAlign w:val="center"/>
            <w:hideMark/>
          </w:tcPr>
          <w:p w14:paraId="007E0EF0" w14:textId="77777777" w:rsidR="006047DD" w:rsidRPr="00F20C48" w:rsidRDefault="006047DD" w:rsidP="00E84589">
            <w:pPr>
              <w:spacing w:after="0" w:line="240" w:lineRule="auto"/>
              <w:rPr>
                <w:rFonts w:ascii="Times New Roman" w:eastAsia="Times New Roman" w:hAnsi="Times New Roman" w:cs="Times New Roman"/>
                <w:b/>
                <w:bCs/>
                <w:i/>
                <w:iCs/>
                <w:sz w:val="20"/>
                <w:szCs w:val="20"/>
                <w:lang w:val="en-US" w:eastAsia="en-US"/>
              </w:rPr>
            </w:pPr>
            <w:r w:rsidRPr="00F20C48">
              <w:rPr>
                <w:rFonts w:ascii="Times New Roman" w:eastAsia="Times New Roman" w:hAnsi="Times New Roman" w:cs="Times New Roman"/>
                <w:sz w:val="20"/>
                <w:szCs w:val="20"/>
                <w:lang w:val="en-US" w:eastAsia="en-US"/>
              </w:rPr>
              <w:t>0.30</w:t>
            </w:r>
          </w:p>
        </w:tc>
        <w:tc>
          <w:tcPr>
            <w:tcW w:w="1260" w:type="dxa"/>
            <w:tcBorders>
              <w:top w:val="nil"/>
              <w:left w:val="nil"/>
              <w:bottom w:val="nil"/>
              <w:right w:val="nil"/>
            </w:tcBorders>
            <w:shd w:val="clear" w:color="auto" w:fill="auto"/>
            <w:noWrap/>
            <w:vAlign w:val="center"/>
            <w:hideMark/>
          </w:tcPr>
          <w:p w14:paraId="7F0FCD19" w14:textId="77777777" w:rsidR="006047DD" w:rsidRPr="00F20C48" w:rsidRDefault="006047DD" w:rsidP="00E84589">
            <w:pPr>
              <w:spacing w:after="0" w:line="240" w:lineRule="auto"/>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sz w:val="20"/>
                <w:szCs w:val="20"/>
                <w:lang w:val="en-US" w:eastAsia="en-US"/>
              </w:rPr>
              <w:t>0.19</w:t>
            </w:r>
          </w:p>
        </w:tc>
        <w:tc>
          <w:tcPr>
            <w:tcW w:w="1170" w:type="dxa"/>
            <w:tcBorders>
              <w:top w:val="nil"/>
              <w:left w:val="nil"/>
              <w:bottom w:val="nil"/>
              <w:right w:val="nil"/>
            </w:tcBorders>
            <w:shd w:val="clear" w:color="auto" w:fill="auto"/>
            <w:noWrap/>
            <w:vAlign w:val="center"/>
            <w:hideMark/>
          </w:tcPr>
          <w:p w14:paraId="1C3C35F7"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0.001</w:t>
            </w:r>
          </w:p>
        </w:tc>
      </w:tr>
      <w:tr w:rsidR="006047DD" w:rsidRPr="00F20C48" w14:paraId="0954F991"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09557CAB"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Calcification</w:t>
            </w:r>
          </w:p>
        </w:tc>
        <w:tc>
          <w:tcPr>
            <w:tcW w:w="1350" w:type="dxa"/>
            <w:tcBorders>
              <w:top w:val="nil"/>
              <w:left w:val="nil"/>
              <w:bottom w:val="nil"/>
              <w:right w:val="nil"/>
            </w:tcBorders>
            <w:shd w:val="clear" w:color="auto" w:fill="auto"/>
            <w:noWrap/>
            <w:vAlign w:val="center"/>
            <w:hideMark/>
          </w:tcPr>
          <w:p w14:paraId="1C31CC16" w14:textId="77777777" w:rsidR="006047DD" w:rsidRPr="00F20C48" w:rsidRDefault="006047DD" w:rsidP="00E84589">
            <w:pPr>
              <w:spacing w:after="0" w:line="240" w:lineRule="auto"/>
              <w:ind w:firstLineChars="200" w:firstLine="400"/>
              <w:rPr>
                <w:rFonts w:ascii="Times New Roman" w:eastAsia="Times New Roman" w:hAnsi="Times New Roman" w:cs="Times New Roman"/>
                <w:sz w:val="20"/>
                <w:szCs w:val="20"/>
                <w:lang w:val="en-US" w:eastAsia="en-US"/>
              </w:rPr>
            </w:pPr>
          </w:p>
        </w:tc>
        <w:tc>
          <w:tcPr>
            <w:tcW w:w="1260" w:type="dxa"/>
            <w:tcBorders>
              <w:top w:val="nil"/>
              <w:left w:val="nil"/>
              <w:bottom w:val="nil"/>
              <w:right w:val="nil"/>
            </w:tcBorders>
            <w:shd w:val="clear" w:color="auto" w:fill="auto"/>
            <w:noWrap/>
            <w:vAlign w:val="center"/>
            <w:hideMark/>
          </w:tcPr>
          <w:p w14:paraId="3D6F2150" w14:textId="77777777" w:rsidR="006047DD" w:rsidRPr="00F20C48" w:rsidRDefault="006047DD" w:rsidP="00E84589">
            <w:pPr>
              <w:spacing w:after="0" w:line="240" w:lineRule="auto"/>
              <w:ind w:firstLineChars="200" w:firstLine="400"/>
              <w:rPr>
                <w:rFonts w:ascii="Times New Roman" w:eastAsia="Times New Roman" w:hAnsi="Times New Roman" w:cs="Times New Roman"/>
                <w:sz w:val="20"/>
                <w:szCs w:val="20"/>
                <w:lang w:val="en-US" w:eastAsia="en-US"/>
              </w:rPr>
            </w:pPr>
          </w:p>
        </w:tc>
        <w:tc>
          <w:tcPr>
            <w:tcW w:w="1170" w:type="dxa"/>
            <w:tcBorders>
              <w:top w:val="nil"/>
              <w:left w:val="nil"/>
              <w:bottom w:val="nil"/>
              <w:right w:val="nil"/>
            </w:tcBorders>
            <w:shd w:val="clear" w:color="auto" w:fill="auto"/>
            <w:noWrap/>
            <w:vAlign w:val="center"/>
            <w:hideMark/>
          </w:tcPr>
          <w:p w14:paraId="6B5DD22D" w14:textId="77777777" w:rsidR="006047DD" w:rsidRPr="00F20C48" w:rsidRDefault="006047DD" w:rsidP="00E84589">
            <w:pPr>
              <w:spacing w:after="0" w:line="240" w:lineRule="auto"/>
              <w:ind w:firstLineChars="200" w:firstLine="400"/>
              <w:rPr>
                <w:rFonts w:ascii="Times New Roman" w:eastAsia="Times New Roman" w:hAnsi="Times New Roman" w:cs="Times New Roman"/>
                <w:color w:val="000000" w:themeColor="text1"/>
                <w:sz w:val="20"/>
                <w:szCs w:val="20"/>
                <w:lang w:val="en-US" w:eastAsia="en-US"/>
              </w:rPr>
            </w:pPr>
          </w:p>
        </w:tc>
      </w:tr>
      <w:tr w:rsidR="006047DD" w:rsidRPr="00F20C48" w14:paraId="07CDDBCC"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1BF6F4D6"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SOI</w:t>
            </w:r>
          </w:p>
        </w:tc>
        <w:tc>
          <w:tcPr>
            <w:tcW w:w="1350" w:type="dxa"/>
            <w:tcBorders>
              <w:top w:val="nil"/>
              <w:left w:val="nil"/>
              <w:bottom w:val="nil"/>
              <w:right w:val="nil"/>
            </w:tcBorders>
            <w:shd w:val="clear" w:color="auto" w:fill="auto"/>
            <w:noWrap/>
            <w:vAlign w:val="center"/>
            <w:hideMark/>
          </w:tcPr>
          <w:p w14:paraId="76634FB0" w14:textId="77777777" w:rsidR="006047DD" w:rsidRPr="00F20C48" w:rsidRDefault="006047DD"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0.04</w:t>
            </w:r>
          </w:p>
        </w:tc>
        <w:tc>
          <w:tcPr>
            <w:tcW w:w="1260" w:type="dxa"/>
            <w:tcBorders>
              <w:top w:val="nil"/>
              <w:left w:val="nil"/>
              <w:bottom w:val="nil"/>
              <w:right w:val="nil"/>
            </w:tcBorders>
            <w:shd w:val="clear" w:color="auto" w:fill="auto"/>
            <w:noWrap/>
            <w:vAlign w:val="center"/>
            <w:hideMark/>
          </w:tcPr>
          <w:p w14:paraId="5AF5134A" w14:textId="77777777" w:rsidR="006047DD" w:rsidRPr="00F20C48" w:rsidRDefault="006047DD"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w:t>
            </w:r>
          </w:p>
        </w:tc>
        <w:tc>
          <w:tcPr>
            <w:tcW w:w="1170" w:type="dxa"/>
            <w:tcBorders>
              <w:top w:val="nil"/>
              <w:left w:val="nil"/>
              <w:bottom w:val="nil"/>
              <w:right w:val="nil"/>
            </w:tcBorders>
            <w:shd w:val="clear" w:color="auto" w:fill="auto"/>
            <w:noWrap/>
            <w:vAlign w:val="center"/>
            <w:hideMark/>
          </w:tcPr>
          <w:p w14:paraId="06F1DD92"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0.069</w:t>
            </w:r>
          </w:p>
        </w:tc>
      </w:tr>
      <w:tr w:rsidR="006047DD" w:rsidRPr="00F20C48" w14:paraId="703846FD" w14:textId="77777777" w:rsidTr="006047DD">
        <w:trPr>
          <w:trHeight w:val="288"/>
          <w:jc w:val="center"/>
        </w:trPr>
        <w:tc>
          <w:tcPr>
            <w:tcW w:w="2160" w:type="dxa"/>
            <w:tcBorders>
              <w:top w:val="nil"/>
              <w:left w:val="nil"/>
              <w:bottom w:val="nil"/>
              <w:right w:val="nil"/>
            </w:tcBorders>
            <w:shd w:val="clear" w:color="auto" w:fill="auto"/>
            <w:noWrap/>
            <w:vAlign w:val="center"/>
            <w:hideMark/>
          </w:tcPr>
          <w:p w14:paraId="7F75C599" w14:textId="77777777" w:rsidR="006047DD" w:rsidRPr="00F20C48" w:rsidRDefault="006047DD" w:rsidP="00E84589">
            <w:pPr>
              <w:spacing w:after="0" w:line="240" w:lineRule="auto"/>
              <w:rPr>
                <w:rFonts w:ascii="Times New Roman" w:eastAsia="Times New Roman" w:hAnsi="Times New Roman" w:cs="Times New Roman"/>
                <w:i/>
                <w:iCs/>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Luminescence</w:t>
            </w:r>
          </w:p>
        </w:tc>
        <w:tc>
          <w:tcPr>
            <w:tcW w:w="1350" w:type="dxa"/>
            <w:tcBorders>
              <w:top w:val="nil"/>
              <w:left w:val="nil"/>
              <w:bottom w:val="nil"/>
              <w:right w:val="nil"/>
            </w:tcBorders>
            <w:shd w:val="clear" w:color="auto" w:fill="auto"/>
            <w:noWrap/>
            <w:vAlign w:val="center"/>
            <w:hideMark/>
          </w:tcPr>
          <w:p w14:paraId="4A327AAA" w14:textId="77777777" w:rsidR="006047DD" w:rsidRPr="00F20C48" w:rsidRDefault="006047DD" w:rsidP="00E84589">
            <w:pPr>
              <w:spacing w:after="0" w:line="240" w:lineRule="auto"/>
              <w:rPr>
                <w:rFonts w:ascii="Times New Roman" w:eastAsia="Times New Roman" w:hAnsi="Times New Roman" w:cs="Times New Roman"/>
                <w:b/>
                <w:bCs/>
                <w:i/>
                <w:iCs/>
                <w:sz w:val="20"/>
                <w:szCs w:val="20"/>
                <w:lang w:val="en-US" w:eastAsia="en-US"/>
              </w:rPr>
            </w:pPr>
          </w:p>
        </w:tc>
        <w:tc>
          <w:tcPr>
            <w:tcW w:w="1260" w:type="dxa"/>
            <w:tcBorders>
              <w:top w:val="nil"/>
              <w:left w:val="nil"/>
              <w:bottom w:val="nil"/>
              <w:right w:val="nil"/>
            </w:tcBorders>
            <w:shd w:val="clear" w:color="auto" w:fill="auto"/>
            <w:noWrap/>
            <w:vAlign w:val="center"/>
            <w:hideMark/>
          </w:tcPr>
          <w:p w14:paraId="0D98A9B9" w14:textId="77777777" w:rsidR="006047DD" w:rsidRPr="00F20C48" w:rsidRDefault="006047DD" w:rsidP="00E84589">
            <w:pPr>
              <w:spacing w:after="0" w:line="240" w:lineRule="auto"/>
              <w:rPr>
                <w:rFonts w:ascii="Times New Roman" w:eastAsia="Times New Roman" w:hAnsi="Times New Roman" w:cs="Times New Roman"/>
                <w:color w:val="auto"/>
                <w:sz w:val="20"/>
                <w:szCs w:val="20"/>
                <w:lang w:val="en-US" w:eastAsia="en-US"/>
              </w:rPr>
            </w:pPr>
          </w:p>
        </w:tc>
        <w:tc>
          <w:tcPr>
            <w:tcW w:w="1170" w:type="dxa"/>
            <w:tcBorders>
              <w:top w:val="nil"/>
              <w:left w:val="nil"/>
              <w:bottom w:val="nil"/>
              <w:right w:val="nil"/>
            </w:tcBorders>
            <w:shd w:val="clear" w:color="auto" w:fill="auto"/>
            <w:noWrap/>
            <w:vAlign w:val="center"/>
            <w:hideMark/>
          </w:tcPr>
          <w:p w14:paraId="34B3C924"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p>
        </w:tc>
      </w:tr>
      <w:tr w:rsidR="006047DD" w:rsidRPr="00F20C48" w14:paraId="228B4EE7" w14:textId="77777777" w:rsidTr="006047DD">
        <w:trPr>
          <w:trHeight w:val="288"/>
          <w:jc w:val="center"/>
        </w:trPr>
        <w:tc>
          <w:tcPr>
            <w:tcW w:w="2160" w:type="dxa"/>
            <w:tcBorders>
              <w:top w:val="nil"/>
              <w:left w:val="nil"/>
              <w:bottom w:val="single" w:sz="4" w:space="0" w:color="auto"/>
              <w:right w:val="nil"/>
            </w:tcBorders>
            <w:shd w:val="clear" w:color="auto" w:fill="auto"/>
            <w:noWrap/>
            <w:vAlign w:val="center"/>
            <w:hideMark/>
          </w:tcPr>
          <w:p w14:paraId="3A083ABE"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Temperature</w:t>
            </w:r>
          </w:p>
        </w:tc>
        <w:tc>
          <w:tcPr>
            <w:tcW w:w="1350" w:type="dxa"/>
            <w:tcBorders>
              <w:top w:val="nil"/>
              <w:left w:val="nil"/>
              <w:bottom w:val="single" w:sz="4" w:space="0" w:color="auto"/>
              <w:right w:val="nil"/>
            </w:tcBorders>
            <w:shd w:val="clear" w:color="auto" w:fill="auto"/>
            <w:noWrap/>
            <w:vAlign w:val="center"/>
            <w:hideMark/>
          </w:tcPr>
          <w:p w14:paraId="0242DF61" w14:textId="77777777" w:rsidR="006047DD" w:rsidRPr="00F20C48" w:rsidRDefault="006047DD"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-0.03</w:t>
            </w:r>
          </w:p>
        </w:tc>
        <w:tc>
          <w:tcPr>
            <w:tcW w:w="1260" w:type="dxa"/>
            <w:tcBorders>
              <w:top w:val="nil"/>
              <w:left w:val="nil"/>
              <w:bottom w:val="single" w:sz="4" w:space="0" w:color="auto"/>
              <w:right w:val="nil"/>
            </w:tcBorders>
            <w:shd w:val="clear" w:color="auto" w:fill="auto"/>
            <w:noWrap/>
            <w:vAlign w:val="center"/>
            <w:hideMark/>
          </w:tcPr>
          <w:p w14:paraId="5A803692" w14:textId="77777777" w:rsidR="006047DD" w:rsidRPr="00F20C48" w:rsidRDefault="006047DD"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0.22</w:t>
            </w:r>
          </w:p>
        </w:tc>
        <w:tc>
          <w:tcPr>
            <w:tcW w:w="1170" w:type="dxa"/>
            <w:tcBorders>
              <w:top w:val="nil"/>
              <w:left w:val="nil"/>
              <w:bottom w:val="single" w:sz="4" w:space="0" w:color="auto"/>
              <w:right w:val="nil"/>
            </w:tcBorders>
            <w:shd w:val="clear" w:color="auto" w:fill="auto"/>
            <w:noWrap/>
            <w:vAlign w:val="center"/>
            <w:hideMark/>
          </w:tcPr>
          <w:p w14:paraId="03BA70F0" w14:textId="77777777" w:rsidR="006047DD" w:rsidRPr="00F20C48" w:rsidRDefault="006047DD" w:rsidP="00E84589">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0.001</w:t>
            </w:r>
          </w:p>
        </w:tc>
      </w:tr>
    </w:tbl>
    <w:p w14:paraId="18957DE5" w14:textId="77777777" w:rsidR="00AC35C8" w:rsidRPr="00F20C48" w:rsidRDefault="00AC35C8" w:rsidP="001C796C">
      <w:pPr>
        <w:spacing w:line="480" w:lineRule="auto"/>
        <w:rPr>
          <w:rFonts w:ascii="Times New Roman" w:hAnsi="Times New Roman" w:cs="Times New Roman"/>
          <w:sz w:val="24"/>
          <w:szCs w:val="24"/>
          <w:lang w:val="en-US"/>
        </w:rPr>
      </w:pPr>
    </w:p>
    <w:p w14:paraId="635A47E1" w14:textId="05C0CB14"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w:t>
      </w:r>
      <w:r w:rsidR="00AC35C8" w:rsidRPr="00F20C48">
        <w:rPr>
          <w:rFonts w:ascii="Times New Roman" w:hAnsi="Times New Roman" w:cs="Times New Roman"/>
          <w:b/>
          <w:lang w:val="en-US"/>
        </w:rPr>
        <w:t>4</w:t>
      </w:r>
      <w:r w:rsidRPr="00F20C48">
        <w:rPr>
          <w:rFonts w:ascii="Times New Roman" w:hAnsi="Times New Roman" w:cs="Times New Roman"/>
          <w:b/>
          <w:lang w:val="en-US"/>
        </w:rPr>
        <w:t>.</w:t>
      </w:r>
      <w:r w:rsidRPr="00F20C48">
        <w:rPr>
          <w:rFonts w:ascii="Times New Roman" w:hAnsi="Times New Roman" w:cs="Times New Roman"/>
          <w:lang w:val="en-US"/>
        </w:rPr>
        <w:t xml:space="preserve"> </w:t>
      </w:r>
      <w:r w:rsidR="006047DD" w:rsidRPr="00F20C48">
        <w:rPr>
          <w:rFonts w:ascii="Times New Roman" w:hAnsi="Times New Roman" w:cs="Times New Roman"/>
          <w:lang w:val="en-US"/>
        </w:rPr>
        <w:t xml:space="preserve">Linear regression results for annual </w:t>
      </w:r>
      <w:ins w:id="227" w:author="Angela Maria Marulanda" w:date="2024-09-18T14:39:00Z">
        <w:r w:rsidR="005716B7" w:rsidRPr="00F20C48">
          <w:rPr>
            <w:rFonts w:ascii="Times New Roman" w:hAnsi="Times New Roman" w:cs="Times New Roman"/>
            <w:lang w:val="en-US"/>
          </w:rPr>
          <w:t>mean</w:t>
        </w:r>
        <w:r w:rsidR="005716B7">
          <w:rPr>
            <w:rFonts w:ascii="Times New Roman" w:hAnsi="Times New Roman" w:cs="Times New Roman"/>
            <w:lang w:val="en-US"/>
          </w:rPr>
          <w:t>?</w:t>
        </w:r>
        <w:r w:rsidR="005716B7" w:rsidRPr="00F20C48">
          <w:rPr>
            <w:rFonts w:ascii="Times New Roman" w:hAnsi="Times New Roman" w:cs="Times New Roman"/>
            <w:lang w:val="en-US"/>
          </w:rPr>
          <w:t xml:space="preserve"> </w:t>
        </w:r>
      </w:ins>
      <w:r w:rsidR="006047DD" w:rsidRPr="00F20C48">
        <w:rPr>
          <w:rFonts w:ascii="Times New Roman" w:hAnsi="Times New Roman" w:cs="Times New Roman"/>
          <w:lang w:val="en-US"/>
        </w:rPr>
        <w:t>coral growth and luminescence variables against environmental predictors for the period 1981-2015. All regressions have intercept set to zero. Significant slopes are identified with a p-value of &lt; 0.05.</w:t>
      </w:r>
    </w:p>
    <w:tbl>
      <w:tblPr>
        <w:tblW w:w="5960" w:type="dxa"/>
        <w:jc w:val="center"/>
        <w:tblLook w:val="04A0" w:firstRow="1" w:lastRow="0" w:firstColumn="1" w:lastColumn="0" w:noHBand="0" w:noVBand="1"/>
      </w:tblPr>
      <w:tblGrid>
        <w:gridCol w:w="2520"/>
        <w:gridCol w:w="1280"/>
        <w:gridCol w:w="1140"/>
        <w:gridCol w:w="1020"/>
      </w:tblGrid>
      <w:tr w:rsidR="006047DD" w:rsidRPr="00F20C48" w14:paraId="2814EA96" w14:textId="77777777" w:rsidTr="006047DD">
        <w:trPr>
          <w:trHeight w:val="300"/>
          <w:jc w:val="center"/>
        </w:trPr>
        <w:tc>
          <w:tcPr>
            <w:tcW w:w="2520" w:type="dxa"/>
            <w:tcBorders>
              <w:top w:val="single" w:sz="8" w:space="0" w:color="auto"/>
              <w:left w:val="nil"/>
              <w:bottom w:val="single" w:sz="8" w:space="0" w:color="auto"/>
              <w:right w:val="nil"/>
            </w:tcBorders>
            <w:shd w:val="clear" w:color="auto" w:fill="auto"/>
            <w:noWrap/>
            <w:vAlign w:val="center"/>
            <w:hideMark/>
          </w:tcPr>
          <w:p w14:paraId="0BA9B050" w14:textId="4B43D240" w:rsidR="006047DD" w:rsidRPr="00F20C48" w:rsidRDefault="006047DD" w:rsidP="006047DD">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Variable/Predictor</w:t>
            </w:r>
          </w:p>
        </w:tc>
        <w:tc>
          <w:tcPr>
            <w:tcW w:w="1280" w:type="dxa"/>
            <w:tcBorders>
              <w:top w:val="single" w:sz="8" w:space="0" w:color="auto"/>
              <w:left w:val="nil"/>
              <w:bottom w:val="single" w:sz="8" w:space="0" w:color="auto"/>
              <w:right w:val="nil"/>
            </w:tcBorders>
            <w:shd w:val="clear" w:color="auto" w:fill="auto"/>
            <w:noWrap/>
            <w:vAlign w:val="center"/>
            <w:hideMark/>
          </w:tcPr>
          <w:p w14:paraId="07DDB6B9" w14:textId="77777777" w:rsidR="006047DD" w:rsidRPr="00F20C48" w:rsidRDefault="006047DD" w:rsidP="006047DD">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1140" w:type="dxa"/>
            <w:tcBorders>
              <w:top w:val="single" w:sz="8" w:space="0" w:color="auto"/>
              <w:left w:val="nil"/>
              <w:bottom w:val="single" w:sz="8" w:space="0" w:color="auto"/>
              <w:right w:val="nil"/>
            </w:tcBorders>
            <w:shd w:val="clear" w:color="auto" w:fill="auto"/>
            <w:noWrap/>
            <w:vAlign w:val="center"/>
            <w:hideMark/>
          </w:tcPr>
          <w:p w14:paraId="5FB77986" w14:textId="77777777" w:rsidR="006047DD" w:rsidRPr="00F20C48" w:rsidRDefault="006047DD" w:rsidP="006047DD">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1020" w:type="dxa"/>
            <w:tcBorders>
              <w:top w:val="single" w:sz="8" w:space="0" w:color="auto"/>
              <w:left w:val="nil"/>
              <w:bottom w:val="single" w:sz="8" w:space="0" w:color="auto"/>
              <w:right w:val="nil"/>
            </w:tcBorders>
            <w:shd w:val="clear" w:color="auto" w:fill="auto"/>
            <w:noWrap/>
            <w:vAlign w:val="center"/>
            <w:hideMark/>
          </w:tcPr>
          <w:p w14:paraId="3CE7EA51" w14:textId="77777777" w:rsidR="006047DD" w:rsidRPr="00F20C48" w:rsidRDefault="006047DD" w:rsidP="006047DD">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p-value</w:t>
            </w:r>
          </w:p>
        </w:tc>
      </w:tr>
      <w:tr w:rsidR="006047DD" w:rsidRPr="00F20C48" w14:paraId="413C0B42"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45784912" w14:textId="77777777" w:rsidR="006047DD" w:rsidRPr="00F20C48" w:rsidRDefault="006047DD" w:rsidP="006047DD">
            <w:pPr>
              <w:spacing w:after="0" w:line="240" w:lineRule="auto"/>
              <w:rPr>
                <w:rFonts w:ascii="Times New Roman" w:eastAsia="Times New Roman" w:hAnsi="Times New Roman" w:cs="Times New Roman"/>
                <w:i/>
                <w:iCs/>
                <w:sz w:val="20"/>
                <w:szCs w:val="20"/>
                <w:lang w:val="en-US" w:eastAsia="en-US"/>
              </w:rPr>
            </w:pPr>
            <w:r w:rsidRPr="00F20C48">
              <w:rPr>
                <w:rFonts w:ascii="Times New Roman" w:eastAsia="Times New Roman" w:hAnsi="Times New Roman" w:cs="Times New Roman"/>
                <w:i/>
                <w:iCs/>
                <w:sz w:val="20"/>
                <w:szCs w:val="20"/>
                <w:lang w:val="en-US" w:eastAsia="en-US"/>
              </w:rPr>
              <w:t>Density</w:t>
            </w:r>
          </w:p>
        </w:tc>
        <w:tc>
          <w:tcPr>
            <w:tcW w:w="1280" w:type="dxa"/>
            <w:tcBorders>
              <w:top w:val="nil"/>
              <w:left w:val="nil"/>
              <w:bottom w:val="nil"/>
              <w:right w:val="nil"/>
            </w:tcBorders>
            <w:shd w:val="clear" w:color="auto" w:fill="auto"/>
            <w:noWrap/>
            <w:vAlign w:val="center"/>
            <w:hideMark/>
          </w:tcPr>
          <w:p w14:paraId="32980371" w14:textId="77777777" w:rsidR="006047DD" w:rsidRPr="00F20C48" w:rsidRDefault="006047DD" w:rsidP="006047DD">
            <w:pPr>
              <w:spacing w:after="0" w:line="240" w:lineRule="auto"/>
              <w:rPr>
                <w:rFonts w:ascii="Times New Roman" w:eastAsia="Times New Roman" w:hAnsi="Times New Roman" w:cs="Times New Roman"/>
                <w:b/>
                <w:bCs/>
                <w:i/>
                <w:iCs/>
                <w:sz w:val="20"/>
                <w:szCs w:val="20"/>
                <w:lang w:val="en-US" w:eastAsia="en-US"/>
              </w:rPr>
            </w:pPr>
          </w:p>
        </w:tc>
        <w:tc>
          <w:tcPr>
            <w:tcW w:w="1140" w:type="dxa"/>
            <w:tcBorders>
              <w:top w:val="nil"/>
              <w:left w:val="nil"/>
              <w:bottom w:val="nil"/>
              <w:right w:val="nil"/>
            </w:tcBorders>
            <w:shd w:val="clear" w:color="auto" w:fill="auto"/>
            <w:noWrap/>
            <w:vAlign w:val="center"/>
            <w:hideMark/>
          </w:tcPr>
          <w:p w14:paraId="0CC8DFF8"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c>
          <w:tcPr>
            <w:tcW w:w="1020" w:type="dxa"/>
            <w:tcBorders>
              <w:top w:val="nil"/>
              <w:left w:val="nil"/>
              <w:bottom w:val="nil"/>
              <w:right w:val="nil"/>
            </w:tcBorders>
            <w:shd w:val="clear" w:color="auto" w:fill="auto"/>
            <w:noWrap/>
            <w:vAlign w:val="center"/>
            <w:hideMark/>
          </w:tcPr>
          <w:p w14:paraId="1A3A14C8"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r>
      <w:tr w:rsidR="006047DD" w:rsidRPr="00F20C48" w14:paraId="38C86DE8"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5A1FE46F" w14:textId="77777777" w:rsidR="006047DD" w:rsidRPr="00F20C48" w:rsidRDefault="006047DD" w:rsidP="006047DD">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280" w:type="dxa"/>
            <w:tcBorders>
              <w:top w:val="nil"/>
              <w:left w:val="nil"/>
              <w:bottom w:val="nil"/>
              <w:right w:val="nil"/>
            </w:tcBorders>
            <w:shd w:val="clear" w:color="auto" w:fill="auto"/>
            <w:noWrap/>
            <w:vAlign w:val="center"/>
            <w:hideMark/>
          </w:tcPr>
          <w:p w14:paraId="148B4C7F" w14:textId="4B6A9454"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-0.32</w:t>
            </w:r>
          </w:p>
        </w:tc>
        <w:tc>
          <w:tcPr>
            <w:tcW w:w="1140" w:type="dxa"/>
            <w:tcBorders>
              <w:top w:val="nil"/>
              <w:left w:val="nil"/>
              <w:bottom w:val="nil"/>
              <w:right w:val="nil"/>
            </w:tcBorders>
            <w:shd w:val="clear" w:color="auto" w:fill="auto"/>
            <w:noWrap/>
            <w:vAlign w:val="center"/>
            <w:hideMark/>
          </w:tcPr>
          <w:p w14:paraId="3F025344" w14:textId="0889AC8F"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0.10</w:t>
            </w:r>
          </w:p>
        </w:tc>
        <w:tc>
          <w:tcPr>
            <w:tcW w:w="1020" w:type="dxa"/>
            <w:tcBorders>
              <w:top w:val="nil"/>
              <w:left w:val="nil"/>
              <w:bottom w:val="nil"/>
              <w:right w:val="nil"/>
            </w:tcBorders>
            <w:shd w:val="clear" w:color="auto" w:fill="auto"/>
            <w:noWrap/>
            <w:vAlign w:val="center"/>
            <w:hideMark/>
          </w:tcPr>
          <w:p w14:paraId="7C89427B" w14:textId="77777777"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0.061</w:t>
            </w:r>
          </w:p>
        </w:tc>
      </w:tr>
      <w:tr w:rsidR="006047DD" w:rsidRPr="00F20C48" w14:paraId="2AA690DF"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7C2D359E" w14:textId="77777777" w:rsidR="006047DD" w:rsidRPr="00F20C48" w:rsidRDefault="006047DD" w:rsidP="006047DD">
            <w:pPr>
              <w:spacing w:after="0" w:line="240" w:lineRule="auto"/>
              <w:rPr>
                <w:rFonts w:ascii="Times New Roman" w:eastAsia="Times New Roman" w:hAnsi="Times New Roman" w:cs="Times New Roman"/>
                <w:i/>
                <w:iCs/>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Extension</w:t>
            </w:r>
          </w:p>
        </w:tc>
        <w:tc>
          <w:tcPr>
            <w:tcW w:w="1280" w:type="dxa"/>
            <w:tcBorders>
              <w:top w:val="nil"/>
              <w:left w:val="nil"/>
              <w:bottom w:val="nil"/>
              <w:right w:val="nil"/>
            </w:tcBorders>
            <w:shd w:val="clear" w:color="auto" w:fill="auto"/>
            <w:noWrap/>
            <w:vAlign w:val="center"/>
            <w:hideMark/>
          </w:tcPr>
          <w:p w14:paraId="6D6EF485" w14:textId="77777777" w:rsidR="006047DD" w:rsidRPr="00F20C48" w:rsidRDefault="006047DD" w:rsidP="006047DD">
            <w:pPr>
              <w:spacing w:after="0" w:line="240" w:lineRule="auto"/>
              <w:rPr>
                <w:rFonts w:ascii="Times New Roman" w:eastAsia="Times New Roman" w:hAnsi="Times New Roman" w:cs="Times New Roman"/>
                <w:b/>
                <w:bCs/>
                <w:i/>
                <w:iCs/>
                <w:sz w:val="20"/>
                <w:szCs w:val="20"/>
                <w:lang w:val="en-US" w:eastAsia="en-US"/>
              </w:rPr>
            </w:pPr>
          </w:p>
        </w:tc>
        <w:tc>
          <w:tcPr>
            <w:tcW w:w="1140" w:type="dxa"/>
            <w:tcBorders>
              <w:top w:val="nil"/>
              <w:left w:val="nil"/>
              <w:bottom w:val="nil"/>
              <w:right w:val="nil"/>
            </w:tcBorders>
            <w:shd w:val="clear" w:color="auto" w:fill="auto"/>
            <w:noWrap/>
            <w:vAlign w:val="center"/>
            <w:hideMark/>
          </w:tcPr>
          <w:p w14:paraId="54A7718D"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c>
          <w:tcPr>
            <w:tcW w:w="1020" w:type="dxa"/>
            <w:tcBorders>
              <w:top w:val="nil"/>
              <w:left w:val="nil"/>
              <w:bottom w:val="nil"/>
              <w:right w:val="nil"/>
            </w:tcBorders>
            <w:shd w:val="clear" w:color="auto" w:fill="auto"/>
            <w:noWrap/>
            <w:vAlign w:val="center"/>
            <w:hideMark/>
          </w:tcPr>
          <w:p w14:paraId="65CAA847"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r>
      <w:tr w:rsidR="006047DD" w:rsidRPr="00F20C48" w14:paraId="03F9382E"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694BDE0D" w14:textId="77777777" w:rsidR="006047DD" w:rsidRPr="00F20C48" w:rsidRDefault="006047DD" w:rsidP="006047DD">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280" w:type="dxa"/>
            <w:tcBorders>
              <w:top w:val="nil"/>
              <w:left w:val="nil"/>
              <w:bottom w:val="nil"/>
              <w:right w:val="nil"/>
            </w:tcBorders>
            <w:shd w:val="clear" w:color="auto" w:fill="auto"/>
            <w:noWrap/>
            <w:vAlign w:val="center"/>
            <w:hideMark/>
          </w:tcPr>
          <w:p w14:paraId="1E927530" w14:textId="26B905E2"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0.26</w:t>
            </w:r>
          </w:p>
        </w:tc>
        <w:tc>
          <w:tcPr>
            <w:tcW w:w="1140" w:type="dxa"/>
            <w:tcBorders>
              <w:top w:val="nil"/>
              <w:left w:val="nil"/>
              <w:bottom w:val="nil"/>
              <w:right w:val="nil"/>
            </w:tcBorders>
            <w:shd w:val="clear" w:color="auto" w:fill="auto"/>
            <w:noWrap/>
            <w:vAlign w:val="center"/>
            <w:hideMark/>
          </w:tcPr>
          <w:p w14:paraId="73A66B75" w14:textId="5EB0F1FF"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0.07</w:t>
            </w:r>
          </w:p>
        </w:tc>
        <w:tc>
          <w:tcPr>
            <w:tcW w:w="1020" w:type="dxa"/>
            <w:tcBorders>
              <w:top w:val="nil"/>
              <w:left w:val="nil"/>
              <w:bottom w:val="nil"/>
              <w:right w:val="nil"/>
            </w:tcBorders>
            <w:shd w:val="clear" w:color="auto" w:fill="auto"/>
            <w:noWrap/>
            <w:vAlign w:val="center"/>
            <w:hideMark/>
          </w:tcPr>
          <w:p w14:paraId="78A8EF82" w14:textId="77777777"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0.144</w:t>
            </w:r>
          </w:p>
        </w:tc>
      </w:tr>
      <w:tr w:rsidR="006047DD" w:rsidRPr="00F20C48" w14:paraId="4BC4A8ED" w14:textId="77777777" w:rsidTr="006047DD">
        <w:trPr>
          <w:trHeight w:val="288"/>
          <w:jc w:val="center"/>
        </w:trPr>
        <w:tc>
          <w:tcPr>
            <w:tcW w:w="2520" w:type="dxa"/>
            <w:tcBorders>
              <w:top w:val="nil"/>
              <w:left w:val="nil"/>
              <w:bottom w:val="nil"/>
              <w:right w:val="nil"/>
            </w:tcBorders>
            <w:shd w:val="clear" w:color="auto" w:fill="auto"/>
            <w:noWrap/>
            <w:vAlign w:val="center"/>
            <w:hideMark/>
          </w:tcPr>
          <w:p w14:paraId="0AECEA32" w14:textId="77777777" w:rsidR="006047DD" w:rsidRPr="00F20C48" w:rsidRDefault="006047DD" w:rsidP="006047DD">
            <w:pPr>
              <w:spacing w:after="0" w:line="240" w:lineRule="auto"/>
              <w:rPr>
                <w:rFonts w:ascii="Times New Roman" w:eastAsia="Times New Roman" w:hAnsi="Times New Roman" w:cs="Times New Roman"/>
                <w:i/>
                <w:iCs/>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Luminescence</w:t>
            </w:r>
          </w:p>
        </w:tc>
        <w:tc>
          <w:tcPr>
            <w:tcW w:w="1280" w:type="dxa"/>
            <w:tcBorders>
              <w:top w:val="nil"/>
              <w:left w:val="nil"/>
              <w:bottom w:val="nil"/>
              <w:right w:val="nil"/>
            </w:tcBorders>
            <w:shd w:val="clear" w:color="auto" w:fill="auto"/>
            <w:noWrap/>
            <w:vAlign w:val="center"/>
            <w:hideMark/>
          </w:tcPr>
          <w:p w14:paraId="3DE13D75" w14:textId="77777777" w:rsidR="006047DD" w:rsidRPr="00F20C48" w:rsidRDefault="006047DD" w:rsidP="006047DD">
            <w:pPr>
              <w:spacing w:after="0" w:line="240" w:lineRule="auto"/>
              <w:rPr>
                <w:rFonts w:ascii="Times New Roman" w:eastAsia="Times New Roman" w:hAnsi="Times New Roman" w:cs="Times New Roman"/>
                <w:b/>
                <w:bCs/>
                <w:i/>
                <w:iCs/>
                <w:sz w:val="20"/>
                <w:szCs w:val="20"/>
                <w:lang w:val="en-US" w:eastAsia="en-US"/>
              </w:rPr>
            </w:pPr>
          </w:p>
        </w:tc>
        <w:tc>
          <w:tcPr>
            <w:tcW w:w="1140" w:type="dxa"/>
            <w:tcBorders>
              <w:top w:val="nil"/>
              <w:left w:val="nil"/>
              <w:bottom w:val="nil"/>
              <w:right w:val="nil"/>
            </w:tcBorders>
            <w:shd w:val="clear" w:color="auto" w:fill="auto"/>
            <w:noWrap/>
            <w:vAlign w:val="center"/>
            <w:hideMark/>
          </w:tcPr>
          <w:p w14:paraId="04FF7B50"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c>
          <w:tcPr>
            <w:tcW w:w="1020" w:type="dxa"/>
            <w:tcBorders>
              <w:top w:val="nil"/>
              <w:left w:val="nil"/>
              <w:bottom w:val="nil"/>
              <w:right w:val="nil"/>
            </w:tcBorders>
            <w:shd w:val="clear" w:color="auto" w:fill="auto"/>
            <w:noWrap/>
            <w:vAlign w:val="center"/>
            <w:hideMark/>
          </w:tcPr>
          <w:p w14:paraId="6C24685D" w14:textId="77777777" w:rsidR="006047DD" w:rsidRPr="00F20C48" w:rsidRDefault="006047DD" w:rsidP="006047DD">
            <w:pPr>
              <w:spacing w:after="0" w:line="240" w:lineRule="auto"/>
              <w:rPr>
                <w:rFonts w:ascii="Times New Roman" w:eastAsia="Times New Roman" w:hAnsi="Times New Roman" w:cs="Times New Roman"/>
                <w:color w:val="auto"/>
                <w:sz w:val="20"/>
                <w:szCs w:val="20"/>
                <w:lang w:val="en-US" w:eastAsia="en-US"/>
              </w:rPr>
            </w:pPr>
          </w:p>
        </w:tc>
      </w:tr>
      <w:tr w:rsidR="006047DD" w:rsidRPr="00F20C48" w14:paraId="70FEA289" w14:textId="77777777" w:rsidTr="006047DD">
        <w:trPr>
          <w:trHeight w:val="288"/>
          <w:jc w:val="center"/>
        </w:trPr>
        <w:tc>
          <w:tcPr>
            <w:tcW w:w="2520" w:type="dxa"/>
            <w:tcBorders>
              <w:top w:val="nil"/>
              <w:left w:val="nil"/>
              <w:bottom w:val="single" w:sz="4" w:space="0" w:color="auto"/>
              <w:right w:val="nil"/>
            </w:tcBorders>
            <w:shd w:val="clear" w:color="auto" w:fill="auto"/>
            <w:noWrap/>
            <w:vAlign w:val="center"/>
            <w:hideMark/>
          </w:tcPr>
          <w:p w14:paraId="50351313" w14:textId="77777777" w:rsidR="006047DD" w:rsidRPr="00F20C48" w:rsidRDefault="006047DD" w:rsidP="006047DD">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Temperature</w:t>
            </w:r>
          </w:p>
        </w:tc>
        <w:tc>
          <w:tcPr>
            <w:tcW w:w="1280" w:type="dxa"/>
            <w:tcBorders>
              <w:top w:val="nil"/>
              <w:left w:val="nil"/>
              <w:bottom w:val="single" w:sz="4" w:space="0" w:color="auto"/>
              <w:right w:val="nil"/>
            </w:tcBorders>
            <w:shd w:val="clear" w:color="auto" w:fill="auto"/>
            <w:noWrap/>
            <w:vAlign w:val="center"/>
            <w:hideMark/>
          </w:tcPr>
          <w:p w14:paraId="1F299EC4" w14:textId="7F785B3D"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w:t>
            </w:r>
          </w:p>
        </w:tc>
        <w:tc>
          <w:tcPr>
            <w:tcW w:w="1140" w:type="dxa"/>
            <w:tcBorders>
              <w:top w:val="nil"/>
              <w:left w:val="nil"/>
              <w:bottom w:val="single" w:sz="4" w:space="0" w:color="auto"/>
              <w:right w:val="nil"/>
            </w:tcBorders>
            <w:shd w:val="clear" w:color="auto" w:fill="auto"/>
            <w:noWrap/>
            <w:vAlign w:val="center"/>
            <w:hideMark/>
          </w:tcPr>
          <w:p w14:paraId="1ABC7708" w14:textId="33092DAE" w:rsidR="006047DD" w:rsidRPr="00F20C48" w:rsidRDefault="006047DD" w:rsidP="006047DD">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0.45</w:t>
            </w:r>
          </w:p>
        </w:tc>
        <w:tc>
          <w:tcPr>
            <w:tcW w:w="1020" w:type="dxa"/>
            <w:tcBorders>
              <w:top w:val="nil"/>
              <w:left w:val="nil"/>
              <w:bottom w:val="single" w:sz="4" w:space="0" w:color="auto"/>
              <w:right w:val="nil"/>
            </w:tcBorders>
            <w:shd w:val="clear" w:color="auto" w:fill="auto"/>
            <w:noWrap/>
            <w:vAlign w:val="center"/>
            <w:hideMark/>
          </w:tcPr>
          <w:p w14:paraId="6EACA9E5" w14:textId="77777777" w:rsidR="006047DD" w:rsidRPr="00F20C48" w:rsidRDefault="006047DD" w:rsidP="006047DD">
            <w:pPr>
              <w:spacing w:after="0" w:line="240" w:lineRule="auto"/>
              <w:rPr>
                <w:rFonts w:ascii="Times New Roman" w:eastAsia="Times New Roman" w:hAnsi="Times New Roman" w:cs="Times New Roman"/>
                <w:color w:val="FF0000"/>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0.001</w:t>
            </w:r>
          </w:p>
        </w:tc>
      </w:tr>
    </w:tbl>
    <w:p w14:paraId="3A1B3A3B" w14:textId="77777777" w:rsidR="001D4055" w:rsidRPr="00F20C48" w:rsidRDefault="001D4055" w:rsidP="001C796C">
      <w:pPr>
        <w:spacing w:line="480" w:lineRule="auto"/>
        <w:rPr>
          <w:rFonts w:ascii="Times New Roman" w:hAnsi="Times New Roman" w:cs="Times New Roman"/>
          <w:sz w:val="24"/>
          <w:szCs w:val="24"/>
          <w:lang w:val="en-US"/>
        </w:rPr>
      </w:pPr>
    </w:p>
    <w:p w14:paraId="1DD9F69D" w14:textId="2F6AC938" w:rsidR="0038085E" w:rsidRDefault="001B0CCE" w:rsidP="001C796C">
      <w:pPr>
        <w:spacing w:line="480" w:lineRule="auto"/>
        <w:rPr>
          <w:ins w:id="228" w:author="RODRIGUEZ RAMIREZ, Alberto (erodr11)" w:date="2024-09-22T21:25:00Z"/>
          <w:rFonts w:ascii="Times New Roman" w:hAnsi="Times New Roman" w:cs="Times New Roman"/>
          <w:b/>
          <w:sz w:val="24"/>
          <w:szCs w:val="24"/>
          <w:lang w:val="en-US"/>
        </w:rPr>
      </w:pPr>
      <w:commentRangeStart w:id="229"/>
      <w:commentRangeStart w:id="230"/>
      <w:r w:rsidRPr="00F20C48">
        <w:rPr>
          <w:rFonts w:ascii="Times New Roman" w:hAnsi="Times New Roman" w:cs="Times New Roman"/>
          <w:b/>
          <w:sz w:val="24"/>
          <w:szCs w:val="24"/>
          <w:lang w:val="en-US"/>
        </w:rPr>
        <w:t>Discussion</w:t>
      </w:r>
      <w:commentRangeEnd w:id="229"/>
      <w:r w:rsidR="00B41F88">
        <w:rPr>
          <w:rStyle w:val="Refdecomentario"/>
        </w:rPr>
        <w:commentReference w:id="229"/>
      </w:r>
      <w:commentRangeEnd w:id="230"/>
      <w:r w:rsidR="00D70A2B">
        <w:rPr>
          <w:rStyle w:val="Refdecomentario"/>
        </w:rPr>
        <w:commentReference w:id="230"/>
      </w:r>
    </w:p>
    <w:p w14:paraId="2EB63E17" w14:textId="7620FC5B" w:rsidR="0096587C" w:rsidRPr="0096587C" w:rsidRDefault="0096587C" w:rsidP="0096587C">
      <w:pPr>
        <w:spacing w:line="480" w:lineRule="auto"/>
        <w:rPr>
          <w:rFonts w:ascii="Times New Roman" w:hAnsi="Times New Roman" w:cs="Times New Roman"/>
          <w:sz w:val="24"/>
          <w:szCs w:val="24"/>
          <w:lang w:val="en-US"/>
          <w:rPrChange w:id="231" w:author="RODRIGUEZ RAMIREZ, Alberto (erodr11)" w:date="2024-09-22T21:25:00Z">
            <w:rPr>
              <w:rFonts w:ascii="Times New Roman" w:hAnsi="Times New Roman" w:cs="Times New Roman"/>
              <w:b/>
              <w:sz w:val="24"/>
              <w:szCs w:val="24"/>
              <w:lang w:val="en-US"/>
            </w:rPr>
          </w:rPrChange>
        </w:rPr>
      </w:pPr>
      <w:ins w:id="232" w:author="RODRIGUEZ RAMIREZ, Alberto (erodr11)" w:date="2024-09-22T21:25:00Z">
        <w:r w:rsidRPr="0096587C">
          <w:rPr>
            <w:rFonts w:ascii="Times New Roman" w:hAnsi="Times New Roman" w:cs="Times New Roman"/>
            <w:sz w:val="24"/>
            <w:szCs w:val="24"/>
            <w:lang w:val="en-US"/>
            <w:rPrChange w:id="233" w:author="RODRIGUEZ RAMIREZ, Alberto (erodr11)" w:date="2024-09-22T21:25:00Z">
              <w:rPr>
                <w:rFonts w:ascii="Times New Roman" w:hAnsi="Times New Roman" w:cs="Times New Roman"/>
                <w:b/>
                <w:sz w:val="24"/>
                <w:szCs w:val="24"/>
                <w:lang w:val="en-US"/>
              </w:rPr>
            </w:rPrChange>
          </w:rPr>
          <w:t xml:space="preserve">We provide </w:t>
        </w:r>
        <w:proofErr w:type="gramStart"/>
        <w:r w:rsidRPr="0096587C">
          <w:rPr>
            <w:rFonts w:ascii="Times New Roman" w:hAnsi="Times New Roman" w:cs="Times New Roman"/>
            <w:sz w:val="24"/>
            <w:szCs w:val="24"/>
            <w:lang w:val="en-US"/>
            <w:rPrChange w:id="234" w:author="RODRIGUEZ RAMIREZ, Alberto (erodr11)" w:date="2024-09-22T21:25:00Z">
              <w:rPr>
                <w:rFonts w:ascii="Times New Roman" w:hAnsi="Times New Roman" w:cs="Times New Roman"/>
                <w:b/>
                <w:sz w:val="24"/>
                <w:szCs w:val="24"/>
                <w:lang w:val="en-US"/>
              </w:rPr>
            </w:rPrChange>
          </w:rPr>
          <w:t xml:space="preserve">a </w:t>
        </w:r>
      </w:ins>
      <w:ins w:id="235" w:author="RODRIGUEZ RAMIREZ, Alberto (erodr11)" w:date="2024-09-22T23:13:00Z">
        <w:r w:rsidR="00DF5782">
          <w:rPr>
            <w:rFonts w:ascii="Times New Roman" w:hAnsi="Times New Roman" w:cs="Times New Roman"/>
            <w:sz w:val="24"/>
            <w:szCs w:val="24"/>
            <w:lang w:val="en-US"/>
          </w:rPr>
          <w:t>X</w:t>
        </w:r>
      </w:ins>
      <w:proofErr w:type="gramEnd"/>
      <w:ins w:id="236" w:author="RODRIGUEZ RAMIREZ, Alberto (erodr11)" w:date="2024-09-22T21:29:00Z">
        <w:r w:rsidR="00515DE0">
          <w:rPr>
            <w:rFonts w:ascii="Times New Roman" w:hAnsi="Times New Roman" w:cs="Times New Roman"/>
            <w:sz w:val="24"/>
            <w:szCs w:val="24"/>
            <w:lang w:val="en-US"/>
          </w:rPr>
          <w:t>-y</w:t>
        </w:r>
      </w:ins>
      <w:ins w:id="237" w:author="RODRIGUEZ RAMIREZ, Alberto (erodr11)" w:date="2024-09-22T21:25:00Z">
        <w:r w:rsidRPr="0096587C">
          <w:rPr>
            <w:rFonts w:ascii="Times New Roman" w:hAnsi="Times New Roman" w:cs="Times New Roman"/>
            <w:sz w:val="24"/>
            <w:szCs w:val="24"/>
            <w:lang w:val="en-US"/>
            <w:rPrChange w:id="238" w:author="RODRIGUEZ RAMIREZ, Alberto (erodr11)" w:date="2024-09-22T21:25:00Z">
              <w:rPr>
                <w:rFonts w:ascii="Times New Roman" w:hAnsi="Times New Roman" w:cs="Times New Roman"/>
                <w:b/>
                <w:sz w:val="24"/>
                <w:szCs w:val="24"/>
                <w:lang w:val="en-US"/>
              </w:rPr>
            </w:rPrChange>
          </w:rPr>
          <w:t xml:space="preserve">ear record </w:t>
        </w:r>
      </w:ins>
      <w:ins w:id="239" w:author="RODRIGUEZ RAMIREZ, Alberto (erodr11)" w:date="2024-09-22T23:13:00Z">
        <w:r w:rsidR="00DF5782">
          <w:rPr>
            <w:rFonts w:ascii="Times New Roman" w:hAnsi="Times New Roman" w:cs="Times New Roman"/>
            <w:sz w:val="24"/>
            <w:szCs w:val="24"/>
            <w:lang w:val="en-US"/>
          </w:rPr>
          <w:t xml:space="preserve">(1954-2015) </w:t>
        </w:r>
      </w:ins>
      <w:ins w:id="240" w:author="RODRIGUEZ RAMIREZ, Alberto (erodr11)" w:date="2024-09-22T21:25:00Z">
        <w:r w:rsidRPr="0096587C">
          <w:rPr>
            <w:rFonts w:ascii="Times New Roman" w:hAnsi="Times New Roman" w:cs="Times New Roman"/>
            <w:sz w:val="24"/>
            <w:szCs w:val="24"/>
            <w:lang w:val="en-US"/>
            <w:rPrChange w:id="241" w:author="RODRIGUEZ RAMIREZ, Alberto (erodr11)" w:date="2024-09-22T21:25:00Z">
              <w:rPr>
                <w:rFonts w:ascii="Times New Roman" w:hAnsi="Times New Roman" w:cs="Times New Roman"/>
                <w:b/>
                <w:sz w:val="24"/>
                <w:szCs w:val="24"/>
                <w:lang w:val="en-US"/>
              </w:rPr>
            </w:rPrChange>
          </w:rPr>
          <w:t xml:space="preserve">of coral growth parameters </w:t>
        </w:r>
      </w:ins>
      <w:ins w:id="242" w:author="RODRIGUEZ RAMIREZ, Alberto (erodr11)" w:date="2024-09-22T21:29:00Z">
        <w:r w:rsidR="00515DE0">
          <w:rPr>
            <w:rFonts w:ascii="Times New Roman" w:hAnsi="Times New Roman" w:cs="Times New Roman"/>
            <w:sz w:val="24"/>
            <w:szCs w:val="24"/>
            <w:lang w:val="en-US"/>
          </w:rPr>
          <w:t>and coral lumi</w:t>
        </w:r>
      </w:ins>
      <w:ins w:id="243" w:author="RODRIGUEZ RAMIREZ, Alberto (erodr11)" w:date="2024-09-22T21:30:00Z">
        <w:r w:rsidR="00515DE0">
          <w:rPr>
            <w:rFonts w:ascii="Times New Roman" w:hAnsi="Times New Roman" w:cs="Times New Roman"/>
            <w:sz w:val="24"/>
            <w:szCs w:val="24"/>
            <w:lang w:val="en-US"/>
          </w:rPr>
          <w:t>nes</w:t>
        </w:r>
      </w:ins>
      <w:ins w:id="244" w:author="RODRIGUEZ RAMIREZ, Alberto (erodr11)" w:date="2024-09-22T21:29:00Z">
        <w:r w:rsidR="00515DE0">
          <w:rPr>
            <w:rFonts w:ascii="Times New Roman" w:hAnsi="Times New Roman" w:cs="Times New Roman"/>
            <w:sz w:val="24"/>
            <w:szCs w:val="24"/>
            <w:lang w:val="en-US"/>
          </w:rPr>
          <w:t>cence</w:t>
        </w:r>
      </w:ins>
      <w:ins w:id="245" w:author="RODRIGUEZ RAMIREZ, Alberto (erodr11)" w:date="2024-09-22T21:25:00Z">
        <w:r w:rsidRPr="0096587C">
          <w:rPr>
            <w:rFonts w:ascii="Times New Roman" w:hAnsi="Times New Roman" w:cs="Times New Roman"/>
            <w:sz w:val="24"/>
            <w:szCs w:val="24"/>
            <w:lang w:val="en-US"/>
            <w:rPrChange w:id="246" w:author="RODRIGUEZ RAMIREZ, Alberto (erodr11)" w:date="2024-09-22T21:25:00Z">
              <w:rPr>
                <w:rFonts w:ascii="Times New Roman" w:hAnsi="Times New Roman" w:cs="Times New Roman"/>
                <w:b/>
                <w:sz w:val="24"/>
                <w:szCs w:val="24"/>
                <w:lang w:val="en-US"/>
              </w:rPr>
            </w:rPrChange>
          </w:rPr>
          <w:t xml:space="preserve"> </w:t>
        </w:r>
      </w:ins>
      <w:proofErr w:type="gramStart"/>
      <w:ins w:id="247" w:author="RODRIGUEZ RAMIREZ, Alberto (erodr11)" w:date="2024-09-22T21:26:00Z">
        <w:r>
          <w:rPr>
            <w:rFonts w:ascii="Times New Roman" w:hAnsi="Times New Roman" w:cs="Times New Roman"/>
            <w:sz w:val="24"/>
            <w:szCs w:val="24"/>
            <w:lang w:val="en-US"/>
          </w:rPr>
          <w:t xml:space="preserve">of  </w:t>
        </w:r>
      </w:ins>
      <w:ins w:id="248" w:author="RODRIGUEZ RAMIREZ, Alberto (erodr11)" w:date="2024-09-22T21:25:00Z">
        <w:r w:rsidRPr="00515DE0">
          <w:rPr>
            <w:rFonts w:ascii="Times New Roman" w:hAnsi="Times New Roman" w:cs="Times New Roman"/>
            <w:i/>
            <w:iCs/>
            <w:sz w:val="24"/>
            <w:szCs w:val="24"/>
            <w:lang w:val="en-US"/>
            <w:rPrChange w:id="249" w:author="RODRIGUEZ RAMIREZ, Alberto (erodr11)" w:date="2024-09-22T21:30:00Z">
              <w:rPr>
                <w:rFonts w:ascii="Times New Roman" w:hAnsi="Times New Roman" w:cs="Times New Roman"/>
                <w:b/>
                <w:sz w:val="24"/>
                <w:szCs w:val="24"/>
                <w:lang w:val="en-US"/>
              </w:rPr>
            </w:rPrChange>
          </w:rPr>
          <w:t>O.</w:t>
        </w:r>
      </w:ins>
      <w:proofErr w:type="gramEnd"/>
      <w:ins w:id="250" w:author="RODRIGUEZ RAMIREZ, Alberto (erodr11)" w:date="2024-09-22T21:26:00Z">
        <w:r w:rsidRPr="00515DE0">
          <w:rPr>
            <w:rFonts w:ascii="Times New Roman" w:hAnsi="Times New Roman" w:cs="Times New Roman"/>
            <w:i/>
            <w:iCs/>
            <w:sz w:val="24"/>
            <w:szCs w:val="24"/>
            <w:lang w:val="en-US"/>
            <w:rPrChange w:id="251" w:author="RODRIGUEZ RAMIREZ, Alberto (erodr11)" w:date="2024-09-22T21:30:00Z">
              <w:rPr>
                <w:rFonts w:ascii="Times New Roman" w:hAnsi="Times New Roman" w:cs="Times New Roman"/>
                <w:sz w:val="24"/>
                <w:szCs w:val="24"/>
                <w:lang w:val="en-US"/>
              </w:rPr>
            </w:rPrChange>
          </w:rPr>
          <w:t xml:space="preserve"> </w:t>
        </w:r>
      </w:ins>
      <w:ins w:id="252" w:author="RODRIGUEZ RAMIREZ, Alberto (erodr11)" w:date="2024-09-22T21:25:00Z">
        <w:r w:rsidRPr="00515DE0">
          <w:rPr>
            <w:rFonts w:ascii="Times New Roman" w:hAnsi="Times New Roman" w:cs="Times New Roman"/>
            <w:i/>
            <w:iCs/>
            <w:sz w:val="24"/>
            <w:szCs w:val="24"/>
            <w:lang w:val="en-US"/>
            <w:rPrChange w:id="253" w:author="RODRIGUEZ RAMIREZ, Alberto (erodr11)" w:date="2024-09-22T21:30:00Z">
              <w:rPr>
                <w:rFonts w:ascii="Times New Roman" w:hAnsi="Times New Roman" w:cs="Times New Roman"/>
                <w:b/>
                <w:sz w:val="24"/>
                <w:szCs w:val="24"/>
                <w:lang w:val="en-US"/>
              </w:rPr>
            </w:rPrChange>
          </w:rPr>
          <w:t>faveolata</w:t>
        </w:r>
        <w:r w:rsidRPr="0096587C">
          <w:rPr>
            <w:rFonts w:ascii="Times New Roman" w:hAnsi="Times New Roman" w:cs="Times New Roman"/>
            <w:sz w:val="24"/>
            <w:szCs w:val="24"/>
            <w:lang w:val="en-US"/>
            <w:rPrChange w:id="254" w:author="RODRIGUEZ RAMIREZ, Alberto (erodr11)" w:date="2024-09-22T21:25:00Z">
              <w:rPr>
                <w:rFonts w:ascii="Times New Roman" w:hAnsi="Times New Roman" w:cs="Times New Roman"/>
                <w:b/>
                <w:sz w:val="24"/>
                <w:szCs w:val="24"/>
                <w:lang w:val="en-US"/>
              </w:rPr>
            </w:rPrChange>
          </w:rPr>
          <w:t xml:space="preserve"> </w:t>
        </w:r>
      </w:ins>
      <w:ins w:id="255" w:author="RODRIGUEZ RAMIREZ, Alberto (erodr11)" w:date="2024-09-22T21:29:00Z">
        <w:r w:rsidR="00515DE0">
          <w:rPr>
            <w:rFonts w:ascii="Times New Roman" w:hAnsi="Times New Roman" w:cs="Times New Roman"/>
            <w:sz w:val="24"/>
            <w:szCs w:val="24"/>
            <w:lang w:val="en-US"/>
          </w:rPr>
          <w:t>specimens co</w:t>
        </w:r>
      </w:ins>
      <w:ins w:id="256" w:author="RODRIGUEZ RAMIREZ, Alberto (erodr11)" w:date="2024-09-22T21:30:00Z">
        <w:r w:rsidR="00515DE0">
          <w:rPr>
            <w:rFonts w:ascii="Times New Roman" w:hAnsi="Times New Roman" w:cs="Times New Roman"/>
            <w:sz w:val="24"/>
            <w:szCs w:val="24"/>
            <w:lang w:val="en-US"/>
          </w:rPr>
          <w:t xml:space="preserve">llected </w:t>
        </w:r>
      </w:ins>
      <w:ins w:id="257" w:author="RODRIGUEZ RAMIREZ, Alberto (erodr11)" w:date="2024-09-22T21:26:00Z">
        <w:r>
          <w:rPr>
            <w:rFonts w:ascii="Times New Roman" w:hAnsi="Times New Roman" w:cs="Times New Roman"/>
            <w:sz w:val="24"/>
            <w:szCs w:val="24"/>
            <w:lang w:val="en-US"/>
          </w:rPr>
          <w:t xml:space="preserve">from a impacted </w:t>
        </w:r>
      </w:ins>
      <w:ins w:id="258" w:author="RODRIGUEZ RAMIREZ, Alberto (erodr11)" w:date="2024-09-22T21:25:00Z">
        <w:r w:rsidRPr="0096587C">
          <w:rPr>
            <w:rFonts w:ascii="Times New Roman" w:hAnsi="Times New Roman" w:cs="Times New Roman"/>
            <w:sz w:val="24"/>
            <w:szCs w:val="24"/>
            <w:lang w:val="en-US"/>
            <w:rPrChange w:id="259" w:author="RODRIGUEZ RAMIREZ, Alberto (erodr11)" w:date="2024-09-22T21:25:00Z">
              <w:rPr>
                <w:rFonts w:ascii="Times New Roman" w:hAnsi="Times New Roman" w:cs="Times New Roman"/>
                <w:b/>
                <w:sz w:val="24"/>
                <w:szCs w:val="24"/>
                <w:lang w:val="en-US"/>
              </w:rPr>
            </w:rPrChange>
          </w:rPr>
          <w:t>fringing reef in the S</w:t>
        </w:r>
      </w:ins>
      <w:ins w:id="260" w:author="RODRIGUEZ RAMIREZ, Alberto (erodr11)" w:date="2024-09-22T21:27:00Z">
        <w:r>
          <w:rPr>
            <w:rFonts w:ascii="Times New Roman" w:hAnsi="Times New Roman" w:cs="Times New Roman"/>
            <w:sz w:val="24"/>
            <w:szCs w:val="24"/>
            <w:lang w:val="en-US"/>
          </w:rPr>
          <w:t>outhern</w:t>
        </w:r>
      </w:ins>
      <w:ins w:id="261" w:author="RODRIGUEZ RAMIREZ, Alberto (erodr11)" w:date="2024-09-22T21:25:00Z">
        <w:r w:rsidRPr="0096587C">
          <w:rPr>
            <w:rFonts w:ascii="Times New Roman" w:hAnsi="Times New Roman" w:cs="Times New Roman"/>
            <w:sz w:val="24"/>
            <w:szCs w:val="24"/>
            <w:lang w:val="en-US"/>
            <w:rPrChange w:id="262" w:author="RODRIGUEZ RAMIREZ, Alberto (erodr11)" w:date="2024-09-22T21:25:00Z">
              <w:rPr>
                <w:rFonts w:ascii="Times New Roman" w:hAnsi="Times New Roman" w:cs="Times New Roman"/>
                <w:b/>
                <w:sz w:val="24"/>
                <w:szCs w:val="24"/>
                <w:lang w:val="en-US"/>
              </w:rPr>
            </w:rPrChange>
          </w:rPr>
          <w:t xml:space="preserve"> Caribbean. Th</w:t>
        </w:r>
      </w:ins>
      <w:ins w:id="263" w:author="RODRIGUEZ RAMIREZ, Alberto (erodr11)" w:date="2024-09-22T21:30:00Z">
        <w:r w:rsidR="00515DE0">
          <w:rPr>
            <w:rFonts w:ascii="Times New Roman" w:hAnsi="Times New Roman" w:cs="Times New Roman"/>
            <w:sz w:val="24"/>
            <w:szCs w:val="24"/>
            <w:lang w:val="en-US"/>
          </w:rPr>
          <w:t>is is the first record</w:t>
        </w:r>
      </w:ins>
      <w:ins w:id="264" w:author="RODRIGUEZ RAMIREZ, Alberto (erodr11)" w:date="2024-09-22T21:31:00Z">
        <w:r w:rsidR="00515DE0">
          <w:rPr>
            <w:rFonts w:ascii="Times New Roman" w:hAnsi="Times New Roman" w:cs="Times New Roman"/>
            <w:sz w:val="24"/>
            <w:szCs w:val="24"/>
            <w:lang w:val="en-US"/>
          </w:rPr>
          <w:t xml:space="preserve"> obtained for a reef where the water quality </w:t>
        </w:r>
        <w:proofErr w:type="spellStart"/>
        <w:r w:rsidR="00515DE0">
          <w:rPr>
            <w:rFonts w:ascii="Times New Roman" w:hAnsi="Times New Roman" w:cs="Times New Roman"/>
            <w:sz w:val="24"/>
            <w:szCs w:val="24"/>
            <w:lang w:val="en-US"/>
          </w:rPr>
          <w:t>bla</w:t>
        </w:r>
        <w:proofErr w:type="spellEnd"/>
        <w:r w:rsidR="00515DE0">
          <w:rPr>
            <w:rFonts w:ascii="Times New Roman" w:hAnsi="Times New Roman" w:cs="Times New Roman"/>
            <w:sz w:val="24"/>
            <w:szCs w:val="24"/>
            <w:lang w:val="en-US"/>
          </w:rPr>
          <w:t xml:space="preserve">. </w:t>
        </w:r>
        <w:proofErr w:type="spellStart"/>
        <w:r w:rsidR="00515DE0">
          <w:rPr>
            <w:rFonts w:ascii="Times New Roman" w:hAnsi="Times New Roman" w:cs="Times New Roman"/>
            <w:sz w:val="24"/>
            <w:szCs w:val="24"/>
            <w:lang w:val="en-US"/>
          </w:rPr>
          <w:t>bla</w:t>
        </w:r>
      </w:ins>
      <w:proofErr w:type="spellEnd"/>
    </w:p>
    <w:p w14:paraId="77567C38" w14:textId="583AC227" w:rsidR="00F953B1" w:rsidRPr="00F20C48" w:rsidRDefault="00F953B1" w:rsidP="00D30656">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 characteristics</w:t>
      </w:r>
    </w:p>
    <w:p w14:paraId="4CAF55F1" w14:textId="25ECDCED" w:rsidR="009941D8" w:rsidRPr="00F20C48" w:rsidRDefault="00BE2C29" w:rsidP="006F4AA9">
      <w:pPr>
        <w:spacing w:line="480" w:lineRule="auto"/>
        <w:ind w:firstLine="720"/>
        <w:jc w:val="both"/>
        <w:rPr>
          <w:rFonts w:ascii="Times New Roman" w:hAnsi="Times New Roman" w:cs="Times New Roman"/>
          <w:sz w:val="24"/>
          <w:szCs w:val="24"/>
          <w:lang w:val="en-US"/>
        </w:rPr>
      </w:pPr>
      <w:commentRangeStart w:id="265"/>
      <w:r w:rsidRPr="00F20C48">
        <w:rPr>
          <w:rFonts w:ascii="Times New Roman" w:hAnsi="Times New Roman" w:cs="Times New Roman"/>
          <w:sz w:val="24"/>
          <w:szCs w:val="24"/>
          <w:lang w:val="en-US"/>
        </w:rPr>
        <w:t>The coral</w:t>
      </w:r>
      <w:r w:rsidR="00D30656" w:rsidRPr="00F20C48">
        <w:rPr>
          <w:rFonts w:ascii="Times New Roman" w:hAnsi="Times New Roman" w:cs="Times New Roman"/>
          <w:sz w:val="24"/>
          <w:szCs w:val="24"/>
          <w:lang w:val="en-US"/>
        </w:rPr>
        <w:t xml:space="preserve"> colonies</w:t>
      </w:r>
      <w:r w:rsidR="00ED0C0F" w:rsidRPr="00F20C48">
        <w:rPr>
          <w:rFonts w:ascii="Times New Roman" w:hAnsi="Times New Roman" w:cs="Times New Roman"/>
          <w:sz w:val="24"/>
          <w:szCs w:val="24"/>
          <w:lang w:val="en-US"/>
        </w:rPr>
        <w:t xml:space="preserve"> of</w:t>
      </w:r>
      <w:r w:rsidRPr="00F20C48">
        <w:rPr>
          <w:rFonts w:ascii="Times New Roman" w:hAnsi="Times New Roman" w:cs="Times New Roman"/>
          <w:sz w:val="24"/>
          <w:szCs w:val="24"/>
          <w:lang w:val="en-US"/>
        </w:rPr>
        <w:t xml:space="preserve"> </w:t>
      </w:r>
      <w:r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in Varadero Reef </w:t>
      </w:r>
      <w:r w:rsidR="005B280E" w:rsidRPr="00F20C48">
        <w:rPr>
          <w:rFonts w:ascii="Times New Roman" w:hAnsi="Times New Roman" w:cs="Times New Roman"/>
          <w:sz w:val="24"/>
          <w:szCs w:val="24"/>
          <w:lang w:val="en-US"/>
        </w:rPr>
        <w:t>exhibit</w:t>
      </w:r>
      <w:r w:rsidR="00D30656" w:rsidRPr="00F20C48">
        <w:rPr>
          <w:rFonts w:ascii="Times New Roman" w:hAnsi="Times New Roman" w:cs="Times New Roman"/>
          <w:sz w:val="24"/>
          <w:szCs w:val="24"/>
          <w:lang w:val="en-US"/>
        </w:rPr>
        <w:t xml:space="preserve"> low skeletal density and calcification rates, </w:t>
      </w:r>
      <w:r w:rsidR="003D5CBC" w:rsidRPr="00F20C48">
        <w:rPr>
          <w:rFonts w:ascii="Times New Roman" w:hAnsi="Times New Roman" w:cs="Times New Roman"/>
          <w:sz w:val="24"/>
          <w:szCs w:val="24"/>
          <w:lang w:val="en-US"/>
        </w:rPr>
        <w:t xml:space="preserve">while their </w:t>
      </w:r>
      <w:r w:rsidR="00ED0C0F" w:rsidRPr="00F20C48">
        <w:rPr>
          <w:rFonts w:ascii="Times New Roman" w:hAnsi="Times New Roman" w:cs="Times New Roman"/>
          <w:sz w:val="24"/>
          <w:szCs w:val="24"/>
          <w:lang w:val="en-US"/>
        </w:rPr>
        <w:t xml:space="preserve">linear extension </w:t>
      </w:r>
      <w:r w:rsidR="00D30656" w:rsidRPr="00F20C48">
        <w:rPr>
          <w:rFonts w:ascii="Times New Roman" w:hAnsi="Times New Roman" w:cs="Times New Roman"/>
          <w:sz w:val="24"/>
          <w:szCs w:val="24"/>
          <w:lang w:val="en-US"/>
        </w:rPr>
        <w:t xml:space="preserve">remains </w:t>
      </w:r>
      <w:r w:rsidR="003D5CBC" w:rsidRPr="00F20C48">
        <w:rPr>
          <w:rFonts w:ascii="Times New Roman" w:hAnsi="Times New Roman" w:cs="Times New Roman"/>
          <w:sz w:val="24"/>
          <w:szCs w:val="24"/>
          <w:lang w:val="en-US"/>
        </w:rPr>
        <w:t xml:space="preserve">relatively stable </w:t>
      </w:r>
      <w:r w:rsidR="00D30656" w:rsidRPr="00F20C48">
        <w:rPr>
          <w:rFonts w:ascii="Times New Roman" w:hAnsi="Times New Roman" w:cs="Times New Roman"/>
          <w:sz w:val="24"/>
          <w:szCs w:val="24"/>
          <w:lang w:val="en-US"/>
        </w:rPr>
        <w:t>over time</w:t>
      </w:r>
      <w:commentRangeEnd w:id="265"/>
      <w:r w:rsidR="00907D26">
        <w:rPr>
          <w:rStyle w:val="Refdecomentario"/>
        </w:rPr>
        <w:commentReference w:id="265"/>
      </w:r>
      <w:r w:rsidR="00D30656" w:rsidRPr="00F20C48">
        <w:rPr>
          <w:rFonts w:ascii="Times New Roman" w:hAnsi="Times New Roman" w:cs="Times New Roman"/>
          <w:sz w:val="24"/>
          <w:szCs w:val="24"/>
          <w:lang w:val="en-US"/>
        </w:rPr>
        <w:t xml:space="preserve">. The </w:t>
      </w:r>
      <w:r w:rsidR="00D30656" w:rsidRPr="00F20C48">
        <w:rPr>
          <w:rFonts w:ascii="Times New Roman" w:hAnsi="Times New Roman" w:cs="Times New Roman"/>
          <w:sz w:val="24"/>
          <w:szCs w:val="24"/>
          <w:lang w:val="en-US"/>
        </w:rPr>
        <w:lastRenderedPageBreak/>
        <w:t xml:space="preserve">average skeletal density and calcification rates </w:t>
      </w:r>
      <w:r w:rsidR="003D5CBC" w:rsidRPr="00F20C48">
        <w:rPr>
          <w:rFonts w:ascii="Times New Roman" w:hAnsi="Times New Roman" w:cs="Times New Roman"/>
          <w:sz w:val="24"/>
          <w:szCs w:val="24"/>
          <w:lang w:val="en-US"/>
        </w:rPr>
        <w:t xml:space="preserve">observed </w:t>
      </w:r>
      <w:r w:rsidR="00D30656" w:rsidRPr="00F20C48">
        <w:rPr>
          <w:rFonts w:ascii="Times New Roman" w:hAnsi="Times New Roman" w:cs="Times New Roman"/>
          <w:sz w:val="24"/>
          <w:szCs w:val="24"/>
          <w:lang w:val="en-US"/>
        </w:rPr>
        <w:t xml:space="preserve">are the lowest reported for this species at 4 m depth, </w:t>
      </w:r>
      <w:r w:rsidR="003D5CBC" w:rsidRPr="00F20C48">
        <w:rPr>
          <w:rFonts w:ascii="Times New Roman" w:hAnsi="Times New Roman" w:cs="Times New Roman"/>
          <w:sz w:val="24"/>
          <w:szCs w:val="24"/>
          <w:lang w:val="en-US"/>
        </w:rPr>
        <w:t>despite maintaining</w:t>
      </w:r>
      <w:r w:rsidR="00D91E7E" w:rsidRPr="00F20C48">
        <w:rPr>
          <w:rFonts w:ascii="Times New Roman" w:hAnsi="Times New Roman" w:cs="Times New Roman"/>
          <w:sz w:val="24"/>
          <w:szCs w:val="24"/>
          <w:lang w:val="en-US"/>
        </w:rPr>
        <w:t xml:space="preserve"> relatively high</w:t>
      </w:r>
      <w:r w:rsidR="00D30656" w:rsidRPr="00F20C48">
        <w:rPr>
          <w:rFonts w:ascii="Times New Roman" w:hAnsi="Times New Roman" w:cs="Times New Roman"/>
          <w:sz w:val="24"/>
          <w:szCs w:val="24"/>
          <w:lang w:val="en-US"/>
        </w:rPr>
        <w:t xml:space="preserve"> linear extension</w:t>
      </w:r>
      <w:r w:rsidR="00D91E7E" w:rsidRPr="00F20C48">
        <w:rPr>
          <w:rFonts w:ascii="Times New Roman" w:hAnsi="Times New Roman" w:cs="Times New Roman"/>
          <w:sz w:val="24"/>
          <w:szCs w:val="24"/>
          <w:lang w:val="en-US"/>
        </w:rPr>
        <w:t xml:space="preserve"> rates</w:t>
      </w:r>
      <w:r w:rsidR="00D30656" w:rsidRPr="00F20C48">
        <w:rPr>
          <w:rFonts w:ascii="Times New Roman" w:hAnsi="Times New Roman" w:cs="Times New Roman"/>
          <w:sz w:val="24"/>
          <w:szCs w:val="24"/>
          <w:lang w:val="en-US"/>
        </w:rPr>
        <w:t xml:space="preserve"> (Table 5).</w:t>
      </w:r>
      <w:r w:rsidR="00592F9B" w:rsidRPr="00F20C48">
        <w:rPr>
          <w:rFonts w:ascii="Times New Roman" w:hAnsi="Times New Roman" w:cs="Times New Roman"/>
          <w:sz w:val="24"/>
          <w:szCs w:val="24"/>
          <w:lang w:val="en-US"/>
        </w:rPr>
        <w:t xml:space="preserve"> </w:t>
      </w:r>
      <w:r w:rsidR="00515243" w:rsidRPr="00F20C48">
        <w:rPr>
          <w:rFonts w:ascii="Times New Roman" w:hAnsi="Times New Roman" w:cs="Times New Roman"/>
          <w:sz w:val="24"/>
          <w:szCs w:val="24"/>
          <w:lang w:val="en-US"/>
        </w:rPr>
        <w:t>The</w:t>
      </w:r>
      <w:r w:rsidR="003D5CBC" w:rsidRPr="00F20C48">
        <w:rPr>
          <w:rFonts w:ascii="Times New Roman" w:hAnsi="Times New Roman" w:cs="Times New Roman"/>
          <w:sz w:val="24"/>
          <w:szCs w:val="24"/>
          <w:lang w:val="en-US"/>
        </w:rPr>
        <w:t>se</w:t>
      </w:r>
      <w:r w:rsidR="00ED6105" w:rsidRPr="00F20C48">
        <w:rPr>
          <w:rFonts w:ascii="Times New Roman" w:hAnsi="Times New Roman" w:cs="Times New Roman"/>
          <w:sz w:val="24"/>
          <w:szCs w:val="24"/>
          <w:lang w:val="en-US"/>
        </w:rPr>
        <w:t xml:space="preserve"> corals </w:t>
      </w:r>
      <w:r w:rsidR="003D5CBC" w:rsidRPr="00F20C48">
        <w:rPr>
          <w:rFonts w:ascii="Times New Roman" w:hAnsi="Times New Roman" w:cs="Times New Roman"/>
          <w:sz w:val="24"/>
          <w:szCs w:val="24"/>
          <w:lang w:val="en-US"/>
        </w:rPr>
        <w:t xml:space="preserve">grow under </w:t>
      </w:r>
      <w:r w:rsidR="00ED6105" w:rsidRPr="00F20C48">
        <w:rPr>
          <w:rFonts w:ascii="Times New Roman" w:hAnsi="Times New Roman" w:cs="Times New Roman"/>
          <w:sz w:val="24"/>
          <w:szCs w:val="24"/>
          <w:lang w:val="en-US"/>
        </w:rPr>
        <w:t xml:space="preserve">low-light conditions </w:t>
      </w:r>
      <w:r w:rsidR="003D5CBC" w:rsidRPr="00F20C48">
        <w:rPr>
          <w:rFonts w:ascii="Times New Roman" w:hAnsi="Times New Roman" w:cs="Times New Roman"/>
          <w:sz w:val="24"/>
          <w:szCs w:val="24"/>
          <w:lang w:val="en-US"/>
        </w:rPr>
        <w:t>caused by</w:t>
      </w:r>
      <w:r w:rsidR="00ED6105" w:rsidRPr="00F20C48">
        <w:rPr>
          <w:rFonts w:ascii="Times New Roman" w:hAnsi="Times New Roman" w:cs="Times New Roman"/>
          <w:sz w:val="24"/>
          <w:szCs w:val="24"/>
          <w:lang w:val="en-US"/>
        </w:rPr>
        <w:t xml:space="preserve"> high </w:t>
      </w:r>
      <w:r w:rsidR="003D5CBC" w:rsidRPr="00F20C48">
        <w:rPr>
          <w:rFonts w:ascii="Times New Roman" w:hAnsi="Times New Roman" w:cs="Times New Roman"/>
          <w:sz w:val="24"/>
          <w:szCs w:val="24"/>
          <w:lang w:val="en-US"/>
        </w:rPr>
        <w:t xml:space="preserve">water </w:t>
      </w:r>
      <w:r w:rsidR="00ED6105" w:rsidRPr="00F20C48">
        <w:rPr>
          <w:rFonts w:ascii="Times New Roman" w:hAnsi="Times New Roman" w:cs="Times New Roman"/>
          <w:sz w:val="24"/>
          <w:szCs w:val="24"/>
          <w:lang w:val="en-US"/>
        </w:rPr>
        <w:t>turbidity</w:t>
      </w:r>
      <w:r w:rsidR="003D5CBC"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xml:space="preserve"> resulting </w:t>
      </w:r>
      <w:r w:rsidR="003D5CBC" w:rsidRPr="00F20C48">
        <w:rPr>
          <w:rFonts w:ascii="Times New Roman" w:hAnsi="Times New Roman" w:cs="Times New Roman"/>
          <w:sz w:val="24"/>
          <w:szCs w:val="24"/>
          <w:lang w:val="en-US"/>
        </w:rPr>
        <w:t>in</w:t>
      </w:r>
      <w:r w:rsidR="00B55B39" w:rsidRPr="00F20C48">
        <w:rPr>
          <w:rFonts w:ascii="Times New Roman" w:hAnsi="Times New Roman" w:cs="Times New Roman"/>
          <w:sz w:val="24"/>
          <w:szCs w:val="24"/>
          <w:lang w:val="en-US"/>
        </w:rPr>
        <w:t xml:space="preserve"> </w:t>
      </w:r>
      <w:commentRangeStart w:id="266"/>
      <w:r w:rsidR="00B55B39" w:rsidRPr="00F20C48">
        <w:rPr>
          <w:rFonts w:ascii="Times New Roman" w:hAnsi="Times New Roman" w:cs="Times New Roman"/>
          <w:sz w:val="24"/>
          <w:szCs w:val="24"/>
          <w:lang w:val="en-US"/>
        </w:rPr>
        <w:t xml:space="preserve">colony </w:t>
      </w:r>
      <w:r w:rsidR="00515243" w:rsidRPr="00F20C48">
        <w:rPr>
          <w:rFonts w:ascii="Times New Roman" w:hAnsi="Times New Roman" w:cs="Times New Roman"/>
          <w:sz w:val="24"/>
          <w:szCs w:val="24"/>
          <w:lang w:val="en-US"/>
        </w:rPr>
        <w:t>shape</w:t>
      </w:r>
      <w:r w:rsidR="00B55B39" w:rsidRPr="00F20C48">
        <w:rPr>
          <w:rFonts w:ascii="Times New Roman" w:hAnsi="Times New Roman" w:cs="Times New Roman"/>
          <w:sz w:val="24"/>
          <w:szCs w:val="24"/>
          <w:lang w:val="en-US"/>
        </w:rPr>
        <w:t>s</w:t>
      </w:r>
      <w:r w:rsidR="00515243" w:rsidRPr="00F20C48">
        <w:rPr>
          <w:rFonts w:ascii="Times New Roman" w:hAnsi="Times New Roman" w:cs="Times New Roman"/>
          <w:sz w:val="24"/>
          <w:szCs w:val="24"/>
          <w:lang w:val="en-US"/>
        </w:rPr>
        <w:t xml:space="preserve"> </w:t>
      </w:r>
      <w:commentRangeEnd w:id="266"/>
      <w:r w:rsidR="00CB541B">
        <w:rPr>
          <w:rStyle w:val="Refdecomentario"/>
        </w:rPr>
        <w:commentReference w:id="266"/>
      </w:r>
      <w:r w:rsidR="00547893" w:rsidRPr="00F20C48">
        <w:rPr>
          <w:rFonts w:ascii="Times New Roman" w:hAnsi="Times New Roman" w:cs="Times New Roman"/>
          <w:sz w:val="24"/>
          <w:szCs w:val="24"/>
          <w:lang w:val="en-US"/>
        </w:rPr>
        <w:t>ty</w:t>
      </w:r>
      <w:r w:rsidR="00515243" w:rsidRPr="00F20C48">
        <w:rPr>
          <w:rFonts w:ascii="Times New Roman" w:hAnsi="Times New Roman" w:cs="Times New Roman"/>
          <w:sz w:val="24"/>
          <w:szCs w:val="24"/>
          <w:lang w:val="en-US"/>
        </w:rPr>
        <w:t>pi</w:t>
      </w:r>
      <w:r w:rsidR="00547893" w:rsidRPr="00F20C48">
        <w:rPr>
          <w:rFonts w:ascii="Times New Roman" w:hAnsi="Times New Roman" w:cs="Times New Roman"/>
          <w:sz w:val="24"/>
          <w:szCs w:val="24"/>
          <w:lang w:val="en-US"/>
        </w:rPr>
        <w:t>cal</w:t>
      </w:r>
      <w:r w:rsidR="003D5CBC" w:rsidRPr="00F20C48">
        <w:rPr>
          <w:rFonts w:ascii="Times New Roman" w:hAnsi="Times New Roman" w:cs="Times New Roman"/>
          <w:sz w:val="24"/>
          <w:szCs w:val="24"/>
          <w:lang w:val="en-US"/>
        </w:rPr>
        <w:t xml:space="preserve"> of</w:t>
      </w:r>
      <w:r w:rsidR="00515243" w:rsidRPr="00F20C48">
        <w:rPr>
          <w:rFonts w:ascii="Times New Roman" w:hAnsi="Times New Roman" w:cs="Times New Roman"/>
          <w:sz w:val="24"/>
          <w:szCs w:val="24"/>
          <w:lang w:val="en-US"/>
        </w:rPr>
        <w:t xml:space="preserve"> those</w:t>
      </w:r>
      <w:r w:rsidR="00547893"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found </w:t>
      </w:r>
      <w:r w:rsidR="00515243" w:rsidRPr="00F20C48">
        <w:rPr>
          <w:rFonts w:ascii="Times New Roman" w:hAnsi="Times New Roman" w:cs="Times New Roman"/>
          <w:sz w:val="24"/>
          <w:szCs w:val="24"/>
          <w:lang w:val="en-US"/>
        </w:rPr>
        <w:t>in</w:t>
      </w:r>
      <w:r w:rsidR="00547893" w:rsidRPr="00F20C48">
        <w:rPr>
          <w:rFonts w:ascii="Times New Roman" w:hAnsi="Times New Roman" w:cs="Times New Roman"/>
          <w:sz w:val="24"/>
          <w:szCs w:val="24"/>
          <w:lang w:val="en-US"/>
        </w:rPr>
        <w:t xml:space="preserve"> light-limited environments </w:t>
      </w:r>
      <w:r w:rsidR="00515243"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{"citationID":"MsZ3W2tr","properties":{"formattedCitation":"(Pizarro et al. 2017; L\\uc0\\u243{}pez-Londo\\uc0\\u241{}o et al. 2021)","plainCitation":"(Pizarro et al. 2017; 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515243"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(Pizarro et al. 2017; López-Londoño et al. 2021)</w:t>
      </w:r>
      <w:r w:rsidR="00515243" w:rsidRPr="00F20C48">
        <w:rPr>
          <w:rFonts w:ascii="Times New Roman" w:hAnsi="Times New Roman" w:cs="Times New Roman"/>
          <w:sz w:val="24"/>
          <w:szCs w:val="24"/>
          <w:lang w:val="en-US"/>
        </w:rPr>
        <w:fldChar w:fldCharType="end"/>
      </w:r>
      <w:r w:rsidR="00515243"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t>The light availab</w:t>
      </w:r>
      <w:r w:rsidR="003D5CBC" w:rsidRPr="00F20C48">
        <w:rPr>
          <w:rFonts w:ascii="Times New Roman" w:hAnsi="Times New Roman" w:cs="Times New Roman"/>
          <w:sz w:val="24"/>
          <w:szCs w:val="24"/>
          <w:lang w:val="en-US"/>
        </w:rPr>
        <w:t>i</w:t>
      </w:r>
      <w:r w:rsidR="00B55B39" w:rsidRPr="00F20C48">
        <w:rPr>
          <w:rFonts w:ascii="Times New Roman" w:hAnsi="Times New Roman" w:cs="Times New Roman"/>
          <w:sz w:val="24"/>
          <w:szCs w:val="24"/>
          <w:lang w:val="en-US"/>
        </w:rPr>
        <w:t>l</w:t>
      </w:r>
      <w:r w:rsidR="003D5CBC" w:rsidRPr="00F20C48">
        <w:rPr>
          <w:rFonts w:ascii="Times New Roman" w:hAnsi="Times New Roman" w:cs="Times New Roman"/>
          <w:sz w:val="24"/>
          <w:szCs w:val="24"/>
          <w:lang w:val="en-US"/>
        </w:rPr>
        <w:t>ity</w:t>
      </w:r>
      <w:r w:rsidR="00B55B39" w:rsidRPr="00F20C48">
        <w:rPr>
          <w:rFonts w:ascii="Times New Roman" w:hAnsi="Times New Roman" w:cs="Times New Roman"/>
          <w:sz w:val="24"/>
          <w:szCs w:val="24"/>
          <w:lang w:val="en-US"/>
        </w:rPr>
        <w:t xml:space="preserve"> and physiology of </w:t>
      </w:r>
      <w:r w:rsidR="00B55B39" w:rsidRPr="00F20C48">
        <w:rPr>
          <w:rFonts w:ascii="Times New Roman" w:hAnsi="Times New Roman" w:cs="Times New Roman"/>
          <w:i/>
          <w:iCs/>
          <w:sz w:val="24"/>
          <w:szCs w:val="24"/>
          <w:lang w:val="en-US"/>
        </w:rPr>
        <w:t>O. faveolata</w:t>
      </w:r>
      <w:r w:rsidR="00B55B39" w:rsidRPr="00F20C48">
        <w:rPr>
          <w:rFonts w:ascii="Times New Roman" w:hAnsi="Times New Roman" w:cs="Times New Roman"/>
          <w:sz w:val="24"/>
          <w:szCs w:val="24"/>
          <w:lang w:val="en-US"/>
        </w:rPr>
        <w:t xml:space="preserve"> at 4 m depth in Varadero Reef </w:t>
      </w:r>
      <w:r w:rsidR="003D5CBC" w:rsidRPr="00F20C48">
        <w:rPr>
          <w:rFonts w:ascii="Times New Roman" w:hAnsi="Times New Roman" w:cs="Times New Roman"/>
          <w:sz w:val="24"/>
          <w:szCs w:val="24"/>
          <w:lang w:val="en-US"/>
        </w:rPr>
        <w:t>are</w:t>
      </w:r>
      <w:r w:rsidR="00B55B39" w:rsidRPr="00F20C48">
        <w:rPr>
          <w:rFonts w:ascii="Times New Roman" w:hAnsi="Times New Roman" w:cs="Times New Roman"/>
          <w:sz w:val="24"/>
          <w:szCs w:val="24"/>
          <w:lang w:val="en-US"/>
        </w:rPr>
        <w:t xml:space="preserve"> similar to th</w:t>
      </w:r>
      <w:r w:rsidR="003D5CBC" w:rsidRPr="00F20C48">
        <w:rPr>
          <w:rFonts w:ascii="Times New Roman" w:hAnsi="Times New Roman" w:cs="Times New Roman"/>
          <w:sz w:val="24"/>
          <w:szCs w:val="24"/>
          <w:lang w:val="en-US"/>
        </w:rPr>
        <w:t>ose</w:t>
      </w:r>
      <w:r w:rsidR="00B55B39" w:rsidRPr="00F20C48">
        <w:rPr>
          <w:rFonts w:ascii="Times New Roman" w:hAnsi="Times New Roman" w:cs="Times New Roman"/>
          <w:sz w:val="24"/>
          <w:szCs w:val="24"/>
          <w:lang w:val="en-US"/>
        </w:rPr>
        <w:t xml:space="preserve"> observed in </w:t>
      </w:r>
      <w:r w:rsidR="00B55B39" w:rsidRPr="00F20C48">
        <w:rPr>
          <w:rFonts w:ascii="Times New Roman" w:hAnsi="Times New Roman" w:cs="Times New Roman"/>
          <w:i/>
          <w:iCs/>
          <w:sz w:val="24"/>
          <w:szCs w:val="24"/>
          <w:lang w:val="en-US"/>
        </w:rPr>
        <w:t>O. faveolata</w:t>
      </w:r>
      <w:r w:rsidR="00B55B39" w:rsidRPr="00F20C48">
        <w:rPr>
          <w:rFonts w:ascii="Times New Roman" w:hAnsi="Times New Roman" w:cs="Times New Roman"/>
          <w:sz w:val="24"/>
          <w:szCs w:val="24"/>
          <w:lang w:val="en-US"/>
        </w:rPr>
        <w:t xml:space="preserve"> colonies at 12 m depth in </w:t>
      </w:r>
      <w:r w:rsidR="00ED777C" w:rsidRPr="00F20C48">
        <w:rPr>
          <w:rFonts w:ascii="Times New Roman" w:hAnsi="Times New Roman" w:cs="Times New Roman"/>
          <w:sz w:val="24"/>
          <w:szCs w:val="24"/>
          <w:lang w:val="en-US"/>
        </w:rPr>
        <w:t>reefs of</w:t>
      </w:r>
      <w:r w:rsidR="003D5CBC" w:rsidRPr="00F20C48">
        <w:rPr>
          <w:rFonts w:ascii="Times New Roman" w:hAnsi="Times New Roman" w:cs="Times New Roman"/>
          <w:sz w:val="24"/>
          <w:szCs w:val="24"/>
          <w:lang w:val="en-US"/>
        </w:rPr>
        <w:t xml:space="preserve"> the</w:t>
      </w:r>
      <w:r w:rsidR="00ED777C"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t>Rosario Islands (Colombian Caribbean)</w:t>
      </w:r>
      <w:r w:rsidR="003D5CBC" w:rsidRPr="00F20C48">
        <w:rPr>
          <w:rFonts w:ascii="Times New Roman" w:hAnsi="Times New Roman" w:cs="Times New Roman"/>
          <w:sz w:val="24"/>
          <w:szCs w:val="24"/>
          <w:lang w:val="en-US"/>
        </w:rPr>
        <w:t>, where</w:t>
      </w:r>
      <w:r w:rsidR="00ED777C" w:rsidRPr="00F20C48">
        <w:rPr>
          <w:rFonts w:ascii="Times New Roman" w:hAnsi="Times New Roman" w:cs="Times New Roman"/>
          <w:sz w:val="24"/>
          <w:szCs w:val="24"/>
          <w:lang w:val="en-US"/>
        </w:rPr>
        <w:t xml:space="preserve"> </w:t>
      </w:r>
      <w:ins w:id="267" w:author="Mateo  Lopez Victoria" w:date="2024-09-19T15:05:00Z">
        <w:r w:rsidR="00AE2F46">
          <w:rPr>
            <w:rFonts w:ascii="Times New Roman" w:hAnsi="Times New Roman" w:cs="Times New Roman"/>
            <w:sz w:val="24"/>
            <w:szCs w:val="24"/>
            <w:lang w:val="en-US"/>
          </w:rPr>
          <w:t xml:space="preserve">the </w:t>
        </w:r>
      </w:ins>
      <w:ins w:id="268" w:author="Mateo  Lopez Victoria" w:date="2024-09-19T15:06:00Z">
        <w:r w:rsidR="00AE2F46" w:rsidRPr="00F20C48">
          <w:rPr>
            <w:rFonts w:ascii="Times New Roman" w:hAnsi="Times New Roman" w:cs="Times New Roman"/>
            <w:sz w:val="24"/>
            <w:szCs w:val="24"/>
            <w:lang w:val="en-US"/>
          </w:rPr>
          <w:t>quality</w:t>
        </w:r>
        <w:r w:rsidR="00AE2F46">
          <w:rPr>
            <w:rFonts w:ascii="Times New Roman" w:hAnsi="Times New Roman" w:cs="Times New Roman"/>
            <w:sz w:val="24"/>
            <w:szCs w:val="24"/>
            <w:lang w:val="en-US"/>
          </w:rPr>
          <w:t xml:space="preserve"> of the </w:t>
        </w:r>
      </w:ins>
      <w:ins w:id="269" w:author="Mateo  Lopez Victoria" w:date="2024-09-19T15:05:00Z">
        <w:r w:rsidR="00AE2F46">
          <w:rPr>
            <w:rFonts w:ascii="Times New Roman" w:hAnsi="Times New Roman" w:cs="Times New Roman"/>
            <w:sz w:val="24"/>
            <w:szCs w:val="24"/>
            <w:lang w:val="en-US"/>
          </w:rPr>
          <w:t xml:space="preserve">optical </w:t>
        </w:r>
      </w:ins>
      <w:ins w:id="270" w:author="Mateo  Lopez Victoria" w:date="2024-09-19T15:06:00Z">
        <w:r w:rsidR="00AE2F46">
          <w:rPr>
            <w:rFonts w:ascii="Times New Roman" w:hAnsi="Times New Roman" w:cs="Times New Roman"/>
            <w:sz w:val="24"/>
            <w:szCs w:val="24"/>
            <w:lang w:val="en-US"/>
          </w:rPr>
          <w:t>properties</w:t>
        </w:r>
      </w:ins>
      <w:ins w:id="271" w:author="Mateo  Lopez Victoria" w:date="2024-09-19T15:05:00Z">
        <w:r w:rsidR="00AE2F46">
          <w:rPr>
            <w:rFonts w:ascii="Times New Roman" w:hAnsi="Times New Roman" w:cs="Times New Roman"/>
            <w:sz w:val="24"/>
            <w:szCs w:val="24"/>
            <w:lang w:val="en-US"/>
          </w:rPr>
          <w:t xml:space="preserve"> </w:t>
        </w:r>
      </w:ins>
      <w:ins w:id="272" w:author="Mateo  Lopez Victoria" w:date="2024-09-19T15:06:00Z">
        <w:r w:rsidR="00AE2F46">
          <w:rPr>
            <w:rFonts w:ascii="Times New Roman" w:hAnsi="Times New Roman" w:cs="Times New Roman"/>
            <w:sz w:val="24"/>
            <w:szCs w:val="24"/>
            <w:lang w:val="en-US"/>
          </w:rPr>
          <w:t xml:space="preserve">of </w:t>
        </w:r>
      </w:ins>
      <w:r w:rsidR="00ED777C" w:rsidRPr="00F20C48">
        <w:rPr>
          <w:rFonts w:ascii="Times New Roman" w:hAnsi="Times New Roman" w:cs="Times New Roman"/>
          <w:sz w:val="24"/>
          <w:szCs w:val="24"/>
          <w:lang w:val="en-US"/>
        </w:rPr>
        <w:t xml:space="preserve">water </w:t>
      </w:r>
      <w:del w:id="273" w:author="Mateo  Lopez Victoria" w:date="2024-09-19T15:06:00Z">
        <w:r w:rsidR="00ED777C" w:rsidRPr="00F20C48" w:rsidDel="00AE2F46">
          <w:rPr>
            <w:rFonts w:ascii="Times New Roman" w:hAnsi="Times New Roman" w:cs="Times New Roman"/>
            <w:sz w:val="24"/>
            <w:szCs w:val="24"/>
            <w:lang w:val="en-US"/>
          </w:rPr>
          <w:delText xml:space="preserve">quality </w:delText>
        </w:r>
      </w:del>
      <w:r w:rsidR="003D5CBC" w:rsidRPr="00F20C48">
        <w:rPr>
          <w:rFonts w:ascii="Times New Roman" w:hAnsi="Times New Roman" w:cs="Times New Roman"/>
          <w:sz w:val="24"/>
          <w:szCs w:val="24"/>
          <w:lang w:val="en-US"/>
        </w:rPr>
        <w:t>is better</w:t>
      </w:r>
      <w:r w:rsidR="00ED777C"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{"citationID":"mIMCKzpQ","properties":{"formattedCitation":"(L\\uc0\\u243{}pez-Londo\\uc0\\u241{}o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00B55B39" w:rsidRPr="00F20C48">
        <w:rPr>
          <w:rFonts w:ascii="Times New Roman" w:hAnsi="Times New Roman" w:cs="Times New Roman"/>
          <w:sz w:val="24"/>
          <w:szCs w:val="24"/>
          <w:lang w:val="en-US"/>
        </w:rPr>
        <w:fldChar w:fldCharType="separate"/>
      </w:r>
      <w:r w:rsidR="00864B43" w:rsidRPr="00AC6DCB">
        <w:rPr>
          <w:rFonts w:ascii="Times New Roman" w:hAnsi="Times New Roman" w:cs="Times New Roman"/>
          <w:sz w:val="24"/>
          <w:lang w:val="en-US"/>
          <w:rPrChange w:id="274" w:author="Mateo  Lopez Victoria" w:date="2024-09-19T15:20:00Z">
            <w:rPr>
              <w:rFonts w:ascii="Times New Roman" w:hAnsi="Times New Roman" w:cs="Times New Roman"/>
              <w:sz w:val="24"/>
            </w:rPr>
          </w:rPrChange>
        </w:rPr>
        <w:t>(López-Londoño et al. 2021)</w:t>
      </w:r>
      <w:r w:rsidR="00B55B39" w:rsidRPr="00F20C48">
        <w:rPr>
          <w:rFonts w:ascii="Times New Roman" w:hAnsi="Times New Roman" w:cs="Times New Roman"/>
          <w:sz w:val="24"/>
          <w:szCs w:val="24"/>
          <w:lang w:val="en-US"/>
        </w:rPr>
        <w:fldChar w:fldCharType="end"/>
      </w:r>
      <w:r w:rsidR="00B55B39" w:rsidRPr="00F20C48">
        <w:rPr>
          <w:rFonts w:ascii="Times New Roman" w:hAnsi="Times New Roman" w:cs="Times New Roman"/>
          <w:sz w:val="24"/>
          <w:szCs w:val="24"/>
          <w:lang w:val="en-US"/>
        </w:rPr>
        <w:t>.</w:t>
      </w:r>
      <w:r w:rsidR="0032084E" w:rsidRPr="00F20C48">
        <w:rPr>
          <w:rFonts w:ascii="Times New Roman" w:hAnsi="Times New Roman" w:cs="Times New Roman"/>
          <w:sz w:val="24"/>
          <w:szCs w:val="24"/>
          <w:lang w:val="en-US"/>
        </w:rPr>
        <w:t xml:space="preserve"> </w:t>
      </w:r>
      <w:r w:rsidR="003D5CBC" w:rsidRPr="00F20C48">
        <w:rPr>
          <w:rFonts w:ascii="Times New Roman" w:hAnsi="Times New Roman" w:cs="Times New Roman"/>
          <w:sz w:val="24"/>
          <w:szCs w:val="24"/>
          <w:lang w:val="en-US"/>
        </w:rPr>
        <w:t xml:space="preserve">In response to decreasing light availability with increasing depth, </w:t>
      </w:r>
      <w:proofErr w:type="spellStart"/>
      <w:r w:rsidR="00515243" w:rsidRPr="00F20C48">
        <w:rPr>
          <w:rFonts w:ascii="Times New Roman" w:hAnsi="Times New Roman" w:cs="Times New Roman"/>
          <w:sz w:val="24"/>
          <w:szCs w:val="24"/>
          <w:lang w:val="en-US"/>
        </w:rPr>
        <w:t>orbicellid</w:t>
      </w:r>
      <w:proofErr w:type="spellEnd"/>
      <w:r w:rsidR="00515243" w:rsidRPr="00F20C48">
        <w:rPr>
          <w:rFonts w:ascii="Times New Roman" w:hAnsi="Times New Roman" w:cs="Times New Roman"/>
          <w:sz w:val="24"/>
          <w:szCs w:val="24"/>
          <w:lang w:val="en-US"/>
        </w:rPr>
        <w:t xml:space="preserve"> corals </w:t>
      </w:r>
      <w:r w:rsidR="003D5CBC" w:rsidRPr="00F20C48">
        <w:rPr>
          <w:rFonts w:ascii="Times New Roman" w:hAnsi="Times New Roman" w:cs="Times New Roman"/>
          <w:sz w:val="24"/>
          <w:szCs w:val="24"/>
          <w:lang w:val="en-US"/>
        </w:rPr>
        <w:t xml:space="preserve">typically </w:t>
      </w:r>
      <w:r w:rsidR="00973C58" w:rsidRPr="00F20C48">
        <w:rPr>
          <w:rFonts w:ascii="Times New Roman" w:hAnsi="Times New Roman" w:cs="Times New Roman"/>
          <w:sz w:val="24"/>
          <w:szCs w:val="24"/>
          <w:lang w:val="en-US"/>
        </w:rPr>
        <w:t>increas</w:t>
      </w:r>
      <w:r w:rsidR="003D5CBC" w:rsidRPr="00F20C48">
        <w:rPr>
          <w:rFonts w:ascii="Times New Roman" w:hAnsi="Times New Roman" w:cs="Times New Roman"/>
          <w:sz w:val="24"/>
          <w:szCs w:val="24"/>
          <w:lang w:val="en-US"/>
        </w:rPr>
        <w:t xml:space="preserve">e </w:t>
      </w:r>
      <w:r w:rsidR="00515243" w:rsidRPr="00F20C48">
        <w:rPr>
          <w:rFonts w:ascii="Times New Roman" w:hAnsi="Times New Roman" w:cs="Times New Roman"/>
          <w:sz w:val="24"/>
          <w:szCs w:val="24"/>
          <w:lang w:val="en-US"/>
        </w:rPr>
        <w:t>skeletal densit</w:t>
      </w:r>
      <w:r w:rsidR="003D5CBC" w:rsidRPr="00F20C48">
        <w:rPr>
          <w:rFonts w:ascii="Times New Roman" w:hAnsi="Times New Roman" w:cs="Times New Roman"/>
          <w:sz w:val="24"/>
          <w:szCs w:val="24"/>
          <w:lang w:val="en-US"/>
        </w:rPr>
        <w:t>y while</w:t>
      </w:r>
      <w:r w:rsidR="00973C58" w:rsidRPr="00F20C48">
        <w:rPr>
          <w:rFonts w:ascii="Times New Roman" w:hAnsi="Times New Roman" w:cs="Times New Roman"/>
          <w:sz w:val="24"/>
          <w:szCs w:val="24"/>
          <w:lang w:val="en-US"/>
        </w:rPr>
        <w:t xml:space="preserve"> reducing linear extension and calcification rates </w:t>
      </w:r>
      <w:r w:rsidR="00973C58"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{"citationID":"52rOzDWi","properties":{"formattedCitation":"(Baker and Weber 1975; Dustan 1975; Bosscher 1993)","plainCitation":"(Baker and Weber 1975; Dustan 1975; Bosscher 1993)","noteIndex":0},"citationItems":[{"id":193,"uris":["http://zotero.org/users/9344658/items/XLJ8P8FR"],"itemData":{"id":193,"type":"article-journal","abstract":"Light and temperature are two of the most important physical factors affecting rates of growth of reef corals. The effect of light has been determined by X-radiographic measurement of long-term growth rates for 89 colonies of the coral Montastrea annularis collected over a 27.5-m depth range from St. Croix, U.S. Virgin Islands. These measurements, in conjunction with measurements of skeletal density, have established that M. annularis calcifies most rapidly at intermediate depths, and they have confirmed the identification of two distinct populations within this important frame-building species. ?? 1975.","container-title":"Earth and Planetary Science Letters","DOI":"10.1016/0012-821X(75)90160-0","ISSN":"0012821X","issue":"1","note":"ISBN: 0012-821X","page":"57-61","title":"Coral growth rate: Variation with depth","volume":"27","author":[{"family":"Baker","given":"Paul A."},{"family":"Weber","given":"Jon N."}],"issued":{"date-parts":[["1975"]]}}},{"id":144,"uris":["http://zotero.org/users/9344658/items/JKFBM78A"],"itemData":{"id":144,"type":"article-journal","abstract":"In this paper I describe and discuss the use of medical X-ray computerized tomography (CT) in the study of coral skeletons. CT generates X-ray images along freely chosen sections through the skeleton and offers, as well, the possibility of density measurements based on X-ray attenuation. This method has been applied to measure the skeletal density of the Caribbean reef-building coral Montastrea annularis, from Curacao, Netherlands Antilles. The observed, non-linear increase of skeletal density with depth can be attributed to decreasing photo- synthetic rates with increasing water depth. A comparison with extension rate measurements shows the inverse relationship between extension rate and skeletal density. CT proves to be a quick and non-destructive method to reveal growth structures (density banding) since it measures skeletal density.","container-title":"Coral Reefs","DOI":"10.1007/BF00302109","ISSN":"07224028","issue":"2","note":"PMID: 21385297\nISBN: 0722-4028","page":"97-103","title":"Computerized tomography and skeletal density of coral skeletons","volume":"12","author":[{"family":"Bosscher","given":"Hemmo"}],"issued":{"date-parts":[["1993"]]}}},{"id":271,"uris":["http://zotero.org/users/9344658/items/YD954HYW"],"itemData":{"id":271,"type":"article-journal","abstract":"The in-situ growth rate of the reef coral Montastrea annularis on a reef at Jamaica, W. Indies was determined for a 1-year period using Alizarin Red-S staining techniques. Growth rate is correlated with water depth and growth form. The flattened growth form of M. annularis allows for continued rapid increase in colony surface area at low light intensities. The geomorphology of Jamaican reefs may in part be controlled by the population ecology of M. annularis .","container-title":"Marine Biology","DOI":"10.1007/BF00390714","ISSN":"00253162","issue":"2","journalAbbreviation":"Mar. Biol.","note":"Citation Key: Dustan1975\nISBN: 0025-3162","page":"101-107","title":"Growth and form in the reef-building coral &lt;i&gt;Montastrea annularis&lt;/i&gt;","volume":"33","author":[{"family":"Dustan","given":"P."}],"issued":{"date-parts":[["1975"]]}}}],"schema":"https://github.com/citation-style-language/schema/raw/master/csl-citation.json"} </w:instrText>
      </w:r>
      <w:r w:rsidR="00973C58" w:rsidRPr="00F20C48">
        <w:rPr>
          <w:rFonts w:ascii="Times New Roman" w:hAnsi="Times New Roman" w:cs="Times New Roman"/>
          <w:sz w:val="24"/>
          <w:szCs w:val="24"/>
          <w:lang w:val="en-US"/>
        </w:rPr>
        <w:fldChar w:fldCharType="separate"/>
      </w:r>
      <w:r w:rsidR="00864B43" w:rsidRPr="00AC6DCB">
        <w:rPr>
          <w:rFonts w:ascii="Times New Roman" w:hAnsi="Times New Roman" w:cs="Times New Roman"/>
          <w:sz w:val="24"/>
          <w:lang w:val="en-US"/>
          <w:rPrChange w:id="275" w:author="Mateo  Lopez Victoria" w:date="2024-09-19T15:20:00Z">
            <w:rPr>
              <w:rFonts w:ascii="Times New Roman" w:hAnsi="Times New Roman" w:cs="Times New Roman"/>
              <w:sz w:val="24"/>
            </w:rPr>
          </w:rPrChange>
        </w:rPr>
        <w:t>(Baker and Weber 1975; Dustan 1975; Bosscher 1993)</w:t>
      </w:r>
      <w:r w:rsidR="00973C58" w:rsidRPr="00F20C48">
        <w:rPr>
          <w:rFonts w:ascii="Times New Roman" w:hAnsi="Times New Roman" w:cs="Times New Roman"/>
          <w:sz w:val="24"/>
          <w:szCs w:val="24"/>
          <w:lang w:val="en-US"/>
        </w:rPr>
        <w:fldChar w:fldCharType="end"/>
      </w:r>
      <w:r w:rsidR="00973C58" w:rsidRPr="00F20C48">
        <w:rPr>
          <w:rFonts w:ascii="Times New Roman" w:hAnsi="Times New Roman" w:cs="Times New Roman"/>
          <w:sz w:val="24"/>
          <w:szCs w:val="24"/>
          <w:lang w:val="en-US"/>
        </w:rPr>
        <w:t>.</w:t>
      </w:r>
      <w:r w:rsidR="0032084E" w:rsidRPr="00F20C48">
        <w:rPr>
          <w:rFonts w:ascii="Times New Roman" w:hAnsi="Times New Roman" w:cs="Times New Roman"/>
          <w:sz w:val="24"/>
          <w:szCs w:val="24"/>
          <w:lang w:val="en-US"/>
        </w:rPr>
        <w:t xml:space="preserve"> However, the skeletal growth characteristics of </w:t>
      </w:r>
      <w:r w:rsidR="0032084E" w:rsidRPr="00F20C48">
        <w:rPr>
          <w:rFonts w:ascii="Times New Roman" w:hAnsi="Times New Roman" w:cs="Times New Roman"/>
          <w:i/>
          <w:iCs/>
          <w:sz w:val="24"/>
          <w:szCs w:val="24"/>
          <w:lang w:val="en-US"/>
        </w:rPr>
        <w:t>O. faveolata</w:t>
      </w:r>
      <w:r w:rsidR="0032084E" w:rsidRPr="00F20C48">
        <w:rPr>
          <w:rFonts w:ascii="Times New Roman" w:hAnsi="Times New Roman" w:cs="Times New Roman"/>
          <w:sz w:val="24"/>
          <w:szCs w:val="24"/>
          <w:lang w:val="en-US"/>
        </w:rPr>
        <w:t xml:space="preserve"> in Varadero Reef </w:t>
      </w:r>
      <w:r w:rsidR="005B280E" w:rsidRPr="00F20C48">
        <w:rPr>
          <w:rFonts w:ascii="Times New Roman" w:hAnsi="Times New Roman" w:cs="Times New Roman"/>
          <w:sz w:val="24"/>
          <w:szCs w:val="24"/>
          <w:lang w:val="en-US"/>
        </w:rPr>
        <w:t xml:space="preserve">deviate from </w:t>
      </w:r>
      <w:r w:rsidR="0032084E" w:rsidRPr="00F20C48">
        <w:rPr>
          <w:rFonts w:ascii="Times New Roman" w:hAnsi="Times New Roman" w:cs="Times New Roman"/>
          <w:sz w:val="24"/>
          <w:szCs w:val="24"/>
          <w:lang w:val="en-US"/>
        </w:rPr>
        <w:t xml:space="preserve">expected </w:t>
      </w:r>
      <w:r w:rsidR="003D5CBC" w:rsidRPr="00F20C48">
        <w:rPr>
          <w:rFonts w:ascii="Times New Roman" w:hAnsi="Times New Roman" w:cs="Times New Roman"/>
          <w:sz w:val="24"/>
          <w:szCs w:val="24"/>
          <w:lang w:val="en-US"/>
        </w:rPr>
        <w:t xml:space="preserve">patterns </w:t>
      </w:r>
      <w:r w:rsidR="0032084E" w:rsidRPr="00F20C48">
        <w:rPr>
          <w:rFonts w:ascii="Times New Roman" w:hAnsi="Times New Roman" w:cs="Times New Roman"/>
          <w:sz w:val="24"/>
          <w:szCs w:val="24"/>
          <w:lang w:val="en-US"/>
        </w:rPr>
        <w:t>for coral</w:t>
      </w:r>
      <w:r w:rsidR="005B280E" w:rsidRPr="00F20C48">
        <w:rPr>
          <w:rFonts w:ascii="Times New Roman" w:hAnsi="Times New Roman" w:cs="Times New Roman"/>
          <w:sz w:val="24"/>
          <w:szCs w:val="24"/>
          <w:lang w:val="en-US"/>
        </w:rPr>
        <w:t>s</w:t>
      </w:r>
      <w:r w:rsidR="0032084E" w:rsidRPr="00F20C48">
        <w:rPr>
          <w:rFonts w:ascii="Times New Roman" w:hAnsi="Times New Roman" w:cs="Times New Roman"/>
          <w:sz w:val="24"/>
          <w:szCs w:val="24"/>
          <w:lang w:val="en-US"/>
        </w:rPr>
        <w:t xml:space="preserve"> growing under low-light conditions.</w:t>
      </w:r>
      <w:r w:rsidR="005D11B5" w:rsidRPr="00F20C48">
        <w:rPr>
          <w:rFonts w:ascii="Times New Roman" w:hAnsi="Times New Roman" w:cs="Times New Roman"/>
          <w:sz w:val="24"/>
          <w:szCs w:val="24"/>
          <w:lang w:val="en-US"/>
        </w:rPr>
        <w:t xml:space="preserve"> </w:t>
      </w:r>
      <w:commentRangeStart w:id="276"/>
      <w:r w:rsidR="00B27476" w:rsidRPr="00F20C48">
        <w:rPr>
          <w:rFonts w:ascii="Times New Roman" w:hAnsi="Times New Roman" w:cs="Times New Roman"/>
          <w:sz w:val="24"/>
          <w:szCs w:val="24"/>
          <w:lang w:val="en-US"/>
        </w:rPr>
        <w:t xml:space="preserve">Correlations </w:t>
      </w:r>
      <w:r w:rsidR="00181701" w:rsidRPr="00F20C48">
        <w:rPr>
          <w:rFonts w:ascii="Times New Roman" w:hAnsi="Times New Roman" w:cs="Times New Roman"/>
          <w:sz w:val="24"/>
          <w:szCs w:val="24"/>
          <w:lang w:val="en-US"/>
        </w:rPr>
        <w:t xml:space="preserve">between the growth variables </w:t>
      </w:r>
      <w:r w:rsidR="00B27476" w:rsidRPr="00F20C48">
        <w:rPr>
          <w:rFonts w:ascii="Times New Roman" w:hAnsi="Times New Roman" w:cs="Times New Roman"/>
          <w:sz w:val="24"/>
          <w:szCs w:val="24"/>
          <w:lang w:val="en-US"/>
        </w:rPr>
        <w:t xml:space="preserve">suggest that the </w:t>
      </w:r>
      <w:r w:rsidR="005B280E" w:rsidRPr="00F20C48">
        <w:rPr>
          <w:rFonts w:ascii="Times New Roman" w:hAnsi="Times New Roman" w:cs="Times New Roman"/>
          <w:sz w:val="24"/>
          <w:szCs w:val="24"/>
          <w:lang w:val="en-US"/>
        </w:rPr>
        <w:t xml:space="preserve">observed </w:t>
      </w:r>
      <w:r w:rsidR="00B27476" w:rsidRPr="00F20C48">
        <w:rPr>
          <w:rFonts w:ascii="Times New Roman" w:hAnsi="Times New Roman" w:cs="Times New Roman"/>
          <w:sz w:val="24"/>
          <w:szCs w:val="24"/>
          <w:lang w:val="en-US"/>
        </w:rPr>
        <w:t>g</w:t>
      </w:r>
      <w:r w:rsidR="005D11B5" w:rsidRPr="00F20C48">
        <w:rPr>
          <w:rFonts w:ascii="Times New Roman" w:hAnsi="Times New Roman" w:cs="Times New Roman"/>
          <w:sz w:val="24"/>
          <w:szCs w:val="24"/>
          <w:lang w:val="en-US"/>
        </w:rPr>
        <w:t xml:space="preserve">rowth strategy </w:t>
      </w:r>
      <w:r w:rsidR="00B27476" w:rsidRPr="00F20C48">
        <w:rPr>
          <w:rFonts w:ascii="Times New Roman" w:hAnsi="Times New Roman" w:cs="Times New Roman"/>
          <w:sz w:val="24"/>
          <w:szCs w:val="24"/>
          <w:lang w:val="en-US"/>
        </w:rPr>
        <w:t xml:space="preserve">of </w:t>
      </w:r>
      <w:r w:rsidR="00B27476" w:rsidRPr="00F20C48">
        <w:rPr>
          <w:rFonts w:ascii="Times New Roman" w:hAnsi="Times New Roman" w:cs="Times New Roman"/>
          <w:i/>
          <w:iCs/>
          <w:sz w:val="24"/>
          <w:szCs w:val="24"/>
          <w:lang w:val="en-US"/>
        </w:rPr>
        <w:t>O. faveolata</w:t>
      </w:r>
      <w:r w:rsidR="00B27476" w:rsidRPr="00F20C48">
        <w:rPr>
          <w:rFonts w:ascii="Times New Roman" w:hAnsi="Times New Roman" w:cs="Times New Roman"/>
          <w:sz w:val="24"/>
          <w:szCs w:val="24"/>
          <w:lang w:val="en-US"/>
        </w:rPr>
        <w:t xml:space="preserve"> </w:t>
      </w:r>
      <w:r w:rsidR="00175AE7" w:rsidRPr="00F20C48">
        <w:rPr>
          <w:rFonts w:ascii="Times New Roman" w:hAnsi="Times New Roman" w:cs="Times New Roman"/>
          <w:sz w:val="24"/>
          <w:szCs w:val="24"/>
          <w:lang w:val="en-US"/>
        </w:rPr>
        <w:t>focuses</w:t>
      </w:r>
      <w:r w:rsidR="005D11B5" w:rsidRPr="00F20C48">
        <w:rPr>
          <w:rFonts w:ascii="Times New Roman" w:hAnsi="Times New Roman" w:cs="Times New Roman"/>
          <w:sz w:val="24"/>
          <w:szCs w:val="24"/>
          <w:lang w:val="en-US"/>
        </w:rPr>
        <w:t xml:space="preserve"> on </w:t>
      </w:r>
      <w:r w:rsidR="00175AE7" w:rsidRPr="00F20C48">
        <w:rPr>
          <w:rFonts w:ascii="Times New Roman" w:hAnsi="Times New Roman" w:cs="Times New Roman"/>
          <w:sz w:val="24"/>
          <w:szCs w:val="24"/>
          <w:lang w:val="en-US"/>
        </w:rPr>
        <w:t>utilizing</w:t>
      </w:r>
      <w:r w:rsidR="00B27476" w:rsidRPr="00F20C48">
        <w:rPr>
          <w:rFonts w:ascii="Times New Roman" w:hAnsi="Times New Roman" w:cs="Times New Roman"/>
          <w:sz w:val="24"/>
          <w:szCs w:val="24"/>
          <w:lang w:val="en-US"/>
        </w:rPr>
        <w:t xml:space="preserve"> </w:t>
      </w:r>
      <w:r w:rsidR="00717E28" w:rsidRPr="00F20C48">
        <w:rPr>
          <w:rFonts w:ascii="Times New Roman" w:hAnsi="Times New Roman" w:cs="Times New Roman"/>
          <w:sz w:val="24"/>
          <w:szCs w:val="24"/>
          <w:lang w:val="en-US"/>
        </w:rPr>
        <w:t>calcification products</w:t>
      </w:r>
      <w:r w:rsidR="00B27476" w:rsidRPr="00F20C48">
        <w:rPr>
          <w:rFonts w:ascii="Times New Roman" w:hAnsi="Times New Roman" w:cs="Times New Roman"/>
          <w:sz w:val="24"/>
          <w:szCs w:val="24"/>
          <w:lang w:val="en-US"/>
        </w:rPr>
        <w:t xml:space="preserve"> to </w:t>
      </w:r>
      <w:r w:rsidR="00175AE7" w:rsidRPr="00F20C48">
        <w:rPr>
          <w:rFonts w:ascii="Times New Roman" w:hAnsi="Times New Roman" w:cs="Times New Roman"/>
          <w:sz w:val="24"/>
          <w:szCs w:val="24"/>
          <w:lang w:val="en-US"/>
        </w:rPr>
        <w:t>achieve faster</w:t>
      </w:r>
      <w:r w:rsidR="00B27476" w:rsidRPr="00F20C48">
        <w:rPr>
          <w:rFonts w:ascii="Times New Roman" w:hAnsi="Times New Roman" w:cs="Times New Roman"/>
          <w:sz w:val="24"/>
          <w:szCs w:val="24"/>
          <w:lang w:val="en-US"/>
        </w:rPr>
        <w:t xml:space="preserve"> vertical </w:t>
      </w:r>
      <w:r w:rsidR="00175AE7" w:rsidRPr="00F20C48">
        <w:rPr>
          <w:rFonts w:ascii="Times New Roman" w:hAnsi="Times New Roman" w:cs="Times New Roman"/>
          <w:sz w:val="24"/>
          <w:szCs w:val="24"/>
          <w:lang w:val="en-US"/>
        </w:rPr>
        <w:t>growth</w:t>
      </w:r>
      <w:r w:rsidR="00942626" w:rsidRPr="00F20C48">
        <w:rPr>
          <w:rFonts w:ascii="Times New Roman" w:hAnsi="Times New Roman" w:cs="Times New Roman"/>
          <w:sz w:val="24"/>
          <w:szCs w:val="24"/>
          <w:lang w:val="en-US"/>
        </w:rPr>
        <w:t xml:space="preserve"> with less dense skeletons, </w:t>
      </w:r>
      <w:commentRangeEnd w:id="276"/>
      <w:r w:rsidR="00552350">
        <w:rPr>
          <w:rStyle w:val="Refdecomentario"/>
        </w:rPr>
        <w:commentReference w:id="276"/>
      </w:r>
      <w:r w:rsidR="00942626" w:rsidRPr="00F20C48">
        <w:rPr>
          <w:rFonts w:ascii="Times New Roman" w:hAnsi="Times New Roman" w:cs="Times New Roman"/>
          <w:sz w:val="24"/>
          <w:szCs w:val="24"/>
          <w:lang w:val="en-US"/>
        </w:rPr>
        <w:t xml:space="preserve">contrary to </w:t>
      </w:r>
      <w:r w:rsidR="005B280E" w:rsidRPr="00F20C48">
        <w:rPr>
          <w:rFonts w:ascii="Times New Roman" w:hAnsi="Times New Roman" w:cs="Times New Roman"/>
          <w:sz w:val="24"/>
          <w:szCs w:val="24"/>
          <w:lang w:val="en-US"/>
        </w:rPr>
        <w:t xml:space="preserve">previous findings for </w:t>
      </w:r>
      <w:proofErr w:type="spellStart"/>
      <w:r w:rsidR="00942626" w:rsidRPr="00F20C48">
        <w:rPr>
          <w:rFonts w:ascii="Times New Roman" w:hAnsi="Times New Roman" w:cs="Times New Roman"/>
          <w:sz w:val="24"/>
          <w:szCs w:val="24"/>
          <w:lang w:val="en-US"/>
        </w:rPr>
        <w:t>orbicellid</w:t>
      </w:r>
      <w:proofErr w:type="spellEnd"/>
      <w:r w:rsidR="00942626" w:rsidRPr="00F20C48">
        <w:rPr>
          <w:rFonts w:ascii="Times New Roman" w:hAnsi="Times New Roman" w:cs="Times New Roman"/>
          <w:sz w:val="24"/>
          <w:szCs w:val="24"/>
          <w:lang w:val="en-US"/>
        </w:rPr>
        <w:t xml:space="preserve"> corals </w:t>
      </w:r>
      <w:r w:rsidR="00942626"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{"citationID":"rXijCSNl","properties":{"formattedCitation":"(Carricart-Ganivet and Merino 2001)","plainCitation":"(Carricart-Ganivet and Merino 2001)","noteIndex":0},"citationItems":[{"id":160,"uris":["http://zotero.org/users/9344658/items/W674LJP2"],"itemData":{"id":160,"type":"article-journal","abstract":"Skeletal growth variables [density (g cm−3 ), extension rate (cm yr−1 ), and calcification rate (g cm−2 yr−1 )] were determined for annual density bands in skeletal slabs of the reef building coral Montastraea annularis. Colonies growing at the same depth (10 m) were collected from six coral reefs distributed along an environmental gradient of continental influence within the southern Gulf of Mexico. No significant differences in growth variables were evident within each reef for the period of time represented by the slabs. Variations in calcification rate are more closely linked with variations in extension rate than with variations in density. Differences among reefs were significant for the three growth variables and appeared to relate to the environmental gradient dominated by turbidity and sediment load. Density and calcification rate increased from high to low turbidity and sediment load, while extension rate followed an inverse trend. The data suggest that, as corals experience a harsher environment, they respond by extending their skeleton more with the same or less calcium carbonate, with a concomitant reduc- tion of skeletal density. This ‘stretching’ modulation of skeletal growth may be a wide- spread phenomenon. Coral","container-title":"Bulletin of Marine Science","issue":"1","journalAbbreviation":"Bull. Mar. Sci.","page":"133-146","title":"Growth responses of the reef-building coral &lt;i&gt;Montastraea annularis&lt;/i&gt; along a gradient of continental influence in the southern Gulf of Mexico","volume":"68","author":[{"family":"Carricart-Ganivet","given":"Juan P."},{"family":"Merino","given":"Martín"}],"issued":{"date-parts":[["2001"]]}}}],"schema":"https://github.com/citation-style-language/schema/raw/master/csl-citation.json"} </w:instrText>
      </w:r>
      <w:r w:rsidR="00942626"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w:t>
      </w:r>
      <w:proofErr w:type="spellStart"/>
      <w:r w:rsidR="00864B43" w:rsidRPr="00F20C48">
        <w:rPr>
          <w:rFonts w:ascii="Times New Roman" w:hAnsi="Times New Roman" w:cs="Times New Roman"/>
          <w:sz w:val="24"/>
          <w:lang w:val="en-US"/>
        </w:rPr>
        <w:t>Carricart-Ganivet</w:t>
      </w:r>
      <w:proofErr w:type="spellEnd"/>
      <w:r w:rsidR="00864B43" w:rsidRPr="00F20C48">
        <w:rPr>
          <w:rFonts w:ascii="Times New Roman" w:hAnsi="Times New Roman" w:cs="Times New Roman"/>
          <w:sz w:val="24"/>
          <w:lang w:val="en-US"/>
        </w:rPr>
        <w:t xml:space="preserve"> and Merino 2001)</w:t>
      </w:r>
      <w:r w:rsidR="00942626" w:rsidRPr="00F20C48">
        <w:rPr>
          <w:rFonts w:ascii="Times New Roman" w:hAnsi="Times New Roman" w:cs="Times New Roman"/>
          <w:sz w:val="24"/>
          <w:szCs w:val="24"/>
          <w:lang w:val="en-US"/>
        </w:rPr>
        <w:fldChar w:fldCharType="end"/>
      </w:r>
      <w:r w:rsidR="00B27476" w:rsidRPr="00F20C48">
        <w:rPr>
          <w:rFonts w:ascii="Times New Roman" w:hAnsi="Times New Roman" w:cs="Times New Roman"/>
          <w:sz w:val="24"/>
          <w:szCs w:val="24"/>
          <w:lang w:val="en-US"/>
        </w:rPr>
        <w:t>.</w:t>
      </w:r>
      <w:r w:rsidR="00B85026" w:rsidRPr="00F20C48">
        <w:rPr>
          <w:rFonts w:ascii="Times New Roman" w:hAnsi="Times New Roman" w:cs="Times New Roman"/>
          <w:sz w:val="24"/>
          <w:szCs w:val="24"/>
          <w:lang w:val="en-US"/>
        </w:rPr>
        <w:t xml:space="preserve"> </w:t>
      </w:r>
      <w:commentRangeStart w:id="277"/>
      <w:r w:rsidR="00DB111E" w:rsidRPr="00F20C48">
        <w:rPr>
          <w:rFonts w:ascii="Times New Roman" w:hAnsi="Times New Roman" w:cs="Times New Roman"/>
          <w:sz w:val="24"/>
          <w:szCs w:val="24"/>
          <w:lang w:val="en-US"/>
        </w:rPr>
        <w:t xml:space="preserve">The benefits of faster growth in the shallow suboptimal conditions of Varadero Reef (~2-6 m depth for </w:t>
      </w:r>
      <w:r w:rsidR="00DB111E" w:rsidRPr="00F20C48">
        <w:rPr>
          <w:rFonts w:ascii="Times New Roman" w:hAnsi="Times New Roman" w:cs="Times New Roman"/>
          <w:i/>
          <w:iCs/>
          <w:sz w:val="24"/>
          <w:szCs w:val="24"/>
          <w:lang w:val="en-US"/>
        </w:rPr>
        <w:t>O. faveolata</w:t>
      </w:r>
      <w:r w:rsidR="00DB111E" w:rsidRPr="00F20C48">
        <w:rPr>
          <w:rFonts w:ascii="Times New Roman" w:hAnsi="Times New Roman" w:cs="Times New Roman"/>
          <w:sz w:val="24"/>
          <w:szCs w:val="24"/>
          <w:lang w:val="en-US"/>
        </w:rPr>
        <w:t xml:space="preserve">) </w:t>
      </w:r>
      <w:commentRangeStart w:id="278"/>
      <w:r w:rsidR="00A426B4" w:rsidRPr="00F20C48">
        <w:rPr>
          <w:rFonts w:ascii="Times New Roman" w:hAnsi="Times New Roman" w:cs="Times New Roman"/>
          <w:sz w:val="24"/>
          <w:szCs w:val="24"/>
          <w:lang w:val="en-US"/>
        </w:rPr>
        <w:t>remain</w:t>
      </w:r>
      <w:r w:rsidR="00DB111E" w:rsidRPr="00F20C48">
        <w:rPr>
          <w:rFonts w:ascii="Times New Roman" w:hAnsi="Times New Roman" w:cs="Times New Roman"/>
          <w:sz w:val="24"/>
          <w:szCs w:val="24"/>
          <w:lang w:val="en-US"/>
        </w:rPr>
        <w:t xml:space="preserve"> uncertain.</w:t>
      </w:r>
      <w:commentRangeEnd w:id="277"/>
      <w:r w:rsidR="00B41F88">
        <w:rPr>
          <w:rStyle w:val="Refdecomentario"/>
        </w:rPr>
        <w:commentReference w:id="277"/>
      </w:r>
      <w:commentRangeEnd w:id="278"/>
      <w:r w:rsidR="008F3426">
        <w:rPr>
          <w:rStyle w:val="Refdecomentario"/>
        </w:rPr>
        <w:commentReference w:id="278"/>
      </w:r>
    </w:p>
    <w:p w14:paraId="19061A62" w14:textId="77777777" w:rsidR="00C95AAF" w:rsidRPr="00F20C48" w:rsidRDefault="00C95AAF" w:rsidP="00D30656">
      <w:pPr>
        <w:spacing w:line="480" w:lineRule="auto"/>
        <w:jc w:val="both"/>
        <w:rPr>
          <w:rFonts w:ascii="Times New Roman" w:hAnsi="Times New Roman" w:cs="Times New Roman"/>
          <w:sz w:val="24"/>
          <w:szCs w:val="24"/>
          <w:lang w:val="en-US"/>
        </w:rPr>
      </w:pPr>
    </w:p>
    <w:p w14:paraId="2E9F0099" w14:textId="2AD32A4A" w:rsidR="00C95AAF" w:rsidRPr="00F20C48" w:rsidRDefault="00C95AAF" w:rsidP="00C95AAF">
      <w:pPr>
        <w:spacing w:line="240" w:lineRule="auto"/>
        <w:jc w:val="center"/>
        <w:rPr>
          <w:rFonts w:ascii="Times New Roman" w:hAnsi="Times New Roman" w:cs="Times New Roman"/>
          <w:lang w:val="en-US"/>
        </w:rPr>
      </w:pPr>
      <w:commentRangeStart w:id="280"/>
      <w:commentRangeStart w:id="281"/>
      <w:commentRangeStart w:id="282"/>
      <w:r w:rsidRPr="00F20C48">
        <w:rPr>
          <w:rFonts w:ascii="Times New Roman" w:hAnsi="Times New Roman" w:cs="Times New Roman"/>
          <w:b/>
          <w:bCs/>
          <w:lang w:val="en-US"/>
        </w:rPr>
        <w:t>Table 5.</w:t>
      </w:r>
      <w:r w:rsidRPr="00F20C48">
        <w:rPr>
          <w:rFonts w:ascii="Times New Roman" w:hAnsi="Times New Roman" w:cs="Times New Roman"/>
          <w:lang w:val="en-US"/>
        </w:rPr>
        <w:t xml:space="preserve"> </w:t>
      </w:r>
      <w:commentRangeEnd w:id="280"/>
      <w:r w:rsidR="00B41F88">
        <w:rPr>
          <w:rStyle w:val="Refdecomentario"/>
        </w:rPr>
        <w:commentReference w:id="280"/>
      </w:r>
      <w:commentRangeEnd w:id="281"/>
      <w:r w:rsidR="00AE2F46">
        <w:rPr>
          <w:rStyle w:val="Refdecomentario"/>
        </w:rPr>
        <w:commentReference w:id="281"/>
      </w:r>
      <w:commentRangeEnd w:id="282"/>
      <w:r w:rsidR="00E72C74">
        <w:rPr>
          <w:rStyle w:val="Refdecomentario"/>
        </w:rPr>
        <w:commentReference w:id="282"/>
      </w:r>
      <w:r w:rsidRPr="00F20C48">
        <w:rPr>
          <w:rFonts w:ascii="Times New Roman" w:hAnsi="Times New Roman" w:cs="Times New Roman"/>
          <w:lang w:val="en-US"/>
        </w:rPr>
        <w:t xml:space="preserve">Linear extension, skeletal density, and calcification rates of </w:t>
      </w:r>
      <w:r w:rsidRPr="00F20C48">
        <w:rPr>
          <w:rFonts w:ascii="Times New Roman" w:hAnsi="Times New Roman" w:cs="Times New Roman"/>
          <w:i/>
          <w:iCs/>
          <w:lang w:val="en-US"/>
        </w:rPr>
        <w:t>O. faveolata</w:t>
      </w:r>
      <w:r w:rsidRPr="00F20C48">
        <w:rPr>
          <w:rFonts w:ascii="Times New Roman" w:hAnsi="Times New Roman" w:cs="Times New Roman"/>
          <w:lang w:val="en-US"/>
        </w:rPr>
        <w:t xml:space="preserve"> over relatively </w:t>
      </w:r>
      <w:r w:rsidR="00372B7B" w:rsidRPr="00F20C48">
        <w:rPr>
          <w:rFonts w:ascii="Times New Roman" w:hAnsi="Times New Roman" w:cs="Times New Roman"/>
          <w:lang w:val="en-US"/>
        </w:rPr>
        <w:t>long</w:t>
      </w:r>
      <w:r w:rsidRPr="00F20C48">
        <w:rPr>
          <w:rFonts w:ascii="Times New Roman" w:hAnsi="Times New Roman" w:cs="Times New Roman"/>
          <w:lang w:val="en-US"/>
        </w:rPr>
        <w:t xml:space="preserve"> periods </w:t>
      </w:r>
      <w:r w:rsidR="00372B7B" w:rsidRPr="00F20C48">
        <w:rPr>
          <w:rFonts w:ascii="Times New Roman" w:hAnsi="Times New Roman" w:cs="Times New Roman"/>
          <w:lang w:val="en-US"/>
        </w:rPr>
        <w:t xml:space="preserve">and </w:t>
      </w:r>
      <w:r w:rsidRPr="00F20C48">
        <w:rPr>
          <w:rFonts w:ascii="Times New Roman" w:hAnsi="Times New Roman" w:cs="Times New Roman"/>
          <w:lang w:val="en-US"/>
        </w:rPr>
        <w:t>different depths in the Caribbean Sea.</w:t>
      </w:r>
    </w:p>
    <w:tbl>
      <w:tblPr>
        <w:tblW w:w="8836" w:type="dxa"/>
        <w:jc w:val="center"/>
        <w:tblLook w:val="04A0" w:firstRow="1" w:lastRow="0" w:firstColumn="1" w:lastColumn="0" w:noHBand="0" w:noVBand="1"/>
      </w:tblPr>
      <w:tblGrid>
        <w:gridCol w:w="1440"/>
        <w:gridCol w:w="1170"/>
        <w:gridCol w:w="670"/>
        <w:gridCol w:w="860"/>
        <w:gridCol w:w="1080"/>
        <w:gridCol w:w="1100"/>
        <w:gridCol w:w="1170"/>
        <w:gridCol w:w="1346"/>
      </w:tblGrid>
      <w:tr w:rsidR="00C95AAF" w:rsidRPr="00F20C48" w14:paraId="6FF6BD56" w14:textId="77777777" w:rsidTr="00E84589">
        <w:trPr>
          <w:trHeight w:val="288"/>
          <w:jc w:val="center"/>
        </w:trPr>
        <w:tc>
          <w:tcPr>
            <w:tcW w:w="1440" w:type="dxa"/>
            <w:tcBorders>
              <w:top w:val="single" w:sz="4" w:space="0" w:color="auto"/>
              <w:left w:val="nil"/>
              <w:bottom w:val="single" w:sz="4" w:space="0" w:color="auto"/>
              <w:right w:val="nil"/>
            </w:tcBorders>
            <w:shd w:val="clear" w:color="auto" w:fill="auto"/>
            <w:noWrap/>
            <w:vAlign w:val="center"/>
            <w:hideMark/>
          </w:tcPr>
          <w:p w14:paraId="24E6B7EA" w14:textId="77777777" w:rsidR="00C95AAF" w:rsidRPr="00F20C48" w:rsidRDefault="00C95AAF" w:rsidP="00E84589">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Location</w:t>
            </w:r>
          </w:p>
        </w:tc>
        <w:tc>
          <w:tcPr>
            <w:tcW w:w="1170" w:type="dxa"/>
            <w:tcBorders>
              <w:top w:val="single" w:sz="4" w:space="0" w:color="auto"/>
              <w:left w:val="nil"/>
              <w:bottom w:val="single" w:sz="4" w:space="0" w:color="auto"/>
              <w:right w:val="nil"/>
            </w:tcBorders>
            <w:shd w:val="clear" w:color="auto" w:fill="auto"/>
            <w:noWrap/>
            <w:vAlign w:val="center"/>
            <w:hideMark/>
          </w:tcPr>
          <w:p w14:paraId="422A46AD" w14:textId="77777777" w:rsidR="00C95AAF" w:rsidRPr="00F20C48" w:rsidRDefault="00C95AAF" w:rsidP="00E84589">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Period</w:t>
            </w:r>
          </w:p>
        </w:tc>
        <w:tc>
          <w:tcPr>
            <w:tcW w:w="670" w:type="dxa"/>
            <w:tcBorders>
              <w:top w:val="single" w:sz="4" w:space="0" w:color="auto"/>
              <w:left w:val="nil"/>
              <w:bottom w:val="single" w:sz="4" w:space="0" w:color="auto"/>
              <w:right w:val="nil"/>
            </w:tcBorders>
            <w:shd w:val="clear" w:color="auto" w:fill="auto"/>
            <w:noWrap/>
            <w:vAlign w:val="center"/>
            <w:hideMark/>
          </w:tcPr>
          <w:p w14:paraId="6AE63D4D" w14:textId="77777777" w:rsidR="00C95AAF" w:rsidRPr="00F20C48" w:rsidRDefault="00C95AAF" w:rsidP="00E84589">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Depth (m)</w:t>
            </w:r>
          </w:p>
        </w:tc>
        <w:tc>
          <w:tcPr>
            <w:tcW w:w="860" w:type="dxa"/>
            <w:tcBorders>
              <w:top w:val="single" w:sz="4" w:space="0" w:color="auto"/>
              <w:left w:val="nil"/>
              <w:bottom w:val="single" w:sz="4" w:space="0" w:color="auto"/>
              <w:right w:val="nil"/>
            </w:tcBorders>
            <w:vAlign w:val="center"/>
          </w:tcPr>
          <w:p w14:paraId="1DCAA6BD" w14:textId="77777777" w:rsidR="00C95AAF" w:rsidRPr="00F20C48" w:rsidRDefault="00C95AAF" w:rsidP="00E84589">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Number of cores</w:t>
            </w:r>
          </w:p>
        </w:tc>
        <w:tc>
          <w:tcPr>
            <w:tcW w:w="1080" w:type="dxa"/>
            <w:tcBorders>
              <w:top w:val="single" w:sz="4" w:space="0" w:color="auto"/>
              <w:left w:val="nil"/>
              <w:bottom w:val="single" w:sz="4" w:space="0" w:color="auto"/>
              <w:right w:val="nil"/>
            </w:tcBorders>
            <w:shd w:val="clear" w:color="auto" w:fill="auto"/>
            <w:noWrap/>
            <w:vAlign w:val="center"/>
            <w:hideMark/>
          </w:tcPr>
          <w:p w14:paraId="026B6C91" w14:textId="77777777" w:rsidR="00C95AAF" w:rsidRPr="00F20C48" w:rsidRDefault="00C95AAF" w:rsidP="00E84589">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Extension (cm yr</w:t>
            </w:r>
            <w:r w:rsidRPr="00F20C48">
              <w:rPr>
                <w:rFonts w:ascii="Times New Roman" w:eastAsia="Times New Roman" w:hAnsi="Times New Roman" w:cs="Times New Roman"/>
                <w:b/>
                <w:bCs/>
                <w:sz w:val="16"/>
                <w:szCs w:val="16"/>
                <w:vertAlign w:val="superscript"/>
                <w:lang w:val="en-US" w:eastAsia="en-US"/>
              </w:rPr>
              <w:t>-1</w:t>
            </w:r>
            <w:r w:rsidRPr="00F20C48">
              <w:rPr>
                <w:rFonts w:ascii="Times New Roman" w:eastAsia="Times New Roman" w:hAnsi="Times New Roman" w:cs="Times New Roman"/>
                <w:b/>
                <w:bCs/>
                <w:sz w:val="16"/>
                <w:szCs w:val="16"/>
                <w:lang w:val="en-US" w:eastAsia="en-US"/>
              </w:rPr>
              <w:t>)</w:t>
            </w:r>
          </w:p>
        </w:tc>
        <w:tc>
          <w:tcPr>
            <w:tcW w:w="1100" w:type="dxa"/>
            <w:tcBorders>
              <w:top w:val="single" w:sz="4" w:space="0" w:color="auto"/>
              <w:left w:val="nil"/>
              <w:bottom w:val="single" w:sz="4" w:space="0" w:color="auto"/>
              <w:right w:val="nil"/>
            </w:tcBorders>
            <w:shd w:val="clear" w:color="auto" w:fill="auto"/>
            <w:noWrap/>
            <w:vAlign w:val="center"/>
            <w:hideMark/>
          </w:tcPr>
          <w:p w14:paraId="6E30AA39" w14:textId="77777777" w:rsidR="00C95AAF" w:rsidRPr="00F20C48" w:rsidRDefault="00C95AAF" w:rsidP="00E84589">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 xml:space="preserve">Density </w:t>
            </w:r>
          </w:p>
          <w:p w14:paraId="5BFF4BB6" w14:textId="77777777" w:rsidR="00C95AAF" w:rsidRPr="00F20C48" w:rsidRDefault="00C95AAF" w:rsidP="00E84589">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(g cm</w:t>
            </w:r>
            <w:r w:rsidRPr="00F20C48">
              <w:rPr>
                <w:rFonts w:ascii="Times New Roman" w:eastAsia="Times New Roman" w:hAnsi="Times New Roman" w:cs="Times New Roman"/>
                <w:b/>
                <w:bCs/>
                <w:sz w:val="16"/>
                <w:szCs w:val="16"/>
                <w:vertAlign w:val="superscript"/>
                <w:lang w:val="en-US" w:eastAsia="en-US"/>
              </w:rPr>
              <w:t>-3</w:t>
            </w:r>
            <w:r w:rsidRPr="00F20C48">
              <w:rPr>
                <w:rFonts w:ascii="Times New Roman" w:eastAsia="Times New Roman" w:hAnsi="Times New Roman" w:cs="Times New Roman"/>
                <w:b/>
                <w:bCs/>
                <w:sz w:val="16"/>
                <w:szCs w:val="16"/>
                <w:lang w:val="en-US" w:eastAsia="en-US"/>
              </w:rPr>
              <w:t>)</w:t>
            </w:r>
          </w:p>
        </w:tc>
        <w:tc>
          <w:tcPr>
            <w:tcW w:w="1170" w:type="dxa"/>
            <w:tcBorders>
              <w:top w:val="single" w:sz="4" w:space="0" w:color="auto"/>
              <w:left w:val="nil"/>
              <w:bottom w:val="single" w:sz="4" w:space="0" w:color="auto"/>
              <w:right w:val="nil"/>
            </w:tcBorders>
            <w:shd w:val="clear" w:color="auto" w:fill="auto"/>
            <w:noWrap/>
            <w:vAlign w:val="center"/>
            <w:hideMark/>
          </w:tcPr>
          <w:p w14:paraId="6C087163" w14:textId="77777777" w:rsidR="00C95AAF" w:rsidRPr="00F20C48" w:rsidRDefault="00C95AAF" w:rsidP="00E84589">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Calcification (g cm</w:t>
            </w:r>
            <w:r w:rsidRPr="00F20C48">
              <w:rPr>
                <w:rFonts w:ascii="Times New Roman" w:eastAsia="Times New Roman" w:hAnsi="Times New Roman" w:cs="Times New Roman"/>
                <w:b/>
                <w:bCs/>
                <w:sz w:val="16"/>
                <w:szCs w:val="16"/>
                <w:vertAlign w:val="superscript"/>
                <w:lang w:val="en-US" w:eastAsia="en-US"/>
              </w:rPr>
              <w:t>-2</w:t>
            </w:r>
            <w:r w:rsidRPr="00F20C48">
              <w:rPr>
                <w:rFonts w:ascii="Times New Roman" w:eastAsia="Times New Roman" w:hAnsi="Times New Roman" w:cs="Times New Roman"/>
                <w:b/>
                <w:bCs/>
                <w:sz w:val="16"/>
                <w:szCs w:val="16"/>
                <w:lang w:val="en-US" w:eastAsia="en-US"/>
              </w:rPr>
              <w:t xml:space="preserve"> yr</w:t>
            </w:r>
            <w:r w:rsidRPr="00F20C48">
              <w:rPr>
                <w:rFonts w:ascii="Times New Roman" w:eastAsia="Times New Roman" w:hAnsi="Times New Roman" w:cs="Times New Roman"/>
                <w:b/>
                <w:bCs/>
                <w:sz w:val="16"/>
                <w:szCs w:val="16"/>
                <w:vertAlign w:val="superscript"/>
                <w:lang w:val="en-US" w:eastAsia="en-US"/>
              </w:rPr>
              <w:t>-1</w:t>
            </w:r>
            <w:r w:rsidRPr="00F20C48">
              <w:rPr>
                <w:rFonts w:ascii="Times New Roman" w:eastAsia="Times New Roman" w:hAnsi="Times New Roman" w:cs="Times New Roman"/>
                <w:b/>
                <w:bCs/>
                <w:sz w:val="16"/>
                <w:szCs w:val="16"/>
                <w:lang w:val="en-US" w:eastAsia="en-US"/>
              </w:rPr>
              <w:t>)</w:t>
            </w:r>
          </w:p>
        </w:tc>
        <w:tc>
          <w:tcPr>
            <w:tcW w:w="1346" w:type="dxa"/>
            <w:tcBorders>
              <w:top w:val="single" w:sz="4" w:space="0" w:color="auto"/>
              <w:left w:val="nil"/>
              <w:bottom w:val="single" w:sz="4" w:space="0" w:color="auto"/>
              <w:right w:val="nil"/>
            </w:tcBorders>
            <w:shd w:val="clear" w:color="auto" w:fill="auto"/>
            <w:noWrap/>
            <w:vAlign w:val="center"/>
            <w:hideMark/>
          </w:tcPr>
          <w:p w14:paraId="1AF2CEDD" w14:textId="77777777" w:rsidR="00C95AAF" w:rsidRPr="00F20C48" w:rsidRDefault="00C95AAF" w:rsidP="00E84589">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Reference</w:t>
            </w:r>
          </w:p>
        </w:tc>
      </w:tr>
      <w:tr w:rsidR="00C95AAF" w:rsidRPr="00F20C48" w14:paraId="2D3069A8" w14:textId="77777777" w:rsidTr="00E84589">
        <w:trPr>
          <w:trHeight w:val="288"/>
          <w:jc w:val="center"/>
        </w:trPr>
        <w:tc>
          <w:tcPr>
            <w:tcW w:w="1440" w:type="dxa"/>
            <w:tcBorders>
              <w:top w:val="nil"/>
              <w:left w:val="nil"/>
              <w:bottom w:val="nil"/>
              <w:right w:val="nil"/>
            </w:tcBorders>
            <w:shd w:val="clear" w:color="auto" w:fill="auto"/>
            <w:noWrap/>
            <w:vAlign w:val="center"/>
            <w:hideMark/>
          </w:tcPr>
          <w:p w14:paraId="67CA9044"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Veracruz Reef, Mexico</w:t>
            </w:r>
          </w:p>
        </w:tc>
        <w:tc>
          <w:tcPr>
            <w:tcW w:w="1170" w:type="dxa"/>
            <w:tcBorders>
              <w:top w:val="nil"/>
              <w:left w:val="nil"/>
              <w:bottom w:val="nil"/>
              <w:right w:val="nil"/>
            </w:tcBorders>
            <w:shd w:val="clear" w:color="auto" w:fill="auto"/>
            <w:noWrap/>
            <w:vAlign w:val="center"/>
            <w:hideMark/>
          </w:tcPr>
          <w:p w14:paraId="610D5CA3"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1835-2002</w:t>
            </w:r>
          </w:p>
        </w:tc>
        <w:tc>
          <w:tcPr>
            <w:tcW w:w="670" w:type="dxa"/>
            <w:tcBorders>
              <w:top w:val="nil"/>
              <w:left w:val="nil"/>
              <w:bottom w:val="nil"/>
              <w:right w:val="nil"/>
            </w:tcBorders>
            <w:shd w:val="clear" w:color="auto" w:fill="auto"/>
            <w:noWrap/>
            <w:vAlign w:val="center"/>
            <w:hideMark/>
          </w:tcPr>
          <w:p w14:paraId="58A7D48C"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p>
        </w:tc>
        <w:tc>
          <w:tcPr>
            <w:tcW w:w="860" w:type="dxa"/>
            <w:tcBorders>
              <w:top w:val="nil"/>
              <w:left w:val="nil"/>
              <w:bottom w:val="nil"/>
              <w:right w:val="nil"/>
            </w:tcBorders>
            <w:vAlign w:val="center"/>
          </w:tcPr>
          <w:p w14:paraId="3991D7F3"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2B165DFE"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1.12 ± 0.23</w:t>
            </w:r>
          </w:p>
        </w:tc>
        <w:tc>
          <w:tcPr>
            <w:tcW w:w="1100" w:type="dxa"/>
            <w:tcBorders>
              <w:top w:val="nil"/>
              <w:left w:val="nil"/>
              <w:bottom w:val="nil"/>
              <w:right w:val="nil"/>
            </w:tcBorders>
            <w:shd w:val="clear" w:color="auto" w:fill="auto"/>
            <w:noWrap/>
            <w:vAlign w:val="center"/>
            <w:hideMark/>
          </w:tcPr>
          <w:p w14:paraId="1420B583"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p>
        </w:tc>
        <w:tc>
          <w:tcPr>
            <w:tcW w:w="1170" w:type="dxa"/>
            <w:tcBorders>
              <w:top w:val="nil"/>
              <w:left w:val="nil"/>
              <w:bottom w:val="nil"/>
              <w:right w:val="nil"/>
            </w:tcBorders>
            <w:shd w:val="clear" w:color="auto" w:fill="auto"/>
            <w:noWrap/>
            <w:vAlign w:val="center"/>
            <w:hideMark/>
          </w:tcPr>
          <w:p w14:paraId="45E02D12" w14:textId="77777777" w:rsidR="00C95AAF" w:rsidRPr="00F20C48" w:rsidRDefault="00C95AAF" w:rsidP="00E84589">
            <w:pPr>
              <w:spacing w:after="0" w:line="240" w:lineRule="auto"/>
              <w:rPr>
                <w:rFonts w:ascii="Times New Roman" w:eastAsia="Times New Roman" w:hAnsi="Times New Roman" w:cs="Times New Roman"/>
                <w:color w:val="auto"/>
                <w:sz w:val="16"/>
                <w:szCs w:val="16"/>
                <w:lang w:val="en-US" w:eastAsia="en-US"/>
              </w:rPr>
            </w:pPr>
          </w:p>
        </w:tc>
        <w:tc>
          <w:tcPr>
            <w:tcW w:w="1346" w:type="dxa"/>
            <w:tcBorders>
              <w:top w:val="nil"/>
              <w:left w:val="nil"/>
              <w:bottom w:val="nil"/>
              <w:right w:val="nil"/>
            </w:tcBorders>
            <w:shd w:val="clear" w:color="auto" w:fill="auto"/>
            <w:noWrap/>
            <w:vAlign w:val="center"/>
            <w:hideMark/>
          </w:tcPr>
          <w:p w14:paraId="442DD425" w14:textId="12CB66AD" w:rsidR="00C95AAF" w:rsidRPr="00F20C48" w:rsidRDefault="00C95AAF" w:rsidP="00E84589">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E7591E" w:rsidRPr="00F20C48">
              <w:rPr>
                <w:rFonts w:ascii="Times New Roman" w:eastAsia="Times New Roman" w:hAnsi="Times New Roman" w:cs="Times New Roman"/>
                <w:sz w:val="16"/>
                <w:szCs w:val="16"/>
                <w:lang w:val="en-US" w:eastAsia="en-US"/>
              </w:rPr>
              <w:instrText xml:space="preserve"> ADDIN ZOTERO_ITEM CSL_CITATION {"citationID":"moDAm648","properties":{"formattedCitation":"(Horta-Puga and Carriquiry 2014)","plainCitation":"(Horta-Puga and Carriquiry 2014)","noteIndex":0},"citationItems":[{"id":3840,"uris":["http://zotero.org/users/9344658/items/STVW2KCK"],"itemData":{"id":3840,"type":"article-journal","abstract":"Lead (Pb) pollution history (1855-2001 A.D.) of the southern Gulf of Mexico (SGM) was reconstructed from the geochemical record contained in the annual bands of the hermatypic coral Orbicella faveolata from the Veracruz Reef System, Mexico. Pb concentrations ranged from 5.5 μg/g in 1889-23.6 μg/g in 1992, with an average of 10.0 ± 4.1 μg/g. These high concentrations are evidence of a highly polluted environment. High statistical correlations were observed between the annual Pb coral time-series and both, the production of alkyl-lead gasoline in Mexico during the second half of the twentieth century (r = 0.86, p &lt; 0.001), and the industrial production of lead in North America for the 1900-1940 years period (r = 0.73, p &lt; 0.001). Hence, this research provides evidence that these two processes generated Pb-rich aerosols that were atmospherically transported, increasing the environmental levels of Pb in the SGM.","container-title":"Bulletin of Environmental Contamination and Toxicology","DOI":"10.1007/s00128-014-1222-9","ISSN":"14320800","issue":"5","journalAbbreviation":"Bull. Environ. Contam. Toxicol.","page":"567-573","title":"The last two centuries of lead pollution in the southern Gulf of Mexico recorded in the annual bands of the scleractinian coral &lt;i&gt;Orbicella faveolata&lt;/i&gt;","volume":"92","author":[{"family":"Horta-Puga","given":"Guillermo"},{"family":"Carriquiry","given":"Jose D."}],"issued":{"date-parts":[["2014"]]}}}],"schema":"https://github.com/citation-style-language/schema/raw/master/csl-citation.json"}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(Horta-Puga and Carriquiry 2014)</w:t>
            </w:r>
            <w:r w:rsidRPr="00F20C48">
              <w:rPr>
                <w:rFonts w:ascii="Times New Roman" w:eastAsia="Times New Roman" w:hAnsi="Times New Roman" w:cs="Times New Roman"/>
                <w:sz w:val="16"/>
                <w:szCs w:val="16"/>
                <w:lang w:val="en-US" w:eastAsia="en-US"/>
              </w:rPr>
              <w:fldChar w:fldCharType="end"/>
            </w:r>
          </w:p>
        </w:tc>
      </w:tr>
      <w:tr w:rsidR="00C95AAF" w:rsidRPr="00F20C48" w14:paraId="365F476C" w14:textId="77777777" w:rsidTr="00E84589">
        <w:trPr>
          <w:trHeight w:val="288"/>
          <w:jc w:val="center"/>
        </w:trPr>
        <w:tc>
          <w:tcPr>
            <w:tcW w:w="1440" w:type="dxa"/>
            <w:tcBorders>
              <w:top w:val="nil"/>
              <w:left w:val="nil"/>
              <w:bottom w:val="nil"/>
              <w:right w:val="nil"/>
            </w:tcBorders>
            <w:shd w:val="clear" w:color="auto" w:fill="auto"/>
            <w:noWrap/>
            <w:vAlign w:val="center"/>
            <w:hideMark/>
          </w:tcPr>
          <w:p w14:paraId="3552202F"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Upper Florida Keys, USA</w:t>
            </w:r>
          </w:p>
        </w:tc>
        <w:tc>
          <w:tcPr>
            <w:tcW w:w="1170" w:type="dxa"/>
            <w:tcBorders>
              <w:top w:val="nil"/>
              <w:left w:val="nil"/>
              <w:bottom w:val="nil"/>
              <w:right w:val="nil"/>
            </w:tcBorders>
            <w:shd w:val="clear" w:color="auto" w:fill="auto"/>
            <w:noWrap/>
            <w:vAlign w:val="center"/>
            <w:hideMark/>
          </w:tcPr>
          <w:p w14:paraId="2AA96FDC"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1937-1996</w:t>
            </w:r>
          </w:p>
        </w:tc>
        <w:tc>
          <w:tcPr>
            <w:tcW w:w="670" w:type="dxa"/>
            <w:tcBorders>
              <w:top w:val="nil"/>
              <w:left w:val="nil"/>
              <w:bottom w:val="nil"/>
              <w:right w:val="nil"/>
            </w:tcBorders>
            <w:shd w:val="clear" w:color="auto" w:fill="auto"/>
            <w:noWrap/>
            <w:vAlign w:val="center"/>
            <w:hideMark/>
          </w:tcPr>
          <w:p w14:paraId="41351B05"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p>
        </w:tc>
        <w:tc>
          <w:tcPr>
            <w:tcW w:w="860" w:type="dxa"/>
            <w:tcBorders>
              <w:top w:val="nil"/>
              <w:left w:val="nil"/>
              <w:bottom w:val="nil"/>
              <w:right w:val="nil"/>
            </w:tcBorders>
            <w:vAlign w:val="center"/>
          </w:tcPr>
          <w:p w14:paraId="2D5A6F53"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7</w:t>
            </w:r>
          </w:p>
        </w:tc>
        <w:tc>
          <w:tcPr>
            <w:tcW w:w="1080" w:type="dxa"/>
            <w:tcBorders>
              <w:top w:val="nil"/>
              <w:left w:val="nil"/>
              <w:bottom w:val="nil"/>
              <w:right w:val="nil"/>
            </w:tcBorders>
            <w:shd w:val="clear" w:color="auto" w:fill="auto"/>
            <w:noWrap/>
            <w:vAlign w:val="center"/>
            <w:hideMark/>
          </w:tcPr>
          <w:p w14:paraId="016D9B32"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0.79 ± 0.07</w:t>
            </w:r>
          </w:p>
        </w:tc>
        <w:tc>
          <w:tcPr>
            <w:tcW w:w="1100" w:type="dxa"/>
            <w:tcBorders>
              <w:top w:val="nil"/>
              <w:left w:val="nil"/>
              <w:bottom w:val="nil"/>
              <w:right w:val="nil"/>
            </w:tcBorders>
            <w:shd w:val="clear" w:color="auto" w:fill="auto"/>
            <w:noWrap/>
            <w:vAlign w:val="center"/>
            <w:hideMark/>
          </w:tcPr>
          <w:p w14:paraId="64E7910C"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1.18 ± 0.06</w:t>
            </w:r>
          </w:p>
        </w:tc>
        <w:tc>
          <w:tcPr>
            <w:tcW w:w="1170" w:type="dxa"/>
            <w:tcBorders>
              <w:top w:val="nil"/>
              <w:left w:val="nil"/>
              <w:bottom w:val="nil"/>
              <w:right w:val="nil"/>
            </w:tcBorders>
            <w:shd w:val="clear" w:color="auto" w:fill="auto"/>
            <w:noWrap/>
            <w:vAlign w:val="center"/>
            <w:hideMark/>
          </w:tcPr>
          <w:p w14:paraId="22B468EE"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0.91 ± 0.06</w:t>
            </w:r>
          </w:p>
        </w:tc>
        <w:tc>
          <w:tcPr>
            <w:tcW w:w="1346" w:type="dxa"/>
            <w:tcBorders>
              <w:top w:val="nil"/>
              <w:left w:val="nil"/>
              <w:bottom w:val="nil"/>
              <w:right w:val="nil"/>
            </w:tcBorders>
            <w:shd w:val="clear" w:color="auto" w:fill="auto"/>
            <w:noWrap/>
            <w:vAlign w:val="center"/>
            <w:hideMark/>
          </w:tcPr>
          <w:p w14:paraId="7E2A4328" w14:textId="3A6A883A" w:rsidR="00C95AAF" w:rsidRPr="00F20C48" w:rsidRDefault="00C95AAF" w:rsidP="00E84589">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E7591E" w:rsidRPr="00F20C48">
              <w:rPr>
                <w:rFonts w:ascii="Times New Roman" w:eastAsia="Times New Roman" w:hAnsi="Times New Roman" w:cs="Times New Roman"/>
                <w:sz w:val="16"/>
                <w:szCs w:val="16"/>
                <w:lang w:val="es-419" w:eastAsia="en-US"/>
              </w:rPr>
              <w:instrText xml:space="preserve"> ADDIN ZOTERO_ITEM CSL_CITATION {"citationID":"of4pNgW2","properties":{"formattedCitation":"(Helmle et al. 2011)","plainCitation":"(Helmle et al. 2011)","noteIndex":0},"citationItems":[{"id":4384,"uris":["http://www.mendeley.com/documents/?uuid=2c8869f2-9466-4086-b9d5-c6c8b3c55c4a","http://zotero.org/users/9344658/items/XPA6PEIU"],"itemData":{"id":4384,"type":"article-journal","abstract":"Ocean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(1996).","container-title":"Nature Communications","DOI":"10.1038/ncomms1222","ISSN":"2041-1723","issue":"1","journalAbbreviation":"Nat. Commun.","note":"PMID: 21364554\npublisher: Nature Publishing Group\nISBN: 2041-1723 (Electronic)\\r2041-1723 (Linking)","page":"215","title":"Growth rates of Florida corals from 1937 to 1996 and their response to climate change","volume":"2","author":[{"family":"Helmle","given":"Kevin P."},{"family":"Dodge","given":"Richard E."},{"family":"Swart","given":"Peter K."},{"family":"Gledhill","given":"Dwight K."},{"family":"Eakin","given":"C. Mark"}],"issued":{"date-parts":[["2011"]]}}}],"schema":"https://github.com/citation-style-language/schema/raw/master/csl-citation.json"}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(Helmle et al. 2011)</w:t>
            </w:r>
            <w:r w:rsidRPr="00F20C48">
              <w:rPr>
                <w:rFonts w:ascii="Times New Roman" w:eastAsia="Times New Roman" w:hAnsi="Times New Roman" w:cs="Times New Roman"/>
                <w:sz w:val="16"/>
                <w:szCs w:val="16"/>
                <w:lang w:val="en-US" w:eastAsia="en-US"/>
              </w:rPr>
              <w:fldChar w:fldCharType="end"/>
            </w:r>
          </w:p>
        </w:tc>
      </w:tr>
      <w:tr w:rsidR="00C95AAF" w:rsidRPr="00F20C48" w14:paraId="395B70B5" w14:textId="77777777" w:rsidTr="00E84589">
        <w:trPr>
          <w:trHeight w:val="288"/>
          <w:jc w:val="center"/>
        </w:trPr>
        <w:tc>
          <w:tcPr>
            <w:tcW w:w="1440" w:type="dxa"/>
            <w:tcBorders>
              <w:top w:val="nil"/>
              <w:left w:val="nil"/>
              <w:bottom w:val="nil"/>
              <w:right w:val="nil"/>
            </w:tcBorders>
            <w:shd w:val="clear" w:color="auto" w:fill="auto"/>
            <w:noWrap/>
            <w:vAlign w:val="center"/>
            <w:hideMark/>
          </w:tcPr>
          <w:p w14:paraId="0043D7AD"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Turneffe</w:t>
            </w:r>
            <w:proofErr w:type="spellEnd"/>
            <w:r w:rsidRPr="00F20C48">
              <w:rPr>
                <w:rFonts w:ascii="Times New Roman" w:eastAsia="Times New Roman" w:hAnsi="Times New Roman" w:cs="Times New Roman"/>
                <w:sz w:val="16"/>
                <w:szCs w:val="16"/>
                <w:lang w:val="en-US" w:eastAsia="en-US"/>
              </w:rPr>
              <w:t xml:space="preserve"> Islands, Belize</w:t>
            </w:r>
          </w:p>
        </w:tc>
        <w:tc>
          <w:tcPr>
            <w:tcW w:w="1170" w:type="dxa"/>
            <w:tcBorders>
              <w:top w:val="nil"/>
              <w:left w:val="nil"/>
              <w:bottom w:val="nil"/>
              <w:right w:val="nil"/>
            </w:tcBorders>
            <w:shd w:val="clear" w:color="auto" w:fill="auto"/>
            <w:noWrap/>
            <w:vAlign w:val="center"/>
            <w:hideMark/>
          </w:tcPr>
          <w:p w14:paraId="45B5A85E"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1954-1996</w:t>
            </w:r>
          </w:p>
        </w:tc>
        <w:tc>
          <w:tcPr>
            <w:tcW w:w="670" w:type="dxa"/>
            <w:tcBorders>
              <w:top w:val="nil"/>
              <w:left w:val="nil"/>
              <w:bottom w:val="nil"/>
              <w:right w:val="nil"/>
            </w:tcBorders>
            <w:shd w:val="clear" w:color="auto" w:fill="auto"/>
            <w:noWrap/>
            <w:vAlign w:val="center"/>
            <w:hideMark/>
          </w:tcPr>
          <w:p w14:paraId="6508F18B"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w:t>
            </w:r>
          </w:p>
        </w:tc>
        <w:tc>
          <w:tcPr>
            <w:tcW w:w="860" w:type="dxa"/>
            <w:tcBorders>
              <w:top w:val="nil"/>
              <w:left w:val="nil"/>
              <w:bottom w:val="nil"/>
              <w:right w:val="nil"/>
            </w:tcBorders>
            <w:vAlign w:val="center"/>
          </w:tcPr>
          <w:p w14:paraId="23275018"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36386017"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0.88 ± 0.07</w:t>
            </w:r>
          </w:p>
        </w:tc>
        <w:tc>
          <w:tcPr>
            <w:tcW w:w="1100" w:type="dxa"/>
            <w:tcBorders>
              <w:top w:val="nil"/>
              <w:left w:val="nil"/>
              <w:bottom w:val="nil"/>
              <w:right w:val="nil"/>
            </w:tcBorders>
            <w:shd w:val="clear" w:color="auto" w:fill="auto"/>
            <w:noWrap/>
            <w:vAlign w:val="center"/>
            <w:hideMark/>
          </w:tcPr>
          <w:p w14:paraId="2BCB351D"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0.98 ± 0.05</w:t>
            </w:r>
          </w:p>
        </w:tc>
        <w:tc>
          <w:tcPr>
            <w:tcW w:w="1170" w:type="dxa"/>
            <w:tcBorders>
              <w:top w:val="nil"/>
              <w:left w:val="nil"/>
              <w:bottom w:val="nil"/>
              <w:right w:val="nil"/>
            </w:tcBorders>
            <w:shd w:val="clear" w:color="auto" w:fill="auto"/>
            <w:noWrap/>
            <w:vAlign w:val="center"/>
            <w:hideMark/>
          </w:tcPr>
          <w:p w14:paraId="2DC15C73"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0.83 ± 0.11</w:t>
            </w:r>
          </w:p>
        </w:tc>
        <w:tc>
          <w:tcPr>
            <w:tcW w:w="1346" w:type="dxa"/>
            <w:tcBorders>
              <w:top w:val="nil"/>
              <w:left w:val="nil"/>
              <w:bottom w:val="nil"/>
              <w:right w:val="nil"/>
            </w:tcBorders>
            <w:shd w:val="clear" w:color="auto" w:fill="auto"/>
            <w:noWrap/>
            <w:vAlign w:val="center"/>
            <w:hideMark/>
          </w:tcPr>
          <w:p w14:paraId="6E04631E" w14:textId="49FD118A"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fldChar w:fldCharType="begin"/>
            </w:r>
            <w:r w:rsidR="00E7591E" w:rsidRPr="00F20C48">
              <w:rPr>
                <w:rFonts w:ascii="Times New Roman" w:eastAsia="Times New Roman" w:hAnsi="Times New Roman" w:cs="Times New Roman"/>
                <w:sz w:val="16"/>
                <w:szCs w:val="16"/>
                <w:lang w:val="en-US" w:eastAsia="en-US"/>
              </w:rPr>
              <w:instrText xml:space="preserve"> ADDIN ZOTERO_ITEM CSL_CITATION {"citationID":"Tv6Deylx","properties":{"formattedCitation":"(Zoppe and Gischler 2024)","plainCitation":"(Zoppe and Gischler 2024)","noteIndex":0},"citationItems":[{"id":7903,"uris":["http://zotero.org/users/9344658/items/YGKY67I2"],"itemData":{"id":7903,"type":"article-journal","abstract":"Coral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(Zoppe and Gischler 2024)</w:t>
            </w:r>
            <w:r w:rsidRPr="00F20C48">
              <w:rPr>
                <w:rFonts w:ascii="Times New Roman" w:eastAsia="Times New Roman" w:hAnsi="Times New Roman" w:cs="Times New Roman"/>
                <w:sz w:val="16"/>
                <w:szCs w:val="16"/>
                <w:lang w:val="en-US" w:eastAsia="en-US"/>
              </w:rPr>
              <w:fldChar w:fldCharType="end"/>
            </w:r>
          </w:p>
        </w:tc>
      </w:tr>
      <w:tr w:rsidR="00C95AAF" w:rsidRPr="00F20C48" w14:paraId="6DD161C3" w14:textId="77777777" w:rsidTr="00E84589">
        <w:trPr>
          <w:trHeight w:val="288"/>
          <w:jc w:val="center"/>
        </w:trPr>
        <w:tc>
          <w:tcPr>
            <w:tcW w:w="1440" w:type="dxa"/>
            <w:tcBorders>
              <w:top w:val="nil"/>
              <w:left w:val="nil"/>
              <w:bottom w:val="nil"/>
              <w:right w:val="nil"/>
            </w:tcBorders>
            <w:shd w:val="clear" w:color="auto" w:fill="auto"/>
            <w:noWrap/>
            <w:vAlign w:val="center"/>
            <w:hideMark/>
          </w:tcPr>
          <w:p w14:paraId="03FF9E82"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Glovers Reef, Belize</w:t>
            </w:r>
          </w:p>
        </w:tc>
        <w:tc>
          <w:tcPr>
            <w:tcW w:w="1170" w:type="dxa"/>
            <w:tcBorders>
              <w:top w:val="nil"/>
              <w:left w:val="nil"/>
              <w:bottom w:val="nil"/>
              <w:right w:val="nil"/>
            </w:tcBorders>
            <w:shd w:val="clear" w:color="auto" w:fill="auto"/>
            <w:noWrap/>
            <w:vAlign w:val="center"/>
            <w:hideMark/>
          </w:tcPr>
          <w:p w14:paraId="00709109"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1899-2005</w:t>
            </w:r>
          </w:p>
        </w:tc>
        <w:tc>
          <w:tcPr>
            <w:tcW w:w="670" w:type="dxa"/>
            <w:tcBorders>
              <w:top w:val="nil"/>
              <w:left w:val="nil"/>
              <w:bottom w:val="nil"/>
              <w:right w:val="nil"/>
            </w:tcBorders>
            <w:shd w:val="clear" w:color="auto" w:fill="auto"/>
            <w:noWrap/>
            <w:vAlign w:val="center"/>
            <w:hideMark/>
          </w:tcPr>
          <w:p w14:paraId="7978B565"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p>
        </w:tc>
        <w:tc>
          <w:tcPr>
            <w:tcW w:w="860" w:type="dxa"/>
            <w:tcBorders>
              <w:top w:val="nil"/>
              <w:left w:val="nil"/>
              <w:bottom w:val="nil"/>
              <w:right w:val="nil"/>
            </w:tcBorders>
            <w:vAlign w:val="center"/>
          </w:tcPr>
          <w:p w14:paraId="26D3ED90"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2B4D74B9"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0.95 ± 0.09</w:t>
            </w:r>
          </w:p>
        </w:tc>
        <w:tc>
          <w:tcPr>
            <w:tcW w:w="1100" w:type="dxa"/>
            <w:tcBorders>
              <w:top w:val="nil"/>
              <w:left w:val="nil"/>
              <w:bottom w:val="nil"/>
              <w:right w:val="nil"/>
            </w:tcBorders>
            <w:shd w:val="clear" w:color="auto" w:fill="auto"/>
            <w:noWrap/>
            <w:vAlign w:val="center"/>
            <w:hideMark/>
          </w:tcPr>
          <w:p w14:paraId="558394A7"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1.13 ± 0.06</w:t>
            </w:r>
          </w:p>
        </w:tc>
        <w:tc>
          <w:tcPr>
            <w:tcW w:w="1170" w:type="dxa"/>
            <w:tcBorders>
              <w:top w:val="nil"/>
              <w:left w:val="nil"/>
              <w:bottom w:val="nil"/>
              <w:right w:val="nil"/>
            </w:tcBorders>
            <w:shd w:val="clear" w:color="auto" w:fill="auto"/>
            <w:noWrap/>
            <w:vAlign w:val="center"/>
            <w:hideMark/>
          </w:tcPr>
          <w:p w14:paraId="33EAB465"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1.07 ± 0.11</w:t>
            </w:r>
          </w:p>
        </w:tc>
        <w:tc>
          <w:tcPr>
            <w:tcW w:w="1346" w:type="dxa"/>
            <w:tcBorders>
              <w:top w:val="nil"/>
              <w:left w:val="nil"/>
              <w:bottom w:val="nil"/>
              <w:right w:val="nil"/>
            </w:tcBorders>
            <w:shd w:val="clear" w:color="auto" w:fill="auto"/>
            <w:noWrap/>
            <w:vAlign w:val="center"/>
            <w:hideMark/>
          </w:tcPr>
          <w:p w14:paraId="4E17457B"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Zoppe</w:t>
            </w:r>
            <w:proofErr w:type="spellEnd"/>
            <w:r w:rsidRPr="00F20C48">
              <w:rPr>
                <w:rFonts w:ascii="Times New Roman" w:eastAsia="Times New Roman" w:hAnsi="Times New Roman" w:cs="Times New Roman"/>
                <w:sz w:val="16"/>
                <w:szCs w:val="16"/>
                <w:lang w:val="en-US" w:eastAsia="en-US"/>
              </w:rPr>
              <w:t xml:space="preserve"> and </w:t>
            </w:r>
            <w:proofErr w:type="spellStart"/>
            <w:r w:rsidRPr="00F20C48">
              <w:rPr>
                <w:rFonts w:ascii="Times New Roman" w:eastAsia="Times New Roman" w:hAnsi="Times New Roman" w:cs="Times New Roman"/>
                <w:sz w:val="16"/>
                <w:szCs w:val="16"/>
                <w:lang w:val="en-US" w:eastAsia="en-US"/>
              </w:rPr>
              <w:t>Gischler</w:t>
            </w:r>
            <w:proofErr w:type="spellEnd"/>
            <w:r w:rsidRPr="00F20C48">
              <w:rPr>
                <w:rFonts w:ascii="Times New Roman" w:eastAsia="Times New Roman" w:hAnsi="Times New Roman" w:cs="Times New Roman"/>
                <w:sz w:val="16"/>
                <w:szCs w:val="16"/>
                <w:lang w:val="en-US" w:eastAsia="en-US"/>
              </w:rPr>
              <w:t xml:space="preserve"> (2024)</w:t>
            </w:r>
          </w:p>
        </w:tc>
      </w:tr>
      <w:tr w:rsidR="00C95AAF" w:rsidRPr="00F20C48" w14:paraId="56327779" w14:textId="77777777" w:rsidTr="00E84589">
        <w:trPr>
          <w:trHeight w:val="288"/>
          <w:jc w:val="center"/>
        </w:trPr>
        <w:tc>
          <w:tcPr>
            <w:tcW w:w="1440" w:type="dxa"/>
            <w:tcBorders>
              <w:top w:val="nil"/>
              <w:left w:val="nil"/>
              <w:bottom w:val="nil"/>
              <w:right w:val="nil"/>
            </w:tcBorders>
            <w:shd w:val="clear" w:color="auto" w:fill="auto"/>
            <w:noWrap/>
            <w:vAlign w:val="center"/>
            <w:hideMark/>
          </w:tcPr>
          <w:p w14:paraId="14A06D21" w14:textId="77777777" w:rsidR="00C95AAF" w:rsidRPr="00F20C48" w:rsidRDefault="00C95AAF" w:rsidP="00E84589">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lastRenderedPageBreak/>
              <w:t>Varadero Reef, Colombia</w:t>
            </w:r>
          </w:p>
        </w:tc>
        <w:tc>
          <w:tcPr>
            <w:tcW w:w="1170" w:type="dxa"/>
            <w:tcBorders>
              <w:top w:val="nil"/>
              <w:left w:val="nil"/>
              <w:bottom w:val="nil"/>
              <w:right w:val="nil"/>
            </w:tcBorders>
            <w:shd w:val="clear" w:color="auto" w:fill="auto"/>
            <w:noWrap/>
            <w:vAlign w:val="center"/>
            <w:hideMark/>
          </w:tcPr>
          <w:p w14:paraId="6987450E" w14:textId="77777777" w:rsidR="00C95AAF" w:rsidRPr="00AE2F46" w:rsidRDefault="00C95AAF" w:rsidP="00E84589">
            <w:pPr>
              <w:spacing w:after="0" w:line="240" w:lineRule="auto"/>
              <w:rPr>
                <w:rFonts w:ascii="Times New Roman" w:eastAsia="Times New Roman" w:hAnsi="Times New Roman" w:cs="Times New Roman"/>
                <w:b/>
                <w:sz w:val="16"/>
                <w:szCs w:val="16"/>
                <w:lang w:val="en-US" w:eastAsia="en-US"/>
                <w:rPrChange w:id="283" w:author="Mateo  Lopez Victoria" w:date="2024-09-19T15:10:00Z">
                  <w:rPr>
                    <w:rFonts w:ascii="Times New Roman" w:eastAsia="Times New Roman" w:hAnsi="Times New Roman" w:cs="Times New Roman"/>
                    <w:sz w:val="16"/>
                    <w:szCs w:val="16"/>
                    <w:lang w:val="en-US" w:eastAsia="en-US"/>
                  </w:rPr>
                </w:rPrChange>
              </w:rPr>
            </w:pPr>
            <w:r w:rsidRPr="00AE2F46">
              <w:rPr>
                <w:rFonts w:ascii="Times New Roman" w:eastAsia="Times New Roman" w:hAnsi="Times New Roman" w:cs="Times New Roman"/>
                <w:b/>
                <w:sz w:val="16"/>
                <w:szCs w:val="16"/>
                <w:lang w:val="en-US" w:eastAsia="en-US"/>
                <w:rPrChange w:id="284" w:author="Mateo  Lopez Victoria" w:date="2024-09-19T15:10:00Z">
                  <w:rPr>
                    <w:rFonts w:ascii="Times New Roman" w:eastAsia="Times New Roman" w:hAnsi="Times New Roman" w:cs="Times New Roman"/>
                    <w:sz w:val="16"/>
                    <w:szCs w:val="16"/>
                    <w:lang w:val="en-US" w:eastAsia="en-US"/>
                  </w:rPr>
                </w:rPrChange>
              </w:rPr>
              <w:t>1951-2015</w:t>
            </w:r>
          </w:p>
        </w:tc>
        <w:tc>
          <w:tcPr>
            <w:tcW w:w="670" w:type="dxa"/>
            <w:tcBorders>
              <w:top w:val="nil"/>
              <w:left w:val="nil"/>
              <w:bottom w:val="nil"/>
              <w:right w:val="nil"/>
            </w:tcBorders>
            <w:shd w:val="clear" w:color="auto" w:fill="auto"/>
            <w:noWrap/>
            <w:vAlign w:val="center"/>
            <w:hideMark/>
          </w:tcPr>
          <w:p w14:paraId="05712187" w14:textId="77777777" w:rsidR="00C95AAF" w:rsidRPr="00AE2F46" w:rsidRDefault="00C95AAF" w:rsidP="00E84589">
            <w:pPr>
              <w:spacing w:after="0" w:line="240" w:lineRule="auto"/>
              <w:rPr>
                <w:rFonts w:ascii="Times New Roman" w:eastAsia="Times New Roman" w:hAnsi="Times New Roman" w:cs="Times New Roman"/>
                <w:b/>
                <w:sz w:val="16"/>
                <w:szCs w:val="16"/>
                <w:lang w:val="en-US" w:eastAsia="en-US"/>
                <w:rPrChange w:id="285" w:author="Mateo  Lopez Victoria" w:date="2024-09-19T15:10:00Z">
                  <w:rPr>
                    <w:rFonts w:ascii="Times New Roman" w:eastAsia="Times New Roman" w:hAnsi="Times New Roman" w:cs="Times New Roman"/>
                    <w:sz w:val="16"/>
                    <w:szCs w:val="16"/>
                    <w:lang w:val="en-US" w:eastAsia="en-US"/>
                  </w:rPr>
                </w:rPrChange>
              </w:rPr>
            </w:pPr>
            <w:r w:rsidRPr="00AE2F46">
              <w:rPr>
                <w:rFonts w:ascii="Times New Roman" w:eastAsia="Times New Roman" w:hAnsi="Times New Roman" w:cs="Times New Roman"/>
                <w:b/>
                <w:sz w:val="16"/>
                <w:szCs w:val="16"/>
                <w:lang w:val="en-US" w:eastAsia="en-US"/>
                <w:rPrChange w:id="286" w:author="Mateo  Lopez Victoria" w:date="2024-09-19T15:10:00Z">
                  <w:rPr>
                    <w:rFonts w:ascii="Times New Roman" w:eastAsia="Times New Roman" w:hAnsi="Times New Roman" w:cs="Times New Roman"/>
                    <w:sz w:val="16"/>
                    <w:szCs w:val="16"/>
                    <w:lang w:val="en-US" w:eastAsia="en-US"/>
                  </w:rPr>
                </w:rPrChange>
              </w:rPr>
              <w:t>4</w:t>
            </w:r>
          </w:p>
        </w:tc>
        <w:tc>
          <w:tcPr>
            <w:tcW w:w="860" w:type="dxa"/>
            <w:tcBorders>
              <w:top w:val="nil"/>
              <w:left w:val="nil"/>
              <w:bottom w:val="nil"/>
              <w:right w:val="nil"/>
            </w:tcBorders>
            <w:vAlign w:val="center"/>
          </w:tcPr>
          <w:p w14:paraId="601FD9AF" w14:textId="77777777" w:rsidR="00C95AAF" w:rsidRPr="00AE2F46" w:rsidRDefault="00C95AAF" w:rsidP="00E84589">
            <w:pPr>
              <w:spacing w:after="0" w:line="240" w:lineRule="auto"/>
              <w:rPr>
                <w:rFonts w:ascii="Times New Roman" w:eastAsia="Times New Roman" w:hAnsi="Times New Roman" w:cs="Times New Roman"/>
                <w:b/>
                <w:sz w:val="16"/>
                <w:szCs w:val="16"/>
                <w:lang w:val="en-US" w:eastAsia="en-US"/>
                <w:rPrChange w:id="287" w:author="Mateo  Lopez Victoria" w:date="2024-09-19T15:10:00Z">
                  <w:rPr>
                    <w:rFonts w:ascii="Times New Roman" w:eastAsia="Times New Roman" w:hAnsi="Times New Roman" w:cs="Times New Roman"/>
                    <w:sz w:val="16"/>
                    <w:szCs w:val="16"/>
                    <w:lang w:val="en-US" w:eastAsia="en-US"/>
                  </w:rPr>
                </w:rPrChange>
              </w:rPr>
            </w:pPr>
            <w:r w:rsidRPr="00AE2F46">
              <w:rPr>
                <w:rFonts w:ascii="Times New Roman" w:eastAsia="Times New Roman" w:hAnsi="Times New Roman" w:cs="Times New Roman"/>
                <w:b/>
                <w:sz w:val="16"/>
                <w:szCs w:val="16"/>
                <w:lang w:val="en-US" w:eastAsia="en-US"/>
                <w:rPrChange w:id="288" w:author="Mateo  Lopez Victoria" w:date="2024-09-19T15:10:00Z">
                  <w:rPr>
                    <w:rFonts w:ascii="Times New Roman" w:eastAsia="Times New Roman" w:hAnsi="Times New Roman" w:cs="Times New Roman"/>
                    <w:sz w:val="16"/>
                    <w:szCs w:val="16"/>
                    <w:lang w:val="en-US" w:eastAsia="en-US"/>
                  </w:rPr>
                </w:rPrChange>
              </w:rPr>
              <w:t>4</w:t>
            </w:r>
          </w:p>
        </w:tc>
        <w:tc>
          <w:tcPr>
            <w:tcW w:w="1080" w:type="dxa"/>
            <w:tcBorders>
              <w:top w:val="nil"/>
              <w:left w:val="nil"/>
              <w:bottom w:val="nil"/>
              <w:right w:val="nil"/>
            </w:tcBorders>
            <w:shd w:val="clear" w:color="auto" w:fill="auto"/>
            <w:noWrap/>
            <w:vAlign w:val="center"/>
            <w:hideMark/>
          </w:tcPr>
          <w:p w14:paraId="40EEFDC5" w14:textId="77777777" w:rsidR="00C95AAF" w:rsidRPr="00AE2F46" w:rsidRDefault="00C95AAF" w:rsidP="00E84589">
            <w:pPr>
              <w:spacing w:after="0" w:line="240" w:lineRule="auto"/>
              <w:rPr>
                <w:rFonts w:ascii="Times New Roman" w:eastAsia="Times New Roman" w:hAnsi="Times New Roman" w:cs="Times New Roman"/>
                <w:b/>
                <w:sz w:val="16"/>
                <w:szCs w:val="16"/>
                <w:lang w:val="en-US" w:eastAsia="en-US"/>
                <w:rPrChange w:id="289" w:author="Mateo  Lopez Victoria" w:date="2024-09-19T15:10:00Z">
                  <w:rPr>
                    <w:rFonts w:ascii="Times New Roman" w:eastAsia="Times New Roman" w:hAnsi="Times New Roman" w:cs="Times New Roman"/>
                    <w:sz w:val="16"/>
                    <w:szCs w:val="16"/>
                    <w:lang w:val="en-US" w:eastAsia="en-US"/>
                  </w:rPr>
                </w:rPrChange>
              </w:rPr>
            </w:pPr>
            <w:r w:rsidRPr="00AE2F46">
              <w:rPr>
                <w:rFonts w:ascii="Times New Roman" w:eastAsia="Times New Roman" w:hAnsi="Times New Roman" w:cs="Times New Roman"/>
                <w:b/>
                <w:sz w:val="16"/>
                <w:szCs w:val="16"/>
                <w:lang w:val="en-US" w:eastAsia="en-US"/>
                <w:rPrChange w:id="290" w:author="Mateo  Lopez Victoria" w:date="2024-09-19T15:10:00Z">
                  <w:rPr>
                    <w:rFonts w:ascii="Times New Roman" w:eastAsia="Times New Roman" w:hAnsi="Times New Roman" w:cs="Times New Roman"/>
                    <w:sz w:val="16"/>
                    <w:szCs w:val="16"/>
                    <w:lang w:val="en-US" w:eastAsia="en-US"/>
                  </w:rPr>
                </w:rPrChange>
              </w:rPr>
              <w:t>1.02 ± 0.13</w:t>
            </w:r>
          </w:p>
        </w:tc>
        <w:tc>
          <w:tcPr>
            <w:tcW w:w="1100" w:type="dxa"/>
            <w:tcBorders>
              <w:top w:val="nil"/>
              <w:left w:val="nil"/>
              <w:bottom w:val="nil"/>
              <w:right w:val="nil"/>
            </w:tcBorders>
            <w:shd w:val="clear" w:color="auto" w:fill="auto"/>
            <w:noWrap/>
            <w:vAlign w:val="center"/>
            <w:hideMark/>
          </w:tcPr>
          <w:p w14:paraId="2B8A3753" w14:textId="77777777" w:rsidR="00C95AAF" w:rsidRPr="00AE2F46" w:rsidRDefault="00C95AAF" w:rsidP="00E84589">
            <w:pPr>
              <w:spacing w:after="0" w:line="240" w:lineRule="auto"/>
              <w:rPr>
                <w:rFonts w:ascii="Times New Roman" w:eastAsia="Times New Roman" w:hAnsi="Times New Roman" w:cs="Times New Roman"/>
                <w:b/>
                <w:sz w:val="16"/>
                <w:szCs w:val="16"/>
                <w:lang w:val="en-US" w:eastAsia="en-US"/>
                <w:rPrChange w:id="291" w:author="Mateo  Lopez Victoria" w:date="2024-09-19T15:10:00Z">
                  <w:rPr>
                    <w:rFonts w:ascii="Times New Roman" w:eastAsia="Times New Roman" w:hAnsi="Times New Roman" w:cs="Times New Roman"/>
                    <w:sz w:val="16"/>
                    <w:szCs w:val="16"/>
                    <w:lang w:val="en-US" w:eastAsia="en-US"/>
                  </w:rPr>
                </w:rPrChange>
              </w:rPr>
            </w:pPr>
            <w:r w:rsidRPr="00AE2F46">
              <w:rPr>
                <w:rFonts w:ascii="Times New Roman" w:eastAsia="Times New Roman" w:hAnsi="Times New Roman" w:cs="Times New Roman"/>
                <w:b/>
                <w:sz w:val="16"/>
                <w:szCs w:val="16"/>
                <w:lang w:val="en-US" w:eastAsia="en-US"/>
                <w:rPrChange w:id="292" w:author="Mateo  Lopez Victoria" w:date="2024-09-19T15:10:00Z">
                  <w:rPr>
                    <w:rFonts w:ascii="Times New Roman" w:eastAsia="Times New Roman" w:hAnsi="Times New Roman" w:cs="Times New Roman"/>
                    <w:sz w:val="16"/>
                    <w:szCs w:val="16"/>
                    <w:lang w:val="en-US" w:eastAsia="en-US"/>
                  </w:rPr>
                </w:rPrChange>
              </w:rPr>
              <w:t>0.73 ± 0.07</w:t>
            </w:r>
          </w:p>
        </w:tc>
        <w:tc>
          <w:tcPr>
            <w:tcW w:w="1170" w:type="dxa"/>
            <w:tcBorders>
              <w:top w:val="nil"/>
              <w:left w:val="nil"/>
              <w:bottom w:val="nil"/>
              <w:right w:val="nil"/>
            </w:tcBorders>
            <w:shd w:val="clear" w:color="auto" w:fill="auto"/>
            <w:noWrap/>
            <w:vAlign w:val="center"/>
            <w:hideMark/>
          </w:tcPr>
          <w:p w14:paraId="70792CF0" w14:textId="77777777" w:rsidR="00C95AAF" w:rsidRPr="00AE2F46" w:rsidRDefault="00C95AAF" w:rsidP="00E84589">
            <w:pPr>
              <w:spacing w:after="0" w:line="240" w:lineRule="auto"/>
              <w:rPr>
                <w:rFonts w:ascii="Times New Roman" w:eastAsia="Times New Roman" w:hAnsi="Times New Roman" w:cs="Times New Roman"/>
                <w:b/>
                <w:sz w:val="16"/>
                <w:szCs w:val="16"/>
                <w:lang w:val="en-US" w:eastAsia="en-US"/>
                <w:rPrChange w:id="293" w:author="Mateo  Lopez Victoria" w:date="2024-09-19T15:10:00Z">
                  <w:rPr>
                    <w:rFonts w:ascii="Times New Roman" w:eastAsia="Times New Roman" w:hAnsi="Times New Roman" w:cs="Times New Roman"/>
                    <w:sz w:val="16"/>
                    <w:szCs w:val="16"/>
                    <w:lang w:val="en-US" w:eastAsia="en-US"/>
                  </w:rPr>
                </w:rPrChange>
              </w:rPr>
            </w:pPr>
            <w:r w:rsidRPr="00AE2F46">
              <w:rPr>
                <w:rFonts w:ascii="Times New Roman" w:eastAsia="Times New Roman" w:hAnsi="Times New Roman" w:cs="Times New Roman"/>
                <w:b/>
                <w:sz w:val="16"/>
                <w:szCs w:val="16"/>
                <w:lang w:val="en-US" w:eastAsia="en-US"/>
                <w:rPrChange w:id="294" w:author="Mateo  Lopez Victoria" w:date="2024-09-19T15:10:00Z">
                  <w:rPr>
                    <w:rFonts w:ascii="Times New Roman" w:eastAsia="Times New Roman" w:hAnsi="Times New Roman" w:cs="Times New Roman"/>
                    <w:sz w:val="16"/>
                    <w:szCs w:val="16"/>
                    <w:lang w:val="en-US" w:eastAsia="en-US"/>
                  </w:rPr>
                </w:rPrChange>
              </w:rPr>
              <w:t>0.74 ± 0.10</w:t>
            </w:r>
          </w:p>
        </w:tc>
        <w:tc>
          <w:tcPr>
            <w:tcW w:w="1346" w:type="dxa"/>
            <w:tcBorders>
              <w:top w:val="nil"/>
              <w:left w:val="nil"/>
              <w:bottom w:val="nil"/>
              <w:right w:val="nil"/>
            </w:tcBorders>
            <w:shd w:val="clear" w:color="auto" w:fill="auto"/>
            <w:noWrap/>
            <w:vAlign w:val="center"/>
            <w:hideMark/>
          </w:tcPr>
          <w:p w14:paraId="73BDDF75" w14:textId="77777777" w:rsidR="00C95AAF" w:rsidRPr="00AE2F46" w:rsidRDefault="00C95AAF" w:rsidP="00E84589">
            <w:pPr>
              <w:spacing w:after="0" w:line="240" w:lineRule="auto"/>
              <w:rPr>
                <w:rFonts w:ascii="Times New Roman" w:eastAsia="Times New Roman" w:hAnsi="Times New Roman" w:cs="Times New Roman"/>
                <w:b/>
                <w:sz w:val="16"/>
                <w:szCs w:val="16"/>
                <w:lang w:val="en-US" w:eastAsia="en-US"/>
                <w:rPrChange w:id="295" w:author="Mateo  Lopez Victoria" w:date="2024-09-19T15:10:00Z">
                  <w:rPr>
                    <w:rFonts w:ascii="Times New Roman" w:eastAsia="Times New Roman" w:hAnsi="Times New Roman" w:cs="Times New Roman"/>
                    <w:sz w:val="16"/>
                    <w:szCs w:val="16"/>
                    <w:lang w:val="en-US" w:eastAsia="en-US"/>
                  </w:rPr>
                </w:rPrChange>
              </w:rPr>
            </w:pPr>
            <w:r w:rsidRPr="00AE2F46">
              <w:rPr>
                <w:rFonts w:ascii="Times New Roman" w:eastAsia="Times New Roman" w:hAnsi="Times New Roman" w:cs="Times New Roman"/>
                <w:b/>
                <w:sz w:val="16"/>
                <w:szCs w:val="16"/>
                <w:lang w:val="en-US" w:eastAsia="en-US"/>
                <w:rPrChange w:id="296" w:author="Mateo  Lopez Victoria" w:date="2024-09-19T15:10:00Z">
                  <w:rPr>
                    <w:rFonts w:ascii="Times New Roman" w:eastAsia="Times New Roman" w:hAnsi="Times New Roman" w:cs="Times New Roman"/>
                    <w:sz w:val="16"/>
                    <w:szCs w:val="16"/>
                    <w:lang w:val="en-US" w:eastAsia="en-US"/>
                  </w:rPr>
                </w:rPrChange>
              </w:rPr>
              <w:t>This study</w:t>
            </w:r>
          </w:p>
        </w:tc>
      </w:tr>
      <w:tr w:rsidR="00C95AAF" w:rsidRPr="00F20C48" w14:paraId="23D5215D" w14:textId="77777777" w:rsidTr="00E84589">
        <w:trPr>
          <w:trHeight w:val="288"/>
          <w:jc w:val="center"/>
        </w:trPr>
        <w:tc>
          <w:tcPr>
            <w:tcW w:w="1440" w:type="dxa"/>
            <w:tcBorders>
              <w:top w:val="nil"/>
              <w:left w:val="nil"/>
              <w:bottom w:val="nil"/>
              <w:right w:val="nil"/>
            </w:tcBorders>
            <w:shd w:val="clear" w:color="auto" w:fill="auto"/>
            <w:noWrap/>
            <w:vAlign w:val="center"/>
            <w:hideMark/>
          </w:tcPr>
          <w:p w14:paraId="691E536B"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Cheeca</w:t>
            </w:r>
            <w:proofErr w:type="spellEnd"/>
            <w:r w:rsidRPr="00F20C48">
              <w:rPr>
                <w:rFonts w:ascii="Times New Roman" w:eastAsia="Times New Roman" w:hAnsi="Times New Roman" w:cs="Times New Roman"/>
                <w:sz w:val="16"/>
                <w:szCs w:val="16"/>
                <w:lang w:val="en-US" w:eastAsia="en-US"/>
              </w:rPr>
              <w:t xml:space="preserve"> Rocks Reef, USA</w:t>
            </w:r>
          </w:p>
        </w:tc>
        <w:tc>
          <w:tcPr>
            <w:tcW w:w="1170" w:type="dxa"/>
            <w:tcBorders>
              <w:top w:val="nil"/>
              <w:left w:val="nil"/>
              <w:bottom w:val="nil"/>
              <w:right w:val="nil"/>
            </w:tcBorders>
            <w:shd w:val="clear" w:color="auto" w:fill="auto"/>
            <w:noWrap/>
            <w:vAlign w:val="center"/>
            <w:hideMark/>
          </w:tcPr>
          <w:p w14:paraId="4B731061"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2004-2013</w:t>
            </w:r>
          </w:p>
        </w:tc>
        <w:tc>
          <w:tcPr>
            <w:tcW w:w="670" w:type="dxa"/>
            <w:tcBorders>
              <w:top w:val="nil"/>
              <w:left w:val="nil"/>
              <w:bottom w:val="nil"/>
              <w:right w:val="nil"/>
            </w:tcBorders>
            <w:shd w:val="clear" w:color="auto" w:fill="auto"/>
            <w:noWrap/>
            <w:vAlign w:val="center"/>
            <w:hideMark/>
          </w:tcPr>
          <w:p w14:paraId="18483148"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4 - 5</w:t>
            </w:r>
          </w:p>
        </w:tc>
        <w:tc>
          <w:tcPr>
            <w:tcW w:w="860" w:type="dxa"/>
            <w:tcBorders>
              <w:top w:val="nil"/>
              <w:left w:val="nil"/>
              <w:bottom w:val="nil"/>
              <w:right w:val="nil"/>
            </w:tcBorders>
            <w:vAlign w:val="center"/>
          </w:tcPr>
          <w:p w14:paraId="24975B0B"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w:t>
            </w:r>
          </w:p>
        </w:tc>
        <w:tc>
          <w:tcPr>
            <w:tcW w:w="1080" w:type="dxa"/>
            <w:tcBorders>
              <w:top w:val="nil"/>
              <w:left w:val="nil"/>
              <w:bottom w:val="nil"/>
              <w:right w:val="nil"/>
            </w:tcBorders>
            <w:shd w:val="clear" w:color="auto" w:fill="auto"/>
            <w:noWrap/>
            <w:vAlign w:val="center"/>
            <w:hideMark/>
          </w:tcPr>
          <w:p w14:paraId="5D8C7E33"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0.89 ± 0.07</w:t>
            </w:r>
          </w:p>
        </w:tc>
        <w:tc>
          <w:tcPr>
            <w:tcW w:w="1100" w:type="dxa"/>
            <w:tcBorders>
              <w:top w:val="nil"/>
              <w:left w:val="nil"/>
              <w:bottom w:val="nil"/>
              <w:right w:val="nil"/>
            </w:tcBorders>
            <w:shd w:val="clear" w:color="auto" w:fill="auto"/>
            <w:noWrap/>
            <w:vAlign w:val="center"/>
            <w:hideMark/>
          </w:tcPr>
          <w:p w14:paraId="71D2561F"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1.25 ± 0.03</w:t>
            </w:r>
          </w:p>
        </w:tc>
        <w:tc>
          <w:tcPr>
            <w:tcW w:w="1170" w:type="dxa"/>
            <w:tcBorders>
              <w:top w:val="nil"/>
              <w:left w:val="nil"/>
              <w:bottom w:val="nil"/>
              <w:right w:val="nil"/>
            </w:tcBorders>
            <w:shd w:val="clear" w:color="auto" w:fill="auto"/>
            <w:noWrap/>
            <w:vAlign w:val="center"/>
            <w:hideMark/>
          </w:tcPr>
          <w:p w14:paraId="2D3EDD2C"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1.10 ± 0.08</w:t>
            </w:r>
          </w:p>
        </w:tc>
        <w:tc>
          <w:tcPr>
            <w:tcW w:w="1346" w:type="dxa"/>
            <w:tcBorders>
              <w:top w:val="nil"/>
              <w:left w:val="nil"/>
              <w:bottom w:val="nil"/>
              <w:right w:val="nil"/>
            </w:tcBorders>
            <w:shd w:val="clear" w:color="auto" w:fill="auto"/>
            <w:noWrap/>
            <w:vAlign w:val="center"/>
            <w:hideMark/>
          </w:tcPr>
          <w:p w14:paraId="5FB7A8D7" w14:textId="5BEB3802" w:rsidR="00C95AAF" w:rsidRPr="00F20C48" w:rsidRDefault="00C95AAF" w:rsidP="00E84589">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864B43" w:rsidRPr="00F20C48">
              <w:rPr>
                <w:rFonts w:ascii="Times New Roman" w:eastAsia="Times New Roman" w:hAnsi="Times New Roman" w:cs="Times New Roman"/>
                <w:sz w:val="16"/>
                <w:szCs w:val="16"/>
                <w:lang w:val="es-419" w:eastAsia="en-US"/>
              </w:rPr>
              <w:instrText xml:space="preserve"> ADDIN ZOTERO_ITEM CSL_CITATION {"citationID":"tpx96nAQ","properties":{"formattedCitation":"(Manzello et al. 2015)","plainCitation":"(Manzello et al. 2015)","noteIndex":0},"citationItems":[{"id":4358,"uris":["http://www.mendeley.com/documents/?uuid=afc739a6-d122-46f1-b2c8-7bc022c2b6fc","http://zotero.org/users/9344658/items/5BMVQSJ8"],"itemData":{"id":4358,"type":"article-journal","abstract":"Coral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inshore.","container-title":"Marine Ecology Progress Series","DOI":"10.3354/meps11085","ISSN":"01718630","issue":"Walter 2014","page":"81-89","title":"Recent decade of growth and calcification of &lt;i&gt;Orbicella faveolata&lt;/i&gt; in the Florida Keys: An inshore-offshore comparison","volume":"521","author":[{"family":"Manzello","given":"Derek P."},{"family":"Enochs","given":"Ian C."},{"family":"Kolodziej","given":"Graham"},{"family":"Carlton","given":"Renee Renée"}],"issued":{"date-parts":[["2015"]]}}}],"schema":"https://github.com/citation-style-language/schema/raw/master/csl-citation.json"}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(Manzello et al. 2015)</w:t>
            </w:r>
            <w:r w:rsidRPr="00F20C48">
              <w:rPr>
                <w:rFonts w:ascii="Times New Roman" w:eastAsia="Times New Roman" w:hAnsi="Times New Roman" w:cs="Times New Roman"/>
                <w:sz w:val="16"/>
                <w:szCs w:val="16"/>
                <w:lang w:val="en-US" w:eastAsia="en-US"/>
              </w:rPr>
              <w:fldChar w:fldCharType="end"/>
            </w:r>
          </w:p>
        </w:tc>
      </w:tr>
      <w:tr w:rsidR="00C95AAF" w:rsidRPr="00F20C48" w14:paraId="0779C2E9" w14:textId="77777777" w:rsidTr="00E84589">
        <w:trPr>
          <w:trHeight w:val="288"/>
          <w:jc w:val="center"/>
        </w:trPr>
        <w:tc>
          <w:tcPr>
            <w:tcW w:w="1440" w:type="dxa"/>
            <w:tcBorders>
              <w:top w:val="nil"/>
              <w:left w:val="nil"/>
              <w:bottom w:val="nil"/>
              <w:right w:val="nil"/>
            </w:tcBorders>
            <w:shd w:val="clear" w:color="auto" w:fill="auto"/>
            <w:noWrap/>
            <w:vAlign w:val="center"/>
            <w:hideMark/>
          </w:tcPr>
          <w:p w14:paraId="426DBDC8"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Barrier reef, Belize</w:t>
            </w:r>
          </w:p>
        </w:tc>
        <w:tc>
          <w:tcPr>
            <w:tcW w:w="1170" w:type="dxa"/>
            <w:tcBorders>
              <w:top w:val="nil"/>
              <w:left w:val="nil"/>
              <w:bottom w:val="nil"/>
              <w:right w:val="nil"/>
            </w:tcBorders>
            <w:shd w:val="clear" w:color="auto" w:fill="auto"/>
            <w:noWrap/>
            <w:vAlign w:val="center"/>
            <w:hideMark/>
          </w:tcPr>
          <w:p w14:paraId="07168910"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1942-1999</w:t>
            </w:r>
          </w:p>
        </w:tc>
        <w:tc>
          <w:tcPr>
            <w:tcW w:w="670" w:type="dxa"/>
            <w:tcBorders>
              <w:top w:val="nil"/>
              <w:left w:val="nil"/>
              <w:bottom w:val="nil"/>
              <w:right w:val="nil"/>
            </w:tcBorders>
            <w:shd w:val="clear" w:color="auto" w:fill="auto"/>
            <w:noWrap/>
            <w:vAlign w:val="center"/>
            <w:hideMark/>
          </w:tcPr>
          <w:p w14:paraId="0694D168"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4.8</w:t>
            </w:r>
          </w:p>
        </w:tc>
        <w:tc>
          <w:tcPr>
            <w:tcW w:w="860" w:type="dxa"/>
            <w:tcBorders>
              <w:top w:val="nil"/>
              <w:left w:val="nil"/>
              <w:bottom w:val="nil"/>
              <w:right w:val="nil"/>
            </w:tcBorders>
            <w:vAlign w:val="center"/>
          </w:tcPr>
          <w:p w14:paraId="163224CD"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shd w:val="clear" w:color="auto" w:fill="auto"/>
            <w:noWrap/>
            <w:vAlign w:val="center"/>
            <w:hideMark/>
          </w:tcPr>
          <w:p w14:paraId="1CBA91C9"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1.20 ± 0.01</w:t>
            </w:r>
          </w:p>
        </w:tc>
        <w:tc>
          <w:tcPr>
            <w:tcW w:w="1100" w:type="dxa"/>
            <w:tcBorders>
              <w:top w:val="nil"/>
              <w:left w:val="nil"/>
              <w:bottom w:val="nil"/>
              <w:right w:val="nil"/>
            </w:tcBorders>
            <w:shd w:val="clear" w:color="auto" w:fill="auto"/>
            <w:noWrap/>
            <w:vAlign w:val="center"/>
            <w:hideMark/>
          </w:tcPr>
          <w:p w14:paraId="3C77802C"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0.99 ± 0.05</w:t>
            </w:r>
          </w:p>
        </w:tc>
        <w:tc>
          <w:tcPr>
            <w:tcW w:w="1170" w:type="dxa"/>
            <w:tcBorders>
              <w:top w:val="nil"/>
              <w:left w:val="nil"/>
              <w:bottom w:val="nil"/>
              <w:right w:val="nil"/>
            </w:tcBorders>
            <w:shd w:val="clear" w:color="auto" w:fill="auto"/>
            <w:noWrap/>
            <w:vAlign w:val="center"/>
            <w:hideMark/>
          </w:tcPr>
          <w:p w14:paraId="4F7CDBA5"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1.19 ± 0.10</w:t>
            </w:r>
          </w:p>
        </w:tc>
        <w:tc>
          <w:tcPr>
            <w:tcW w:w="1346" w:type="dxa"/>
            <w:tcBorders>
              <w:top w:val="nil"/>
              <w:left w:val="nil"/>
              <w:bottom w:val="nil"/>
              <w:right w:val="nil"/>
            </w:tcBorders>
            <w:shd w:val="clear" w:color="auto" w:fill="auto"/>
            <w:noWrap/>
            <w:vAlign w:val="center"/>
            <w:hideMark/>
          </w:tcPr>
          <w:p w14:paraId="0403239C"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Zoppe</w:t>
            </w:r>
            <w:proofErr w:type="spellEnd"/>
            <w:r w:rsidRPr="00F20C48">
              <w:rPr>
                <w:rFonts w:ascii="Times New Roman" w:eastAsia="Times New Roman" w:hAnsi="Times New Roman" w:cs="Times New Roman"/>
                <w:sz w:val="16"/>
                <w:szCs w:val="16"/>
                <w:lang w:val="en-US" w:eastAsia="en-US"/>
              </w:rPr>
              <w:t xml:space="preserve"> and </w:t>
            </w:r>
            <w:proofErr w:type="spellStart"/>
            <w:r w:rsidRPr="00F20C48">
              <w:rPr>
                <w:rFonts w:ascii="Times New Roman" w:eastAsia="Times New Roman" w:hAnsi="Times New Roman" w:cs="Times New Roman"/>
                <w:sz w:val="16"/>
                <w:szCs w:val="16"/>
                <w:lang w:val="en-US" w:eastAsia="en-US"/>
              </w:rPr>
              <w:t>Gischler</w:t>
            </w:r>
            <w:proofErr w:type="spellEnd"/>
            <w:r w:rsidRPr="00F20C48">
              <w:rPr>
                <w:rFonts w:ascii="Times New Roman" w:eastAsia="Times New Roman" w:hAnsi="Times New Roman" w:cs="Times New Roman"/>
                <w:sz w:val="16"/>
                <w:szCs w:val="16"/>
                <w:lang w:val="en-US" w:eastAsia="en-US"/>
              </w:rPr>
              <w:t xml:space="preserve"> (2024)</w:t>
            </w:r>
          </w:p>
        </w:tc>
      </w:tr>
      <w:tr w:rsidR="00C95AAF" w:rsidRPr="00F20C48" w14:paraId="5086114E" w14:textId="77777777" w:rsidTr="00E84589">
        <w:trPr>
          <w:trHeight w:val="288"/>
          <w:jc w:val="center"/>
        </w:trPr>
        <w:tc>
          <w:tcPr>
            <w:tcW w:w="1440" w:type="dxa"/>
            <w:tcBorders>
              <w:top w:val="nil"/>
              <w:left w:val="nil"/>
              <w:bottom w:val="nil"/>
              <w:right w:val="nil"/>
            </w:tcBorders>
            <w:shd w:val="clear" w:color="auto" w:fill="auto"/>
            <w:noWrap/>
            <w:vAlign w:val="center"/>
            <w:hideMark/>
          </w:tcPr>
          <w:p w14:paraId="653710B3"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Little Conch Reef, USA</w:t>
            </w:r>
          </w:p>
        </w:tc>
        <w:tc>
          <w:tcPr>
            <w:tcW w:w="1170" w:type="dxa"/>
            <w:tcBorders>
              <w:top w:val="nil"/>
              <w:left w:val="nil"/>
              <w:bottom w:val="nil"/>
              <w:right w:val="nil"/>
            </w:tcBorders>
            <w:shd w:val="clear" w:color="auto" w:fill="auto"/>
            <w:noWrap/>
            <w:vAlign w:val="center"/>
            <w:hideMark/>
          </w:tcPr>
          <w:p w14:paraId="0C889BBE"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2004-2013</w:t>
            </w:r>
          </w:p>
        </w:tc>
        <w:tc>
          <w:tcPr>
            <w:tcW w:w="670" w:type="dxa"/>
            <w:tcBorders>
              <w:top w:val="nil"/>
              <w:left w:val="nil"/>
              <w:bottom w:val="nil"/>
              <w:right w:val="nil"/>
            </w:tcBorders>
            <w:shd w:val="clear" w:color="auto" w:fill="auto"/>
            <w:noWrap/>
            <w:vAlign w:val="center"/>
            <w:hideMark/>
          </w:tcPr>
          <w:p w14:paraId="6FCB6D09"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5 - 6</w:t>
            </w:r>
          </w:p>
        </w:tc>
        <w:tc>
          <w:tcPr>
            <w:tcW w:w="860" w:type="dxa"/>
            <w:tcBorders>
              <w:top w:val="nil"/>
              <w:left w:val="nil"/>
              <w:bottom w:val="nil"/>
              <w:right w:val="nil"/>
            </w:tcBorders>
            <w:vAlign w:val="center"/>
          </w:tcPr>
          <w:p w14:paraId="6A22E821"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w:t>
            </w:r>
          </w:p>
        </w:tc>
        <w:tc>
          <w:tcPr>
            <w:tcW w:w="1080" w:type="dxa"/>
            <w:tcBorders>
              <w:top w:val="nil"/>
              <w:left w:val="nil"/>
              <w:bottom w:val="nil"/>
              <w:right w:val="nil"/>
            </w:tcBorders>
            <w:shd w:val="clear" w:color="auto" w:fill="auto"/>
            <w:noWrap/>
            <w:vAlign w:val="center"/>
            <w:hideMark/>
          </w:tcPr>
          <w:p w14:paraId="58302F8D"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0.73 ± 0.03</w:t>
            </w:r>
          </w:p>
        </w:tc>
        <w:tc>
          <w:tcPr>
            <w:tcW w:w="1100" w:type="dxa"/>
            <w:tcBorders>
              <w:top w:val="nil"/>
              <w:left w:val="nil"/>
              <w:bottom w:val="nil"/>
              <w:right w:val="nil"/>
            </w:tcBorders>
            <w:shd w:val="clear" w:color="auto" w:fill="auto"/>
            <w:noWrap/>
            <w:vAlign w:val="center"/>
            <w:hideMark/>
          </w:tcPr>
          <w:p w14:paraId="4B9D0DD6"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1.34 ± 0.01</w:t>
            </w:r>
          </w:p>
        </w:tc>
        <w:tc>
          <w:tcPr>
            <w:tcW w:w="1170" w:type="dxa"/>
            <w:tcBorders>
              <w:top w:val="nil"/>
              <w:left w:val="nil"/>
              <w:bottom w:val="nil"/>
              <w:right w:val="nil"/>
            </w:tcBorders>
            <w:shd w:val="clear" w:color="auto" w:fill="auto"/>
            <w:noWrap/>
            <w:vAlign w:val="center"/>
            <w:hideMark/>
          </w:tcPr>
          <w:p w14:paraId="6328ADDF"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0.97 ± 0.03</w:t>
            </w:r>
          </w:p>
        </w:tc>
        <w:tc>
          <w:tcPr>
            <w:tcW w:w="1346" w:type="dxa"/>
            <w:tcBorders>
              <w:top w:val="nil"/>
              <w:left w:val="nil"/>
              <w:bottom w:val="nil"/>
              <w:right w:val="nil"/>
            </w:tcBorders>
            <w:shd w:val="clear" w:color="auto" w:fill="auto"/>
            <w:noWrap/>
            <w:vAlign w:val="center"/>
            <w:hideMark/>
          </w:tcPr>
          <w:p w14:paraId="2AA329C4" w14:textId="135C92F1" w:rsidR="00C95AAF" w:rsidRPr="00F20C48" w:rsidRDefault="00C95AAF" w:rsidP="00E84589">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864B43" w:rsidRPr="00F20C48">
              <w:rPr>
                <w:rFonts w:ascii="Times New Roman" w:eastAsia="Times New Roman" w:hAnsi="Times New Roman" w:cs="Times New Roman"/>
                <w:sz w:val="16"/>
                <w:szCs w:val="16"/>
                <w:lang w:val="es-419" w:eastAsia="en-US"/>
              </w:rPr>
              <w:instrText xml:space="preserve"> ADDIN ZOTERO_ITEM CSL_CITATION {"citationID":"fPTfwDPw","properties":{"formattedCitation":"(Manzello et al. 2015)","plainCitation":"(Manzello et al. 2015)","noteIndex":0},"citationItems":[{"id":4358,"uris":["http://www.mendeley.com/documents/?uuid=afc739a6-d122-46f1-b2c8-7bc022c2b6fc","http://zotero.org/users/9344658/items/5BMVQSJ8"],"itemData":{"id":4358,"type":"article-journal","abstract":"Coral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inshore.","container-title":"Marine Ecology Progress Series","DOI":"10.3354/meps11085","ISSN":"01718630","issue":"Walter 2014","page":"81-89","title":"Recent decade of growth and calcification of &lt;i&gt;Orbicella faveolata&lt;/i&gt; in the Florida Keys: An inshore-offshore comparison","volume":"521","author":[{"family":"Manzello","given":"Derek P."},{"family":"Enochs","given":"Ian C."},{"family":"Kolodziej","given":"Graham"},{"family":"Carlton","given":"Renee Renée"}],"issued":{"date-parts":[["2015"]]}}}],"schema":"https://github.com/citation-style-language/schema/raw/master/csl-citation.json"}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(Manzello et al. 2015)</w:t>
            </w:r>
            <w:r w:rsidRPr="00F20C48">
              <w:rPr>
                <w:rFonts w:ascii="Times New Roman" w:eastAsia="Times New Roman" w:hAnsi="Times New Roman" w:cs="Times New Roman"/>
                <w:sz w:val="16"/>
                <w:szCs w:val="16"/>
                <w:lang w:val="en-US" w:eastAsia="en-US"/>
              </w:rPr>
              <w:fldChar w:fldCharType="end"/>
            </w:r>
          </w:p>
        </w:tc>
      </w:tr>
      <w:tr w:rsidR="00C95AAF" w:rsidRPr="00F20C48" w14:paraId="28015C0B" w14:textId="77777777" w:rsidTr="00E84589">
        <w:trPr>
          <w:trHeight w:val="288"/>
          <w:jc w:val="center"/>
        </w:trPr>
        <w:tc>
          <w:tcPr>
            <w:tcW w:w="1440" w:type="dxa"/>
            <w:tcBorders>
              <w:top w:val="nil"/>
              <w:left w:val="nil"/>
              <w:bottom w:val="nil"/>
              <w:right w:val="nil"/>
            </w:tcBorders>
            <w:shd w:val="clear" w:color="auto" w:fill="auto"/>
            <w:noWrap/>
            <w:vAlign w:val="center"/>
            <w:hideMark/>
          </w:tcPr>
          <w:p w14:paraId="4252B3A7"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Serrana</w:t>
            </w:r>
            <w:proofErr w:type="spellEnd"/>
            <w:r w:rsidRPr="00F20C48">
              <w:rPr>
                <w:rFonts w:ascii="Times New Roman" w:eastAsia="Times New Roman" w:hAnsi="Times New Roman" w:cs="Times New Roman"/>
                <w:sz w:val="16"/>
                <w:szCs w:val="16"/>
                <w:lang w:val="en-US" w:eastAsia="en-US"/>
              </w:rPr>
              <w:t xml:space="preserve"> Cay, Colombia</w:t>
            </w:r>
          </w:p>
        </w:tc>
        <w:tc>
          <w:tcPr>
            <w:tcW w:w="1170" w:type="dxa"/>
            <w:tcBorders>
              <w:top w:val="nil"/>
              <w:left w:val="nil"/>
              <w:bottom w:val="nil"/>
              <w:right w:val="nil"/>
            </w:tcBorders>
            <w:shd w:val="clear" w:color="auto" w:fill="auto"/>
            <w:noWrap/>
            <w:vAlign w:val="center"/>
            <w:hideMark/>
          </w:tcPr>
          <w:p w14:paraId="79C2F118"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1963-2015</w:t>
            </w:r>
          </w:p>
        </w:tc>
        <w:tc>
          <w:tcPr>
            <w:tcW w:w="670" w:type="dxa"/>
            <w:tcBorders>
              <w:top w:val="nil"/>
              <w:left w:val="nil"/>
              <w:bottom w:val="nil"/>
              <w:right w:val="nil"/>
            </w:tcBorders>
            <w:shd w:val="clear" w:color="auto" w:fill="auto"/>
            <w:noWrap/>
            <w:vAlign w:val="center"/>
            <w:hideMark/>
          </w:tcPr>
          <w:p w14:paraId="46A82758"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4 - 9</w:t>
            </w:r>
          </w:p>
        </w:tc>
        <w:tc>
          <w:tcPr>
            <w:tcW w:w="860" w:type="dxa"/>
            <w:tcBorders>
              <w:top w:val="nil"/>
              <w:left w:val="nil"/>
              <w:bottom w:val="nil"/>
              <w:right w:val="nil"/>
            </w:tcBorders>
            <w:vAlign w:val="center"/>
          </w:tcPr>
          <w:p w14:paraId="3BFA3E19"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p>
        </w:tc>
        <w:tc>
          <w:tcPr>
            <w:tcW w:w="1080" w:type="dxa"/>
            <w:tcBorders>
              <w:top w:val="nil"/>
              <w:left w:val="nil"/>
              <w:bottom w:val="nil"/>
              <w:right w:val="nil"/>
            </w:tcBorders>
            <w:shd w:val="clear" w:color="auto" w:fill="auto"/>
            <w:noWrap/>
            <w:vAlign w:val="center"/>
            <w:hideMark/>
          </w:tcPr>
          <w:p w14:paraId="0A2D2AD7"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0.96 ± 0.11</w:t>
            </w:r>
          </w:p>
        </w:tc>
        <w:tc>
          <w:tcPr>
            <w:tcW w:w="1100" w:type="dxa"/>
            <w:tcBorders>
              <w:top w:val="nil"/>
              <w:left w:val="nil"/>
              <w:bottom w:val="nil"/>
              <w:right w:val="nil"/>
            </w:tcBorders>
            <w:shd w:val="clear" w:color="auto" w:fill="auto"/>
            <w:noWrap/>
            <w:vAlign w:val="center"/>
            <w:hideMark/>
          </w:tcPr>
          <w:p w14:paraId="01D120D9"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1.08 ± 0.08</w:t>
            </w:r>
          </w:p>
        </w:tc>
        <w:tc>
          <w:tcPr>
            <w:tcW w:w="1170" w:type="dxa"/>
            <w:tcBorders>
              <w:top w:val="nil"/>
              <w:left w:val="nil"/>
              <w:bottom w:val="nil"/>
              <w:right w:val="nil"/>
            </w:tcBorders>
            <w:shd w:val="clear" w:color="auto" w:fill="auto"/>
            <w:noWrap/>
            <w:vAlign w:val="center"/>
            <w:hideMark/>
          </w:tcPr>
          <w:p w14:paraId="4EE5D4C9"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1.02 ± 0.12</w:t>
            </w:r>
          </w:p>
        </w:tc>
        <w:tc>
          <w:tcPr>
            <w:tcW w:w="1346" w:type="dxa"/>
            <w:tcBorders>
              <w:top w:val="nil"/>
              <w:left w:val="nil"/>
              <w:bottom w:val="nil"/>
              <w:right w:val="nil"/>
            </w:tcBorders>
            <w:shd w:val="clear" w:color="auto" w:fill="auto"/>
            <w:noWrap/>
            <w:vAlign w:val="center"/>
            <w:hideMark/>
          </w:tcPr>
          <w:p w14:paraId="62210673" w14:textId="5C5B51F0" w:rsidR="00C95AAF" w:rsidRPr="00F20C48" w:rsidRDefault="00C95AAF" w:rsidP="00E84589">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AD39D2" w:rsidRPr="00F20C48">
              <w:rPr>
                <w:rFonts w:ascii="Times New Roman" w:eastAsia="Times New Roman" w:hAnsi="Times New Roman" w:cs="Times New Roman"/>
                <w:sz w:val="16"/>
                <w:szCs w:val="16"/>
                <w:lang w:val="es-419" w:eastAsia="en-US"/>
              </w:rPr>
              <w:instrText xml:space="preserve"> ADDIN ZOTERO_ITEM CSL_CITATION {"citationID":"TycwZhOM","properties":{"formattedCitation":"(Lizcano-Sandoval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Science","id":"1Y88Yz7W/l3OdbIJa","issue":"February","issued":{"date-parts":[["2019"]]},"page":"38","title":"Climate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(Lizcano-Sandoval et al. 2019)</w:t>
            </w:r>
            <w:r w:rsidRPr="00F20C48">
              <w:rPr>
                <w:rFonts w:ascii="Times New Roman" w:eastAsia="Times New Roman" w:hAnsi="Times New Roman" w:cs="Times New Roman"/>
                <w:sz w:val="16"/>
                <w:szCs w:val="16"/>
                <w:lang w:val="en-US" w:eastAsia="en-US"/>
              </w:rPr>
              <w:fldChar w:fldCharType="end"/>
            </w:r>
          </w:p>
        </w:tc>
      </w:tr>
      <w:tr w:rsidR="00C95AAF" w:rsidRPr="00F20C48" w14:paraId="73B3632D" w14:textId="77777777" w:rsidTr="00E84589">
        <w:trPr>
          <w:trHeight w:val="288"/>
          <w:jc w:val="center"/>
        </w:trPr>
        <w:tc>
          <w:tcPr>
            <w:tcW w:w="1440" w:type="dxa"/>
            <w:tcBorders>
              <w:top w:val="nil"/>
              <w:left w:val="nil"/>
              <w:bottom w:val="nil"/>
              <w:right w:val="nil"/>
            </w:tcBorders>
            <w:shd w:val="clear" w:color="auto" w:fill="auto"/>
            <w:noWrap/>
            <w:vAlign w:val="center"/>
            <w:hideMark/>
          </w:tcPr>
          <w:p w14:paraId="5734EBE9"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Cayo Arenas, Mexico</w:t>
            </w:r>
          </w:p>
        </w:tc>
        <w:tc>
          <w:tcPr>
            <w:tcW w:w="1170" w:type="dxa"/>
            <w:tcBorders>
              <w:top w:val="nil"/>
              <w:left w:val="nil"/>
              <w:bottom w:val="nil"/>
              <w:right w:val="nil"/>
            </w:tcBorders>
            <w:shd w:val="clear" w:color="auto" w:fill="auto"/>
            <w:noWrap/>
            <w:vAlign w:val="center"/>
            <w:hideMark/>
          </w:tcPr>
          <w:p w14:paraId="244B2249"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1992-2016</w:t>
            </w:r>
          </w:p>
        </w:tc>
        <w:tc>
          <w:tcPr>
            <w:tcW w:w="670" w:type="dxa"/>
            <w:tcBorders>
              <w:top w:val="nil"/>
              <w:left w:val="nil"/>
              <w:bottom w:val="nil"/>
              <w:right w:val="nil"/>
            </w:tcBorders>
            <w:shd w:val="clear" w:color="auto" w:fill="auto"/>
            <w:noWrap/>
            <w:vAlign w:val="center"/>
            <w:hideMark/>
          </w:tcPr>
          <w:p w14:paraId="716F1FC9"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7 - 12</w:t>
            </w:r>
          </w:p>
        </w:tc>
        <w:tc>
          <w:tcPr>
            <w:tcW w:w="860" w:type="dxa"/>
            <w:tcBorders>
              <w:top w:val="nil"/>
              <w:left w:val="nil"/>
              <w:bottom w:val="nil"/>
              <w:right w:val="nil"/>
            </w:tcBorders>
            <w:vAlign w:val="center"/>
          </w:tcPr>
          <w:p w14:paraId="4F2356FB"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p>
        </w:tc>
        <w:tc>
          <w:tcPr>
            <w:tcW w:w="1080" w:type="dxa"/>
            <w:tcBorders>
              <w:top w:val="nil"/>
              <w:left w:val="nil"/>
              <w:bottom w:val="nil"/>
              <w:right w:val="nil"/>
            </w:tcBorders>
            <w:shd w:val="clear" w:color="auto" w:fill="auto"/>
            <w:noWrap/>
            <w:vAlign w:val="center"/>
            <w:hideMark/>
          </w:tcPr>
          <w:p w14:paraId="19CCC9DB"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0.82 ± 0.08</w:t>
            </w:r>
          </w:p>
        </w:tc>
        <w:tc>
          <w:tcPr>
            <w:tcW w:w="1100" w:type="dxa"/>
            <w:tcBorders>
              <w:top w:val="nil"/>
              <w:left w:val="nil"/>
              <w:bottom w:val="nil"/>
              <w:right w:val="nil"/>
            </w:tcBorders>
            <w:shd w:val="clear" w:color="auto" w:fill="auto"/>
            <w:noWrap/>
            <w:vAlign w:val="center"/>
            <w:hideMark/>
          </w:tcPr>
          <w:p w14:paraId="606894E6"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1.04 ± 0.30</w:t>
            </w:r>
          </w:p>
        </w:tc>
        <w:tc>
          <w:tcPr>
            <w:tcW w:w="1170" w:type="dxa"/>
            <w:tcBorders>
              <w:top w:val="nil"/>
              <w:left w:val="nil"/>
              <w:bottom w:val="nil"/>
              <w:right w:val="nil"/>
            </w:tcBorders>
            <w:shd w:val="clear" w:color="auto" w:fill="auto"/>
            <w:noWrap/>
            <w:vAlign w:val="center"/>
            <w:hideMark/>
          </w:tcPr>
          <w:p w14:paraId="27251A31"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0.85 ± 0.18</w:t>
            </w:r>
          </w:p>
        </w:tc>
        <w:tc>
          <w:tcPr>
            <w:tcW w:w="1346" w:type="dxa"/>
            <w:tcBorders>
              <w:top w:val="nil"/>
              <w:left w:val="nil"/>
              <w:bottom w:val="nil"/>
              <w:right w:val="nil"/>
            </w:tcBorders>
            <w:shd w:val="clear" w:color="auto" w:fill="auto"/>
            <w:noWrap/>
            <w:vAlign w:val="center"/>
            <w:hideMark/>
          </w:tcPr>
          <w:p w14:paraId="556A8D16" w14:textId="5C8882EC" w:rsidR="00C95AAF" w:rsidRPr="00F20C48" w:rsidRDefault="00C95AAF" w:rsidP="00E84589">
            <w:pPr>
              <w:spacing w:after="0" w:line="240" w:lineRule="auto"/>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E7591E" w:rsidRPr="00F20C48">
              <w:rPr>
                <w:rFonts w:ascii="Times New Roman" w:eastAsia="Times New Roman" w:hAnsi="Times New Roman" w:cs="Times New Roman"/>
                <w:sz w:val="16"/>
                <w:szCs w:val="16"/>
                <w:lang w:val="es-419" w:eastAsia="en-US"/>
              </w:rPr>
              <w:instrText xml:space="preserve"> ADDIN ZOTERO_ITEM CSL_CITATION {"citationID":"EfiH8M6q","properties":{"formattedCitation":"(S\\uc0\\u225{}nchez-Pelcastre et al. 2023)","plainCitation":"(Sánchez-Pelcastre et al. 2023)","noteIndex":0},"citationItems":[{"id":7902,"uris":["http://zotero.org/users/9344658/items/SBDBWISC"],"itemData":{"id":7902,"type":"article-journal","abstract":"During coral calcification in massive scleractinian corals, a double annual banding of different densities (high- and low-density) is formed in their skeletons, which can provide a retrospective record of growth and the influence of environmental conditions on the coral’s lifespan. Evidence indicates that during the last decades, the reduction in coral calcification rate is attributed to the combination of global stress factors such as Sea Surface Temperature (SST) and local anthropic stressors. Yet, coral growth trajectories can vary between regions and coral species, where remote locations of coral reefs can act as natural laboratories, as they are far from the harmful effects of direct anthropogenic stressors. The present study reports historical chronology over a 24-year period (1992–2016) of coral extension rate (cm yr\n              -1\n              ), skeletal density (g cm\n              -3\n              ), and calcification rate (g cm\n              -2\n              yr\n              -1\n              ) of the reef-building coral\n              Orbicella faveolata\n              at the remote reef Cayo Arenas, Campeche Bank, in the south-eastern Gulf of Mexico. The relationships between the three sclerochronological features show that\n              O\n              .\n              faveolata\n              uses its calcification resources to build denser skeletons. Chronological trends indicate that coral extension increased, skeletal density and calcification rate decreased (33% calcification rate) over time. The results reveal that despite the remoteness of the locality the maximum SST has been increased, and the coral calcification rate decreased over time. If the temperature continues to rise, there is a conceivable risk of experiencing a decline in reef-building coral species. This scenario, in turn, could pose a significant threat, endangering not only the framework of coral reefs but also their ecological functionality, even within remote Atlantic reef ecosystems.","container-title":"PLOS ONE","DOI":"10.1371/journal.pone.0293802","ISSN":"1932-6203","issue":"11","journalAbbreviation":"PLoS ONE","language":"en","page":"e0293802","source":"DOI.org (Crossref)","title":"Sclerochronological characteristics of &lt;i&gt;Orbicella faveolata&lt;/i&gt; in Cayo Arenas, a remote coral reef from the Gulf of Mexico","volume":"18","author":[{"family":"Sánchez-Pelcastre","given":"D. Wendoline"},{"family":"Tortolero-Langarica","given":"J. J. Adolfo"},{"family":"Alvarez-Filip","given":"Lorenzo"},{"family":"Cruz-Ortega","given":"Israel"},{"family":"Carricart-Ganivet","given":"Juan P."}],"editor":[{"family":"Thuesen","given":"Erik V."}],"issued":{"date-parts":[["2023",11,14]]}}}],"schema":"https://github.com/citation-style-language/schema/raw/master/csl-citation.json"}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rPr>
              <w:t>(Sánchez-Pelcastre et al. 2023)</w:t>
            </w:r>
            <w:r w:rsidRPr="00F20C48">
              <w:rPr>
                <w:rFonts w:ascii="Times New Roman" w:eastAsia="Times New Roman" w:hAnsi="Times New Roman" w:cs="Times New Roman"/>
                <w:sz w:val="16"/>
                <w:szCs w:val="16"/>
                <w:lang w:val="en-US" w:eastAsia="en-US"/>
              </w:rPr>
              <w:fldChar w:fldCharType="end"/>
            </w:r>
          </w:p>
        </w:tc>
      </w:tr>
      <w:tr w:rsidR="00C95AAF" w:rsidRPr="008006DC" w14:paraId="27CCB97F" w14:textId="77777777" w:rsidTr="00E84589">
        <w:trPr>
          <w:trHeight w:val="288"/>
          <w:jc w:val="center"/>
        </w:trPr>
        <w:tc>
          <w:tcPr>
            <w:tcW w:w="1440" w:type="dxa"/>
            <w:tcBorders>
              <w:top w:val="nil"/>
              <w:left w:val="nil"/>
              <w:bottom w:val="single" w:sz="4" w:space="0" w:color="auto"/>
              <w:right w:val="nil"/>
            </w:tcBorders>
            <w:shd w:val="clear" w:color="auto" w:fill="auto"/>
            <w:noWrap/>
            <w:vAlign w:val="center"/>
            <w:hideMark/>
          </w:tcPr>
          <w:p w14:paraId="43F09B8D"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Flower Garden Banks, USA</w:t>
            </w:r>
          </w:p>
        </w:tc>
        <w:tc>
          <w:tcPr>
            <w:tcW w:w="1170" w:type="dxa"/>
            <w:tcBorders>
              <w:top w:val="nil"/>
              <w:left w:val="nil"/>
              <w:bottom w:val="single" w:sz="4" w:space="0" w:color="auto"/>
              <w:right w:val="nil"/>
            </w:tcBorders>
            <w:shd w:val="clear" w:color="auto" w:fill="auto"/>
            <w:noWrap/>
            <w:vAlign w:val="center"/>
            <w:hideMark/>
          </w:tcPr>
          <w:p w14:paraId="008C40C6"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1970-2014</w:t>
            </w:r>
          </w:p>
        </w:tc>
        <w:tc>
          <w:tcPr>
            <w:tcW w:w="670" w:type="dxa"/>
            <w:tcBorders>
              <w:top w:val="nil"/>
              <w:left w:val="nil"/>
              <w:bottom w:val="single" w:sz="4" w:space="0" w:color="auto"/>
              <w:right w:val="nil"/>
            </w:tcBorders>
            <w:shd w:val="clear" w:color="auto" w:fill="auto"/>
            <w:noWrap/>
            <w:vAlign w:val="center"/>
            <w:hideMark/>
          </w:tcPr>
          <w:p w14:paraId="1F9DA986"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w:t>
            </w:r>
          </w:p>
        </w:tc>
        <w:tc>
          <w:tcPr>
            <w:tcW w:w="860" w:type="dxa"/>
            <w:tcBorders>
              <w:top w:val="nil"/>
              <w:left w:val="nil"/>
              <w:bottom w:val="single" w:sz="4" w:space="0" w:color="auto"/>
              <w:right w:val="nil"/>
            </w:tcBorders>
            <w:vAlign w:val="center"/>
          </w:tcPr>
          <w:p w14:paraId="7E7D38FE"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w:t>
            </w:r>
          </w:p>
        </w:tc>
        <w:tc>
          <w:tcPr>
            <w:tcW w:w="1080" w:type="dxa"/>
            <w:tcBorders>
              <w:top w:val="nil"/>
              <w:left w:val="nil"/>
              <w:bottom w:val="single" w:sz="4" w:space="0" w:color="auto"/>
              <w:right w:val="nil"/>
            </w:tcBorders>
            <w:shd w:val="clear" w:color="auto" w:fill="auto"/>
            <w:noWrap/>
            <w:vAlign w:val="center"/>
            <w:hideMark/>
          </w:tcPr>
          <w:p w14:paraId="25006046"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0.71 ± 0.04</w:t>
            </w:r>
          </w:p>
        </w:tc>
        <w:tc>
          <w:tcPr>
            <w:tcW w:w="1100" w:type="dxa"/>
            <w:tcBorders>
              <w:top w:val="nil"/>
              <w:left w:val="nil"/>
              <w:bottom w:val="single" w:sz="4" w:space="0" w:color="auto"/>
              <w:right w:val="nil"/>
            </w:tcBorders>
            <w:shd w:val="clear" w:color="auto" w:fill="auto"/>
            <w:noWrap/>
            <w:vAlign w:val="center"/>
            <w:hideMark/>
          </w:tcPr>
          <w:p w14:paraId="1A7A2032"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1.42 ± 0.03</w:t>
            </w:r>
          </w:p>
        </w:tc>
        <w:tc>
          <w:tcPr>
            <w:tcW w:w="1170" w:type="dxa"/>
            <w:tcBorders>
              <w:top w:val="nil"/>
              <w:left w:val="nil"/>
              <w:bottom w:val="single" w:sz="4" w:space="0" w:color="auto"/>
              <w:right w:val="nil"/>
            </w:tcBorders>
            <w:shd w:val="clear" w:color="auto" w:fill="auto"/>
            <w:noWrap/>
            <w:vAlign w:val="center"/>
            <w:hideMark/>
          </w:tcPr>
          <w:p w14:paraId="5A31CB92" w14:textId="77777777"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0.99 ± 0.05</w:t>
            </w:r>
          </w:p>
        </w:tc>
        <w:tc>
          <w:tcPr>
            <w:tcW w:w="1346" w:type="dxa"/>
            <w:tcBorders>
              <w:top w:val="nil"/>
              <w:left w:val="nil"/>
              <w:bottom w:val="single" w:sz="4" w:space="0" w:color="auto"/>
              <w:right w:val="nil"/>
            </w:tcBorders>
            <w:shd w:val="clear" w:color="auto" w:fill="auto"/>
            <w:noWrap/>
            <w:vAlign w:val="center"/>
            <w:hideMark/>
          </w:tcPr>
          <w:p w14:paraId="435B7CBA" w14:textId="71071799" w:rsidR="00C95AAF" w:rsidRPr="00F20C48" w:rsidRDefault="00C95AAF" w:rsidP="00E84589">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fldChar w:fldCharType="begin"/>
            </w:r>
            <w:r w:rsidR="00E7591E" w:rsidRPr="00F20C48">
              <w:rPr>
                <w:rFonts w:ascii="Times New Roman" w:eastAsia="Times New Roman" w:hAnsi="Times New Roman" w:cs="Times New Roman"/>
                <w:sz w:val="16"/>
                <w:szCs w:val="16"/>
                <w:lang w:val="en-US" w:eastAsia="en-US"/>
              </w:rPr>
              <w:instrText xml:space="preserve"> ADDIN ZOTERO_ITEM CSL_CITATION {"citationID":"gAqDaVIl","properties":{"formattedCitation":"(Manzello et al. 2021)","plainCitation":"(Manzello et al. 2021)","noteIndex":0},"citationItems":[{"id":7899,"uris":["http://zotero.org/users/9344658/items/MWP6U9LN"],"itemData":{"id":7899,"type":"article-journal","abstract":"Abstract\n            \n              Coral reefs are globally in decline and western Atlantic reefs have experienced the greatest losses in live coral cover of any region. The Flower Garden Banks (FGB) in the Gulf of Mexico are high-latitude, remote reefs that are an outlier to this trend, as they have maintained coral cover ≥ 50% since at least 1989. Quantifying the long-term trends in coral growth of key reef-building coral species, and the underlying environmental drivers, leads to a better understanding of local sensitivities to past changes that will ultimately allow us to better predict the future of reef growth at FGB. We obtained coral cores and constructed growth records for two of the most abundant hermatypic coral species at FGB,\n              Pseudodiploria strigosa\n              and\n              Orbicella faveolata.\n              Our records cover 57 yrs of growth for\n              P. strigosa\n              (1957–2013) and 45 yrs for\n              O. faveolata\n              (1970–2014). Linear extension and calcification rates of both species have increased significantly, but skeletal density did not change over the respective time periods. Extension and calcification data of both species combined were negatively correlated with the discharge from the Atchafalaya River, but positively correlated with maximum sea surface temperatures (SST). These data provide evidence that runoff from the Atchafalaya River impacts FGB corals and is a major control on coral growth at FGB. The increase in growth at FGB can be attributed to the significant warming trend in maximum monthly SSTs. Given the warming trend and recent increase in severity of bleaching at FGB, the prognosis is that bleaching events will become more deleterious with time, which will lead to a breakdown in the positive relationship between coral growth and maximum SST. This study provides further evidence that some high-latitude, cooler reef sites have experienced a stimulation in coral growth with ocean warming.","container-title":"Coral Reefs","DOI":"10.1007/s00338-021-02108-8","ISSN":"0722-4028, 1432-0975","issue":"4","journalAbbreviation":"Coral Reefs","language":"en","page":"1097-1111","source":"DOI.org (Crossref)","title":"Increasing coral calcification in &lt;i&gt;Orbicella faveolata&lt;/i&gt; and &lt;i&gt;Pseudodiploria strigosa&lt;/i&gt; at Flower Garden Banks, Gulf of Mexico","volume":"40","author":[{"family":"Manzello","given":"Derek P."},{"family":"Kolodziej","given":"Graham"},{"family":"Kirkland","given":"Amanda"},{"family":"Besemer","given":"Nicole"},{"family":"Enochs","given":"Ian C."}],"issued":{"date-parts":[["2021",8]]}}}],"schema":"https://github.com/citation-style-language/schema/raw/master/csl-citation.json"}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864B43" w:rsidRPr="00F20C48">
              <w:rPr>
                <w:rFonts w:ascii="Times New Roman" w:hAnsi="Times New Roman" w:cs="Times New Roman"/>
                <w:sz w:val="16"/>
                <w:lang w:val="en-US"/>
              </w:rPr>
              <w:t>(Manzello et al. 2021)</w:t>
            </w:r>
            <w:r w:rsidRPr="00F20C48">
              <w:rPr>
                <w:rFonts w:ascii="Times New Roman" w:eastAsia="Times New Roman" w:hAnsi="Times New Roman" w:cs="Times New Roman"/>
                <w:sz w:val="16"/>
                <w:szCs w:val="16"/>
                <w:lang w:val="en-US" w:eastAsia="en-US"/>
              </w:rPr>
              <w:fldChar w:fldCharType="end"/>
            </w:r>
          </w:p>
        </w:tc>
      </w:tr>
    </w:tbl>
    <w:p w14:paraId="51EC12C0" w14:textId="028BEB5A" w:rsidR="00C95AAF" w:rsidRPr="00F20C48" w:rsidRDefault="00C95AAF" w:rsidP="00D30656">
      <w:pPr>
        <w:spacing w:line="480" w:lineRule="auto"/>
        <w:jc w:val="both"/>
        <w:rPr>
          <w:rFonts w:ascii="Times New Roman" w:hAnsi="Times New Roman" w:cs="Times New Roman"/>
          <w:sz w:val="24"/>
          <w:szCs w:val="24"/>
          <w:lang w:val="en-US"/>
        </w:rPr>
      </w:pPr>
    </w:p>
    <w:p w14:paraId="2D8A4D1F" w14:textId="77777777" w:rsidR="006A5392" w:rsidRPr="00F20C48" w:rsidRDefault="006A5392" w:rsidP="006A5392">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Skeletal microstructure characteristics</w:t>
      </w:r>
    </w:p>
    <w:p w14:paraId="2DBD648C" w14:textId="4DAEC2F2" w:rsidR="006A5392" w:rsidRPr="00A9314E" w:rsidRDefault="006A5392" w:rsidP="006F4AA9">
      <w:pPr>
        <w:spacing w:line="480" w:lineRule="auto"/>
        <w:ind w:firstLine="720"/>
        <w:jc w:val="both"/>
        <w:rPr>
          <w:rFonts w:ascii="Times New Roman" w:hAnsi="Times New Roman" w:cs="Times New Roman"/>
          <w:sz w:val="24"/>
          <w:szCs w:val="24"/>
          <w:lang w:val="fr-FR"/>
          <w:rPrChange w:id="297" w:author="Alberto" w:date="2024-09-20T13:01:00Z">
            <w:rPr>
              <w:rFonts w:ascii="Times New Roman" w:hAnsi="Times New Roman" w:cs="Times New Roman"/>
              <w:sz w:val="24"/>
              <w:szCs w:val="24"/>
              <w:lang w:val="en-US"/>
            </w:rPr>
          </w:rPrChange>
        </w:rPr>
      </w:pPr>
      <w:r w:rsidRPr="00F20C48">
        <w:rPr>
          <w:rFonts w:ascii="Times New Roman" w:hAnsi="Times New Roman" w:cs="Times New Roman"/>
          <w:sz w:val="24"/>
          <w:szCs w:val="24"/>
          <w:lang w:val="en-US"/>
        </w:rPr>
        <w:t xml:space="preserve">The mean number of </w:t>
      </w:r>
      <w:commentRangeStart w:id="298"/>
      <w:r w:rsidRPr="00F20C48">
        <w:rPr>
          <w:rFonts w:ascii="Times New Roman" w:hAnsi="Times New Roman" w:cs="Times New Roman"/>
          <w:sz w:val="24"/>
          <w:szCs w:val="24"/>
          <w:lang w:val="en-US"/>
        </w:rPr>
        <w:t>dissepiments</w:t>
      </w:r>
      <w:commentRangeEnd w:id="298"/>
      <w:r w:rsidR="00B41F88">
        <w:rPr>
          <w:rStyle w:val="Refdecomentario"/>
        </w:rPr>
        <w:commentReference w:id="298"/>
      </w:r>
      <w:r w:rsidRPr="00F20C48">
        <w:rPr>
          <w:rFonts w:ascii="Times New Roman" w:hAnsi="Times New Roman" w:cs="Times New Roman"/>
          <w:sz w:val="24"/>
          <w:szCs w:val="24"/>
          <w:lang w:val="en-US"/>
        </w:rPr>
        <w:t xml:space="preserve"> per year (21.3 ± 1.3) was </w:t>
      </w:r>
      <w:r w:rsidR="005B280E" w:rsidRPr="00F20C48">
        <w:rPr>
          <w:rFonts w:ascii="Times New Roman" w:hAnsi="Times New Roman" w:cs="Times New Roman"/>
          <w:sz w:val="24"/>
          <w:szCs w:val="24"/>
          <w:lang w:val="en-US"/>
        </w:rPr>
        <w:t>nearly double that</w:t>
      </w:r>
      <w:r w:rsidRPr="00F20C48">
        <w:rPr>
          <w:rFonts w:ascii="Times New Roman" w:hAnsi="Times New Roman" w:cs="Times New Roman"/>
          <w:sz w:val="24"/>
          <w:szCs w:val="24"/>
          <w:lang w:val="en-US"/>
        </w:rPr>
        <w:t xml:space="preserve"> observed in other studies. </w:t>
      </w:r>
      <w:r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specimens from Mahahual, Mexico and La </w:t>
      </w:r>
      <w:proofErr w:type="spellStart"/>
      <w:r w:rsidRPr="00F20C48">
        <w:rPr>
          <w:rFonts w:ascii="Times New Roman" w:hAnsi="Times New Roman" w:cs="Times New Roman"/>
          <w:sz w:val="24"/>
          <w:szCs w:val="24"/>
          <w:lang w:val="en-US"/>
        </w:rPr>
        <w:t>Parguera</w:t>
      </w:r>
      <w:proofErr w:type="spellEnd"/>
      <w:r w:rsidRPr="00F20C48">
        <w:rPr>
          <w:rFonts w:ascii="Times New Roman" w:hAnsi="Times New Roman" w:cs="Times New Roman"/>
          <w:sz w:val="24"/>
          <w:szCs w:val="24"/>
          <w:lang w:val="en-US"/>
        </w:rPr>
        <w:t>, Puerto Rico recorded annual average</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of 13.6 ± 0.9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{"citationID":"cpfqiB3D","properties":{"formattedCitation":"(D\\uc0\\u225{}valos-Dehullu et al. 2008)","plainCitation":"(Dávalos-Dehullu et al. 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w:instrText>
      </w:r>
      <w:r w:rsidR="00E7591E" w:rsidRPr="008006DC">
        <w:rPr>
          <w:rFonts w:ascii="Times New Roman" w:hAnsi="Times New Roman" w:cs="Times New Roman"/>
          <w:sz w:val="24"/>
          <w:szCs w:val="24"/>
          <w:lang w:val="es-419"/>
          <w:rPrChange w:id="299" w:author="Luis D. Lizcano" w:date="2024-09-23T10:08:00Z" w16du:dateUtc="2024-09-23T15:08:00Z">
            <w:rPr>
              <w:rFonts w:ascii="Times New Roman" w:hAnsi="Times New Roman" w:cs="Times New Roman"/>
              <w:sz w:val="24"/>
              <w:szCs w:val="24"/>
              <w:lang w:val="en-US"/>
            </w:rPr>
          </w:rPrChange>
        </w:rPr>
        <w:instrText>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w:instrText>
      </w:r>
      <w:r w:rsidR="00E7591E" w:rsidRPr="00E84589">
        <w:rPr>
          <w:rFonts w:ascii="Times New Roman" w:hAnsi="Times New Roman" w:cs="Times New Roman"/>
          <w:sz w:val="24"/>
          <w:szCs w:val="24"/>
          <w:rPrChange w:id="300" w:author="Mateo  Lopez Victoria" w:date="2024-09-19T14:18:00Z">
            <w:rPr>
              <w:rFonts w:ascii="Times New Roman" w:hAnsi="Times New Roman" w:cs="Times New Roman"/>
              <w:sz w:val="24"/>
              <w:szCs w:val="24"/>
              <w:lang w:val="en-US"/>
            </w:rPr>
          </w:rPrChange>
        </w:rPr>
        <w:instrText xml:space="preserve">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E84589">
        <w:rPr>
          <w:rFonts w:ascii="Times New Roman" w:hAnsi="Times New Roman" w:cs="Times New Roman"/>
          <w:sz w:val="24"/>
          <w:rPrChange w:id="301" w:author="Mateo  Lopez Victoria" w:date="2024-09-19T14:18:00Z">
            <w:rPr>
              <w:rFonts w:ascii="Times New Roman" w:hAnsi="Times New Roman" w:cs="Times New Roman"/>
              <w:sz w:val="24"/>
              <w:lang w:val="en-US"/>
            </w:rPr>
          </w:rPrChange>
        </w:rPr>
        <w:t>(Dávalos-Dehullu et al. 2008)</w:t>
      </w:r>
      <w:r w:rsidRPr="00F20C48">
        <w:rPr>
          <w:rFonts w:ascii="Times New Roman" w:hAnsi="Times New Roman" w:cs="Times New Roman"/>
          <w:sz w:val="24"/>
          <w:szCs w:val="24"/>
          <w:lang w:val="en-US"/>
        </w:rPr>
        <w:fldChar w:fldCharType="end"/>
      </w:r>
      <w:r w:rsidRPr="00E84589">
        <w:rPr>
          <w:rFonts w:ascii="Times New Roman" w:hAnsi="Times New Roman" w:cs="Times New Roman"/>
          <w:sz w:val="24"/>
          <w:szCs w:val="24"/>
          <w:rPrChange w:id="302" w:author="Mateo  Lopez Victoria" w:date="2024-09-19T14:18:00Z">
            <w:rPr>
              <w:rFonts w:ascii="Times New Roman" w:hAnsi="Times New Roman" w:cs="Times New Roman"/>
              <w:sz w:val="24"/>
              <w:szCs w:val="24"/>
              <w:lang w:val="en-US"/>
            </w:rPr>
          </w:rPrChange>
        </w:rPr>
        <w:t xml:space="preserve"> and 11.8 ± 1.6 </w:t>
      </w:r>
      <w:r w:rsidRPr="00F20C48">
        <w:rPr>
          <w:rFonts w:ascii="Times New Roman" w:hAnsi="Times New Roman" w:cs="Times New Roman"/>
          <w:sz w:val="24"/>
          <w:szCs w:val="24"/>
          <w:lang w:val="en-US"/>
        </w:rPr>
        <w:fldChar w:fldCharType="begin"/>
      </w:r>
      <w:r w:rsidR="00E7591E" w:rsidRPr="00E84589">
        <w:rPr>
          <w:rFonts w:ascii="Times New Roman" w:hAnsi="Times New Roman" w:cs="Times New Roman"/>
          <w:sz w:val="24"/>
          <w:szCs w:val="24"/>
          <w:rPrChange w:id="303" w:author="Mateo  Lopez Victoria" w:date="2024-09-19T14:18:00Z">
            <w:rPr>
              <w:rFonts w:ascii="Times New Roman" w:hAnsi="Times New Roman" w:cs="Times New Roman"/>
              <w:sz w:val="24"/>
              <w:szCs w:val="24"/>
              <w:lang w:val="en-US"/>
            </w:rPr>
          </w:rPrChange>
        </w:rPr>
        <w:instrText xml:space="preserve"> ADDIN ZOTERO_ITEM CSL_CITATION {"citationID":"SQOpTT0K","properties":{"formattedCitation":"(Winter and Sammarco 2010)","plainCitation":"(Winter and Sammarco 2010)","noteIndex":0},"citationItems":[{"id":4436,"uris":["http://zotero.org/users/9344658/items/CX8XUCDB"],"itemData":{"id":4436,"type":"article-journal","abstract":"Lunar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E84589">
        <w:rPr>
          <w:rFonts w:ascii="Times New Roman" w:hAnsi="Times New Roman" w:cs="Times New Roman"/>
          <w:sz w:val="24"/>
          <w:rPrChange w:id="304" w:author="Mateo  Lopez Victoria" w:date="2024-09-19T14:18:00Z">
            <w:rPr>
              <w:rFonts w:ascii="Times New Roman" w:hAnsi="Times New Roman" w:cs="Times New Roman"/>
              <w:sz w:val="24"/>
              <w:lang w:val="en-US"/>
            </w:rPr>
          </w:rPrChange>
        </w:rPr>
        <w:t xml:space="preserve">(Winter and </w:t>
      </w:r>
      <w:proofErr w:type="spellStart"/>
      <w:r w:rsidR="00864B43" w:rsidRPr="00E84589">
        <w:rPr>
          <w:rFonts w:ascii="Times New Roman" w:hAnsi="Times New Roman" w:cs="Times New Roman"/>
          <w:sz w:val="24"/>
          <w:rPrChange w:id="305" w:author="Mateo  Lopez Victoria" w:date="2024-09-19T14:18:00Z">
            <w:rPr>
              <w:rFonts w:ascii="Times New Roman" w:hAnsi="Times New Roman" w:cs="Times New Roman"/>
              <w:sz w:val="24"/>
              <w:lang w:val="en-US"/>
            </w:rPr>
          </w:rPrChange>
        </w:rPr>
        <w:t>Sammarco</w:t>
      </w:r>
      <w:proofErr w:type="spellEnd"/>
      <w:r w:rsidR="00864B43" w:rsidRPr="00E84589">
        <w:rPr>
          <w:rFonts w:ascii="Times New Roman" w:hAnsi="Times New Roman" w:cs="Times New Roman"/>
          <w:sz w:val="24"/>
          <w:rPrChange w:id="306" w:author="Mateo  Lopez Victoria" w:date="2024-09-19T14:18:00Z">
            <w:rPr>
              <w:rFonts w:ascii="Times New Roman" w:hAnsi="Times New Roman" w:cs="Times New Roman"/>
              <w:sz w:val="24"/>
              <w:lang w:val="en-US"/>
            </w:rPr>
          </w:rPrChange>
        </w:rPr>
        <w:t xml:space="preserve"> 2010)</w:t>
      </w:r>
      <w:r w:rsidRPr="00F20C48">
        <w:rPr>
          <w:rFonts w:ascii="Times New Roman" w:hAnsi="Times New Roman" w:cs="Times New Roman"/>
          <w:sz w:val="24"/>
          <w:szCs w:val="24"/>
          <w:lang w:val="en-US"/>
        </w:rPr>
        <w:fldChar w:fldCharType="end"/>
      </w:r>
      <w:r w:rsidRPr="00E84589">
        <w:rPr>
          <w:rFonts w:ascii="Times New Roman" w:hAnsi="Times New Roman" w:cs="Times New Roman"/>
          <w:sz w:val="24"/>
          <w:szCs w:val="24"/>
          <w:rPrChange w:id="307" w:author="Mateo  Lopez Victoria" w:date="2024-09-19T14:18:00Z">
            <w:rPr>
              <w:rFonts w:ascii="Times New Roman" w:hAnsi="Times New Roman" w:cs="Times New Roman"/>
              <w:sz w:val="24"/>
              <w:szCs w:val="24"/>
              <w:lang w:val="en-US"/>
            </w:rPr>
          </w:rPrChange>
        </w:rPr>
        <w:t xml:space="preserve"> </w:t>
      </w:r>
      <w:proofErr w:type="spellStart"/>
      <w:r w:rsidRPr="00E84589">
        <w:rPr>
          <w:rFonts w:ascii="Times New Roman" w:hAnsi="Times New Roman" w:cs="Times New Roman"/>
          <w:sz w:val="24"/>
          <w:szCs w:val="24"/>
          <w:rPrChange w:id="308" w:author="Mateo  Lopez Victoria" w:date="2024-09-19T14:18:00Z">
            <w:rPr>
              <w:rFonts w:ascii="Times New Roman" w:hAnsi="Times New Roman" w:cs="Times New Roman"/>
              <w:sz w:val="24"/>
              <w:szCs w:val="24"/>
              <w:lang w:val="en-US"/>
            </w:rPr>
          </w:rPrChange>
        </w:rPr>
        <w:t>exothecal</w:t>
      </w:r>
      <w:proofErr w:type="spellEnd"/>
      <w:r w:rsidRPr="00E84589">
        <w:rPr>
          <w:rFonts w:ascii="Times New Roman" w:hAnsi="Times New Roman" w:cs="Times New Roman"/>
          <w:sz w:val="24"/>
          <w:szCs w:val="24"/>
          <w:rPrChange w:id="309" w:author="Mateo  Lopez Victoria" w:date="2024-09-19T14:18:00Z">
            <w:rPr>
              <w:rFonts w:ascii="Times New Roman" w:hAnsi="Times New Roman" w:cs="Times New Roman"/>
              <w:sz w:val="24"/>
              <w:szCs w:val="24"/>
              <w:lang w:val="en-US"/>
            </w:rPr>
          </w:rPrChange>
        </w:rPr>
        <w:t xml:space="preserve"> </w:t>
      </w:r>
      <w:proofErr w:type="spellStart"/>
      <w:r w:rsidRPr="00E84589">
        <w:rPr>
          <w:rFonts w:ascii="Times New Roman" w:hAnsi="Times New Roman" w:cs="Times New Roman"/>
          <w:sz w:val="24"/>
          <w:szCs w:val="24"/>
          <w:rPrChange w:id="310" w:author="Mateo  Lopez Victoria" w:date="2024-09-19T14:18:00Z">
            <w:rPr>
              <w:rFonts w:ascii="Times New Roman" w:hAnsi="Times New Roman" w:cs="Times New Roman"/>
              <w:sz w:val="24"/>
              <w:szCs w:val="24"/>
              <w:lang w:val="en-US"/>
            </w:rPr>
          </w:rPrChange>
        </w:rPr>
        <w:t>dissepiments</w:t>
      </w:r>
      <w:proofErr w:type="spellEnd"/>
      <w:r w:rsidRPr="00E84589">
        <w:rPr>
          <w:rFonts w:ascii="Times New Roman" w:hAnsi="Times New Roman" w:cs="Times New Roman"/>
          <w:sz w:val="24"/>
          <w:szCs w:val="24"/>
          <w:rPrChange w:id="311" w:author="Mateo  Lopez Victoria" w:date="2024-09-19T14:18:00Z">
            <w:rPr>
              <w:rFonts w:ascii="Times New Roman" w:hAnsi="Times New Roman" w:cs="Times New Roman"/>
              <w:sz w:val="24"/>
              <w:szCs w:val="24"/>
              <w:lang w:val="en-US"/>
            </w:rPr>
          </w:rPrChange>
        </w:rPr>
        <w:t xml:space="preserve">, </w:t>
      </w:r>
      <w:proofErr w:type="spellStart"/>
      <w:r w:rsidRPr="00E84589">
        <w:rPr>
          <w:rFonts w:ascii="Times New Roman" w:hAnsi="Times New Roman" w:cs="Times New Roman"/>
          <w:sz w:val="24"/>
          <w:szCs w:val="24"/>
          <w:rPrChange w:id="312" w:author="Mateo  Lopez Victoria" w:date="2024-09-19T14:18:00Z">
            <w:rPr>
              <w:rFonts w:ascii="Times New Roman" w:hAnsi="Times New Roman" w:cs="Times New Roman"/>
              <w:sz w:val="24"/>
              <w:szCs w:val="24"/>
              <w:lang w:val="en-US"/>
            </w:rPr>
          </w:rPrChange>
        </w:rPr>
        <w:t>respectively</w:t>
      </w:r>
      <w:proofErr w:type="spellEnd"/>
      <w:r w:rsidRPr="00E84589">
        <w:rPr>
          <w:rFonts w:ascii="Times New Roman" w:hAnsi="Times New Roman" w:cs="Times New Roman"/>
          <w:sz w:val="24"/>
          <w:szCs w:val="24"/>
          <w:rPrChange w:id="313" w:author="Mateo  Lopez Victoria" w:date="2024-09-19T14:18:00Z">
            <w:rPr>
              <w:rFonts w:ascii="Times New Roman" w:hAnsi="Times New Roman" w:cs="Times New Roman"/>
              <w:sz w:val="24"/>
              <w:szCs w:val="24"/>
              <w:lang w:val="en-US"/>
            </w:rPr>
          </w:rPrChange>
        </w:rPr>
        <w:t xml:space="preserve">. </w:t>
      </w:r>
      <w:r w:rsidRPr="00F20C48">
        <w:rPr>
          <w:rFonts w:ascii="Times New Roman" w:hAnsi="Times New Roman" w:cs="Times New Roman"/>
          <w:sz w:val="24"/>
          <w:szCs w:val="24"/>
          <w:lang w:val="en-US"/>
        </w:rPr>
        <w:t>The dissepiment spacing</w:t>
      </w:r>
      <w:r w:rsidR="005B280E" w:rsidRPr="00F20C48">
        <w:rPr>
          <w:rFonts w:ascii="Times New Roman" w:hAnsi="Times New Roman" w:cs="Times New Roman"/>
          <w:sz w:val="24"/>
          <w:szCs w:val="24"/>
          <w:lang w:val="en-US"/>
        </w:rPr>
        <w:t xml:space="preserve"> observed in this study</w:t>
      </w:r>
      <w:r w:rsidRPr="00F20C48">
        <w:rPr>
          <w:rFonts w:ascii="Times New Roman" w:hAnsi="Times New Roman" w:cs="Times New Roman"/>
          <w:sz w:val="24"/>
          <w:szCs w:val="24"/>
          <w:lang w:val="en-US"/>
        </w:rPr>
        <w:t xml:space="preserve"> (0.57 ± 0.06 mm) was similar to </w:t>
      </w:r>
      <w:r w:rsidR="005B280E" w:rsidRPr="00F20C48">
        <w:rPr>
          <w:rFonts w:ascii="Times New Roman" w:hAnsi="Times New Roman" w:cs="Times New Roman"/>
          <w:sz w:val="24"/>
          <w:szCs w:val="24"/>
          <w:lang w:val="en-US"/>
        </w:rPr>
        <w:t>that found</w:t>
      </w:r>
      <w:r w:rsidRPr="00F20C48">
        <w:rPr>
          <w:rFonts w:ascii="Times New Roman" w:hAnsi="Times New Roman" w:cs="Times New Roman"/>
          <w:sz w:val="24"/>
          <w:szCs w:val="24"/>
          <w:lang w:val="en-US"/>
        </w:rPr>
        <w:t xml:space="preserve"> by Dávalos-</w:t>
      </w:r>
      <w:proofErr w:type="spellStart"/>
      <w:r w:rsidRPr="00F20C48">
        <w:rPr>
          <w:rFonts w:ascii="Times New Roman" w:hAnsi="Times New Roman" w:cs="Times New Roman"/>
          <w:sz w:val="24"/>
          <w:szCs w:val="24"/>
          <w:lang w:val="en-US"/>
        </w:rPr>
        <w:t>Duhullu</w:t>
      </w:r>
      <w:proofErr w:type="spellEnd"/>
      <w:r w:rsidRPr="00F20C48">
        <w:rPr>
          <w:rFonts w:ascii="Times New Roman" w:hAnsi="Times New Roman" w:cs="Times New Roman"/>
          <w:sz w:val="24"/>
          <w:szCs w:val="24"/>
          <w:lang w:val="en-US"/>
        </w:rPr>
        <w:t xml:space="preserve"> et al.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{"citationID":"C5jVqoTZ","properties":{"formattedCitation":"(2008)","plainCitation":"(2008)","noteIndex":0},"citationItems":[{"id":101,"uris":["http://zotero.org/users/9344658/items/KULH62LP"],"itemData":{"id":101,"type":"article-journal","abstract":"To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P."}],"issued":{"date-parts":[["2008"]]}},"label":"page","suppress-author":true}],"schema":"https://github.com/citation-style-language/schema/raw/master/csl-citation.json"}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(2008)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but the dissepiments </w:t>
      </w:r>
      <w:r w:rsidR="005B280E" w:rsidRPr="00F20C48">
        <w:rPr>
          <w:rFonts w:ascii="Times New Roman" w:hAnsi="Times New Roman" w:cs="Times New Roman"/>
          <w:sz w:val="24"/>
          <w:szCs w:val="24"/>
          <w:lang w:val="en-US"/>
        </w:rPr>
        <w:t xml:space="preserve">in Varadero </w:t>
      </w:r>
      <w:r w:rsidRPr="00F20C48">
        <w:rPr>
          <w:rFonts w:ascii="Times New Roman" w:hAnsi="Times New Roman" w:cs="Times New Roman"/>
          <w:sz w:val="24"/>
          <w:szCs w:val="24"/>
          <w:lang w:val="en-US"/>
        </w:rPr>
        <w:t xml:space="preserve">were almost </w:t>
      </w:r>
      <w:r w:rsidR="005B280E" w:rsidRPr="00F20C48">
        <w:rPr>
          <w:rFonts w:ascii="Times New Roman" w:hAnsi="Times New Roman" w:cs="Times New Roman"/>
          <w:sz w:val="24"/>
          <w:szCs w:val="24"/>
          <w:lang w:val="en-US"/>
        </w:rPr>
        <w:t>twice as thick</w:t>
      </w:r>
      <w:r w:rsidRPr="00F20C48">
        <w:rPr>
          <w:rFonts w:ascii="Times New Roman" w:hAnsi="Times New Roman" w:cs="Times New Roman"/>
          <w:sz w:val="24"/>
          <w:szCs w:val="24"/>
          <w:lang w:val="en-US"/>
        </w:rPr>
        <w:t xml:space="preserve"> (0.13 ± 0.01 mm). </w:t>
      </w:r>
      <w:commentRangeStart w:id="314"/>
      <w:r w:rsidR="005B280E" w:rsidRPr="00F20C48">
        <w:rPr>
          <w:rFonts w:ascii="Times New Roman" w:hAnsi="Times New Roman" w:cs="Times New Roman"/>
          <w:sz w:val="24"/>
          <w:szCs w:val="24"/>
          <w:lang w:val="en-US"/>
        </w:rPr>
        <w:t>T</w:t>
      </w:r>
      <w:r w:rsidRPr="00F20C48">
        <w:rPr>
          <w:rFonts w:ascii="Times New Roman" w:hAnsi="Times New Roman" w:cs="Times New Roman"/>
          <w:sz w:val="24"/>
          <w:szCs w:val="24"/>
          <w:lang w:val="en-US"/>
        </w:rPr>
        <w:t xml:space="preserve">he low skeletal density observed </w:t>
      </w:r>
      <w:r w:rsidR="005B280E" w:rsidRPr="00F20C48">
        <w:rPr>
          <w:rFonts w:ascii="Times New Roman" w:hAnsi="Times New Roman" w:cs="Times New Roman"/>
          <w:sz w:val="24"/>
          <w:szCs w:val="24"/>
          <w:lang w:val="en-US"/>
        </w:rPr>
        <w:t xml:space="preserve">can be also attributed to </w:t>
      </w:r>
      <w:r w:rsidRPr="00F20C48">
        <w:rPr>
          <w:rFonts w:ascii="Times New Roman" w:hAnsi="Times New Roman" w:cs="Times New Roman"/>
          <w:sz w:val="24"/>
          <w:szCs w:val="24"/>
          <w:lang w:val="en-US"/>
        </w:rPr>
        <w:t xml:space="preserve">the high number of dissepiments </w:t>
      </w:r>
      <w:r w:rsidR="005B280E" w:rsidRPr="00F20C48">
        <w:rPr>
          <w:rFonts w:ascii="Times New Roman" w:hAnsi="Times New Roman" w:cs="Times New Roman"/>
          <w:sz w:val="24"/>
          <w:szCs w:val="24"/>
          <w:lang w:val="en-US"/>
        </w:rPr>
        <w:t>formed annually</w:t>
      </w:r>
      <w:commentRangeEnd w:id="314"/>
      <w:r w:rsidR="00CE3301">
        <w:rPr>
          <w:rStyle w:val="Refdecomentario"/>
        </w:rPr>
        <w:commentReference w:id="314"/>
      </w:r>
      <w:r w:rsidRPr="00F20C48">
        <w:rPr>
          <w:rFonts w:ascii="Times New Roman" w:hAnsi="Times New Roman" w:cs="Times New Roman"/>
          <w:sz w:val="24"/>
          <w:szCs w:val="24"/>
          <w:lang w:val="en-US"/>
        </w:rPr>
        <w:t xml:space="preserve">. The decline in skeletal luminescence intensity after 1981 </w:t>
      </w:r>
      <w:r w:rsidR="005B280E" w:rsidRPr="00F20C48">
        <w:rPr>
          <w:rFonts w:ascii="Times New Roman" w:hAnsi="Times New Roman" w:cs="Times New Roman"/>
          <w:sz w:val="24"/>
          <w:szCs w:val="24"/>
          <w:lang w:val="en-US"/>
        </w:rPr>
        <w:t>may be related to the decrease</w:t>
      </w:r>
      <w:r w:rsidRPr="00F20C48">
        <w:rPr>
          <w:rFonts w:ascii="Times New Roman" w:hAnsi="Times New Roman" w:cs="Times New Roman"/>
          <w:sz w:val="24"/>
          <w:szCs w:val="24"/>
          <w:lang w:val="en-US"/>
        </w:rPr>
        <w:t xml:space="preserve"> in skeletal density, as skeletal microstructure </w:t>
      </w:r>
      <w:r w:rsidR="005B280E" w:rsidRPr="00F20C48">
        <w:rPr>
          <w:rFonts w:ascii="Times New Roman" w:hAnsi="Times New Roman" w:cs="Times New Roman"/>
          <w:sz w:val="24"/>
          <w:szCs w:val="24"/>
          <w:lang w:val="en-US"/>
        </w:rPr>
        <w:t>contributes a</w:t>
      </w:r>
      <w:r w:rsidRPr="00F20C48">
        <w:rPr>
          <w:rFonts w:ascii="Times New Roman" w:hAnsi="Times New Roman" w:cs="Times New Roman"/>
          <w:sz w:val="24"/>
          <w:szCs w:val="24"/>
          <w:lang w:val="en-US"/>
        </w:rPr>
        <w:t xml:space="preserve"> small proportion to luminescence </w:t>
      </w:r>
      <w:r w:rsidRPr="00F20C48">
        <w:rPr>
          <w:rFonts w:ascii="Times New Roman" w:hAnsi="Times New Roman" w:cs="Times New Roman"/>
          <w:sz w:val="24"/>
          <w:szCs w:val="24"/>
          <w:lang w:val="en-US"/>
        </w:rPr>
        <w:fldChar w:fldCharType="begin" w:fldLock="1"/>
      </w:r>
      <w:r w:rsidR="00AD39D2" w:rsidRPr="00F20C48">
        <w:rPr>
          <w:rFonts w:ascii="Times New Roman" w:hAnsi="Times New Roman" w:cs="Times New Roman"/>
          <w:sz w:val="24"/>
          <w:szCs w:val="24"/>
          <w:lang w:val="en-US"/>
        </w:rPr>
        <w:instrText xml:space="preserve"> ADDIN ZOTERO_ITEM CSL_CITATION {"citationID":"vaCxyXo6","properties":{"formattedCitation":"(Barnes and Taylor 2005)","plainCitation":"(Barnes and Taylor 2005)","noteIndex":0},"citationItems":[{"id":"dwwZGnvQ/BfqFYlwM","uris":["http://www.mendeley.com/documents/?uuid=c286d98d-868b-4859-8b43-73e8f73337dd"],"itemData":{"DOI":"10.1016/j.jembe.2005.02.008","ISBN":"0722-4028","ISSN":"00220981","PMID":"1093","abstract":"Slices cut from skeletons of massive Porites display two types of luminescence when illuminated by ultra-violet (UV) light: (1) faint luminescent banding associated with the annual skeletal density banding pattern and (2) narrow lines of strong luminescence associated with monsoonal runoff of fresh water from nearby land. Barnes and Taylor [Barnes, D.J. Taylor, R.B. 2001a. On the nature and causes of luminescent lines and bands in coral skeletons. Coral Reefs 19, 221-230] showed how larger skeletal holes could give rise to increased luminescence-thus accounting for the link between skeletal density banding and faint luminescent banding. Work described here tests the notion that strongly luminescent lines are also regions of lower skeletal density. Experiments involving real and artificial coral skeletons indicated that likely changes in hole size in real skeletons cannot account for the amount of luminescence associated with luminescent lines. Larger particles (&lt;50 ??m) of powdered skeleton from cut from luminescent lines were more luminescent than similar particles cut from adjacent less luminescent skeleton. However, very small particles (&lt; 3 ??m) from the two regions of skeleton showed no difference in luminescence. Since skeletal crystals would have been largely destroyed by powdering skeleton to very small particle sizes, most of the luminescence of strongly luminescent lines is probably associated with changed crystal size and packing, with changed crystal chemistry, or with a combination of these possibilities.","author":[{"dropping-particle":"","family":"Barnes","given":"D. J.","non-dropping-particle":"","parse-names":false,"suffix":""},{"dropping-particle":"","family":"Taylor","given":"R. B.","non-dropping-particle":"","parse-names":false,"suffix":""}],"container-title":"Journal of Experimental Marine Biology and Ecology","id":"ITEM-1","issue":"2","issued":{"date-parts":[["2005"]]},"page":"135-142","title":"On the nature and causes of luminescent lines and bands in coral skeletons: II. Contribution of skeletal crystals","type":"article-journal","volume":"322"}}],"schema":"https://github.com/citation-style-language/schema/raw/master/csl-citation.json"}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(Barnes and Taylor 2005)</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commentRangeStart w:id="315"/>
      <w:commentRangeStart w:id="316"/>
      <w:r w:rsidR="005B280E" w:rsidRPr="00F20C48">
        <w:rPr>
          <w:rFonts w:ascii="Times New Roman" w:hAnsi="Times New Roman" w:cs="Times New Roman"/>
          <w:sz w:val="24"/>
          <w:szCs w:val="24"/>
          <w:lang w:val="en-US"/>
        </w:rPr>
        <w:t xml:space="preserve">However, </w:t>
      </w:r>
      <w:r w:rsidRPr="00F20C48">
        <w:rPr>
          <w:rFonts w:ascii="Times New Roman" w:hAnsi="Times New Roman" w:cs="Times New Roman"/>
          <w:sz w:val="24"/>
          <w:szCs w:val="24"/>
          <w:lang w:val="en-US"/>
        </w:rPr>
        <w:t xml:space="preserve">the causes of variations in skeletal microstructure </w:t>
      </w:r>
      <w:r w:rsidR="005B280E" w:rsidRPr="00F20C48">
        <w:rPr>
          <w:rFonts w:ascii="Times New Roman" w:hAnsi="Times New Roman" w:cs="Times New Roman"/>
          <w:sz w:val="24"/>
          <w:szCs w:val="24"/>
          <w:lang w:val="en-US"/>
        </w:rPr>
        <w:t>remain unclear</w:t>
      </w:r>
      <w:r w:rsidRPr="00F20C48">
        <w:rPr>
          <w:rFonts w:ascii="Times New Roman" w:hAnsi="Times New Roman" w:cs="Times New Roman"/>
          <w:sz w:val="24"/>
          <w:szCs w:val="24"/>
          <w:lang w:val="en-US"/>
        </w:rPr>
        <w:t>.</w:t>
      </w:r>
      <w:commentRangeEnd w:id="315"/>
      <w:r w:rsidR="0004291D">
        <w:rPr>
          <w:rStyle w:val="Refdecomentario"/>
        </w:rPr>
        <w:commentReference w:id="315"/>
      </w:r>
      <w:commentRangeEnd w:id="316"/>
      <w:r w:rsidR="0004291D">
        <w:rPr>
          <w:rStyle w:val="Refdecomentario"/>
        </w:rPr>
        <w:commentReference w:id="316"/>
      </w:r>
      <w:r w:rsidRPr="00F20C48">
        <w:rPr>
          <w:rFonts w:ascii="Times New Roman" w:hAnsi="Times New Roman" w:cs="Times New Roman"/>
          <w:sz w:val="24"/>
          <w:szCs w:val="24"/>
          <w:lang w:val="en-US"/>
        </w:rPr>
        <w:t xml:space="preserve"> Some studies suggest that th</w:t>
      </w:r>
      <w:r w:rsidR="005B280E" w:rsidRPr="00F20C48">
        <w:rPr>
          <w:rFonts w:ascii="Times New Roman" w:hAnsi="Times New Roman" w:cs="Times New Roman"/>
          <w:sz w:val="24"/>
          <w:szCs w:val="24"/>
          <w:lang w:val="en-US"/>
        </w:rPr>
        <w:t>e</w:t>
      </w:r>
      <w:r w:rsidRPr="00F20C48">
        <w:rPr>
          <w:rFonts w:ascii="Times New Roman" w:hAnsi="Times New Roman" w:cs="Times New Roman"/>
          <w:sz w:val="24"/>
          <w:szCs w:val="24"/>
          <w:lang w:val="en-US"/>
        </w:rPr>
        <w:t xml:space="preserve">se variations are </w:t>
      </w:r>
      <w:r w:rsidR="005B280E" w:rsidRPr="00F20C48">
        <w:rPr>
          <w:rFonts w:ascii="Times New Roman" w:hAnsi="Times New Roman" w:cs="Times New Roman"/>
          <w:sz w:val="24"/>
          <w:szCs w:val="24"/>
          <w:lang w:val="en-US"/>
        </w:rPr>
        <w:t>due to</w:t>
      </w:r>
      <w:r w:rsidRPr="00F20C48">
        <w:rPr>
          <w:rFonts w:ascii="Times New Roman" w:hAnsi="Times New Roman" w:cs="Times New Roman"/>
          <w:sz w:val="24"/>
          <w:szCs w:val="24"/>
          <w:lang w:val="en-US"/>
        </w:rPr>
        <w:t xml:space="preserve"> seasonal changes in tissue thickness and calcification rates</w:t>
      </w:r>
      <w:r w:rsidR="005B280E" w:rsidRPr="00F20C48">
        <w:rPr>
          <w:rFonts w:ascii="Times New Roman" w:hAnsi="Times New Roman" w:cs="Times New Roman"/>
          <w:sz w:val="24"/>
          <w:szCs w:val="24"/>
          <w:lang w:val="en-US"/>
        </w:rPr>
        <w:t>, which affect</w:t>
      </w:r>
      <w:r w:rsidRPr="00F20C48">
        <w:rPr>
          <w:rFonts w:ascii="Times New Roman" w:hAnsi="Times New Roman" w:cs="Times New Roman"/>
          <w:sz w:val="24"/>
          <w:szCs w:val="24"/>
          <w:lang w:val="en-US"/>
        </w:rPr>
        <w:t xml:space="preserve"> coral density banding patterns </w:t>
      </w:r>
      <w:r w:rsidRPr="00F20C48">
        <w:rPr>
          <w:rFonts w:ascii="Times New Roman" w:hAnsi="Times New Roman" w:cs="Times New Roman"/>
          <w:sz w:val="24"/>
          <w:szCs w:val="24"/>
          <w:lang w:val="en-US"/>
        </w:rPr>
        <w:fldChar w:fldCharType="begin"/>
      </w:r>
      <w:r w:rsidR="008B1834" w:rsidRPr="00F20C48">
        <w:rPr>
          <w:rFonts w:ascii="Times New Roman" w:hAnsi="Times New Roman" w:cs="Times New Roman"/>
          <w:sz w:val="24"/>
          <w:szCs w:val="24"/>
          <w:lang w:val="en-US"/>
        </w:rPr>
        <w:instrText xml:space="preserve"> ADDIN ZOTERO_ITEM CSL_CITATION {"citationID":"fiLgEiSX","properties":{"formattedCitation":"(Barnes and Lough 1993; Cruz-Pi\\uc0\\u241{}\\uc0\\u243{}n et al. 2003; D\\uc0\\u225{}valos-Dehullu et al. 2008)","plainCitation":"(Barnes and Lough 1993; Cruz-Piñón et al. 2003; Dávalos-Dehullu et al. 2008)","noteIndex":0},"citationItems":[{"id":1525,"uris":["http://zotero.org/users/9344658/items/97K7ZJAT"],"itemData":{"id":1525,"type":"article-journal","abstract":"A mechanistic account of skeletal density band formation in massive colonies of Porites is developed by linking observations from vital staining of growing skeletons with measurements of density band characteristics, dissepiment spacing and the depth to which skeleton was occupied by tissue. Three growth processes contribute to density band formation. First, addition of new skeleton at the outer surface of the colony. Second, thickening of existing skeleton through the depth of the tissue layer (tissue usually occupies skeleton formed over the last 4-13 months). Third, the density pattern is then modified by periodic and abrupt uplift of the lower margin of the tissue layer which occurs about every 30 days. Uplift is associated with formation of new dissepiments and produces a fine density band at the lower margin of the tissue layer. Less regular, fine bands are formed within the tissue layer probably as a result of variations in calcification at the colonial surface. X-radiography of skeletal slices compresses and combines the results of these mechanisms making it difficult to distinguish the contribution of individual mechanisms to the overall X-ray image. The relative importance of the three mechanisms - extension, thickening and tissue uplift - to overall skeletal growth may differ between individual colonies. Variability in the way the mechanisms operate and combine may account for widely differing reports of coral density banding. ?? 1993.","container-title":"Journal of Experimental Marine Biology and Ecology","DOI":"10.1016/0022-0981(93)90186-R","ISSN":"00220981","issue":"1","journalAbbreviation":"J. Exp. Mar. Biol. Ecol.","note":"PMID: 481\nCitation Key: Barnes1993\nISBN: 0022-0981","page":"91-108","title":"On the nature and causes of density banding in massive coral skeletons","volume":"167","author":[{"family":"Barnes","given":"D. J."},{"family":"Lough","given":"J. M."}],"issued":{"date-parts":[["1993"]]}}},{"id":99,"uris":["http://zotero.org/users/9344658/items/4EM7MW57"],"itemData":{"id":99,"type":"article-journal","abstract":"Monthly skeletal extension rates were measured in colonies of Montastraea annularis and M. faveolata growing at Mahahual and Chinchorro Bank, in the Mexican Caribbean. Temperature, light extinction coefficient (k(d)), sedimentation rate, dissolved nutrients and wave energy were used as indicators of environmental conditions for coral growth. Zooxanthella density and mitotic index, nitrogen, phosphorous and protein in coral tissue, and living tissue thickness were measured during periods of high-density-band (HDB) and low-density-band (LDB) formation. To test their value as indirect measures of competition between zooxanthellae and host, as well as coral health and performance in both species, these biological parameters were also measured, during the HDB-formation period, in corals collected at La Blanquilla. This reef is located in the Gulf of Mexico, in an area of suboptimal environmental conditions for coral growth. M. faveolata had a significantly higher skeletal extension rate than M. annularis. Corals growing in Mahahual had significantly higher skeletal extension rate than those living in Chinchorro Bank. This is consistent with inshore-offshore gradients in growth rates observed by other authors in the same and other coral species. This is probably due to less favorable environmental conditions for coral growth in near shore Mahahual, where there is high hydraulic energy and high sedimentation rate. Contrary to observations of other authors, skeletal extension rate did not differ significantly between HDB and LDB-formation periods for both species of Montastraea. Both species produced their HDB between July and September, when the seawater temperatures are seasonally higher in the Mexican Caribbean. Tissue thickness indicated that environmental conditions are more favorable for coral health and performance during the HDB-formation period. Mitotic index data support the idea that zooxanthellae have competitive advantages for carbon over the host during the LDB-formation period. So, corals, during the LDB-formation period, with less favorable environmental conditions for coral performance and at a disadvantage for carbon with zooxanthellae, add new skeleton with little or no opportunity for thickening the existing one. This results in an equally extended skeleton with lower density, and the stretching response of skeletal growth, proposed for M. annularis growing under harsher environmental conditions, also occurs during the LDB-formation period.","container-title":"Marine Biology","DOI":"10.1007/s00227-003-1127-3","ISSN":"00253162","issue":"3","journalAbbreviation":"Mar. Biol.","note":"PMID: 2039\nISBN: 0025-3162","page":"491-500","title":"Monthly skeletal extension rates of the hermatypic corals &lt;i&gt;Montastraea annularis&lt;/i&gt; and &lt;i&gt;Montastraea faveolata&lt;/i&gt;: Biological and environmental controls","volume":"143","author":[{"family":"Cruz-Piñón","given":"G."},{"family":"Carricart-Ganivet","given":"J. P."},{"family":"Espinoza-Avalos","given":"J."}],"issued":{"date-parts":[["2003"]]}}},{"id":101,"uris":["http://zotero.org/users/9344658/items/KULH62LP"],"itemData":{"id":101,"type":"article-journal","abstract":"To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w:instrText>
      </w:r>
      <w:r w:rsidR="008B1834" w:rsidRPr="00A9314E">
        <w:rPr>
          <w:rFonts w:ascii="Times New Roman" w:hAnsi="Times New Roman" w:cs="Times New Roman"/>
          <w:sz w:val="24"/>
          <w:szCs w:val="24"/>
          <w:lang w:val="fr-FR"/>
          <w:rPrChange w:id="317" w:author="Alberto" w:date="2024-09-20T13:01:00Z">
            <w:rPr>
              <w:rFonts w:ascii="Times New Roman" w:hAnsi="Times New Roman" w:cs="Times New Roman"/>
              <w:sz w:val="24"/>
              <w:szCs w:val="24"/>
              <w:lang w:val="en-US"/>
            </w:rPr>
          </w:rPrChange>
        </w:rPr>
        <w:instrText xml:space="preserve">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A9314E">
        <w:rPr>
          <w:rFonts w:ascii="Times New Roman" w:hAnsi="Times New Roman" w:cs="Times New Roman"/>
          <w:sz w:val="24"/>
          <w:lang w:val="fr-FR"/>
          <w:rPrChange w:id="318" w:author="Alberto" w:date="2024-09-20T13:01:00Z">
            <w:rPr>
              <w:rFonts w:ascii="Times New Roman" w:hAnsi="Times New Roman" w:cs="Times New Roman"/>
              <w:sz w:val="24"/>
            </w:rPr>
          </w:rPrChange>
        </w:rPr>
        <w:t>(Barnes and Lough 1993; Cruz-Piñón et al.</w:t>
      </w:r>
      <w:r w:rsidR="00864B43" w:rsidRPr="00A9314E">
        <w:rPr>
          <w:rFonts w:ascii="Times New Roman" w:hAnsi="Times New Roman" w:cs="Times New Roman"/>
          <w:sz w:val="24"/>
          <w:lang w:val="fr-FR"/>
          <w:rPrChange w:id="319" w:author="Alberto" w:date="2024-09-20T13:01:00Z">
            <w:rPr>
              <w:rFonts w:ascii="Times New Roman" w:hAnsi="Times New Roman" w:cs="Times New Roman"/>
              <w:sz w:val="24"/>
              <w:lang w:val="en-US"/>
            </w:rPr>
          </w:rPrChange>
        </w:rPr>
        <w:t xml:space="preserve"> 2003; Dávalos-Dehullu et al. 2008)</w:t>
      </w:r>
      <w:r w:rsidRPr="00F20C48">
        <w:rPr>
          <w:rFonts w:ascii="Times New Roman" w:hAnsi="Times New Roman" w:cs="Times New Roman"/>
          <w:sz w:val="24"/>
          <w:szCs w:val="24"/>
          <w:lang w:val="en-US"/>
        </w:rPr>
        <w:fldChar w:fldCharType="end"/>
      </w:r>
      <w:r w:rsidRPr="00A9314E">
        <w:rPr>
          <w:rFonts w:ascii="Times New Roman" w:hAnsi="Times New Roman" w:cs="Times New Roman"/>
          <w:sz w:val="24"/>
          <w:szCs w:val="24"/>
          <w:lang w:val="fr-FR"/>
          <w:rPrChange w:id="320" w:author="Alberto" w:date="2024-09-20T13:01:00Z">
            <w:rPr>
              <w:rFonts w:ascii="Times New Roman" w:hAnsi="Times New Roman" w:cs="Times New Roman"/>
              <w:sz w:val="24"/>
              <w:szCs w:val="24"/>
              <w:lang w:val="en-US"/>
            </w:rPr>
          </w:rPrChange>
        </w:rPr>
        <w:t xml:space="preserve">. </w:t>
      </w:r>
    </w:p>
    <w:p w14:paraId="55C710DF" w14:textId="21334FFA" w:rsidR="006A5392" w:rsidRPr="00F20C48" w:rsidRDefault="006A5392"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Lunar cycles have been proposed </w:t>
      </w:r>
      <w:r w:rsidR="005B280E" w:rsidRPr="00F20C48">
        <w:rPr>
          <w:rFonts w:ascii="Times New Roman" w:hAnsi="Times New Roman" w:cs="Times New Roman"/>
          <w:sz w:val="24"/>
          <w:szCs w:val="24"/>
          <w:lang w:val="en-US"/>
        </w:rPr>
        <w:t>as a</w:t>
      </w:r>
      <w:r w:rsidRPr="00F20C48">
        <w:rPr>
          <w:rFonts w:ascii="Times New Roman" w:hAnsi="Times New Roman" w:cs="Times New Roman"/>
          <w:sz w:val="24"/>
          <w:szCs w:val="24"/>
          <w:lang w:val="en-US"/>
        </w:rPr>
        <w:t xml:space="preserve"> trigger </w:t>
      </w:r>
      <w:r w:rsidR="005B280E" w:rsidRPr="00F20C48">
        <w:rPr>
          <w:rFonts w:ascii="Times New Roman" w:hAnsi="Times New Roman" w:cs="Times New Roman"/>
          <w:sz w:val="24"/>
          <w:szCs w:val="24"/>
          <w:lang w:val="en-US"/>
        </w:rPr>
        <w:t xml:space="preserve">for </w:t>
      </w:r>
      <w:r w:rsidRPr="00F20C48">
        <w:rPr>
          <w:rFonts w:ascii="Times New Roman" w:hAnsi="Times New Roman" w:cs="Times New Roman"/>
          <w:sz w:val="24"/>
          <w:szCs w:val="24"/>
          <w:lang w:val="en-US"/>
        </w:rPr>
        <w:t xml:space="preserve">dissepiment formation, with one dissepiment </w:t>
      </w:r>
      <w:r w:rsidR="005B280E" w:rsidRPr="00F20C48">
        <w:rPr>
          <w:rFonts w:ascii="Times New Roman" w:hAnsi="Times New Roman" w:cs="Times New Roman"/>
          <w:sz w:val="24"/>
          <w:szCs w:val="24"/>
          <w:lang w:val="en-US"/>
        </w:rPr>
        <w:t xml:space="preserve">forming </w:t>
      </w:r>
      <w:r w:rsidRPr="00F20C48">
        <w:rPr>
          <w:rFonts w:ascii="Times New Roman" w:hAnsi="Times New Roman" w:cs="Times New Roman"/>
          <w:sz w:val="24"/>
          <w:szCs w:val="24"/>
          <w:lang w:val="en-US"/>
        </w:rPr>
        <w:t>per full moon</w:t>
      </w:r>
      <w:r w:rsidR="005B280E" w:rsidRPr="00F20C48">
        <w:rPr>
          <w:rFonts w:ascii="Times New Roman" w:hAnsi="Times New Roman" w:cs="Times New Roman"/>
          <w:sz w:val="24"/>
          <w:szCs w:val="24"/>
          <w:lang w:val="en-US"/>
        </w:rPr>
        <w:t xml:space="preserve"> o</w:t>
      </w:r>
      <w:r w:rsidRPr="00F20C48">
        <w:rPr>
          <w:rFonts w:ascii="Times New Roman" w:hAnsi="Times New Roman" w:cs="Times New Roman"/>
          <w:sz w:val="24"/>
          <w:szCs w:val="24"/>
          <w:lang w:val="en-US"/>
        </w:rPr>
        <w:t xml:space="preserve">n average (~12 annually)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{"citationID":"3IeWShpW","properties":{"formattedCitation":"(D\\uc0\\u225{}valos-Dehullu et al. 2008; Winter and Sammarco 2010)","plainCitation":"(Dávalos-Dehullu et al. 2008; Winter and Sammarco 2010)","noteIndex":0},"citationItems":[{"id":101,"uris":["http://zotero.org/users/9344658/items/KULH62LP"],"itemData":{"id":101,"type":"article-journal","abstract":"To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(Dávalos-Dehullu et al. 2008; Winter and Sammarco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Corals can </w:t>
      </w:r>
      <w:r w:rsidRPr="00F20C48">
        <w:rPr>
          <w:rFonts w:ascii="Times New Roman" w:hAnsi="Times New Roman" w:cs="Times New Roman"/>
          <w:sz w:val="24"/>
          <w:szCs w:val="24"/>
          <w:lang w:val="en-US"/>
        </w:rPr>
        <w:t xml:space="preserve">respond to lunar cycles by </w:t>
      </w:r>
      <w:r w:rsidR="005B280E" w:rsidRPr="00F20C48">
        <w:rPr>
          <w:rFonts w:ascii="Times New Roman" w:hAnsi="Times New Roman" w:cs="Times New Roman"/>
          <w:sz w:val="24"/>
          <w:szCs w:val="24"/>
          <w:lang w:val="en-US"/>
        </w:rPr>
        <w:t xml:space="preserve">detecting </w:t>
      </w:r>
      <w:r w:rsidRPr="00F20C48">
        <w:rPr>
          <w:rFonts w:ascii="Times New Roman" w:hAnsi="Times New Roman" w:cs="Times New Roman"/>
          <w:sz w:val="24"/>
          <w:szCs w:val="24"/>
          <w:lang w:val="en-US"/>
        </w:rPr>
        <w:t xml:space="preserve">the blue portion of lunar irradiance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{"citationID":"J2lQgkEm","properties":{"formattedCitation":"(Gorbunov and Falkowski 2002)","plainCitation":"(Gorbunov and Falkowski 2002)","noteIndex":0},"citationItems":[{"id":1094,"uris":["http://zotero.org/users/9344658/items/PTDGE3AP"],"itemData":{"id":1094,"type":"article-journal","abstract":"In many species of symbiotic corals, spawning occurs synchronously several nights after the full moon. This process is correlated with the level of lunar irradiance, but the mechanism by which these cnidarian/zooxanthellate symbioses can detect such low levels of light remains unknown. Here we report the first biophysical evidence that the host animal exhibits extraordinarily sensitive photoreception in the blue region of the spectrum. Using a high-resolution laser-induced signal to detect tentacle scattering, we measured the effect of low irradiance on the contraction of polyps in the corals that normally have their tentacles extended in darkness. Similar to most deep-sea invertebrates, the action spectra of coral photoreception reveal a maximum sensitivity in the blue, at 480 nm, with a spectral band width (at full-width half-maximum) of ca. 110 nm. The spectra closely overlap the maximal transparency of oligotrophic tropical waters, thus optimizing the perception of low light at depth. The detected threshold of photoreception sensitivity is similar to1.2 X 10(15) quanta m(-2) s(-1) in the blue region. This makes corals capable of sensing the blue portion of lunar irradiance, as evidenced from the recorded slight contractions of polyp tentacles under variations in moonlight intensity.","container-title":"Limnology and Oceanography","DOI":"10.4319/lo.2002.47.1.0309","ISSN":"00243590","issue":"1","journalAbbreviation":"Limnol. Oceanogr.","note":"ISBN: 0024-3590","page":"309-315","title":"Photoreceptors in the cnidarian hosts allow symbiotic corals to sense blue moonlight","volume":"47","author":[{"family":"Gorbunov","given":"Maxim Y."},{"family":"Falkowski","given":"Paul G."}],"issued":{"date-parts":[["2002"]]}}}],"schema":"https://github.com/citation-style-language/schema/raw/master/csl-citation.json"}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(Gorbunov and Falkowski 2002)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but in Varadero Reef</w:t>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the optical properties </w:t>
      </w:r>
      <w:r w:rsidR="005B280E" w:rsidRPr="00F20C48">
        <w:rPr>
          <w:rFonts w:ascii="Times New Roman" w:hAnsi="Times New Roman" w:cs="Times New Roman"/>
          <w:sz w:val="24"/>
          <w:szCs w:val="24"/>
          <w:lang w:val="en-US"/>
        </w:rPr>
        <w:t xml:space="preserve">of the water </w:t>
      </w:r>
      <w:r w:rsidRPr="00F20C48">
        <w:rPr>
          <w:rFonts w:ascii="Times New Roman" w:hAnsi="Times New Roman" w:cs="Times New Roman"/>
          <w:sz w:val="24"/>
          <w:szCs w:val="24"/>
          <w:lang w:val="en-US"/>
        </w:rPr>
        <w:t xml:space="preserve">are variable and suboptimal, </w:t>
      </w:r>
      <w:r w:rsidR="005B280E" w:rsidRPr="00F20C48">
        <w:rPr>
          <w:rFonts w:ascii="Times New Roman" w:hAnsi="Times New Roman" w:cs="Times New Roman"/>
          <w:sz w:val="24"/>
          <w:szCs w:val="24"/>
          <w:lang w:val="en-US"/>
        </w:rPr>
        <w:t xml:space="preserve">particularly </w:t>
      </w:r>
      <w:r w:rsidRPr="00F20C48">
        <w:rPr>
          <w:rFonts w:ascii="Times New Roman" w:hAnsi="Times New Roman" w:cs="Times New Roman"/>
          <w:sz w:val="24"/>
          <w:szCs w:val="24"/>
          <w:lang w:val="en-US"/>
        </w:rPr>
        <w:t>in the blue light spectr</w:t>
      </w:r>
      <w:r w:rsidR="005B280E" w:rsidRPr="00F20C48">
        <w:rPr>
          <w:rFonts w:ascii="Times New Roman" w:hAnsi="Times New Roman" w:cs="Times New Roman"/>
          <w:sz w:val="24"/>
          <w:szCs w:val="24"/>
          <w:lang w:val="en-US"/>
        </w:rPr>
        <w:t>um</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{"citationID":"A1bPwED9","properties":{"formattedCitation":"(L\\uc0\\u243{}pez-Londo\\uc0\\u241{}o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AC6DCB">
        <w:rPr>
          <w:rFonts w:ascii="Times New Roman" w:hAnsi="Times New Roman" w:cs="Times New Roman"/>
          <w:sz w:val="24"/>
          <w:lang w:val="en-US"/>
          <w:rPrChange w:id="321" w:author="Mateo  Lopez Victoria" w:date="2024-09-19T15:20:00Z">
            <w:rPr>
              <w:rFonts w:ascii="Times New Roman" w:hAnsi="Times New Roman" w:cs="Times New Roman"/>
              <w:sz w:val="24"/>
            </w:rPr>
          </w:rPrChange>
        </w:rPr>
        <w:t>(López-Londoño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commentRangeStart w:id="322"/>
      <w:r w:rsidRPr="00F20C48">
        <w:rPr>
          <w:rFonts w:ascii="Times New Roman" w:hAnsi="Times New Roman" w:cs="Times New Roman"/>
          <w:sz w:val="24"/>
          <w:szCs w:val="24"/>
          <w:lang w:val="en-US"/>
        </w:rPr>
        <w:t xml:space="preserve">If irradiance at 4 m depth in Varadero Reef represent between 20% and 30% </w:t>
      </w:r>
      <w:r w:rsidR="005B280E" w:rsidRPr="00F20C48">
        <w:rPr>
          <w:rFonts w:ascii="Times New Roman" w:hAnsi="Times New Roman" w:cs="Times New Roman"/>
          <w:sz w:val="24"/>
          <w:szCs w:val="24"/>
          <w:lang w:val="en-US"/>
        </w:rPr>
        <w:t>of</w:t>
      </w:r>
      <w:r w:rsidRPr="00F20C48">
        <w:rPr>
          <w:rFonts w:ascii="Times New Roman" w:hAnsi="Times New Roman" w:cs="Times New Roman"/>
          <w:sz w:val="24"/>
          <w:szCs w:val="24"/>
          <w:lang w:val="en-US"/>
        </w:rPr>
        <w:t xml:space="preserve"> surface irradiance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{"citationID":"08tVPUaD","properties":{"formattedCitation":"(Pizarro et al. 2017; L\\uc0\\u243{}pez-Londo\\uc0\\u241{}o et al. 2021)","plainCitation":"(Pizarro et al. 2017; 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(Pizarro et al. 2017; 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then moon light irradiance </w:t>
      </w:r>
      <w:r w:rsidR="005B280E" w:rsidRPr="00F20C48">
        <w:rPr>
          <w:rFonts w:ascii="Times New Roman" w:hAnsi="Times New Roman" w:cs="Times New Roman"/>
          <w:sz w:val="24"/>
          <w:szCs w:val="24"/>
          <w:lang w:val="en-US"/>
        </w:rPr>
        <w:t>may range</w:t>
      </w:r>
      <w:r w:rsidRPr="00F20C48">
        <w:rPr>
          <w:rFonts w:ascii="Times New Roman" w:hAnsi="Times New Roman" w:cs="Times New Roman"/>
          <w:sz w:val="24"/>
          <w:szCs w:val="24"/>
          <w:lang w:val="en-US"/>
        </w:rPr>
        <w:t xml:space="preserve"> between 6 x 10</w:t>
      </w:r>
      <w:r w:rsidRPr="00F20C48">
        <w:rPr>
          <w:rFonts w:ascii="Times New Roman" w:hAnsi="Times New Roman" w:cs="Times New Roman"/>
          <w:sz w:val="24"/>
          <w:szCs w:val="24"/>
          <w:vertAlign w:val="superscript"/>
          <w:lang w:val="en-US"/>
        </w:rPr>
        <w:t>-4</w:t>
      </w:r>
      <w:r w:rsidRPr="00F20C48">
        <w:rPr>
          <w:rFonts w:ascii="Times New Roman" w:hAnsi="Times New Roman" w:cs="Times New Roman"/>
          <w:sz w:val="24"/>
          <w:szCs w:val="24"/>
          <w:lang w:val="en-US"/>
        </w:rPr>
        <w:t xml:space="preserve"> and 9 x 10</w:t>
      </w:r>
      <w:r w:rsidRPr="00F20C48">
        <w:rPr>
          <w:rFonts w:ascii="Times New Roman" w:hAnsi="Times New Roman" w:cs="Times New Roman"/>
          <w:sz w:val="24"/>
          <w:szCs w:val="24"/>
          <w:vertAlign w:val="superscript"/>
          <w:lang w:val="en-US"/>
        </w:rPr>
        <w:t>-4</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assuming zenith moon light irradiance at </w:t>
      </w:r>
      <w:r w:rsidR="005B280E"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surface </w:t>
      </w:r>
      <w:r w:rsidR="005B280E" w:rsidRPr="00F20C48">
        <w:rPr>
          <w:rFonts w:ascii="Times New Roman" w:hAnsi="Times New Roman" w:cs="Times New Roman"/>
          <w:sz w:val="24"/>
          <w:szCs w:val="24"/>
          <w:lang w:val="en-US"/>
        </w:rPr>
        <w:t>is</w:t>
      </w:r>
      <w:r w:rsidRPr="00F20C48">
        <w:rPr>
          <w:rFonts w:ascii="Times New Roman" w:hAnsi="Times New Roman" w:cs="Times New Roman"/>
          <w:sz w:val="24"/>
          <w:szCs w:val="24"/>
          <w:lang w:val="en-US"/>
        </w:rPr>
        <w:t xml:space="preserve"> ~3 x 10</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{"citationID":"JzMLqTVJ","properties":{"formattedCitation":"(Winter and Sammarco 2010)","plainCitation":"(Winter and Sammarco 2010)","noteIndex":0},"citationItems":[{"id":4436,"uris":["http://zotero.org/users/9344658/items/CX8XUCDB"],"itemData":{"id":4436,"type":"article-journal","abstract":"Lunar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(Winter and Sammarco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This hypothetical moon light irradiance at 4 m depth is </w:t>
      </w:r>
      <w:r w:rsidR="005B280E" w:rsidRPr="00F20C48">
        <w:rPr>
          <w:rFonts w:ascii="Times New Roman" w:hAnsi="Times New Roman" w:cs="Times New Roman"/>
          <w:sz w:val="24"/>
          <w:szCs w:val="24"/>
          <w:lang w:val="en-US"/>
        </w:rPr>
        <w:t xml:space="preserve">below the coral </w:t>
      </w:r>
      <w:r w:rsidRPr="00F20C48">
        <w:rPr>
          <w:rFonts w:ascii="Times New Roman" w:hAnsi="Times New Roman" w:cs="Times New Roman"/>
          <w:sz w:val="24"/>
          <w:szCs w:val="24"/>
          <w:lang w:val="en-US"/>
        </w:rPr>
        <w:t>photoreception sensitivity threshold of ~2 x 10</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{"citationID":"rjfwzIyp","properties":{"formattedCitation":"(Gorbunov and Falkowski 2002)","plainCitation":"(Gorbunov and Falkowski 2002)","noteIndex":0},"citationItems":[{"id":1094,"uris":["http://zotero.org/users/9344658/items/PTDGE3AP"],"itemData":{"id":1094,"type":"article-journal","abstract":"In many species of symbiotic corals, spawning occurs synchronously several nights after the full moon. This process is correlated with the level of lunar irradiance, but the mechanism by which these cnidarian/zooxanthellate symbioses can detect such low levels of light remains unknown. Here we report the first biophysical evidence that the host animal exhibits extraordinarily sensitive photoreception in the blue region of the spectrum. Using a high-resolution laser-induced signal to detect tentacle scattering, we measured the effect of low irradiance on the contraction of polyps in the corals that normally have their tentacles extended in darkness. Similar to most deep-sea invertebrates, the action spectra of coral photoreception reveal a maximum sensitivity in the blue, at 480 nm, with a spectral band width (at full-width half-maximum) of ca. 110 nm. The spectra closely overlap the maximal transparency of oligotrophic tropical waters, thus optimizing the perception of low light at depth. The detected threshold of photoreception sensitivity is similar to1.2 X 10(15) quanta m(-2) s(-1) in the blue region. This makes corals capable of sensing the blue portion of lunar irradiance, as evidenced from the recorded slight contractions of polyp tentacles under variations in moonlight intensity.","container-title":"Limnology and Oceanography","DOI":"10.4319/lo.2002.47.1.0309","ISSN":"00243590","issue":"1","journalAbbreviation":"Limnol. Oceanogr.","note":"ISBN: 0024-3590","page":"309-315","title":"Photoreceptors in the cnidarian hosts allow symbiotic corals to sense blue moonlight","volume":"47","author":[{"family":"Gorbunov","given":"Maxim Y."},{"family":"Falkowski","given":"Paul G."}],"issued":{"date-parts":[["2002"]]}}}],"schema":"https://github.com/citation-style-language/schema/raw/master/csl-citation.json"}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(Gorbunov and Falkowski 2002)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However, daily variations in water quality can </w:t>
      </w:r>
      <w:r w:rsidR="005B280E" w:rsidRPr="00F20C48">
        <w:rPr>
          <w:rFonts w:ascii="Times New Roman" w:hAnsi="Times New Roman" w:cs="Times New Roman"/>
          <w:sz w:val="24"/>
          <w:szCs w:val="24"/>
          <w:lang w:val="en-US"/>
        </w:rPr>
        <w:t>cause</w:t>
      </w:r>
      <w:r w:rsidRPr="00F20C48">
        <w:rPr>
          <w:rFonts w:ascii="Times New Roman" w:hAnsi="Times New Roman" w:cs="Times New Roman"/>
          <w:sz w:val="24"/>
          <w:szCs w:val="24"/>
          <w:lang w:val="en-US"/>
        </w:rPr>
        <w:t xml:space="preserve"> large </w:t>
      </w:r>
      <w:r w:rsidR="005B280E" w:rsidRPr="00F20C48">
        <w:rPr>
          <w:rFonts w:ascii="Times New Roman" w:hAnsi="Times New Roman" w:cs="Times New Roman"/>
          <w:sz w:val="24"/>
          <w:szCs w:val="24"/>
          <w:lang w:val="en-US"/>
        </w:rPr>
        <w:t>fluctuations</w:t>
      </w:r>
      <w:r w:rsidRPr="00F20C48">
        <w:rPr>
          <w:rFonts w:ascii="Times New Roman" w:hAnsi="Times New Roman" w:cs="Times New Roman"/>
          <w:sz w:val="24"/>
          <w:szCs w:val="24"/>
          <w:lang w:val="en-US"/>
        </w:rPr>
        <w:t xml:space="preserve"> in light attenuation coefficients (</w:t>
      </w:r>
      <w:proofErr w:type="spellStart"/>
      <w:r w:rsidRPr="00F20C48">
        <w:rPr>
          <w:rFonts w:ascii="Times New Roman" w:hAnsi="Times New Roman" w:cs="Times New Roman"/>
          <w:sz w:val="24"/>
          <w:szCs w:val="24"/>
          <w:lang w:val="en-US"/>
        </w:rPr>
        <w:t>K</w:t>
      </w:r>
      <w:r w:rsidRPr="00F20C48">
        <w:rPr>
          <w:rFonts w:ascii="Times New Roman" w:hAnsi="Times New Roman" w:cs="Times New Roman"/>
          <w:sz w:val="24"/>
          <w:szCs w:val="24"/>
          <w:vertAlign w:val="subscript"/>
          <w:lang w:val="en-US"/>
        </w:rPr>
        <w:t>d</w:t>
      </w:r>
      <w:proofErr w:type="spellEnd"/>
      <w:r w:rsidRPr="00F20C48">
        <w:rPr>
          <w:rFonts w:ascii="Times New Roman" w:hAnsi="Times New Roman" w:cs="Times New Roman"/>
          <w:sz w:val="24"/>
          <w:szCs w:val="24"/>
          <w:lang w:val="en-US"/>
        </w:rPr>
        <w:t xml:space="preserve">) in Varadero Reef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{"citationID":"a3PJBXWf","properties":{"formattedCitation":"(L\\uc0\\u243{}pez-Londo\\uc0\\u241{}o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which</w:t>
      </w:r>
      <w:r w:rsidR="005B280E" w:rsidRPr="00F20C48">
        <w:rPr>
          <w:rFonts w:ascii="Times New Roman" w:hAnsi="Times New Roman" w:cs="Times New Roman"/>
          <w:sz w:val="24"/>
          <w:szCs w:val="24"/>
          <w:lang w:val="en-US"/>
        </w:rPr>
        <w:t xml:space="preserve"> may temporarily enable </w:t>
      </w:r>
      <w:r w:rsidRPr="00F20C48">
        <w:rPr>
          <w:rFonts w:ascii="Times New Roman" w:hAnsi="Times New Roman" w:cs="Times New Roman"/>
          <w:sz w:val="24"/>
          <w:szCs w:val="24"/>
          <w:lang w:val="en-US"/>
        </w:rPr>
        <w:t xml:space="preserve">corals </w:t>
      </w:r>
      <w:r w:rsidR="005B280E" w:rsidRPr="00F20C48">
        <w:rPr>
          <w:rFonts w:ascii="Times New Roman" w:hAnsi="Times New Roman" w:cs="Times New Roman"/>
          <w:sz w:val="24"/>
          <w:szCs w:val="24"/>
          <w:lang w:val="en-US"/>
        </w:rPr>
        <w:t xml:space="preserve">to </w:t>
      </w:r>
      <w:r w:rsidRPr="00F20C48">
        <w:rPr>
          <w:rFonts w:ascii="Times New Roman" w:hAnsi="Times New Roman" w:cs="Times New Roman"/>
          <w:sz w:val="24"/>
          <w:szCs w:val="24"/>
          <w:lang w:val="en-US"/>
        </w:rPr>
        <w:t xml:space="preserve">respond to light. </w:t>
      </w:r>
      <w:commentRangeEnd w:id="322"/>
      <w:r w:rsidR="00D92F3D">
        <w:rPr>
          <w:rStyle w:val="Refdecomentario"/>
        </w:rPr>
        <w:commentReference w:id="322"/>
      </w:r>
      <w:commentRangeStart w:id="323"/>
      <w:r w:rsidRPr="00F20C48">
        <w:rPr>
          <w:rFonts w:ascii="Times New Roman" w:hAnsi="Times New Roman" w:cs="Times New Roman"/>
          <w:sz w:val="24"/>
          <w:szCs w:val="24"/>
          <w:lang w:val="en-US"/>
        </w:rPr>
        <w:t xml:space="preserve">The causes </w:t>
      </w:r>
      <w:r w:rsidR="005B280E" w:rsidRPr="00F20C48">
        <w:rPr>
          <w:rFonts w:ascii="Times New Roman" w:hAnsi="Times New Roman" w:cs="Times New Roman"/>
          <w:sz w:val="24"/>
          <w:szCs w:val="24"/>
          <w:lang w:val="en-US"/>
        </w:rPr>
        <w:t>of variation in</w:t>
      </w:r>
      <w:r w:rsidRPr="00F20C48">
        <w:rPr>
          <w:rFonts w:ascii="Times New Roman" w:hAnsi="Times New Roman" w:cs="Times New Roman"/>
          <w:sz w:val="24"/>
          <w:szCs w:val="24"/>
          <w:lang w:val="en-US"/>
        </w:rPr>
        <w:t xml:space="preserve"> skeletal microstructure</w:t>
      </w:r>
      <w:r w:rsidR="005B280E" w:rsidRPr="00F20C48">
        <w:rPr>
          <w:rFonts w:ascii="Times New Roman" w:hAnsi="Times New Roman" w:cs="Times New Roman"/>
          <w:sz w:val="24"/>
          <w:szCs w:val="24"/>
          <w:lang w:val="en-US"/>
        </w:rPr>
        <w:t xml:space="preserve"> for </w:t>
      </w:r>
      <w:r w:rsidR="005B280E"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in Varadero Reef remain unclear and are likely multifaceted. Further investigation into the effects</w:t>
      </w:r>
      <w:r w:rsidRPr="00F20C48">
        <w:rPr>
          <w:rFonts w:ascii="Times New Roman" w:hAnsi="Times New Roman" w:cs="Times New Roman"/>
          <w:sz w:val="24"/>
          <w:szCs w:val="24"/>
          <w:lang w:val="en-US"/>
        </w:rPr>
        <w:t xml:space="preserve"> of light on coral skeletal microstructure </w:t>
      </w:r>
      <w:r w:rsidR="005B280E" w:rsidRPr="00F20C48">
        <w:rPr>
          <w:rFonts w:ascii="Times New Roman" w:hAnsi="Times New Roman" w:cs="Times New Roman"/>
          <w:sz w:val="24"/>
          <w:szCs w:val="24"/>
          <w:lang w:val="en-US"/>
        </w:rPr>
        <w:t>is needed</w:t>
      </w:r>
      <w:commentRangeEnd w:id="323"/>
      <w:r w:rsidR="00985047">
        <w:rPr>
          <w:rStyle w:val="Refdecomentario"/>
        </w:rPr>
        <w:commentReference w:id="323"/>
      </w:r>
      <w:r w:rsidRPr="00F20C48">
        <w:rPr>
          <w:rFonts w:ascii="Times New Roman" w:hAnsi="Times New Roman" w:cs="Times New Roman"/>
          <w:sz w:val="24"/>
          <w:szCs w:val="24"/>
          <w:lang w:val="en-US"/>
        </w:rPr>
        <w:t>.</w:t>
      </w:r>
    </w:p>
    <w:p w14:paraId="4311F973" w14:textId="40C9E66B" w:rsidR="00F953B1" w:rsidRPr="00F20C48" w:rsidRDefault="00F953B1" w:rsidP="00DA1395">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Growth responses to environmental variables</w:t>
      </w:r>
    </w:p>
    <w:p w14:paraId="23E4BB4A" w14:textId="4CF65253" w:rsidR="00844817" w:rsidRDefault="00DA1395" w:rsidP="006F4AA9">
      <w:pPr>
        <w:spacing w:line="480" w:lineRule="auto"/>
        <w:ind w:firstLine="720"/>
        <w:jc w:val="both"/>
        <w:rPr>
          <w:ins w:id="324" w:author="Angela Maria Marulanda" w:date="2024-09-18T16:07:00Z"/>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AMO accounted for 8% of the decreases in skeletal density and 20% of the increases in linear extension over the period 1954-2015. The growth of </w:t>
      </w:r>
      <w:r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has shown to be related to the AMO to some extent</w:t>
      </w:r>
      <w:ins w:id="325" w:author="Angela Maria Marulanda" w:date="2024-09-18T16:00:00Z">
        <w:r w:rsidR="001D156B">
          <w:rPr>
            <w:rFonts w:ascii="Times New Roman" w:hAnsi="Times New Roman" w:cs="Times New Roman"/>
            <w:sz w:val="24"/>
            <w:szCs w:val="24"/>
            <w:lang w:val="en-US"/>
          </w:rPr>
          <w:t xml:space="preserve"> (add citations)</w:t>
        </w:r>
      </w:ins>
      <w:r w:rsidRPr="00F20C48">
        <w:rPr>
          <w:rFonts w:ascii="Times New Roman" w:hAnsi="Times New Roman" w:cs="Times New Roman"/>
          <w:sz w:val="24"/>
          <w:szCs w:val="24"/>
          <w:lang w:val="en-US"/>
        </w:rPr>
        <w:t>, though the patterns may vary</w:t>
      </w:r>
      <w:ins w:id="326" w:author="Angela Maria Marulanda" w:date="2024-09-18T16:00:00Z">
        <w:r w:rsidR="001D156B">
          <w:rPr>
            <w:rFonts w:ascii="Times New Roman" w:hAnsi="Times New Roman" w:cs="Times New Roman"/>
            <w:sz w:val="24"/>
            <w:szCs w:val="24"/>
            <w:lang w:val="en-US"/>
          </w:rPr>
          <w:t xml:space="preserve"> (how? Explain)</w:t>
        </w:r>
      </w:ins>
      <w:r w:rsidRPr="00F20C48">
        <w:rPr>
          <w:rFonts w:ascii="Times New Roman" w:hAnsi="Times New Roman" w:cs="Times New Roman"/>
          <w:sz w:val="24"/>
          <w:szCs w:val="24"/>
          <w:lang w:val="en-US"/>
        </w:rPr>
        <w:t xml:space="preserve">. </w:t>
      </w:r>
      <w:r w:rsidR="006A5392" w:rsidRPr="00F20C48">
        <w:rPr>
          <w:rFonts w:ascii="Times New Roman" w:hAnsi="Times New Roman" w:cs="Times New Roman"/>
          <w:sz w:val="24"/>
          <w:szCs w:val="24"/>
          <w:lang w:val="en-US"/>
        </w:rPr>
        <w:t xml:space="preserve">Our results are comparable to those from the remote reefs of </w:t>
      </w:r>
      <w:proofErr w:type="spellStart"/>
      <w:r w:rsidR="006A5392" w:rsidRPr="00F20C48">
        <w:rPr>
          <w:rFonts w:ascii="Times New Roman" w:hAnsi="Times New Roman" w:cs="Times New Roman"/>
          <w:sz w:val="24"/>
          <w:szCs w:val="24"/>
          <w:lang w:val="en-US"/>
        </w:rPr>
        <w:t>Serrana</w:t>
      </w:r>
      <w:proofErr w:type="spellEnd"/>
      <w:r w:rsidR="006A5392" w:rsidRPr="00F20C48">
        <w:rPr>
          <w:rFonts w:ascii="Times New Roman" w:hAnsi="Times New Roman" w:cs="Times New Roman"/>
          <w:sz w:val="24"/>
          <w:szCs w:val="24"/>
          <w:lang w:val="en-US"/>
        </w:rPr>
        <w:t xml:space="preserve"> Cay, Colombian Caribbean, where AMO showed long-term influence in the skeletal </w:t>
      </w:r>
      <w:r w:rsidRPr="00F20C48">
        <w:rPr>
          <w:rFonts w:ascii="Times New Roman" w:hAnsi="Times New Roman" w:cs="Times New Roman"/>
          <w:sz w:val="24"/>
          <w:szCs w:val="24"/>
          <w:lang w:val="en-US"/>
        </w:rPr>
        <w:t xml:space="preserve">growth of </w:t>
      </w:r>
      <w:r w:rsidRPr="00F20C48">
        <w:rPr>
          <w:rFonts w:ascii="Times New Roman" w:hAnsi="Times New Roman" w:cs="Times New Roman"/>
          <w:i/>
          <w:iCs/>
          <w:sz w:val="24"/>
          <w:szCs w:val="24"/>
          <w:lang w:val="en-US"/>
        </w:rPr>
        <w:t xml:space="preserve">O. </w:t>
      </w:r>
      <w:del w:id="327" w:author="RODRIGUEZ RAMIREZ, Alberto (erodr11)" w:date="2024-09-22T21:39:00Z">
        <w:r w:rsidRPr="00F20C48" w:rsidDel="00B76488">
          <w:rPr>
            <w:rFonts w:ascii="Times New Roman" w:hAnsi="Times New Roman" w:cs="Times New Roman"/>
            <w:i/>
            <w:iCs/>
            <w:sz w:val="24"/>
            <w:szCs w:val="24"/>
            <w:lang w:val="en-US"/>
          </w:rPr>
          <w:delText>faveolata</w:delText>
        </w:r>
      </w:del>
      <w:ins w:id="328" w:author="RODRIGUEZ RAMIREZ, Alberto (erodr11)" w:date="2024-09-22T21:39:00Z">
        <w:r w:rsidR="00B76488">
          <w:rPr>
            <w:rFonts w:ascii="Times New Roman" w:hAnsi="Times New Roman" w:cs="Times New Roman"/>
            <w:i/>
            <w:iCs/>
            <w:sz w:val="24"/>
            <w:szCs w:val="24"/>
            <w:lang w:val="en-US"/>
          </w:rPr>
          <w:t xml:space="preserve">faveolata </w:t>
        </w:r>
        <w:r w:rsidR="00B76488" w:rsidRPr="00F20C48">
          <w:rPr>
            <w:rFonts w:ascii="Times New Roman" w:hAnsi="Times New Roman" w:cs="Times New Roman"/>
            <w:sz w:val="24"/>
            <w:szCs w:val="24"/>
            <w:lang w:val="en-US"/>
          </w:rPr>
          <w:fldChar w:fldCharType="begin"/>
        </w:r>
        <w:r w:rsidR="00B76488" w:rsidRPr="00F20C48">
          <w:rPr>
            <w:rFonts w:ascii="Times New Roman" w:hAnsi="Times New Roman" w:cs="Times New Roman"/>
            <w:sz w:val="24"/>
            <w:szCs w:val="24"/>
            <w:lang w:val="en-US"/>
          </w:rPr>
          <w:instrText xml:space="preserve"> ADDIN ZOTERO_ITEM CSL_CITATION {"citationID":"QiAMdB7U","properties":{"formattedCitation":"(Lizcano-Sandoval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Science","id":"1Y88Yz7W/l3OdbIJa","issue":"February","issued":{"date-parts":[["2019"]]},"page":"38","title":"Climate change and Atlantic Multidecadal Oscillation as drivers of recent declines in coral growth rates in the Southwestern Caribbean","type":"article-journal","volume":"6"}}],"schema":"https://github.com/citation-style-language/schema/raw/master/csl-citation.json"} </w:instrText>
        </w:r>
        <w:r w:rsidR="00B76488" w:rsidRPr="00F20C48">
          <w:rPr>
            <w:rFonts w:ascii="Times New Roman" w:hAnsi="Times New Roman" w:cs="Times New Roman"/>
            <w:sz w:val="24"/>
            <w:szCs w:val="24"/>
            <w:lang w:val="en-US"/>
          </w:rPr>
          <w:fldChar w:fldCharType="separate"/>
        </w:r>
        <w:r w:rsidR="00B76488" w:rsidRPr="00F20C48">
          <w:rPr>
            <w:rFonts w:ascii="Times New Roman" w:hAnsi="Times New Roman" w:cs="Times New Roman"/>
            <w:sz w:val="24"/>
            <w:lang w:val="en-US"/>
          </w:rPr>
          <w:t>(Lizcano-Sandoval et al. 2019)</w:t>
        </w:r>
        <w:r w:rsidR="00B76488" w:rsidRPr="00F20C48">
          <w:rPr>
            <w:rFonts w:ascii="Times New Roman" w:hAnsi="Times New Roman" w:cs="Times New Roman"/>
            <w:sz w:val="24"/>
            <w:szCs w:val="24"/>
            <w:lang w:val="en-US"/>
          </w:rPr>
          <w:fldChar w:fldCharType="end"/>
        </w:r>
      </w:ins>
      <w:ins w:id="329" w:author="RODRIGUEZ RAMIREZ, Alberto (erodr11)" w:date="2024-09-22T21:40:00Z">
        <w:r w:rsidR="00B76488">
          <w:rPr>
            <w:rFonts w:ascii="Times New Roman" w:hAnsi="Times New Roman" w:cs="Times New Roman"/>
            <w:sz w:val="24"/>
            <w:szCs w:val="24"/>
            <w:lang w:val="en-US"/>
          </w:rPr>
          <w:t>.</w:t>
        </w:r>
      </w:ins>
      <w:del w:id="330" w:author="RODRIGUEZ RAMIREZ, Alberto (erodr11)" w:date="2024-09-22T21:40:00Z">
        <w:r w:rsidR="006A5392" w:rsidRPr="00F20C48" w:rsidDel="00B76488">
          <w:rPr>
            <w:rFonts w:ascii="Times New Roman" w:hAnsi="Times New Roman" w:cs="Times New Roman"/>
            <w:sz w:val="24"/>
            <w:szCs w:val="24"/>
            <w:lang w:val="en-US"/>
          </w:rPr>
          <w:delText>¸ as observed in Varadero Reef</w:delText>
        </w:r>
        <w:r w:rsidRPr="00F20C48" w:rsidDel="00B76488">
          <w:rPr>
            <w:rFonts w:ascii="Times New Roman" w:hAnsi="Times New Roman" w:cs="Times New Roman"/>
            <w:sz w:val="24"/>
            <w:szCs w:val="24"/>
            <w:lang w:val="en-US"/>
          </w:rPr>
          <w:delText xml:space="preserve"> </w:delText>
        </w:r>
      </w:del>
      <w:del w:id="331" w:author="RODRIGUEZ RAMIREZ, Alberto (erodr11)" w:date="2024-09-22T21:39:00Z">
        <w:r w:rsidRPr="00F20C48" w:rsidDel="00B76488">
          <w:rPr>
            <w:rFonts w:ascii="Times New Roman" w:hAnsi="Times New Roman" w:cs="Times New Roman"/>
            <w:sz w:val="24"/>
            <w:szCs w:val="24"/>
            <w:lang w:val="en-US"/>
          </w:rPr>
          <w:fldChar w:fldCharType="begin"/>
        </w:r>
        <w:r w:rsidR="00AD39D2" w:rsidRPr="00F20C48" w:rsidDel="00B76488">
          <w:rPr>
            <w:rFonts w:ascii="Times New Roman" w:hAnsi="Times New Roman" w:cs="Times New Roman"/>
            <w:sz w:val="24"/>
            <w:szCs w:val="24"/>
            <w:lang w:val="en-US"/>
          </w:rPr>
          <w:delInstrText xml:space="preserve"> ADDIN ZOTERO_ITEM CSL_CITATION {"citationID":"QiAMdB7U","properties":{"formattedCitation":"(Lizcano-Sandoval et al. 2019)","plainCitation":"(Lizcano-Sandoval et al. 2019)","noteIndex":0},"citationItems":[{"id":"dwwZGnvQ/O0JlLSRu","uris":["http://www.mendeley.com/documents/?uuid=1155b45c-3ab0-4c4c-b793-4fc8d0147f03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Science","id":"1Y88Yz7W/l3OdbIJa","issue":"February","issued":{"date-parts":[["2019"]]},"page":"38","title":"Climate change and Atlantic Multidecadal Oscillation as drivers of recent declines in coral growth rates in the Southwestern Caribbean","type":"article-journal","volume":"6"}}],"schema":"https://github.com/citation-style-language/schema/raw/master/csl-citation.json"} </w:delInstrText>
        </w:r>
        <w:r w:rsidRPr="00F20C48" w:rsidDel="00B76488">
          <w:rPr>
            <w:rFonts w:ascii="Times New Roman" w:hAnsi="Times New Roman" w:cs="Times New Roman"/>
            <w:sz w:val="24"/>
            <w:szCs w:val="24"/>
            <w:lang w:val="en-US"/>
          </w:rPr>
          <w:fldChar w:fldCharType="separate"/>
        </w:r>
        <w:r w:rsidR="00864B43" w:rsidRPr="00F20C48" w:rsidDel="00B76488">
          <w:rPr>
            <w:rFonts w:ascii="Times New Roman" w:hAnsi="Times New Roman" w:cs="Times New Roman"/>
            <w:sz w:val="24"/>
            <w:lang w:val="en-US"/>
          </w:rPr>
          <w:delText>(Lizcano-</w:delText>
        </w:r>
        <w:r w:rsidR="00864B43" w:rsidRPr="00F20C48" w:rsidDel="00B76488">
          <w:rPr>
            <w:rFonts w:ascii="Times New Roman" w:hAnsi="Times New Roman" w:cs="Times New Roman"/>
            <w:sz w:val="24"/>
            <w:lang w:val="en-US"/>
          </w:rPr>
          <w:lastRenderedPageBreak/>
          <w:delText>Sandoval et al. 2019)</w:delText>
        </w:r>
        <w:r w:rsidRPr="00F20C48" w:rsidDel="00B76488">
          <w:rPr>
            <w:rFonts w:ascii="Times New Roman" w:hAnsi="Times New Roman" w:cs="Times New Roman"/>
            <w:sz w:val="24"/>
            <w:szCs w:val="24"/>
            <w:lang w:val="en-US"/>
          </w:rPr>
          <w:fldChar w:fldCharType="end"/>
        </w:r>
        <w:r w:rsidRPr="00F20C48" w:rsidDel="00B76488">
          <w:rPr>
            <w:rFonts w:ascii="Times New Roman" w:hAnsi="Times New Roman" w:cs="Times New Roman"/>
            <w:sz w:val="24"/>
            <w:szCs w:val="24"/>
            <w:lang w:val="en-US"/>
          </w:rPr>
          <w:delText>.</w:delText>
        </w:r>
      </w:del>
      <w:r w:rsidRPr="00F20C48">
        <w:rPr>
          <w:rFonts w:ascii="Times New Roman" w:hAnsi="Times New Roman" w:cs="Times New Roman"/>
          <w:sz w:val="24"/>
          <w:szCs w:val="24"/>
          <w:lang w:val="en-US"/>
        </w:rPr>
        <w:t xml:space="preserve"> However, contrasting patterns were found in </w:t>
      </w:r>
      <w:r w:rsidRPr="00F20C48">
        <w:rPr>
          <w:rFonts w:ascii="Times New Roman" w:hAnsi="Times New Roman" w:cs="Times New Roman"/>
          <w:i/>
          <w:iCs/>
          <w:sz w:val="24"/>
          <w:szCs w:val="24"/>
          <w:lang w:val="en-US"/>
        </w:rPr>
        <w:t>O. faveolata</w:t>
      </w:r>
      <w:r w:rsidRPr="00F20C48">
        <w:rPr>
          <w:rFonts w:ascii="Times New Roman" w:hAnsi="Times New Roman" w:cs="Times New Roman"/>
          <w:sz w:val="24"/>
          <w:szCs w:val="24"/>
          <w:lang w:val="en-US"/>
        </w:rPr>
        <w:t xml:space="preserve"> corals from Belize and Florida, where linear extension and skeletal density were negatively and positively correlated to the AMO, respectively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{"citationID":"SIs44P2c","properties":{"formattedCitation":"(Helmle et al. 2011; Zoppe and Gischler 2024)","plainCitation":"(Helmle et al. 2011; Zoppe and Gischler 2024)","noteIndex":0},"citationItems":[{"id":4384,"uris":["http://www.mendeley.com/documents/?uuid=2c8869f2-9466-4086-b9d5-c6c8b3c55c4a","http://zotero.org/users/9344658/items/XPA6PEIU"],"itemData":{"id":4384,"type":"article-journal","abstract":"Ocean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(1996).","container-title":"Nature Communications","DOI":"10.1038/ncomms1222","ISSN":"2041-1723","issue":"1","journalAbbreviation":"Nat. Commun.","note":"PMID: 21364554\npublisher: Nature Publishing Group\nISBN: 2041-1723 (Electronic)\\r2041-1723 (Linking)","page":"215","title":"Growth rates of Florida corals from 1937 to 1996 and their response to climate change","volume":"2","author":[{"family":"Helmle","given":"Kevin P."},{"family":"Dodge","given":"Richard E."},{"family":"Swart","given":"Peter K."},{"family":"Gledhill","given":"Dwight K."},{"family":"Eakin","given":"C. Mark"}],"issued":{"date-parts":[["2011"]]}}},{"id":7903,"uris":["http://zotero.org/users/9344658/items/YGKY67I2"],"itemData":{"id":7903,"type":"article-journal","abstract":"Coral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AC6DCB">
        <w:rPr>
          <w:rFonts w:ascii="Times New Roman" w:hAnsi="Times New Roman" w:cs="Times New Roman"/>
          <w:sz w:val="24"/>
          <w:lang w:val="en-US"/>
          <w:rPrChange w:id="332" w:author="Mateo  Lopez Victoria" w:date="2024-09-19T15:20:00Z">
            <w:rPr>
              <w:rFonts w:ascii="Times New Roman" w:hAnsi="Times New Roman" w:cs="Times New Roman"/>
              <w:sz w:val="24"/>
            </w:rPr>
          </w:rPrChange>
        </w:rPr>
        <w:t>(Helmle et al. 2011; Zoppe and Gischler 2024)</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ins w:id="333" w:author="RODRIGUEZ RAMIREZ, Alberto (erodr11)" w:date="2024-09-22T16:26:00Z">
        <w:r w:rsidR="0004291D">
          <w:rPr>
            <w:rFonts w:ascii="Times New Roman" w:hAnsi="Times New Roman" w:cs="Times New Roman"/>
            <w:sz w:val="24"/>
            <w:szCs w:val="24"/>
            <w:lang w:val="en-US"/>
          </w:rPr>
          <w:t xml:space="preserve"> Air t</w:t>
        </w:r>
      </w:ins>
      <w:del w:id="334" w:author="RODRIGUEZ RAMIREZ, Alberto (erodr11)" w:date="2024-09-22T16:26:00Z">
        <w:r w:rsidRPr="00F20C48" w:rsidDel="0004291D">
          <w:rPr>
            <w:rFonts w:ascii="Times New Roman" w:hAnsi="Times New Roman" w:cs="Times New Roman"/>
            <w:sz w:val="24"/>
            <w:szCs w:val="24"/>
            <w:lang w:val="en-US"/>
          </w:rPr>
          <w:delText>T</w:delText>
        </w:r>
      </w:del>
      <w:r w:rsidRPr="00F20C48">
        <w:rPr>
          <w:rFonts w:ascii="Times New Roman" w:hAnsi="Times New Roman" w:cs="Times New Roman"/>
          <w:sz w:val="24"/>
          <w:szCs w:val="24"/>
          <w:lang w:val="en-US"/>
        </w:rPr>
        <w:t xml:space="preserve">emperature explained 22% of the decreases in skeletal luminescence in </w:t>
      </w:r>
      <w:commentRangeStart w:id="335"/>
      <w:commentRangeStart w:id="336"/>
      <w:r w:rsidRPr="00F20C48">
        <w:rPr>
          <w:rFonts w:ascii="Times New Roman" w:hAnsi="Times New Roman" w:cs="Times New Roman"/>
          <w:sz w:val="24"/>
          <w:szCs w:val="24"/>
          <w:lang w:val="en-US"/>
        </w:rPr>
        <w:t>1954-2015 and 45% in the period 1981-2015</w:t>
      </w:r>
      <w:commentRangeEnd w:id="335"/>
      <w:r w:rsidR="00844817">
        <w:rPr>
          <w:rStyle w:val="Refdecomentario"/>
        </w:rPr>
        <w:commentReference w:id="335"/>
      </w:r>
      <w:commentRangeEnd w:id="336"/>
      <w:r w:rsidR="00844817">
        <w:rPr>
          <w:rStyle w:val="Refdecomentario"/>
        </w:rPr>
        <w:commentReference w:id="336"/>
      </w:r>
      <w:r w:rsidRPr="00F20C48">
        <w:rPr>
          <w:rFonts w:ascii="Times New Roman" w:hAnsi="Times New Roman" w:cs="Times New Roman"/>
          <w:sz w:val="24"/>
          <w:szCs w:val="24"/>
          <w:lang w:val="en-US"/>
        </w:rPr>
        <w:t xml:space="preserve">. </w:t>
      </w:r>
    </w:p>
    <w:p w14:paraId="78952C05" w14:textId="11109552" w:rsidR="00DA1395" w:rsidRPr="00F20C48" w:rsidRDefault="00844817" w:rsidP="006F4AA9">
      <w:pPr>
        <w:spacing w:line="480" w:lineRule="auto"/>
        <w:ind w:firstLine="720"/>
        <w:jc w:val="both"/>
        <w:rPr>
          <w:rFonts w:ascii="Times New Roman" w:hAnsi="Times New Roman" w:cs="Times New Roman"/>
          <w:sz w:val="24"/>
          <w:szCs w:val="24"/>
          <w:lang w:val="en-US"/>
        </w:rPr>
      </w:pPr>
      <w:commentRangeStart w:id="337"/>
      <w:ins w:id="338" w:author="Angela Maria Marulanda" w:date="2024-09-18T16:07:00Z">
        <w:r>
          <w:rPr>
            <w:rFonts w:ascii="Times New Roman" w:hAnsi="Times New Roman" w:cs="Times New Roman"/>
            <w:sz w:val="24"/>
            <w:szCs w:val="24"/>
            <w:lang w:val="en-US"/>
          </w:rPr>
          <w:t>N</w:t>
        </w:r>
      </w:ins>
      <w:del w:id="339" w:author="Angela Maria Marulanda" w:date="2024-09-18T16:07:00Z">
        <w:r w:rsidR="00DA1395" w:rsidRPr="00F20C48" w:rsidDel="00844817">
          <w:rPr>
            <w:rFonts w:ascii="Times New Roman" w:hAnsi="Times New Roman" w:cs="Times New Roman"/>
            <w:sz w:val="24"/>
            <w:szCs w:val="24"/>
            <w:lang w:val="en-US"/>
          </w:rPr>
          <w:delText>Although n</w:delText>
        </w:r>
      </w:del>
      <w:r w:rsidR="00DA1395" w:rsidRPr="00F20C48">
        <w:rPr>
          <w:rFonts w:ascii="Times New Roman" w:hAnsi="Times New Roman" w:cs="Times New Roman"/>
          <w:sz w:val="24"/>
          <w:szCs w:val="24"/>
          <w:lang w:val="en-US"/>
        </w:rPr>
        <w:t xml:space="preserve">o significant relationship </w:t>
      </w:r>
      <w:commentRangeEnd w:id="337"/>
      <w:r w:rsidR="00DA4291">
        <w:rPr>
          <w:rStyle w:val="Refdecomentario"/>
        </w:rPr>
        <w:commentReference w:id="337"/>
      </w:r>
      <w:r w:rsidR="00DA1395" w:rsidRPr="00F20C48">
        <w:rPr>
          <w:rFonts w:ascii="Times New Roman" w:hAnsi="Times New Roman" w:cs="Times New Roman"/>
          <w:sz w:val="24"/>
          <w:szCs w:val="24"/>
          <w:lang w:val="en-US"/>
        </w:rPr>
        <w:t>was observed between changes in water flow and coral growth or luminescence variables after 1981</w:t>
      </w:r>
      <w:ins w:id="340" w:author="Angela Maria Marulanda" w:date="2024-09-18T16:18:00Z">
        <w:r w:rsidR="00E95396">
          <w:rPr>
            <w:rFonts w:ascii="Times New Roman" w:hAnsi="Times New Roman" w:cs="Times New Roman"/>
            <w:sz w:val="24"/>
            <w:szCs w:val="24"/>
            <w:lang w:val="en-US"/>
          </w:rPr>
          <w:t xml:space="preserve">, yet the </w:t>
        </w:r>
      </w:ins>
      <w:del w:id="341" w:author="Angela Maria Marulanda" w:date="2024-09-18T16:18:00Z">
        <w:r w:rsidR="00DA1395" w:rsidRPr="00F20C48" w:rsidDel="00E95396">
          <w:rPr>
            <w:rFonts w:ascii="Times New Roman" w:hAnsi="Times New Roman" w:cs="Times New Roman"/>
            <w:sz w:val="24"/>
            <w:szCs w:val="24"/>
            <w:lang w:val="en-US"/>
          </w:rPr>
          <w:delText xml:space="preserve">, </w:delText>
        </w:r>
      </w:del>
      <w:del w:id="342" w:author="Angela Maria Marulanda" w:date="2024-09-18T16:08:00Z">
        <w:r w:rsidR="00DA1395" w:rsidRPr="00F20C48" w:rsidDel="00844817">
          <w:rPr>
            <w:rFonts w:ascii="Times New Roman" w:hAnsi="Times New Roman" w:cs="Times New Roman"/>
            <w:sz w:val="24"/>
            <w:szCs w:val="24"/>
            <w:lang w:val="en-US"/>
          </w:rPr>
          <w:delText xml:space="preserve">the </w:delText>
        </w:r>
      </w:del>
      <w:r w:rsidR="00DA1395" w:rsidRPr="00F20C48">
        <w:rPr>
          <w:rFonts w:ascii="Times New Roman" w:hAnsi="Times New Roman" w:cs="Times New Roman"/>
          <w:sz w:val="24"/>
          <w:szCs w:val="24"/>
          <w:lang w:val="en-US"/>
        </w:rPr>
        <w:t>time series change points for skeletal density and linear extension were detected in 1982 and 1986, respectively</w:t>
      </w:r>
      <w:ins w:id="343" w:author="Angela Maria Marulanda" w:date="2024-09-18T16:08:00Z">
        <w:r>
          <w:rPr>
            <w:rFonts w:ascii="Times New Roman" w:hAnsi="Times New Roman" w:cs="Times New Roman"/>
            <w:sz w:val="24"/>
            <w:szCs w:val="24"/>
            <w:lang w:val="en-US"/>
          </w:rPr>
          <w:t xml:space="preserve"> (Fig. 5)</w:t>
        </w:r>
      </w:ins>
      <w:r w:rsidR="00DA1395" w:rsidRPr="00F20C48">
        <w:rPr>
          <w:rFonts w:ascii="Times New Roman" w:hAnsi="Times New Roman" w:cs="Times New Roman"/>
          <w:sz w:val="24"/>
          <w:szCs w:val="24"/>
          <w:lang w:val="en-US"/>
        </w:rPr>
        <w:t xml:space="preserve">. </w:t>
      </w:r>
      <w:ins w:id="344" w:author="Angela Maria Marulanda" w:date="2024-09-18T16:13:00Z">
        <w:r w:rsidR="00E95396">
          <w:rPr>
            <w:rFonts w:ascii="Times New Roman" w:hAnsi="Times New Roman" w:cs="Times New Roman"/>
            <w:sz w:val="24"/>
            <w:szCs w:val="24"/>
            <w:lang w:val="en-US"/>
          </w:rPr>
          <w:t>D</w:t>
        </w:r>
        <w:r w:rsidR="00E95396" w:rsidRPr="00F20C48">
          <w:rPr>
            <w:rFonts w:ascii="Times New Roman" w:hAnsi="Times New Roman" w:cs="Times New Roman"/>
            <w:sz w:val="24"/>
            <w:szCs w:val="24"/>
            <w:lang w:val="en-US"/>
          </w:rPr>
          <w:t xml:space="preserve">redging activities </w:t>
        </w:r>
        <w:r w:rsidR="00E95396">
          <w:rPr>
            <w:rFonts w:ascii="Times New Roman" w:hAnsi="Times New Roman" w:cs="Times New Roman"/>
            <w:sz w:val="24"/>
            <w:szCs w:val="24"/>
            <w:lang w:val="en-US"/>
          </w:rPr>
          <w:t xml:space="preserve">in Canal del Dique </w:t>
        </w:r>
        <w:r w:rsidR="00E95396" w:rsidRPr="00F20C48">
          <w:rPr>
            <w:rFonts w:ascii="Times New Roman" w:hAnsi="Times New Roman" w:cs="Times New Roman"/>
            <w:sz w:val="24"/>
            <w:szCs w:val="24"/>
            <w:lang w:val="en-US"/>
          </w:rPr>
          <w:t>from 1981 to 1984</w:t>
        </w:r>
        <w:r w:rsidR="00E95396">
          <w:rPr>
            <w:rFonts w:ascii="Times New Roman" w:hAnsi="Times New Roman" w:cs="Times New Roman"/>
            <w:sz w:val="24"/>
            <w:szCs w:val="24"/>
            <w:lang w:val="en-US"/>
          </w:rPr>
          <w:t xml:space="preserve"> </w:t>
        </w:r>
        <w:r w:rsidR="00E95396" w:rsidRPr="00F20C48">
          <w:rPr>
            <w:rFonts w:ascii="Times New Roman" w:hAnsi="Times New Roman" w:cs="Times New Roman"/>
            <w:sz w:val="24"/>
            <w:szCs w:val="24"/>
            <w:lang w:val="en-US"/>
          </w:rPr>
          <w:t>removed 18.8 million m</w:t>
        </w:r>
        <w:r w:rsidR="00E95396" w:rsidRPr="00F20C48">
          <w:rPr>
            <w:rFonts w:ascii="Times New Roman" w:hAnsi="Times New Roman" w:cs="Times New Roman"/>
            <w:sz w:val="24"/>
            <w:szCs w:val="24"/>
            <w:vertAlign w:val="superscript"/>
            <w:lang w:val="en-US"/>
          </w:rPr>
          <w:t>3</w:t>
        </w:r>
        <w:r w:rsidR="00E95396" w:rsidRPr="00F20C48">
          <w:rPr>
            <w:rFonts w:ascii="Times New Roman" w:hAnsi="Times New Roman" w:cs="Times New Roman"/>
            <w:sz w:val="24"/>
            <w:szCs w:val="24"/>
            <w:lang w:val="en-US"/>
          </w:rPr>
          <w:t xml:space="preserve"> of soil and sediments </w:t>
        </w:r>
        <w:r w:rsidR="00E95396" w:rsidRPr="00F20C48">
          <w:rPr>
            <w:rFonts w:ascii="Times New Roman" w:hAnsi="Times New Roman" w:cs="Times New Roman"/>
            <w:sz w:val="24"/>
            <w:szCs w:val="24"/>
            <w:lang w:val="en-US"/>
          </w:rPr>
          <w:fldChar w:fldCharType="begin"/>
        </w:r>
        <w:r w:rsidR="00E95396" w:rsidRPr="00F20C48">
          <w:rPr>
            <w:rFonts w:ascii="Times New Roman" w:hAnsi="Times New Roman" w:cs="Times New Roman"/>
            <w:sz w:val="24"/>
            <w:szCs w:val="24"/>
            <w:lang w:val="en-US"/>
          </w:rPr>
          <w:instrText xml:space="preserve"> ADDIN ZOTERO_ITEM CSL_CITATION {"citationID":"KJgyvon5","properties":{"formattedCitation":"(Mogoll\\uc0\\u243{}n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00E95396" w:rsidRPr="00F20C48">
          <w:rPr>
            <w:rFonts w:ascii="Times New Roman" w:hAnsi="Times New Roman" w:cs="Times New Roman"/>
            <w:sz w:val="24"/>
            <w:szCs w:val="24"/>
            <w:lang w:val="en-US"/>
          </w:rPr>
          <w:fldChar w:fldCharType="separate"/>
        </w:r>
        <w:r w:rsidR="00E95396" w:rsidRPr="00F20C48">
          <w:rPr>
            <w:rFonts w:ascii="Times New Roman" w:hAnsi="Times New Roman" w:cs="Times New Roman"/>
            <w:sz w:val="24"/>
            <w:lang w:val="en-US"/>
          </w:rPr>
          <w:t>(Mogollón 2013)</w:t>
        </w:r>
        <w:r w:rsidR="00E95396" w:rsidRPr="00F20C48">
          <w:rPr>
            <w:rFonts w:ascii="Times New Roman" w:hAnsi="Times New Roman" w:cs="Times New Roman"/>
            <w:sz w:val="24"/>
            <w:szCs w:val="24"/>
            <w:lang w:val="en-US"/>
          </w:rPr>
          <w:fldChar w:fldCharType="end"/>
        </w:r>
        <w:r w:rsidR="00E95396">
          <w:rPr>
            <w:rFonts w:ascii="Times New Roman" w:hAnsi="Times New Roman" w:cs="Times New Roman"/>
            <w:sz w:val="24"/>
            <w:szCs w:val="24"/>
            <w:lang w:val="en-US"/>
          </w:rPr>
          <w:t xml:space="preserve"> </w:t>
        </w:r>
      </w:ins>
      <w:ins w:id="345" w:author="Angela Maria Marulanda" w:date="2024-09-18T16:14:00Z">
        <w:r w:rsidR="00E95396">
          <w:rPr>
            <w:rFonts w:ascii="Times New Roman" w:hAnsi="Times New Roman" w:cs="Times New Roman"/>
            <w:sz w:val="24"/>
            <w:szCs w:val="24"/>
            <w:lang w:val="en-US"/>
          </w:rPr>
          <w:t xml:space="preserve">likely </w:t>
        </w:r>
      </w:ins>
      <w:ins w:id="346" w:author="Angela Maria Marulanda" w:date="2024-09-18T16:13:00Z">
        <w:r w:rsidR="00E95396" w:rsidRPr="00F20C48">
          <w:rPr>
            <w:rFonts w:ascii="Times New Roman" w:hAnsi="Times New Roman" w:cs="Times New Roman"/>
            <w:sz w:val="24"/>
            <w:szCs w:val="24"/>
            <w:lang w:val="en-US"/>
          </w:rPr>
          <w:t>increas</w:t>
        </w:r>
      </w:ins>
      <w:ins w:id="347" w:author="Angela Maria Marulanda" w:date="2024-09-18T16:14:00Z">
        <w:r w:rsidR="00E95396">
          <w:rPr>
            <w:rFonts w:ascii="Times New Roman" w:hAnsi="Times New Roman" w:cs="Times New Roman"/>
            <w:sz w:val="24"/>
            <w:szCs w:val="24"/>
            <w:lang w:val="en-US"/>
          </w:rPr>
          <w:t>ing</w:t>
        </w:r>
      </w:ins>
      <w:ins w:id="348" w:author="Angela Maria Marulanda" w:date="2024-09-18T16:13:00Z">
        <w:r w:rsidR="00E95396" w:rsidRPr="00F20C48">
          <w:rPr>
            <w:rFonts w:ascii="Times New Roman" w:hAnsi="Times New Roman" w:cs="Times New Roman"/>
            <w:sz w:val="24"/>
            <w:szCs w:val="24"/>
            <w:lang w:val="en-US"/>
          </w:rPr>
          <w:t xml:space="preserve"> water flow and decreas</w:t>
        </w:r>
      </w:ins>
      <w:ins w:id="349" w:author="Angela Maria Marulanda" w:date="2024-09-18T16:14:00Z">
        <w:r w:rsidR="00E95396">
          <w:rPr>
            <w:rFonts w:ascii="Times New Roman" w:hAnsi="Times New Roman" w:cs="Times New Roman"/>
            <w:sz w:val="24"/>
            <w:szCs w:val="24"/>
            <w:lang w:val="en-US"/>
          </w:rPr>
          <w:t xml:space="preserve">ing </w:t>
        </w:r>
      </w:ins>
      <w:ins w:id="350" w:author="Angela Maria Marulanda" w:date="2024-09-18T16:13:00Z">
        <w:r w:rsidR="00E95396" w:rsidRPr="00F20C48">
          <w:rPr>
            <w:rFonts w:ascii="Times New Roman" w:hAnsi="Times New Roman" w:cs="Times New Roman"/>
            <w:sz w:val="24"/>
            <w:szCs w:val="24"/>
            <w:lang w:val="en-US"/>
          </w:rPr>
          <w:t xml:space="preserve">water quality </w:t>
        </w:r>
      </w:ins>
      <w:ins w:id="351" w:author="Angela Maria Marulanda" w:date="2024-09-18T16:14:00Z">
        <w:r w:rsidR="00E95396">
          <w:rPr>
            <w:rFonts w:ascii="Times New Roman" w:hAnsi="Times New Roman" w:cs="Times New Roman"/>
            <w:sz w:val="24"/>
            <w:szCs w:val="24"/>
            <w:lang w:val="en-US"/>
          </w:rPr>
          <w:t xml:space="preserve">in Varadero </w:t>
        </w:r>
      </w:ins>
      <w:ins w:id="352" w:author="Angela Maria Marulanda" w:date="2024-09-18T16:20:00Z">
        <w:r w:rsidR="00B5190B">
          <w:rPr>
            <w:rFonts w:ascii="Times New Roman" w:hAnsi="Times New Roman" w:cs="Times New Roman"/>
            <w:sz w:val="24"/>
            <w:szCs w:val="24"/>
            <w:lang w:val="en-US"/>
          </w:rPr>
          <w:t>R</w:t>
        </w:r>
      </w:ins>
      <w:ins w:id="353" w:author="Angela Maria Marulanda" w:date="2024-09-18T16:15:00Z">
        <w:r w:rsidR="00E95396">
          <w:rPr>
            <w:rFonts w:ascii="Times New Roman" w:hAnsi="Times New Roman" w:cs="Times New Roman"/>
            <w:sz w:val="24"/>
            <w:szCs w:val="24"/>
            <w:lang w:val="en-US"/>
          </w:rPr>
          <w:t>eef. Thus, t</w:t>
        </w:r>
      </w:ins>
      <w:del w:id="354" w:author="Angela Maria Marulanda" w:date="2024-09-18T16:15:00Z">
        <w:r w:rsidR="00DA1395" w:rsidRPr="00F20C48" w:rsidDel="00E95396">
          <w:rPr>
            <w:rFonts w:ascii="Times New Roman" w:hAnsi="Times New Roman" w:cs="Times New Roman"/>
            <w:sz w:val="24"/>
            <w:szCs w:val="24"/>
            <w:lang w:val="en-US"/>
          </w:rPr>
          <w:delText>T</w:delText>
        </w:r>
      </w:del>
      <w:r w:rsidR="00DA1395" w:rsidRPr="00F20C48">
        <w:rPr>
          <w:rFonts w:ascii="Times New Roman" w:hAnsi="Times New Roman" w:cs="Times New Roman"/>
          <w:sz w:val="24"/>
          <w:szCs w:val="24"/>
          <w:lang w:val="en-US"/>
        </w:rPr>
        <w:t xml:space="preserve">he </w:t>
      </w:r>
      <w:ins w:id="355" w:author="Angela Maria Marulanda" w:date="2024-09-18T16:15:00Z">
        <w:r w:rsidR="00E95396">
          <w:rPr>
            <w:rFonts w:ascii="Times New Roman" w:hAnsi="Times New Roman" w:cs="Times New Roman"/>
            <w:sz w:val="24"/>
            <w:szCs w:val="24"/>
            <w:lang w:val="en-US"/>
          </w:rPr>
          <w:t xml:space="preserve">significant </w:t>
        </w:r>
      </w:ins>
      <w:ins w:id="356" w:author="Angela Maria Marulanda" w:date="2024-09-18T16:18:00Z">
        <w:del w:id="357" w:author="RODRIGUEZ RAMIREZ, Alberto (erodr11)" w:date="2024-09-22T22:54:00Z">
          <w:r w:rsidR="000F1E1D" w:rsidDel="00C24420">
            <w:rPr>
              <w:rFonts w:ascii="Times New Roman" w:hAnsi="Times New Roman" w:cs="Times New Roman"/>
              <w:sz w:val="24"/>
              <w:szCs w:val="24"/>
              <w:lang w:val="en-US"/>
            </w:rPr>
            <w:delText>“increase/decrease”</w:delText>
          </w:r>
        </w:del>
      </w:ins>
      <w:ins w:id="358" w:author="RODRIGUEZ RAMIREZ, Alberto (erodr11)" w:date="2024-09-22T22:54:00Z">
        <w:r w:rsidR="00C24420">
          <w:rPr>
            <w:rFonts w:ascii="Times New Roman" w:hAnsi="Times New Roman" w:cs="Times New Roman"/>
            <w:sz w:val="24"/>
            <w:szCs w:val="24"/>
            <w:lang w:val="en-US"/>
          </w:rPr>
          <w:t>changes</w:t>
        </w:r>
      </w:ins>
      <w:ins w:id="359" w:author="Angela Maria Marulanda" w:date="2024-09-18T16:15:00Z">
        <w:r w:rsidR="00E95396">
          <w:rPr>
            <w:rFonts w:ascii="Times New Roman" w:hAnsi="Times New Roman" w:cs="Times New Roman"/>
            <w:sz w:val="24"/>
            <w:szCs w:val="24"/>
            <w:lang w:val="en-US"/>
          </w:rPr>
          <w:t xml:space="preserve"> </w:t>
        </w:r>
      </w:ins>
      <w:ins w:id="360" w:author="Angela Maria Marulanda" w:date="2024-09-18T16:19:00Z">
        <w:r w:rsidR="000F1E1D">
          <w:rPr>
            <w:rFonts w:ascii="Times New Roman" w:hAnsi="Times New Roman" w:cs="Times New Roman"/>
            <w:sz w:val="24"/>
            <w:szCs w:val="24"/>
            <w:lang w:val="en-US"/>
          </w:rPr>
          <w:t xml:space="preserve">in the </w:t>
        </w:r>
      </w:ins>
      <w:r w:rsidR="00DA1395" w:rsidRPr="00F20C48">
        <w:rPr>
          <w:rFonts w:ascii="Times New Roman" w:hAnsi="Times New Roman" w:cs="Times New Roman"/>
          <w:sz w:val="24"/>
          <w:szCs w:val="24"/>
          <w:lang w:val="en-US"/>
        </w:rPr>
        <w:t>mean values of skeletal density</w:t>
      </w:r>
      <w:ins w:id="361" w:author="RODRIGUEZ RAMIREZ, Alberto (erodr11)" w:date="2024-09-22T22:55:00Z">
        <w:r w:rsidR="00C24420">
          <w:rPr>
            <w:rFonts w:ascii="Times New Roman" w:hAnsi="Times New Roman" w:cs="Times New Roman"/>
            <w:sz w:val="24"/>
            <w:szCs w:val="24"/>
            <w:lang w:val="en-US"/>
          </w:rPr>
          <w:t xml:space="preserve"> (decrease)</w:t>
        </w:r>
      </w:ins>
      <w:r w:rsidR="00B17281" w:rsidRPr="00F20C48">
        <w:rPr>
          <w:rFonts w:ascii="Times New Roman" w:hAnsi="Times New Roman" w:cs="Times New Roman"/>
          <w:sz w:val="24"/>
          <w:szCs w:val="24"/>
          <w:lang w:val="en-US"/>
        </w:rPr>
        <w:t>, linear extension</w:t>
      </w:r>
      <w:ins w:id="362" w:author="RODRIGUEZ RAMIREZ, Alberto (erodr11)" w:date="2024-09-22T22:54:00Z">
        <w:r w:rsidR="00C24420">
          <w:rPr>
            <w:rFonts w:ascii="Times New Roman" w:hAnsi="Times New Roman" w:cs="Times New Roman"/>
            <w:sz w:val="24"/>
            <w:szCs w:val="24"/>
            <w:lang w:val="en-US"/>
          </w:rPr>
          <w:t xml:space="preserve"> (i</w:t>
        </w:r>
      </w:ins>
      <w:ins w:id="363" w:author="RODRIGUEZ RAMIREZ, Alberto (erodr11)" w:date="2024-09-22T22:55:00Z">
        <w:r w:rsidR="00C24420">
          <w:rPr>
            <w:rFonts w:ascii="Times New Roman" w:hAnsi="Times New Roman" w:cs="Times New Roman"/>
            <w:sz w:val="24"/>
            <w:szCs w:val="24"/>
            <w:lang w:val="en-US"/>
          </w:rPr>
          <w:t>ncrease)</w:t>
        </w:r>
      </w:ins>
      <w:r w:rsidR="00B17281" w:rsidRPr="00F20C48">
        <w:rPr>
          <w:rFonts w:ascii="Times New Roman" w:hAnsi="Times New Roman" w:cs="Times New Roman"/>
          <w:sz w:val="24"/>
          <w:szCs w:val="24"/>
          <w:lang w:val="en-US"/>
        </w:rPr>
        <w:t xml:space="preserve">, and </w:t>
      </w:r>
      <w:r w:rsidR="00DA1395" w:rsidRPr="00F20C48">
        <w:rPr>
          <w:rFonts w:ascii="Times New Roman" w:hAnsi="Times New Roman" w:cs="Times New Roman"/>
          <w:sz w:val="24"/>
          <w:szCs w:val="24"/>
          <w:lang w:val="en-US"/>
        </w:rPr>
        <w:t>luminescence</w:t>
      </w:r>
      <w:ins w:id="364" w:author="RODRIGUEZ RAMIREZ, Alberto (erodr11)" w:date="2024-09-22T22:55:00Z">
        <w:r w:rsidR="00C24420">
          <w:rPr>
            <w:rFonts w:ascii="Times New Roman" w:hAnsi="Times New Roman" w:cs="Times New Roman"/>
            <w:sz w:val="24"/>
            <w:szCs w:val="24"/>
            <w:lang w:val="en-US"/>
          </w:rPr>
          <w:t xml:space="preserve"> (decrease)</w:t>
        </w:r>
      </w:ins>
      <w:r w:rsidR="00DA1395" w:rsidRPr="00F20C48">
        <w:rPr>
          <w:rFonts w:ascii="Times New Roman" w:hAnsi="Times New Roman" w:cs="Times New Roman"/>
          <w:sz w:val="24"/>
          <w:szCs w:val="24"/>
          <w:lang w:val="en-US"/>
        </w:rPr>
        <w:t xml:space="preserve"> in the period 1981-2015 </w:t>
      </w:r>
      <w:del w:id="365" w:author="Angela Maria Marulanda" w:date="2024-09-18T16:16:00Z">
        <w:r w:rsidR="00DA1395" w:rsidRPr="00F20C48" w:rsidDel="00E95396">
          <w:rPr>
            <w:rFonts w:ascii="Times New Roman" w:hAnsi="Times New Roman" w:cs="Times New Roman"/>
            <w:sz w:val="24"/>
            <w:szCs w:val="24"/>
            <w:lang w:val="en-US"/>
          </w:rPr>
          <w:delText xml:space="preserve">were </w:delText>
        </w:r>
        <w:commentRangeStart w:id="366"/>
        <w:r w:rsidR="00DA1395" w:rsidRPr="00F20C48" w:rsidDel="00E95396">
          <w:rPr>
            <w:rFonts w:ascii="Times New Roman" w:hAnsi="Times New Roman" w:cs="Times New Roman"/>
            <w:sz w:val="24"/>
            <w:szCs w:val="24"/>
            <w:lang w:val="en-US"/>
          </w:rPr>
          <w:delText xml:space="preserve">significantly </w:delText>
        </w:r>
        <w:r w:rsidR="00B17281" w:rsidRPr="00F20C48" w:rsidDel="00E95396">
          <w:rPr>
            <w:rFonts w:ascii="Times New Roman" w:hAnsi="Times New Roman" w:cs="Times New Roman"/>
            <w:sz w:val="24"/>
            <w:szCs w:val="24"/>
            <w:lang w:val="en-US"/>
          </w:rPr>
          <w:delText xml:space="preserve">different </w:delText>
        </w:r>
        <w:commentRangeEnd w:id="366"/>
        <w:r w:rsidR="00E95396" w:rsidDel="00E95396">
          <w:rPr>
            <w:rStyle w:val="Refdecomentario"/>
          </w:rPr>
          <w:commentReference w:id="366"/>
        </w:r>
        <w:r w:rsidR="00DA1395" w:rsidRPr="00F20C48" w:rsidDel="00E95396">
          <w:rPr>
            <w:rFonts w:ascii="Times New Roman" w:hAnsi="Times New Roman" w:cs="Times New Roman"/>
            <w:sz w:val="24"/>
            <w:szCs w:val="24"/>
            <w:lang w:val="en-US"/>
          </w:rPr>
          <w:delText xml:space="preserve">from those of the period </w:delText>
        </w:r>
      </w:del>
      <w:ins w:id="367" w:author="Angela Maria Marulanda" w:date="2024-09-18T16:16:00Z">
        <w:r w:rsidR="00E95396">
          <w:rPr>
            <w:rFonts w:ascii="Times New Roman" w:hAnsi="Times New Roman" w:cs="Times New Roman"/>
            <w:sz w:val="24"/>
            <w:szCs w:val="24"/>
            <w:lang w:val="en-US"/>
          </w:rPr>
          <w:t xml:space="preserve">compared to </w:t>
        </w:r>
      </w:ins>
      <w:r w:rsidR="00DA1395" w:rsidRPr="00F20C48">
        <w:rPr>
          <w:rFonts w:ascii="Times New Roman" w:hAnsi="Times New Roman" w:cs="Times New Roman"/>
          <w:sz w:val="24"/>
          <w:szCs w:val="24"/>
          <w:lang w:val="en-US"/>
        </w:rPr>
        <w:t>1951-1981</w:t>
      </w:r>
      <w:ins w:id="368" w:author="RODRIGUEZ RAMIREZ, Alberto (erodr11)" w:date="2024-09-22T22:57:00Z">
        <w:r w:rsidR="00C24420">
          <w:rPr>
            <w:rFonts w:ascii="Times New Roman" w:hAnsi="Times New Roman" w:cs="Times New Roman"/>
            <w:sz w:val="24"/>
            <w:szCs w:val="24"/>
            <w:lang w:val="en-US"/>
          </w:rPr>
          <w:t xml:space="preserve"> (Fig</w:t>
        </w:r>
      </w:ins>
      <w:ins w:id="369" w:author="RODRIGUEZ RAMIREZ, Alberto (erodr11)" w:date="2024-09-22T22:58:00Z">
        <w:r w:rsidR="00C24420">
          <w:rPr>
            <w:rFonts w:ascii="Times New Roman" w:hAnsi="Times New Roman" w:cs="Times New Roman"/>
            <w:sz w:val="24"/>
            <w:szCs w:val="24"/>
            <w:lang w:val="en-US"/>
          </w:rPr>
          <w:t>. 6)</w:t>
        </w:r>
      </w:ins>
      <w:r w:rsidR="00DA1395" w:rsidRPr="00F20C48">
        <w:rPr>
          <w:rFonts w:ascii="Times New Roman" w:hAnsi="Times New Roman" w:cs="Times New Roman"/>
          <w:sz w:val="24"/>
          <w:szCs w:val="24"/>
          <w:lang w:val="en-US"/>
        </w:rPr>
        <w:t>, suggest</w:t>
      </w:r>
      <w:del w:id="370" w:author="Angela Maria Marulanda" w:date="2024-09-18T16:16:00Z">
        <w:r w:rsidR="00DA1395" w:rsidRPr="00F20C48" w:rsidDel="00E95396">
          <w:rPr>
            <w:rFonts w:ascii="Times New Roman" w:hAnsi="Times New Roman" w:cs="Times New Roman"/>
            <w:sz w:val="24"/>
            <w:szCs w:val="24"/>
            <w:lang w:val="en-US"/>
          </w:rPr>
          <w:delText>ing a likely</w:delText>
        </w:r>
      </w:del>
      <w:r w:rsidR="00DA1395" w:rsidRPr="00F20C48">
        <w:rPr>
          <w:rFonts w:ascii="Times New Roman" w:hAnsi="Times New Roman" w:cs="Times New Roman"/>
          <w:sz w:val="24"/>
          <w:szCs w:val="24"/>
          <w:lang w:val="en-US"/>
        </w:rPr>
        <w:t xml:space="preserve"> </w:t>
      </w:r>
      <w:ins w:id="371" w:author="RODRIGUEZ RAMIREZ, Alberto (erodr11)" w:date="2024-09-22T23:10:00Z">
        <w:r w:rsidR="00DF5782">
          <w:rPr>
            <w:rFonts w:ascii="Times New Roman" w:hAnsi="Times New Roman" w:cs="Times New Roman"/>
            <w:sz w:val="24"/>
            <w:szCs w:val="24"/>
            <w:lang w:val="en-US"/>
          </w:rPr>
          <w:t xml:space="preserve">that </w:t>
        </w:r>
      </w:ins>
      <w:ins w:id="372" w:author="RODRIGUEZ RAMIREZ, Alberto (erodr11)" w:date="2024-09-22T23:08:00Z">
        <w:r w:rsidR="00DF5782" w:rsidRPr="00F20C48">
          <w:rPr>
            <w:rFonts w:ascii="Times New Roman" w:hAnsi="Times New Roman" w:cs="Times New Roman"/>
            <w:sz w:val="24"/>
            <w:szCs w:val="24"/>
            <w:lang w:val="en-US"/>
          </w:rPr>
          <w:t>increased water flow and decreased water quality</w:t>
        </w:r>
        <w:r w:rsidR="00DF5782">
          <w:rPr>
            <w:rFonts w:ascii="Times New Roman" w:hAnsi="Times New Roman" w:cs="Times New Roman"/>
            <w:sz w:val="24"/>
            <w:szCs w:val="24"/>
            <w:lang w:val="en-US"/>
          </w:rPr>
          <w:t xml:space="preserve"> </w:t>
        </w:r>
      </w:ins>
      <w:ins w:id="373" w:author="RODRIGUEZ RAMIREZ, Alberto (erodr11)" w:date="2024-09-22T23:09:00Z">
        <w:r w:rsidR="00DF5782">
          <w:rPr>
            <w:rFonts w:ascii="Times New Roman" w:hAnsi="Times New Roman" w:cs="Times New Roman"/>
            <w:sz w:val="24"/>
            <w:szCs w:val="24"/>
            <w:lang w:val="en-US"/>
          </w:rPr>
          <w:t xml:space="preserve">affected the </w:t>
        </w:r>
      </w:ins>
      <w:ins w:id="374" w:author="RODRIGUEZ RAMIREZ, Alberto (erodr11)" w:date="2024-09-22T23:10:00Z">
        <w:r w:rsidR="00DF5782">
          <w:rPr>
            <w:rFonts w:ascii="Times New Roman" w:hAnsi="Times New Roman" w:cs="Times New Roman"/>
            <w:sz w:val="24"/>
            <w:szCs w:val="24"/>
            <w:lang w:val="en-US"/>
          </w:rPr>
          <w:t>growth</w:t>
        </w:r>
      </w:ins>
      <w:ins w:id="375" w:author="Angela Maria Marulanda" w:date="2024-09-18T16:16:00Z">
        <w:del w:id="376" w:author="RODRIGUEZ RAMIREZ, Alberto (erodr11)" w:date="2024-09-22T23:09:00Z">
          <w:r w:rsidR="00E95396" w:rsidDel="00DF5782">
            <w:rPr>
              <w:rFonts w:ascii="Times New Roman" w:hAnsi="Times New Roman" w:cs="Times New Roman"/>
              <w:sz w:val="24"/>
              <w:szCs w:val="24"/>
              <w:lang w:val="en-US"/>
            </w:rPr>
            <w:delText>a</w:delText>
          </w:r>
        </w:del>
        <w:r w:rsidR="00E95396">
          <w:rPr>
            <w:rFonts w:ascii="Times New Roman" w:hAnsi="Times New Roman" w:cs="Times New Roman"/>
            <w:sz w:val="24"/>
            <w:szCs w:val="24"/>
            <w:lang w:val="en-US"/>
          </w:rPr>
          <w:t xml:space="preserve"> </w:t>
        </w:r>
      </w:ins>
      <w:r w:rsidR="00DA1395" w:rsidRPr="00F20C48">
        <w:rPr>
          <w:rFonts w:ascii="Times New Roman" w:hAnsi="Times New Roman" w:cs="Times New Roman"/>
          <w:sz w:val="24"/>
          <w:szCs w:val="24"/>
          <w:lang w:val="en-US"/>
        </w:rPr>
        <w:t>response</w:t>
      </w:r>
      <w:ins w:id="377" w:author="RODRIGUEZ RAMIREZ, Alberto (erodr11)" w:date="2024-09-22T23:10:00Z">
        <w:r w:rsidR="00DF5782">
          <w:rPr>
            <w:rFonts w:ascii="Times New Roman" w:hAnsi="Times New Roman" w:cs="Times New Roman"/>
            <w:sz w:val="24"/>
            <w:szCs w:val="24"/>
            <w:lang w:val="en-US"/>
          </w:rPr>
          <w:t>s</w:t>
        </w:r>
      </w:ins>
      <w:r w:rsidR="00DA1395" w:rsidRPr="00F20C48">
        <w:rPr>
          <w:rFonts w:ascii="Times New Roman" w:hAnsi="Times New Roman" w:cs="Times New Roman"/>
          <w:sz w:val="24"/>
          <w:szCs w:val="24"/>
          <w:lang w:val="en-US"/>
        </w:rPr>
        <w:t xml:space="preserve"> </w:t>
      </w:r>
      <w:ins w:id="378" w:author="Angela Maria Marulanda" w:date="2024-09-18T16:17:00Z">
        <w:r w:rsidR="00E95396">
          <w:rPr>
            <w:rFonts w:ascii="Times New Roman" w:hAnsi="Times New Roman" w:cs="Times New Roman"/>
            <w:sz w:val="24"/>
            <w:szCs w:val="24"/>
            <w:lang w:val="en-US"/>
          </w:rPr>
          <w:t xml:space="preserve">of </w:t>
        </w:r>
        <w:r w:rsidR="00E95396">
          <w:rPr>
            <w:rFonts w:ascii="Times New Roman" w:hAnsi="Times New Roman" w:cs="Times New Roman"/>
            <w:i/>
            <w:iCs/>
            <w:sz w:val="24"/>
            <w:szCs w:val="24"/>
            <w:lang w:val="en-US"/>
          </w:rPr>
          <w:t>O. faveolate</w:t>
        </w:r>
        <w:del w:id="379" w:author="RODRIGUEZ RAMIREZ, Alberto (erodr11)" w:date="2024-09-22T23:10:00Z">
          <w:r w:rsidR="00E95396" w:rsidDel="00DF5782">
            <w:rPr>
              <w:rFonts w:ascii="Times New Roman" w:hAnsi="Times New Roman" w:cs="Times New Roman"/>
              <w:i/>
              <w:iCs/>
              <w:sz w:val="24"/>
              <w:szCs w:val="24"/>
              <w:lang w:val="en-US"/>
            </w:rPr>
            <w:delText xml:space="preserve"> </w:delText>
          </w:r>
        </w:del>
      </w:ins>
      <w:del w:id="380" w:author="RODRIGUEZ RAMIREZ, Alberto (erodr11)" w:date="2024-09-22T23:10:00Z">
        <w:r w:rsidR="00DA1395" w:rsidRPr="00F20C48" w:rsidDel="00DF5782">
          <w:rPr>
            <w:rFonts w:ascii="Times New Roman" w:hAnsi="Times New Roman" w:cs="Times New Roman"/>
            <w:sz w:val="24"/>
            <w:szCs w:val="24"/>
            <w:lang w:val="en-US"/>
          </w:rPr>
          <w:delText xml:space="preserve">to </w:delText>
        </w:r>
      </w:del>
      <w:del w:id="381" w:author="RODRIGUEZ RAMIREZ, Alberto (erodr11)" w:date="2024-09-22T23:08:00Z">
        <w:r w:rsidR="00DA1395" w:rsidRPr="00F20C48" w:rsidDel="00DF5782">
          <w:rPr>
            <w:rFonts w:ascii="Times New Roman" w:hAnsi="Times New Roman" w:cs="Times New Roman"/>
            <w:sz w:val="24"/>
            <w:szCs w:val="24"/>
            <w:lang w:val="en-US"/>
          </w:rPr>
          <w:delText>increased water flow and decreased water quality</w:delText>
        </w:r>
      </w:del>
      <w:del w:id="382" w:author="Angela Maria Marulanda" w:date="2024-09-18T16:17:00Z">
        <w:r w:rsidR="00DA1395" w:rsidRPr="00F20C48" w:rsidDel="00E95396">
          <w:rPr>
            <w:rFonts w:ascii="Times New Roman" w:hAnsi="Times New Roman" w:cs="Times New Roman"/>
            <w:sz w:val="24"/>
            <w:szCs w:val="24"/>
            <w:lang w:val="en-US"/>
          </w:rPr>
          <w:delText xml:space="preserve"> due to dredging activities from 1981 to 1984, which removed 18.8 million m</w:delText>
        </w:r>
        <w:r w:rsidR="00DA1395" w:rsidRPr="00F20C48" w:rsidDel="00E95396">
          <w:rPr>
            <w:rFonts w:ascii="Times New Roman" w:hAnsi="Times New Roman" w:cs="Times New Roman"/>
            <w:sz w:val="24"/>
            <w:szCs w:val="24"/>
            <w:vertAlign w:val="superscript"/>
            <w:lang w:val="en-US"/>
          </w:rPr>
          <w:delText>3</w:delText>
        </w:r>
        <w:r w:rsidR="00DA1395" w:rsidRPr="00F20C48" w:rsidDel="00E95396">
          <w:rPr>
            <w:rFonts w:ascii="Times New Roman" w:hAnsi="Times New Roman" w:cs="Times New Roman"/>
            <w:sz w:val="24"/>
            <w:szCs w:val="24"/>
            <w:lang w:val="en-US"/>
          </w:rPr>
          <w:delText xml:space="preserve"> of soil and sediment</w:delText>
        </w:r>
        <w:r w:rsidR="00B17281" w:rsidRPr="00F20C48" w:rsidDel="00E95396">
          <w:rPr>
            <w:rFonts w:ascii="Times New Roman" w:hAnsi="Times New Roman" w:cs="Times New Roman"/>
            <w:sz w:val="24"/>
            <w:szCs w:val="24"/>
            <w:lang w:val="en-US"/>
          </w:rPr>
          <w:delText>s</w:delText>
        </w:r>
        <w:r w:rsidR="00DA1395" w:rsidRPr="00F20C48" w:rsidDel="00E95396">
          <w:rPr>
            <w:rFonts w:ascii="Times New Roman" w:hAnsi="Times New Roman" w:cs="Times New Roman"/>
            <w:sz w:val="24"/>
            <w:szCs w:val="24"/>
            <w:lang w:val="en-US"/>
          </w:rPr>
          <w:delText xml:space="preserve"> </w:delText>
        </w:r>
        <w:r w:rsidR="00DA1395" w:rsidRPr="00F20C48" w:rsidDel="00E95396">
          <w:rPr>
            <w:rFonts w:ascii="Times New Roman" w:hAnsi="Times New Roman" w:cs="Times New Roman"/>
            <w:sz w:val="24"/>
            <w:szCs w:val="24"/>
            <w:lang w:val="en-US"/>
          </w:rPr>
          <w:fldChar w:fldCharType="begin"/>
        </w:r>
        <w:r w:rsidR="00864B43" w:rsidRPr="00F20C48" w:rsidDel="00E95396">
          <w:rPr>
            <w:rFonts w:ascii="Times New Roman" w:hAnsi="Times New Roman" w:cs="Times New Roman"/>
            <w:sz w:val="24"/>
            <w:szCs w:val="24"/>
            <w:lang w:val="en-US"/>
          </w:rPr>
          <w:delInstrText xml:space="preserve"> ADDIN ZOTERO_ITEM CSL_CITATION {"citationID":"KJgyvon5","properties":{"formattedCitation":"(Mogoll\\uc0\\u243{}n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delInstrText>
        </w:r>
        <w:r w:rsidR="00DA1395" w:rsidRPr="00F20C48" w:rsidDel="00E95396">
          <w:rPr>
            <w:rFonts w:ascii="Times New Roman" w:hAnsi="Times New Roman" w:cs="Times New Roman"/>
            <w:sz w:val="24"/>
            <w:szCs w:val="24"/>
            <w:lang w:val="en-US"/>
          </w:rPr>
          <w:fldChar w:fldCharType="separate"/>
        </w:r>
        <w:r w:rsidR="00864B43" w:rsidRPr="00F20C48" w:rsidDel="00E95396">
          <w:rPr>
            <w:rFonts w:ascii="Times New Roman" w:hAnsi="Times New Roman" w:cs="Times New Roman"/>
            <w:sz w:val="24"/>
            <w:lang w:val="en-US"/>
          </w:rPr>
          <w:delText>(Mogollón 2013)</w:delText>
        </w:r>
        <w:r w:rsidR="00DA1395" w:rsidRPr="00F20C48" w:rsidDel="00E95396">
          <w:rPr>
            <w:rFonts w:ascii="Times New Roman" w:hAnsi="Times New Roman" w:cs="Times New Roman"/>
            <w:sz w:val="24"/>
            <w:szCs w:val="24"/>
            <w:lang w:val="en-US"/>
          </w:rPr>
          <w:fldChar w:fldCharType="end"/>
        </w:r>
      </w:del>
      <w:r w:rsidR="00DA1395" w:rsidRPr="00F20C48">
        <w:rPr>
          <w:rFonts w:ascii="Times New Roman" w:hAnsi="Times New Roman" w:cs="Times New Roman"/>
          <w:sz w:val="24"/>
          <w:szCs w:val="24"/>
          <w:lang w:val="en-US"/>
        </w:rPr>
        <w:t xml:space="preserve">. </w:t>
      </w:r>
      <w:commentRangeStart w:id="383"/>
      <w:r w:rsidR="00DA1395" w:rsidRPr="00F20C48">
        <w:rPr>
          <w:rFonts w:ascii="Times New Roman" w:hAnsi="Times New Roman" w:cs="Times New Roman"/>
          <w:sz w:val="24"/>
          <w:szCs w:val="24"/>
          <w:lang w:val="en-US"/>
        </w:rPr>
        <w:t xml:space="preserve">Additionally, skeletal luminescence showed an apparent response to </w:t>
      </w:r>
      <w:commentRangeStart w:id="384"/>
      <w:r w:rsidR="00DA1395" w:rsidRPr="00F20C48">
        <w:rPr>
          <w:rFonts w:ascii="Times New Roman" w:hAnsi="Times New Roman" w:cs="Times New Roman"/>
          <w:sz w:val="24"/>
          <w:szCs w:val="24"/>
          <w:lang w:val="en-US"/>
        </w:rPr>
        <w:t>El Niño from 1997-1998 and La Niña from 1998-2001</w:t>
      </w:r>
      <w:commentRangeEnd w:id="384"/>
      <w:r w:rsidR="00D361E8">
        <w:rPr>
          <w:rStyle w:val="Refdecomentario"/>
        </w:rPr>
        <w:commentReference w:id="384"/>
      </w:r>
      <w:r w:rsidR="00DA1395" w:rsidRPr="00F20C48">
        <w:rPr>
          <w:rFonts w:ascii="Times New Roman" w:hAnsi="Times New Roman" w:cs="Times New Roman"/>
          <w:sz w:val="24"/>
          <w:szCs w:val="24"/>
          <w:lang w:val="en-US"/>
        </w:rPr>
        <w:t>, which coincided with low and high</w:t>
      </w:r>
      <w:ins w:id="385" w:author="RODRIGUEZ RAMIREZ, Alberto (erodr11)" w:date="2024-09-22T23:11:00Z">
        <w:r w:rsidR="00DF5782">
          <w:rPr>
            <w:rFonts w:ascii="Times New Roman" w:hAnsi="Times New Roman" w:cs="Times New Roman"/>
            <w:sz w:val="24"/>
            <w:szCs w:val="24"/>
            <w:lang w:val="en-US"/>
          </w:rPr>
          <w:t xml:space="preserve"> </w:t>
        </w:r>
      </w:ins>
      <w:del w:id="386" w:author="Angela Maria Marulanda" w:date="2024-09-18T16:19:00Z">
        <w:r w:rsidR="00DA1395" w:rsidRPr="00F20C48" w:rsidDel="00B5190B">
          <w:rPr>
            <w:rFonts w:ascii="Times New Roman" w:hAnsi="Times New Roman" w:cs="Times New Roman"/>
            <w:sz w:val="24"/>
            <w:szCs w:val="24"/>
            <w:lang w:val="en-US"/>
          </w:rPr>
          <w:delText>-</w:delText>
        </w:r>
      </w:del>
      <w:r w:rsidR="00DA1395" w:rsidRPr="00F20C48">
        <w:rPr>
          <w:rFonts w:ascii="Times New Roman" w:hAnsi="Times New Roman" w:cs="Times New Roman"/>
          <w:sz w:val="24"/>
          <w:szCs w:val="24"/>
          <w:lang w:val="en-US"/>
        </w:rPr>
        <w:t>water flow during those periods, respectively. The temperature data showed a decrease</w:t>
      </w:r>
      <w:del w:id="387" w:author="Angela Maria Marulanda" w:date="2024-09-18T15:11:00Z">
        <w:r w:rsidR="00DA1395" w:rsidRPr="00F20C48" w:rsidDel="00D25160">
          <w:rPr>
            <w:rFonts w:ascii="Times New Roman" w:hAnsi="Times New Roman" w:cs="Times New Roman"/>
            <w:sz w:val="24"/>
            <w:szCs w:val="24"/>
            <w:lang w:val="en-US"/>
          </w:rPr>
          <w:delText>d</w:delText>
        </w:r>
      </w:del>
      <w:r w:rsidR="00DA1395" w:rsidRPr="00F20C48">
        <w:rPr>
          <w:rFonts w:ascii="Times New Roman" w:hAnsi="Times New Roman" w:cs="Times New Roman"/>
          <w:sz w:val="24"/>
          <w:szCs w:val="24"/>
          <w:lang w:val="en-US"/>
        </w:rPr>
        <w:t xml:space="preserve"> in temperature that coincided with La Niña from 1973-1976</w:t>
      </w:r>
      <w:ins w:id="388" w:author="Angela Maria Marulanda" w:date="2024-09-18T15:11:00Z">
        <w:r w:rsidR="00D25160">
          <w:rPr>
            <w:rFonts w:ascii="Times New Roman" w:hAnsi="Times New Roman" w:cs="Times New Roman"/>
            <w:sz w:val="24"/>
            <w:szCs w:val="24"/>
            <w:lang w:val="en-US"/>
          </w:rPr>
          <w:t>,</w:t>
        </w:r>
      </w:ins>
      <w:r w:rsidR="00DA1395" w:rsidRPr="00F20C48">
        <w:rPr>
          <w:rFonts w:ascii="Times New Roman" w:hAnsi="Times New Roman" w:cs="Times New Roman"/>
          <w:sz w:val="24"/>
          <w:szCs w:val="24"/>
          <w:lang w:val="en-US"/>
        </w:rPr>
        <w:t xml:space="preserve"> </w:t>
      </w:r>
      <w:del w:id="389" w:author="Angela Maria Marulanda" w:date="2024-09-18T15:12:00Z">
        <w:r w:rsidR="00DA1395" w:rsidRPr="00F20C48" w:rsidDel="00D25160">
          <w:rPr>
            <w:rFonts w:ascii="Times New Roman" w:hAnsi="Times New Roman" w:cs="Times New Roman"/>
            <w:sz w:val="24"/>
            <w:szCs w:val="24"/>
            <w:lang w:val="en-US"/>
          </w:rPr>
          <w:delText>and some</w:delText>
        </w:r>
      </w:del>
      <w:ins w:id="390" w:author="Angela Maria Marulanda" w:date="2024-09-18T15:12:00Z">
        <w:r w:rsidR="00D25160">
          <w:rPr>
            <w:rFonts w:ascii="Times New Roman" w:hAnsi="Times New Roman" w:cs="Times New Roman"/>
            <w:sz w:val="24"/>
            <w:szCs w:val="24"/>
            <w:lang w:val="en-US"/>
          </w:rPr>
          <w:t>together with</w:t>
        </w:r>
      </w:ins>
      <w:r w:rsidR="00DA1395" w:rsidRPr="00F20C48">
        <w:rPr>
          <w:rFonts w:ascii="Times New Roman" w:hAnsi="Times New Roman" w:cs="Times New Roman"/>
          <w:sz w:val="24"/>
          <w:szCs w:val="24"/>
          <w:lang w:val="en-US"/>
        </w:rPr>
        <w:t xml:space="preserve"> slight increases in skeletal density and </w:t>
      </w:r>
      <w:r w:rsidR="00F953B1" w:rsidRPr="00F20C48">
        <w:rPr>
          <w:rFonts w:ascii="Times New Roman" w:hAnsi="Times New Roman" w:cs="Times New Roman"/>
          <w:sz w:val="24"/>
          <w:szCs w:val="24"/>
          <w:lang w:val="en-US"/>
        </w:rPr>
        <w:t>luminescence, and</w:t>
      </w:r>
      <w:r w:rsidR="00DA1395" w:rsidRPr="00F20C48">
        <w:rPr>
          <w:rFonts w:ascii="Times New Roman" w:hAnsi="Times New Roman" w:cs="Times New Roman"/>
          <w:sz w:val="24"/>
          <w:szCs w:val="24"/>
          <w:lang w:val="en-US"/>
        </w:rPr>
        <w:t xml:space="preserve"> decreases in linear extension. </w:t>
      </w:r>
      <w:commentRangeEnd w:id="383"/>
      <w:r w:rsidR="00D361E8">
        <w:rPr>
          <w:rStyle w:val="Refdecomentario"/>
        </w:rPr>
        <w:commentReference w:id="383"/>
      </w:r>
    </w:p>
    <w:p w14:paraId="668A63DF" w14:textId="6DB4335B" w:rsidR="0061529D" w:rsidRPr="00F20C48" w:rsidRDefault="00D81536"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The corals in Varadero Reef are exposed to multiple stressors tha</w:t>
      </w:r>
      <w:ins w:id="391" w:author="Angela Maria Marulanda" w:date="2024-09-18T16:21:00Z">
        <w:r w:rsidR="003B6A8F">
          <w:rPr>
            <w:rFonts w:ascii="Times New Roman" w:hAnsi="Times New Roman" w:cs="Times New Roman"/>
            <w:sz w:val="24"/>
            <w:szCs w:val="24"/>
            <w:lang w:val="en-US"/>
          </w:rPr>
          <w:t>t</w:t>
        </w:r>
      </w:ins>
      <w:del w:id="392" w:author="Angela Maria Marulanda" w:date="2024-09-18T16:21:00Z">
        <w:r w:rsidRPr="00F20C48" w:rsidDel="003B6A8F">
          <w:rPr>
            <w:rFonts w:ascii="Times New Roman" w:hAnsi="Times New Roman" w:cs="Times New Roman"/>
            <w:sz w:val="24"/>
            <w:szCs w:val="24"/>
            <w:lang w:val="en-US"/>
          </w:rPr>
          <w:delText>n</w:delText>
        </w:r>
      </w:del>
      <w:r w:rsidRPr="00F20C48">
        <w:rPr>
          <w:rFonts w:ascii="Times New Roman" w:hAnsi="Times New Roman" w:cs="Times New Roman"/>
          <w:sz w:val="24"/>
          <w:szCs w:val="24"/>
          <w:lang w:val="en-US"/>
        </w:rPr>
        <w:t xml:space="preserve"> can </w:t>
      </w:r>
      <w:r w:rsidR="005B280E" w:rsidRPr="00F20C48">
        <w:rPr>
          <w:rFonts w:ascii="Times New Roman" w:hAnsi="Times New Roman" w:cs="Times New Roman"/>
          <w:sz w:val="24"/>
          <w:szCs w:val="24"/>
          <w:lang w:val="en-US"/>
        </w:rPr>
        <w:t xml:space="preserve">affect their </w:t>
      </w:r>
      <w:r w:rsidR="001F3792" w:rsidRPr="00F20C48">
        <w:rPr>
          <w:rFonts w:ascii="Times New Roman" w:hAnsi="Times New Roman" w:cs="Times New Roman"/>
          <w:sz w:val="24"/>
          <w:szCs w:val="24"/>
          <w:lang w:val="en-US"/>
        </w:rPr>
        <w:t xml:space="preserve">skeletal density, linear extension, and </w:t>
      </w:r>
      <w:r w:rsidRPr="00F20C48">
        <w:rPr>
          <w:rFonts w:ascii="Times New Roman" w:hAnsi="Times New Roman" w:cs="Times New Roman"/>
          <w:sz w:val="24"/>
          <w:szCs w:val="24"/>
          <w:lang w:val="en-US"/>
        </w:rPr>
        <w:t xml:space="preserve">calcification rates. </w:t>
      </w:r>
      <w:r w:rsidR="005B280E" w:rsidRPr="00F20C48">
        <w:rPr>
          <w:rFonts w:ascii="Times New Roman" w:hAnsi="Times New Roman" w:cs="Times New Roman"/>
          <w:sz w:val="24"/>
          <w:szCs w:val="24"/>
          <w:lang w:val="en-US"/>
        </w:rPr>
        <w:t>L</w:t>
      </w:r>
      <w:r w:rsidR="006A5392" w:rsidRPr="00F20C48">
        <w:rPr>
          <w:rFonts w:ascii="Times New Roman" w:hAnsi="Times New Roman" w:cs="Times New Roman"/>
          <w:sz w:val="24"/>
          <w:szCs w:val="24"/>
          <w:lang w:val="en-US"/>
        </w:rPr>
        <w:t>imited photosynthetic potential</w:t>
      </w:r>
      <w:r w:rsidR="005B280E" w:rsidRPr="00F20C48">
        <w:rPr>
          <w:rFonts w:ascii="Times New Roman" w:hAnsi="Times New Roman" w:cs="Times New Roman"/>
          <w:sz w:val="24"/>
          <w:szCs w:val="24"/>
          <w:lang w:val="en-US"/>
        </w:rPr>
        <w:t>, combined with the</w:t>
      </w:r>
      <w:r w:rsidR="006A5392" w:rsidRPr="00F20C48">
        <w:rPr>
          <w:rFonts w:ascii="Times New Roman" w:hAnsi="Times New Roman" w:cs="Times New Roman"/>
          <w:sz w:val="24"/>
          <w:szCs w:val="24"/>
          <w:lang w:val="en-US"/>
        </w:rPr>
        <w:t xml:space="preserve"> presence of organic matter in the water column</w:t>
      </w:r>
      <w:r w:rsidR="005B280E" w:rsidRPr="00F20C48">
        <w:rPr>
          <w:rFonts w:ascii="Times New Roman" w:hAnsi="Times New Roman" w:cs="Times New Roman"/>
          <w:sz w:val="24"/>
          <w:szCs w:val="24"/>
          <w:lang w:val="en-US"/>
        </w:rPr>
        <w:t>,</w:t>
      </w:r>
      <w:r w:rsidR="006A5392" w:rsidRPr="00F20C48">
        <w:rPr>
          <w:rFonts w:ascii="Times New Roman" w:hAnsi="Times New Roman" w:cs="Times New Roman"/>
          <w:sz w:val="24"/>
          <w:szCs w:val="24"/>
          <w:lang w:val="en-US"/>
        </w:rPr>
        <w:t xml:space="preserve"> can </w:t>
      </w:r>
      <w:ins w:id="393" w:author="Angela Maria Marulanda" w:date="2024-09-18T16:22:00Z">
        <w:r w:rsidR="003B6A8F">
          <w:rPr>
            <w:rFonts w:ascii="Times New Roman" w:hAnsi="Times New Roman" w:cs="Times New Roman"/>
            <w:sz w:val="24"/>
            <w:szCs w:val="24"/>
            <w:lang w:val="en-US"/>
          </w:rPr>
          <w:t>cause</w:t>
        </w:r>
      </w:ins>
      <w:del w:id="394" w:author="Angela Maria Marulanda" w:date="2024-09-18T16:22:00Z">
        <w:r w:rsidR="005B280E" w:rsidRPr="00F20C48" w:rsidDel="003B6A8F">
          <w:rPr>
            <w:rFonts w:ascii="Times New Roman" w:hAnsi="Times New Roman" w:cs="Times New Roman"/>
            <w:sz w:val="24"/>
            <w:szCs w:val="24"/>
            <w:lang w:val="en-US"/>
          </w:rPr>
          <w:delText>drive</w:delText>
        </w:r>
      </w:del>
      <w:r w:rsidR="005B280E" w:rsidRPr="00F20C48">
        <w:rPr>
          <w:rFonts w:ascii="Times New Roman" w:hAnsi="Times New Roman" w:cs="Times New Roman"/>
          <w:sz w:val="24"/>
          <w:szCs w:val="24"/>
          <w:lang w:val="en-US"/>
        </w:rPr>
        <w:t xml:space="preserve"> a</w:t>
      </w:r>
      <w:r w:rsidR="006A5392" w:rsidRPr="00F20C48">
        <w:rPr>
          <w:rFonts w:ascii="Times New Roman" w:hAnsi="Times New Roman" w:cs="Times New Roman"/>
          <w:sz w:val="24"/>
          <w:szCs w:val="24"/>
          <w:lang w:val="en-US"/>
        </w:rPr>
        <w:t xml:space="preserve"> shift to</w:t>
      </w:r>
      <w:r w:rsidR="005B280E" w:rsidRPr="00F20C48">
        <w:rPr>
          <w:rFonts w:ascii="Times New Roman" w:hAnsi="Times New Roman" w:cs="Times New Roman"/>
          <w:sz w:val="24"/>
          <w:szCs w:val="24"/>
          <w:lang w:val="en-US"/>
        </w:rPr>
        <w:t>wards</w:t>
      </w:r>
      <w:r w:rsidR="006A5392" w:rsidRPr="00F20C48">
        <w:rPr>
          <w:rFonts w:ascii="Times New Roman" w:hAnsi="Times New Roman" w:cs="Times New Roman"/>
          <w:sz w:val="24"/>
          <w:szCs w:val="24"/>
          <w:lang w:val="en-US"/>
        </w:rPr>
        <w:t xml:space="preserve"> increased heterotrophy to </w:t>
      </w:r>
      <w:r w:rsidR="005B280E" w:rsidRPr="00F20C48">
        <w:rPr>
          <w:rFonts w:ascii="Times New Roman" w:hAnsi="Times New Roman" w:cs="Times New Roman"/>
          <w:sz w:val="24"/>
          <w:szCs w:val="24"/>
          <w:lang w:val="en-US"/>
        </w:rPr>
        <w:t xml:space="preserve">meet </w:t>
      </w:r>
      <w:r w:rsidR="006A5392" w:rsidRPr="00F20C48">
        <w:rPr>
          <w:rFonts w:ascii="Times New Roman" w:hAnsi="Times New Roman" w:cs="Times New Roman"/>
          <w:sz w:val="24"/>
          <w:szCs w:val="24"/>
          <w:lang w:val="en-US"/>
        </w:rPr>
        <w:t>energetic requirements</w:t>
      </w:r>
      <w:ins w:id="395" w:author="Angela Maria Marulanda" w:date="2024-09-18T16:21:00Z">
        <w:r w:rsidR="003B6A8F">
          <w:rPr>
            <w:rFonts w:ascii="Times New Roman" w:hAnsi="Times New Roman" w:cs="Times New Roman"/>
            <w:sz w:val="24"/>
            <w:szCs w:val="24"/>
            <w:lang w:val="en-US"/>
          </w:rPr>
          <w:t xml:space="preserve"> (add citation)</w:t>
        </w:r>
      </w:ins>
      <w:r w:rsidR="005B280E" w:rsidRPr="00F20C48">
        <w:rPr>
          <w:rFonts w:ascii="Times New Roman" w:hAnsi="Times New Roman" w:cs="Times New Roman"/>
          <w:sz w:val="24"/>
          <w:szCs w:val="24"/>
          <w:lang w:val="en-US"/>
        </w:rPr>
        <w:t xml:space="preserve">. </w:t>
      </w:r>
      <w:commentRangeStart w:id="396"/>
      <w:commentRangeStart w:id="397"/>
      <w:r w:rsidR="005B280E" w:rsidRPr="00F20C48">
        <w:rPr>
          <w:rFonts w:ascii="Times New Roman" w:hAnsi="Times New Roman" w:cs="Times New Roman"/>
          <w:sz w:val="24"/>
          <w:szCs w:val="24"/>
          <w:lang w:val="en-US"/>
        </w:rPr>
        <w:t>F</w:t>
      </w:r>
      <w:r w:rsidR="006A5392" w:rsidRPr="00F20C48">
        <w:rPr>
          <w:rFonts w:ascii="Times New Roman" w:hAnsi="Times New Roman" w:cs="Times New Roman"/>
          <w:sz w:val="24"/>
          <w:szCs w:val="24"/>
          <w:lang w:val="en-US"/>
        </w:rPr>
        <w:t>or some tropical corals</w:t>
      </w:r>
      <w:r w:rsidR="005B280E" w:rsidRPr="00F20C48">
        <w:rPr>
          <w:rFonts w:ascii="Times New Roman" w:hAnsi="Times New Roman" w:cs="Times New Roman"/>
          <w:sz w:val="24"/>
          <w:szCs w:val="24"/>
          <w:lang w:val="en-US"/>
        </w:rPr>
        <w:t>, heterotrophy</w:t>
      </w:r>
      <w:r w:rsidR="006A5392" w:rsidRPr="00F20C48">
        <w:rPr>
          <w:rFonts w:ascii="Times New Roman" w:hAnsi="Times New Roman" w:cs="Times New Roman"/>
          <w:sz w:val="24"/>
          <w:szCs w:val="24"/>
          <w:lang w:val="en-US"/>
        </w:rPr>
        <w:t xml:space="preserve"> can contribute 15</w:t>
      </w:r>
      <w:r w:rsidR="005B280E" w:rsidRPr="00F20C48">
        <w:rPr>
          <w:rFonts w:ascii="Times New Roman" w:hAnsi="Times New Roman" w:cs="Times New Roman"/>
          <w:sz w:val="24"/>
          <w:szCs w:val="24"/>
          <w:lang w:val="en-US"/>
        </w:rPr>
        <w:t>%</w:t>
      </w:r>
      <w:r w:rsidR="006A5392" w:rsidRPr="00F20C48">
        <w:rPr>
          <w:rFonts w:ascii="Times New Roman" w:hAnsi="Times New Roman" w:cs="Times New Roman"/>
          <w:sz w:val="24"/>
          <w:szCs w:val="24"/>
          <w:lang w:val="en-US"/>
        </w:rPr>
        <w:t xml:space="preserve"> to 35% of daily </w:t>
      </w:r>
      <w:r w:rsidR="005B280E" w:rsidRPr="00F20C48">
        <w:rPr>
          <w:rFonts w:ascii="Times New Roman" w:hAnsi="Times New Roman" w:cs="Times New Roman"/>
          <w:sz w:val="24"/>
          <w:szCs w:val="24"/>
          <w:lang w:val="en-US"/>
        </w:rPr>
        <w:t xml:space="preserve">energy </w:t>
      </w:r>
      <w:r w:rsidR="006A5392" w:rsidRPr="00F20C48">
        <w:rPr>
          <w:rFonts w:ascii="Times New Roman" w:hAnsi="Times New Roman" w:cs="Times New Roman"/>
          <w:sz w:val="24"/>
          <w:szCs w:val="24"/>
          <w:lang w:val="en-US"/>
        </w:rPr>
        <w:t>requirements</w:t>
      </w:r>
      <w:r w:rsidR="00F13287" w:rsidRPr="00F20C48">
        <w:rPr>
          <w:rFonts w:ascii="Times New Roman" w:hAnsi="Times New Roman" w:cs="Times New Roman"/>
          <w:sz w:val="24"/>
          <w:szCs w:val="24"/>
          <w:lang w:val="en-US"/>
        </w:rPr>
        <w:t xml:space="preserve"> </w:t>
      </w:r>
      <w:r w:rsidR="00F13287"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{"citationID":"zZoWp7Di","properties":{"formattedCitation":"(Houlbr\\uc0\\u232{}que and Ferrier\\uc0\\u8208{}Pag\\uc0\\u232{}s 2009)","plainCitation":"(Houlbrèque and Ferrier‐Pagès 2009)","noteIndex":0},"citationItems":[{"id":7980,"uris":["http://zotero.org/users/9344658/items/J4QK9458"],"itemData":{"id":7980,"type":"article-journal","abstract":"The dual character of corals, that they are both auto- and heterotrophs, was recognized early in the twentieth Century. It is generally accepted that the symbiotic association between corals and their endosymbiotic algae (called zooxanthellae) is fundamental to the development of coral reefs in oligotrophic tropical oceans because zooxanthellae transfer the major part of their photosynthates to the coral host (autotrophic nutrition). However, numerous studies have confirmed that many species of corals are also active heterotrophs, ingesting organisms ranging from bacteria to mesozooplankton. Heterotrophy accounts for between 0 and 66% of the fixed carbon incorporated into coral skeletons and can meet from 15 to 35% of daily metabolic requirements in healthy corals and up to 100% in bleached corals. Apart from this carbon input, feeding is likely to be important to most scleractinian corals, since nitrogen, phosphorus, and other nutrients that cannot be supplied from photosynthesis by the coral’s symbiotic algae must come from zooplankton capture, particulate matter or dissolved compounds. A recent study showed that during bleaching events some coral species, by increasing their feeding rates, are able to maintain and restore energy reserves.","container-title":"Biological Reviews","DOI":"10.1111/j.1469-185X.2008.00058.x","ISSN":"1464-7931, 1469-185X","issue":"1","journalAbbreviation":"Biol. Rev.","language":"en","page":"1-17","source":"DOI.org (Crossref)","title":"Heterotrophy in Tropical scleractinian corals","volume":"84","author":[{"family":"Houlbrèque","given":"Fanny"},{"family":"Ferrier‐Pagès","given":"Christine"}],"issued":{"date-parts":[["2009",2]]}}}],"schema":"https://github.com/citation-style-language/schema/raw/master/csl-citation.json"} </w:instrText>
      </w:r>
      <w:r w:rsidR="00F1328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(Houlbrèque and Ferrier‐Pagès 2009)</w:t>
      </w:r>
      <w:r w:rsidR="00F13287" w:rsidRPr="00F20C48">
        <w:rPr>
          <w:rFonts w:ascii="Times New Roman" w:hAnsi="Times New Roman" w:cs="Times New Roman"/>
          <w:sz w:val="24"/>
          <w:szCs w:val="24"/>
          <w:lang w:val="en-US"/>
        </w:rPr>
        <w:fldChar w:fldCharType="end"/>
      </w:r>
      <w:r w:rsidR="00F13287"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Under heterotrophic conditions</w:t>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linear extension may double, skeletal density </w:t>
      </w:r>
      <w:r w:rsidR="005B280E" w:rsidRPr="00F20C48">
        <w:rPr>
          <w:rFonts w:ascii="Times New Roman" w:hAnsi="Times New Roman" w:cs="Times New Roman"/>
          <w:sz w:val="24"/>
          <w:szCs w:val="24"/>
          <w:lang w:val="en-US"/>
        </w:rPr>
        <w:t>can decrease</w:t>
      </w:r>
      <w:r w:rsidRPr="00F20C48">
        <w:rPr>
          <w:rFonts w:ascii="Times New Roman" w:hAnsi="Times New Roman" w:cs="Times New Roman"/>
          <w:sz w:val="24"/>
          <w:szCs w:val="24"/>
          <w:lang w:val="en-US"/>
        </w:rPr>
        <w:t xml:space="preserve">, and skeletal mass may </w:t>
      </w:r>
      <w:r w:rsidR="000254E4" w:rsidRPr="00F20C48">
        <w:rPr>
          <w:rFonts w:ascii="Times New Roman" w:hAnsi="Times New Roman" w:cs="Times New Roman"/>
          <w:sz w:val="24"/>
          <w:szCs w:val="24"/>
          <w:lang w:val="en-US"/>
        </w:rPr>
        <w:t>increase</w:t>
      </w:r>
      <w:r w:rsidR="00F13287" w:rsidRPr="00F20C48">
        <w:rPr>
          <w:rFonts w:ascii="Times New Roman" w:hAnsi="Times New Roman" w:cs="Times New Roman"/>
          <w:sz w:val="24"/>
          <w:szCs w:val="24"/>
          <w:lang w:val="en-US"/>
        </w:rPr>
        <w:t xml:space="preserve"> </w:t>
      </w:r>
      <w:r w:rsidR="00F13287"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{"citationID":"ZlsHksPX","properties":{"formattedCitation":"(Ferrier-Pag\\uc0\\u232{}s et al. 2003; Fabricius 2005)","plainCitation":"(Ferrier-Pagès et al. 2003; Fabricius 2005)","noteIndex":0},"citationItems":[{"id":4335,"uris":["http://zotero.org/users/9344658/items/8267GGKA"],"itemData":{"id":4335,"type":"article-journal","abstract":"This paper reviews and evaluates the current state of knowledge on the direct effects of terrestrial runoff on (1) the growth and survival of hard coral colonies, (2) coral reproduction and recruitment, and (3) organisms that interact with coral populations (coralline algae, bioeroders, macroalgae and heterotrophic filter feeders as space competitors, pathogens, and coral predators). The responses of each of these groups are evaluated separately against the four main water quality parameters: (1) increased dissolved inorganic nutrients, (2) enrichment with particulate organic matter, (3) light reduction from turbidity and (4) increased sedimentation. This separation facilitates disentangling and understanding the mechanisms leading to changes in the field, where many contaminants and many responses co-occur. The review also summarises geographic and biological factors that determine local and regional levels of resistance and resilience to degradation. It provides a conceptual aid to assess the kind of change(s) likely to occur in response to changing coastal water quality. Crown Copyright ?? 2004 Published by Elsevier Ltd. All rights reserved.","container-title":"Marine Pollution Bulletin","DOI":"10.1016/j.marpolbul.2004.11.028","ISSN":"0025326X","issue":"2","journalAbbreviation":"Mar. Pollut. Bull.","note":"PMID: 15737355\nCitation Key: Fabricius2005\nISBN: 0025-326X","page":"125-146","title":"Effects of terrestrial runoff on the ecology of corals and coral reefs: review and synthesis","volume":"50","author":[{"family":"Fabricius","given":"Katharina E."}],"issued":{"date-parts":[["2005"]]}}},{"id":7985,"uris":["http://zotero.org/users/9344658/items/UZLFMD3U"],"itemData":{"id":7985,"type":"article-journal","abstract":"Laboratory experiments were designed to estimate the ingestion rates of the scleractinian coral Stylophora pistillata under varying prey concentrations and feeding regimes and to assess the eﬀect of feeding on the tissue and skeletal growth. Six sets of corals were incubated under two light (80 and 300 lmol photons m)2 s)1) and three feeding levels (none, fed twice, and fed six times per week) using freshly collected zooplankton. Results showed that the number of prey ingested was proportional to prey density, and no saturation of feeding capability was reached. Capture rates varied between 0.5 and 8 prey items 200 polyp)1 h)1. Corals starved for several days ingested more plankton than did fed corals. Fed colonies exhibited signiﬁcantly higher levels of protein, chlorophyll a, and chlorophyll c2 per unit surface area than starved colonies. Feeding had a strong eﬀect on tissue growth, increasing it by two to eight times. Calciﬁcation rates were also 30% higher in fed than in starved corals. Even moderate levels of feeding enhanced both tissue and skeletal growth, although the processes involved in this enhancement remain to be determined.","container-title":"Coral Reefs","DOI":"10.1007/s00338-003-0312-7","ISSN":"0722-4028, 1432-0975","issue":"3","journalAbbreviation":"Coral Reefs","language":"en","license":"http://www.springer.com/tdm","page":"229-240","source":"DOI.org (Crossref)","title":"Effect of natural zooplankton feeding on the tissue and skeletal growth of the scleractinian coral &lt;i&gt;Stylophora pistillata&lt;/i&gt;","volume":"22","author":[{"family":"Ferrier-Pagès","given":"C."},{"family":"Witting","given":"J."},{"family":"Tambuttè","given":"E."},{"family":"Sebens","given":"K. P."}],"issued":{"date-parts":[["2003",10,1]]}}}],"schema":"https://github.com/citation-style-language/schema/raw/master/csl-citation.json"} </w:instrText>
      </w:r>
      <w:r w:rsidR="00F1328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(Ferrier-Pagès et al. 2003; Fabricius 2005)</w:t>
      </w:r>
      <w:r w:rsidR="00F13287" w:rsidRPr="00F20C48">
        <w:rPr>
          <w:rFonts w:ascii="Times New Roman" w:hAnsi="Times New Roman" w:cs="Times New Roman"/>
          <w:sz w:val="24"/>
          <w:szCs w:val="24"/>
          <w:lang w:val="en-US"/>
        </w:rPr>
        <w:fldChar w:fldCharType="end"/>
      </w:r>
      <w:r w:rsidR="00F13287" w:rsidRPr="00F20C48">
        <w:rPr>
          <w:rFonts w:ascii="Times New Roman" w:hAnsi="Times New Roman" w:cs="Times New Roman"/>
          <w:sz w:val="24"/>
          <w:szCs w:val="24"/>
          <w:lang w:val="en-US"/>
        </w:rPr>
        <w:t>.</w:t>
      </w:r>
      <w:r w:rsidR="00FF723F" w:rsidRPr="00F20C48">
        <w:rPr>
          <w:rFonts w:ascii="Times New Roman" w:hAnsi="Times New Roman" w:cs="Times New Roman"/>
          <w:sz w:val="24"/>
          <w:szCs w:val="24"/>
          <w:lang w:val="en-US"/>
        </w:rPr>
        <w:t xml:space="preserve"> </w:t>
      </w:r>
      <w:commentRangeEnd w:id="396"/>
      <w:r w:rsidR="003B6A8F">
        <w:rPr>
          <w:rStyle w:val="Refdecomentario"/>
        </w:rPr>
        <w:commentReference w:id="396"/>
      </w:r>
      <w:commentRangeEnd w:id="397"/>
      <w:r w:rsidR="003B6A8F">
        <w:rPr>
          <w:rStyle w:val="Refdecomentario"/>
        </w:rPr>
        <w:commentReference w:id="397"/>
      </w:r>
      <w:r w:rsidRPr="00F20C48">
        <w:rPr>
          <w:rFonts w:ascii="Times New Roman" w:hAnsi="Times New Roman" w:cs="Times New Roman"/>
          <w:sz w:val="24"/>
          <w:szCs w:val="24"/>
          <w:lang w:val="en-US"/>
        </w:rPr>
        <w:t xml:space="preserve">Cartagena Bay also </w:t>
      </w:r>
      <w:r w:rsidR="005B280E" w:rsidRPr="00F20C48">
        <w:rPr>
          <w:rFonts w:ascii="Times New Roman" w:hAnsi="Times New Roman" w:cs="Times New Roman"/>
          <w:sz w:val="24"/>
          <w:szCs w:val="24"/>
          <w:lang w:val="en-US"/>
        </w:rPr>
        <w:t>experiences seasonal</w:t>
      </w:r>
      <w:r w:rsidRPr="00F20C48">
        <w:rPr>
          <w:rFonts w:ascii="Times New Roman" w:hAnsi="Times New Roman" w:cs="Times New Roman"/>
          <w:sz w:val="24"/>
          <w:szCs w:val="24"/>
          <w:lang w:val="en-US"/>
        </w:rPr>
        <w:t xml:space="preserve"> hypoxic conditions</w:t>
      </w:r>
      <w:r w:rsidR="005B280E" w:rsidRPr="00F20C48">
        <w:rPr>
          <w:rFonts w:ascii="Times New Roman" w:hAnsi="Times New Roman" w:cs="Times New Roman"/>
          <w:sz w:val="24"/>
          <w:szCs w:val="24"/>
          <w:lang w:val="en-US"/>
        </w:rPr>
        <w:t>, with l</w:t>
      </w:r>
      <w:r w:rsidRPr="00F20C48">
        <w:rPr>
          <w:rFonts w:ascii="Times New Roman" w:hAnsi="Times New Roman" w:cs="Times New Roman"/>
          <w:sz w:val="24"/>
          <w:szCs w:val="24"/>
          <w:lang w:val="en-US"/>
        </w:rPr>
        <w:t>ow dissolved oxygen</w:t>
      </w:r>
      <w:r w:rsidR="005B280E" w:rsidRPr="00F20C48">
        <w:rPr>
          <w:rFonts w:ascii="Times New Roman" w:hAnsi="Times New Roman" w:cs="Times New Roman"/>
          <w:sz w:val="24"/>
          <w:szCs w:val="24"/>
          <w:lang w:val="en-US"/>
        </w:rPr>
        <w:t xml:space="preserve"> levels</w:t>
      </w:r>
      <w:r w:rsidRPr="00F20C48">
        <w:rPr>
          <w:rFonts w:ascii="Times New Roman" w:hAnsi="Times New Roman" w:cs="Times New Roman"/>
          <w:sz w:val="24"/>
          <w:szCs w:val="24"/>
          <w:lang w:val="en-US"/>
        </w:rPr>
        <w:t xml:space="preserve"> (&lt; 4 mg</w:t>
      </w:r>
      <w:r w:rsidR="00742C9B"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L</w:t>
      </w:r>
      <w:r w:rsidR="00742C9B"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occurring </w:t>
      </w:r>
      <w:r w:rsidRPr="00F20C48">
        <w:rPr>
          <w:rFonts w:ascii="Times New Roman" w:hAnsi="Times New Roman" w:cs="Times New Roman"/>
          <w:sz w:val="24"/>
          <w:szCs w:val="24"/>
          <w:lang w:val="en-US"/>
        </w:rPr>
        <w:t>between 10 and 20 m depth, but during transitional seasons (May-Aug</w:t>
      </w:r>
      <w:r w:rsidR="005B280E" w:rsidRPr="00F20C48">
        <w:rPr>
          <w:rFonts w:ascii="Times New Roman" w:hAnsi="Times New Roman" w:cs="Times New Roman"/>
          <w:sz w:val="24"/>
          <w:szCs w:val="24"/>
          <w:lang w:val="en-US"/>
        </w:rPr>
        <w:t>ust</w:t>
      </w:r>
      <w:r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these</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levels</w:t>
      </w:r>
      <w:r w:rsidRPr="00F20C48">
        <w:rPr>
          <w:rFonts w:ascii="Times New Roman" w:hAnsi="Times New Roman" w:cs="Times New Roman"/>
          <w:sz w:val="24"/>
          <w:szCs w:val="24"/>
          <w:lang w:val="en-US"/>
        </w:rPr>
        <w:t xml:space="preserve"> can be found at 5-10 m depth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{"citationID":"sNzgD1nu","properties":{"formattedCitation":"(Tosic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xml:space="preserve"> </w:t>
      </w:r>
      <w:r w:rsidR="000254E4" w:rsidRPr="00F20C48">
        <w:rPr>
          <w:rFonts w:ascii="Times New Roman" w:hAnsi="Times New Roman" w:cs="Times New Roman"/>
          <w:sz w:val="24"/>
          <w:szCs w:val="24"/>
          <w:lang w:val="en-US"/>
        </w:rPr>
        <w:t>Prolonged</w:t>
      </w:r>
      <w:r w:rsidRPr="00F20C48">
        <w:rPr>
          <w:rFonts w:ascii="Times New Roman" w:hAnsi="Times New Roman" w:cs="Times New Roman"/>
          <w:sz w:val="24"/>
          <w:szCs w:val="24"/>
          <w:lang w:val="en-US"/>
        </w:rPr>
        <w:t xml:space="preserve"> exposure to hypoxia can </w:t>
      </w:r>
      <w:r w:rsidR="005B280E" w:rsidRPr="00F20C48">
        <w:rPr>
          <w:rFonts w:ascii="Times New Roman" w:hAnsi="Times New Roman" w:cs="Times New Roman"/>
          <w:sz w:val="24"/>
          <w:szCs w:val="24"/>
          <w:lang w:val="en-US"/>
        </w:rPr>
        <w:t>lead to coral</w:t>
      </w:r>
      <w:r w:rsidRPr="00F20C48">
        <w:rPr>
          <w:rFonts w:ascii="Times New Roman" w:hAnsi="Times New Roman" w:cs="Times New Roman"/>
          <w:sz w:val="24"/>
          <w:szCs w:val="24"/>
          <w:lang w:val="en-US"/>
        </w:rPr>
        <w:t xml:space="preserve"> bleaching, tissue loss, or reduction in calcification</w:t>
      </w:r>
      <w:r w:rsidR="005B280E" w:rsidRPr="00F20C48">
        <w:rPr>
          <w:rFonts w:ascii="Times New Roman" w:hAnsi="Times New Roman" w:cs="Times New Roman"/>
          <w:sz w:val="24"/>
          <w:szCs w:val="24"/>
          <w:lang w:val="en-US"/>
        </w:rPr>
        <w:t xml:space="preserve"> rat</w:t>
      </w:r>
      <w:r w:rsidRPr="00F20C48">
        <w:rPr>
          <w:rFonts w:ascii="Times New Roman" w:hAnsi="Times New Roman" w:cs="Times New Roman"/>
          <w:sz w:val="24"/>
          <w:szCs w:val="24"/>
          <w:lang w:val="en-US"/>
        </w:rPr>
        <w:t xml:space="preserve">es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{"citationID":"RbDAdCLP","properties":{"formattedCitation":"(Pezner et al. 2023)","plainCitation":"(Pezner et al. 2023)","noteIndex":0},"citationItems":[{"id":7998,"uris":["http://zotero.org/users/9344658/items/2NQPWHVT"],"itemData":{"id":7998,"type":"article-journal","container-title":"Nature Climate Change","DOI":"10.1038/s41558-023-01619-2","ISSN":"1758-678X, 1758-6798","issue":"4","journalAbbreviation":"Nat. Clim. Chang.","language":"en","page":"403-409","source":"DOI.org (Crossref)","title":"Increasing hypoxia on global coral reefs under ocean warming","volume":"13","author":[{"family":"Pezner","given":"Ariel K."},{"family":"Courtney","given":"Travis A."},{"family":"Barkley","given":"Hannah C."},{"family":"Chou","given":"Wen-Chen"},{"family":"Chu","given":"Hui-Chuan"},{"family":"Clements","given":"Samantha M."},{"family":"Cyronak","given":"Tyler"},{"family":"DeGrandpre","given":"Michael D."},{"family":"Kekuewa","given":"Samuel A. H."},{"family":"Kline","given":"David I."},{"family":"Liang","given":"Yi-Bei"},{"family":"Martz","given":"Todd R."},{"family":"Mitarai","given":"Satoshi"},{"family":"Page","given":"Heather N."},{"family":"Rintoul","given":"Max S."},{"family":"Smith","given":"Jennifer E."},{"family":"Soong","given":"Keryea"},{"family":"Takeshita","given":"Yuichiro"},{"family":"Tresguerres","given":"Martin"},{"family":"Wei","given":"Yi"},{"family":"Yates","given":"Kimberly K."},{"family":"Andersson","given":"Andreas J."}],"issued":{"date-parts":[["2023",4]]}}}],"schema":"https://github.com/citation-style-language/schema/raw/master/csl-citation.json"}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(Pezner et al. 2023)</w:t>
      </w:r>
      <w:r w:rsidRPr="00F20C48">
        <w:rPr>
          <w:rFonts w:ascii="Times New Roman" w:hAnsi="Times New Roman" w:cs="Times New Roman"/>
          <w:sz w:val="24"/>
          <w:szCs w:val="24"/>
          <w:lang w:val="en-US"/>
        </w:rPr>
        <w:fldChar w:fldCharType="end"/>
      </w:r>
      <w:r w:rsidR="001F3792"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Additionally, h</w:t>
      </w:r>
      <w:r w:rsidRPr="00F20C48">
        <w:rPr>
          <w:rFonts w:ascii="Times New Roman" w:hAnsi="Times New Roman" w:cs="Times New Roman"/>
          <w:sz w:val="24"/>
          <w:szCs w:val="24"/>
          <w:lang w:val="en-US"/>
        </w:rPr>
        <w:t xml:space="preserve">eavy metal concentrations (e.g., As, Zn, Cu, Ni, Cr, Mn, Fe, Pb) in Cartagena Bay </w:t>
      </w:r>
      <w:r w:rsidR="005B280E" w:rsidRPr="00F20C48">
        <w:rPr>
          <w:rFonts w:ascii="Times New Roman" w:hAnsi="Times New Roman" w:cs="Times New Roman"/>
          <w:sz w:val="24"/>
          <w:szCs w:val="24"/>
          <w:lang w:val="en-US"/>
        </w:rPr>
        <w:t xml:space="preserve">often exceed </w:t>
      </w:r>
      <w:r w:rsidRPr="00AE2F46">
        <w:rPr>
          <w:rFonts w:ascii="Times New Roman" w:hAnsi="Times New Roman" w:cs="Times New Roman"/>
          <w:sz w:val="24"/>
          <w:szCs w:val="24"/>
          <w:highlight w:val="yellow"/>
          <w:lang w:val="en-US"/>
          <w:rPrChange w:id="398" w:author="Mateo  Lopez Victoria" w:date="2024-09-19T15:17:00Z">
            <w:rPr>
              <w:rFonts w:ascii="Times New Roman" w:hAnsi="Times New Roman" w:cs="Times New Roman"/>
              <w:sz w:val="24"/>
              <w:szCs w:val="24"/>
              <w:lang w:val="en-US"/>
            </w:rPr>
          </w:rPrChange>
        </w:rPr>
        <w:t>accept</w:t>
      </w:r>
      <w:r w:rsidR="005B280E" w:rsidRPr="00AE2F46">
        <w:rPr>
          <w:rFonts w:ascii="Times New Roman" w:hAnsi="Times New Roman" w:cs="Times New Roman"/>
          <w:sz w:val="24"/>
          <w:szCs w:val="24"/>
          <w:highlight w:val="yellow"/>
          <w:lang w:val="en-US"/>
          <w:rPrChange w:id="399" w:author="Mateo  Lopez Victoria" w:date="2024-09-19T15:17:00Z">
            <w:rPr>
              <w:rFonts w:ascii="Times New Roman" w:hAnsi="Times New Roman" w:cs="Times New Roman"/>
              <w:sz w:val="24"/>
              <w:szCs w:val="24"/>
              <w:lang w:val="en-US"/>
            </w:rPr>
          </w:rPrChange>
        </w:rPr>
        <w:t>able</w:t>
      </w:r>
      <w:r w:rsidRPr="00AE2F46">
        <w:rPr>
          <w:rFonts w:ascii="Times New Roman" w:hAnsi="Times New Roman" w:cs="Times New Roman"/>
          <w:sz w:val="24"/>
          <w:szCs w:val="24"/>
          <w:highlight w:val="yellow"/>
          <w:lang w:val="en-US"/>
          <w:rPrChange w:id="400" w:author="Mateo  Lopez Victoria" w:date="2024-09-19T15:17:00Z">
            <w:rPr>
              <w:rFonts w:ascii="Times New Roman" w:hAnsi="Times New Roman" w:cs="Times New Roman"/>
              <w:sz w:val="24"/>
              <w:szCs w:val="24"/>
              <w:lang w:val="en-US"/>
            </w:rPr>
          </w:rPrChange>
        </w:rPr>
        <w:t xml:space="preserve"> standards</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{"citationID":"pYllTQzq","properties":{"formattedCitation":"(Restrepo et al. 2016; Tosic et al. 2019)","plainCitation":"(Restrepo et al. 2016; Tosic et al. 2019)","noteIndex":0},"citationItems":[{"id":1613,"uris":["http://www.mendeley.com/documents/?uuid=ca960285-a23b-4a3f-9cc2-70bfdf340f5a","http://zotero.org/users/9344658/items/XLGUDZG9"],"itemData":{"id":1613,"type":"article-journal","container-title":"Science of The Total Environment","DOI":"10.1016/j.scitotenv.2016.02.140","ISSN":"00489697","journalAbbreviation":"Sci. Total Environ.","note":"publisher: Elsevier B.V.","page":"316-329","title":"Coral reefs chronically exposed to river sediment plumes in the southwestern Caribbean: Rosario Islands, Colombia","volume":"553","author":[{"family":"Restrepo","given":"Juan D."},{"family":"Park","given":"Edward"},{"family":"Aquino","given":"Samia"},{"family":"Latrubesse","given":"Edgardo M."}],"issued":{"date-parts":[["2016"]]}}},{"id":3867,"uris":["http://www.mendeley.com/documents/?uuid=10012453-9b76-472e-87e3-fef51ebac5b2","http://zotero.org/users/9344658/items/X5ILEJZA"],"itemData":{"id":3867,"type":"article-journal","abstract":"Cartagena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AC6DCB">
        <w:rPr>
          <w:rFonts w:ascii="Times New Roman" w:hAnsi="Times New Roman" w:cs="Times New Roman"/>
          <w:sz w:val="24"/>
          <w:lang w:val="en-US"/>
          <w:rPrChange w:id="401" w:author="Mateo  Lopez Victoria" w:date="2024-09-19T15:20:00Z">
            <w:rPr>
              <w:rFonts w:ascii="Times New Roman" w:hAnsi="Times New Roman" w:cs="Times New Roman"/>
              <w:sz w:val="24"/>
            </w:rPr>
          </w:rPrChange>
        </w:rPr>
        <w:t>(Restrepo et al. 2016; Tosic et al. 2019)</w:t>
      </w:r>
      <w:r w:rsidRPr="00F20C48">
        <w:rPr>
          <w:rFonts w:ascii="Times New Roman" w:hAnsi="Times New Roman" w:cs="Times New Roman"/>
          <w:sz w:val="24"/>
          <w:szCs w:val="24"/>
          <w:lang w:val="en-US"/>
        </w:rPr>
        <w:fldChar w:fldCharType="end"/>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C</w:t>
      </w:r>
      <w:r w:rsidRPr="00F20C48">
        <w:rPr>
          <w:rFonts w:ascii="Times New Roman" w:hAnsi="Times New Roman" w:cs="Times New Roman"/>
          <w:sz w:val="24"/>
          <w:szCs w:val="24"/>
          <w:lang w:val="en-US"/>
        </w:rPr>
        <w:t>oncentrations of total suspended solids (6-72 mg L</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nitrate</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(5-389 µg L</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and phosphates (17-140 µg L</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can also surpass </w:t>
      </w:r>
      <w:r w:rsidRPr="00F20C48">
        <w:rPr>
          <w:rFonts w:ascii="Times New Roman" w:hAnsi="Times New Roman" w:cs="Times New Roman"/>
          <w:sz w:val="24"/>
          <w:szCs w:val="24"/>
          <w:lang w:val="en-US"/>
        </w:rPr>
        <w:t>threshold</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considered healthy for</w:t>
      </w:r>
      <w:r w:rsidRPr="00F20C48">
        <w:rPr>
          <w:rFonts w:ascii="Times New Roman" w:hAnsi="Times New Roman" w:cs="Times New Roman"/>
          <w:sz w:val="24"/>
          <w:szCs w:val="24"/>
          <w:lang w:val="en-US"/>
        </w:rPr>
        <w:t xml:space="preserve"> coral </w:t>
      </w:r>
      <w:r w:rsidR="005B280E" w:rsidRPr="00F20C48">
        <w:rPr>
          <w:rFonts w:ascii="Times New Roman" w:hAnsi="Times New Roman" w:cs="Times New Roman"/>
          <w:sz w:val="24"/>
          <w:szCs w:val="24"/>
          <w:lang w:val="en-US"/>
        </w:rPr>
        <w:t>ecosystems</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{"citationID":"SHiQa1eI","properties":{"formattedCitation":"(Fabricius 2005; Tosic et al. 2019)","plainCitation":"(Fabricius 2005; Tosic et al. 2019)","noteIndex":0},"citationItems":[{"id":4335,"uris":["http://zotero.org/users/9344658/items/8267GGKA"],"itemData":{"id":4335,"type":"article-journal","abstract":"This paper reviews and evaluates the current state of knowledge on the direct effects of terrestrial runoff on (1) the growth and survival of hard coral colonies, (2) coral reproduction and recruitment, and (3) organisms that interact with coral populations (coralline algae, bioeroders, macroalgae and heterotrophic filter feeders as space competitors, pathogens, and coral predators). The responses of each of these groups are evaluated separately against the four main water quality parameters: (1) increased dissolved inorganic nutrients, (2) enrichment with particulate organic matter, (3) light reduction from turbidity and (4) increased sedimentation. This separation facilitates disentangling and understanding the mechanisms leading to changes in the field, where many contaminants and many responses co-occur. The review also summarises geographic and biological factors that determine local and regional levels of resistance and resilience to degradation. It provides a conceptual aid to assess the kind of change(s) likely to occur in response to changing coastal water quality. Crown Copyright ?? 2004 Published by Elsevier Ltd. All rights reserved.","container-title":"Marine Pollution Bulletin","DOI":"10.1016/j.marpolbul.2004.11.028","ISSN":"0025326X","issue":"2","journalAbbreviation":"Mar. Pollut. Bull.","note":"PMID: 15737355\nCitation Key: Fabricius2005\nISBN: 0025-326X","page":"125-146","title":"Effects of terrestrial runoff on the ecology of corals and coral reefs: review and synthesis","volume":"50","author":[{"family":"Fabricius","given":"Katharina E."}],"issued":{"date-parts":[["2005"]]}}},{"id":3867,"uris":["http://www.mendeley.com/documents/?uuid=10012453-9b76-472e-87e3-fef51ebac5b2","http://zotero.org/users/9344658/items/X5ILEJZA"],"itemData":{"id":3867,"type":"article-journal","abstract":"Cartagena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(Fabricius 2005; Tosic et al. 2019)</w:t>
      </w:r>
      <w:r w:rsidRPr="00F20C48">
        <w:rPr>
          <w:rFonts w:ascii="Times New Roman" w:hAnsi="Times New Roman" w:cs="Times New Roman"/>
          <w:sz w:val="24"/>
          <w:szCs w:val="24"/>
          <w:lang w:val="en-US"/>
        </w:rPr>
        <w:fldChar w:fldCharType="end"/>
      </w:r>
      <w:r w:rsidR="001F3792" w:rsidRPr="00F20C48">
        <w:rPr>
          <w:rFonts w:ascii="Times New Roman" w:hAnsi="Times New Roman" w:cs="Times New Roman"/>
          <w:sz w:val="24"/>
          <w:szCs w:val="24"/>
          <w:lang w:val="en-US"/>
        </w:rPr>
        <w:t xml:space="preserve">. </w:t>
      </w:r>
      <w:r w:rsidR="00742C9B" w:rsidRPr="00F20C48">
        <w:rPr>
          <w:rFonts w:ascii="Times New Roman" w:hAnsi="Times New Roman" w:cs="Times New Roman"/>
          <w:sz w:val="24"/>
          <w:szCs w:val="24"/>
          <w:lang w:val="en-US"/>
        </w:rPr>
        <w:t>A potential threat for coral</w:t>
      </w:r>
      <w:r w:rsidR="00552CFF" w:rsidRPr="00F20C48">
        <w:rPr>
          <w:rFonts w:ascii="Times New Roman" w:hAnsi="Times New Roman" w:cs="Times New Roman"/>
          <w:sz w:val="24"/>
          <w:szCs w:val="24"/>
          <w:lang w:val="en-US"/>
        </w:rPr>
        <w:t xml:space="preserve"> growth</w:t>
      </w:r>
      <w:r w:rsidR="00742C9B" w:rsidRPr="00F20C48">
        <w:rPr>
          <w:rFonts w:ascii="Times New Roman" w:hAnsi="Times New Roman" w:cs="Times New Roman"/>
          <w:sz w:val="24"/>
          <w:szCs w:val="24"/>
          <w:lang w:val="en-US"/>
        </w:rPr>
        <w:t xml:space="preserve"> in Varadero Reef that may require more attention is sea-level rise</w:t>
      </w:r>
      <w:r w:rsidR="00552CFF" w:rsidRPr="00F20C48">
        <w:rPr>
          <w:rFonts w:ascii="Times New Roman" w:hAnsi="Times New Roman" w:cs="Times New Roman"/>
          <w:sz w:val="24"/>
          <w:szCs w:val="24"/>
          <w:lang w:val="en-US"/>
        </w:rPr>
        <w:t>. Cartagena</w:t>
      </w:r>
      <w:r w:rsidR="00742C9B" w:rsidRPr="00F20C48">
        <w:rPr>
          <w:rFonts w:ascii="Times New Roman" w:hAnsi="Times New Roman" w:cs="Times New Roman"/>
          <w:sz w:val="24"/>
          <w:szCs w:val="24"/>
          <w:lang w:val="en-US"/>
        </w:rPr>
        <w:t xml:space="preserve"> </w:t>
      </w:r>
      <w:r w:rsidR="00552CFF" w:rsidRPr="00F20C48">
        <w:rPr>
          <w:rFonts w:ascii="Times New Roman" w:hAnsi="Times New Roman" w:cs="Times New Roman"/>
          <w:sz w:val="24"/>
          <w:szCs w:val="24"/>
          <w:lang w:val="en-US"/>
        </w:rPr>
        <w:t xml:space="preserve">presents </w:t>
      </w:r>
      <w:r w:rsidR="00930AA5" w:rsidRPr="00F20C48">
        <w:rPr>
          <w:rFonts w:ascii="Times New Roman" w:hAnsi="Times New Roman" w:cs="Times New Roman"/>
          <w:sz w:val="24"/>
          <w:szCs w:val="24"/>
          <w:lang w:val="en-US"/>
        </w:rPr>
        <w:t xml:space="preserve">one of the largest </w:t>
      </w:r>
      <w:r w:rsidR="00552CFF" w:rsidRPr="00F20C48">
        <w:rPr>
          <w:rFonts w:ascii="Times New Roman" w:hAnsi="Times New Roman" w:cs="Times New Roman"/>
          <w:sz w:val="24"/>
          <w:szCs w:val="24"/>
          <w:lang w:val="en-US"/>
        </w:rPr>
        <w:t xml:space="preserve">sea-level rise rates </w:t>
      </w:r>
      <w:r w:rsidR="00930AA5" w:rsidRPr="00F20C48">
        <w:rPr>
          <w:rFonts w:ascii="Times New Roman" w:hAnsi="Times New Roman" w:cs="Times New Roman"/>
          <w:sz w:val="24"/>
          <w:szCs w:val="24"/>
          <w:lang w:val="en-US"/>
        </w:rPr>
        <w:t xml:space="preserve">in the Caribbean, which </w:t>
      </w:r>
      <w:r w:rsidR="00552CFF" w:rsidRPr="00F20C48">
        <w:rPr>
          <w:rFonts w:ascii="Times New Roman" w:hAnsi="Times New Roman" w:cs="Times New Roman"/>
          <w:sz w:val="24"/>
          <w:szCs w:val="24"/>
          <w:lang w:val="en-US"/>
        </w:rPr>
        <w:t xml:space="preserve">have </w:t>
      </w:r>
      <w:r w:rsidR="00930AA5" w:rsidRPr="00F20C48">
        <w:rPr>
          <w:rFonts w:ascii="Times New Roman" w:hAnsi="Times New Roman" w:cs="Times New Roman"/>
          <w:sz w:val="24"/>
          <w:szCs w:val="24"/>
          <w:lang w:val="en-US"/>
        </w:rPr>
        <w:t xml:space="preserve">accelerated between 2000 and 2019 </w:t>
      </w:r>
      <w:r w:rsidR="00552CFF" w:rsidRPr="00F20C48">
        <w:rPr>
          <w:rFonts w:ascii="Times New Roman" w:hAnsi="Times New Roman" w:cs="Times New Roman"/>
          <w:sz w:val="24"/>
          <w:szCs w:val="24"/>
          <w:lang w:val="en-US"/>
        </w:rPr>
        <w:t>with a rate of</w:t>
      </w:r>
      <w:r w:rsidR="00742C9B"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t>7.02 mm yr</w:t>
      </w:r>
      <w:r w:rsidR="00930AA5" w:rsidRPr="00F20C48">
        <w:rPr>
          <w:rFonts w:ascii="Times New Roman" w:hAnsi="Times New Roman" w:cs="Times New Roman"/>
          <w:sz w:val="24"/>
          <w:szCs w:val="24"/>
          <w:vertAlign w:val="superscript"/>
          <w:lang w:val="en-US"/>
        </w:rPr>
        <w:t>-1</w:t>
      </w:r>
      <w:r w:rsidR="00930AA5"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{"citationID":"ONA5DrDS","properties":{"formattedCitation":"(Restrepo-\\uc0\\u193{}ngel et al. 2021)","plainCitation":"(Restrepo-Ángel et al. 2021)","noteIndex":0},"citationItems":[{"id":8041,"uris":["http://zotero.org/users/9344658/items/GV3F4WJZ"],"itemData":{"id":8041,"type":"article-journal","abstract":"Abstract\n            Cartagena is subsiding at a higher rate compared to that of global climate-driven sea level rise. We investigate the relative sea level rise (RSLR) and the influence of vertical land movements in Cartagena through the integration of different datasets, including tide gauge records, GPS geodetic subsidence data, and Interferometric Synthetic Aperture Radar (InSAR) observations of vertical motions. Results reveal a long-term rate (&gt; 60 years) of RSLR of 5.98 ± 0.01 mm/yr. The last two decades exhibited an even greater rate of RSLR of 7.02 ± 0.06 mm/yr. GPS subsidence rates range between − 5.71 ± 2.18 and − 2.85 ± 0.84 mm/yr. InSAR data for the 2014–2020 period show cumulative subsidence rates of up to 72.3 mm. We find that geologically induced vertical motions represent 41% of the observed changes in RSLR and that subsidence poses a major threat to Cartagena’s preservation. The geodetic subsidence rates found would imply a further additional RSLR of 83 mm by 2050 and 225 mm by 2100. The Colombian government should plan for the future and serve as an example to similar cities across the Caribbean.","container-title":"Scientific Reports","DOI":"10.1038/s41598-021-98428-4","ISSN":"2045-2322","issue":"1","journalAbbreviation":"Sci. Rep.","language":"en","page":"18873","source":"DOI.org (Crossref)","title":"Coastal subsidence increases vulnerability to sea level rise over twenty first century in Cartagena, Caribbean Colombia","volume":"11","author":[{"family":"Restrepo-Ángel","given":"Juan D."},{"family":"Mora-Páez","given":"Héctor"},{"family":"Díaz","given":"Freddy"},{"family":"Govorcin","given":"Marin"},{"family":"Wdowinski","given":"Shimon"},{"family":"Giraldo-Londoño","given":"Leidy"},{"family":"Tosic","given":"Marko"},{"family":"Fernández","given":"Irene"},{"family":"Paniagua-Arroyave","given":"Juan F."},{"family":"Duque-Trujillo","given":"José F."}],"issued":{"date-parts":[["2021",9,23]]}}}],"schema":"https://github.com/citation-style-language/schema/raw/master/csl-citation.json"} </w:instrText>
      </w:r>
      <w:r w:rsidR="00930AA5" w:rsidRPr="00F20C48">
        <w:rPr>
          <w:rFonts w:ascii="Times New Roman" w:hAnsi="Times New Roman" w:cs="Times New Roman"/>
          <w:sz w:val="24"/>
          <w:szCs w:val="24"/>
          <w:lang w:val="en-US"/>
        </w:rPr>
        <w:fldChar w:fldCharType="separate"/>
      </w:r>
      <w:r w:rsidR="00930AA5" w:rsidRPr="00F20C48">
        <w:rPr>
          <w:rFonts w:ascii="Times New Roman" w:hAnsi="Times New Roman" w:cs="Times New Roman"/>
          <w:sz w:val="24"/>
          <w:lang w:val="en-US"/>
        </w:rPr>
        <w:t>(Restrepo-Ángel et al. 2021)</w:t>
      </w:r>
      <w:r w:rsidR="00930AA5" w:rsidRPr="00F20C48">
        <w:rPr>
          <w:rFonts w:ascii="Times New Roman" w:hAnsi="Times New Roman" w:cs="Times New Roman"/>
          <w:sz w:val="24"/>
          <w:szCs w:val="24"/>
          <w:lang w:val="en-US"/>
        </w:rPr>
        <w:fldChar w:fldCharType="end"/>
      </w:r>
      <w:r w:rsidR="00930AA5" w:rsidRPr="00F20C48">
        <w:rPr>
          <w:rFonts w:ascii="Times New Roman" w:hAnsi="Times New Roman" w:cs="Times New Roman"/>
          <w:sz w:val="24"/>
          <w:szCs w:val="24"/>
          <w:lang w:val="en-US"/>
        </w:rPr>
        <w:t>.</w:t>
      </w:r>
    </w:p>
    <w:p w14:paraId="49EB3624" w14:textId="4365F597" w:rsidR="0061529D" w:rsidRPr="00F20C48" w:rsidRDefault="0061529D" w:rsidP="006F4AA9">
      <w:pPr>
        <w:spacing w:line="480" w:lineRule="auto"/>
        <w:ind w:firstLine="720"/>
        <w:jc w:val="both"/>
        <w:rPr>
          <w:rFonts w:ascii="Times New Roman" w:hAnsi="Times New Roman" w:cs="Times New Roman"/>
          <w:sz w:val="24"/>
          <w:szCs w:val="24"/>
          <w:lang w:val="en-US"/>
        </w:rPr>
      </w:pPr>
      <w:commentRangeStart w:id="402"/>
      <w:commentRangeStart w:id="403"/>
      <w:r w:rsidRPr="00F20C48">
        <w:rPr>
          <w:rFonts w:ascii="Times New Roman" w:hAnsi="Times New Roman" w:cs="Times New Roman"/>
          <w:sz w:val="24"/>
          <w:szCs w:val="24"/>
          <w:lang w:val="en-US"/>
        </w:rPr>
        <w:t>The</w:t>
      </w:r>
      <w:commentRangeEnd w:id="402"/>
      <w:r w:rsidR="006F23C3">
        <w:rPr>
          <w:rStyle w:val="Refdecomentario"/>
        </w:rPr>
        <w:commentReference w:id="402"/>
      </w:r>
      <w:r w:rsidRPr="00F20C48">
        <w:rPr>
          <w:rFonts w:ascii="Times New Roman" w:hAnsi="Times New Roman" w:cs="Times New Roman"/>
          <w:sz w:val="24"/>
          <w:szCs w:val="24"/>
          <w:lang w:val="en-US"/>
        </w:rPr>
        <w:t xml:space="preserve"> </w:t>
      </w:r>
      <w:r w:rsidR="00B47DC9" w:rsidRPr="00F20C48">
        <w:rPr>
          <w:rFonts w:ascii="Times New Roman" w:hAnsi="Times New Roman" w:cs="Times New Roman"/>
          <w:sz w:val="24"/>
          <w:szCs w:val="24"/>
          <w:lang w:val="en-US"/>
        </w:rPr>
        <w:t>absence of</w:t>
      </w:r>
      <w:r w:rsidRPr="00F20C48">
        <w:rPr>
          <w:rFonts w:ascii="Times New Roman" w:hAnsi="Times New Roman" w:cs="Times New Roman"/>
          <w:sz w:val="24"/>
          <w:szCs w:val="24"/>
          <w:lang w:val="en-US"/>
        </w:rPr>
        <w:t xml:space="preserve"> signs of mortality in any of the coral</w:t>
      </w:r>
      <w:commentRangeEnd w:id="403"/>
      <w:r w:rsidR="00540F53">
        <w:rPr>
          <w:rStyle w:val="Refdecomentario"/>
        </w:rPr>
        <w:commentReference w:id="403"/>
      </w:r>
      <w:r w:rsidRPr="00F20C48">
        <w:rPr>
          <w:rFonts w:ascii="Times New Roman" w:hAnsi="Times New Roman" w:cs="Times New Roman"/>
          <w:sz w:val="24"/>
          <w:szCs w:val="24"/>
          <w:lang w:val="en-US"/>
        </w:rPr>
        <w:t xml:space="preserve"> cores </w:t>
      </w:r>
      <w:proofErr w:type="gramStart"/>
      <w:r w:rsidRPr="00F20C48">
        <w:rPr>
          <w:rFonts w:ascii="Times New Roman" w:hAnsi="Times New Roman" w:cs="Times New Roman"/>
          <w:sz w:val="24"/>
          <w:szCs w:val="24"/>
          <w:lang w:val="en-US"/>
        </w:rPr>
        <w:t>raises</w:t>
      </w:r>
      <w:proofErr w:type="gramEnd"/>
      <w:r w:rsidRPr="00F20C48">
        <w:rPr>
          <w:rFonts w:ascii="Times New Roman" w:hAnsi="Times New Roman" w:cs="Times New Roman"/>
          <w:sz w:val="24"/>
          <w:szCs w:val="24"/>
          <w:lang w:val="en-US"/>
        </w:rPr>
        <w:t xml:space="preserve"> the question o</w:t>
      </w:r>
      <w:r w:rsidR="00B47DC9" w:rsidRPr="00F20C48">
        <w:rPr>
          <w:rFonts w:ascii="Times New Roman" w:hAnsi="Times New Roman" w:cs="Times New Roman"/>
          <w:sz w:val="24"/>
          <w:szCs w:val="24"/>
          <w:lang w:val="en-US"/>
        </w:rPr>
        <w:t>f</w:t>
      </w:r>
      <w:r w:rsidRPr="00F20C48">
        <w:rPr>
          <w:rFonts w:ascii="Times New Roman" w:hAnsi="Times New Roman" w:cs="Times New Roman"/>
          <w:sz w:val="24"/>
          <w:szCs w:val="24"/>
          <w:lang w:val="en-US"/>
        </w:rPr>
        <w:t xml:space="preserve"> how these corals </w:t>
      </w:r>
      <w:r w:rsidR="00B47DC9" w:rsidRPr="00F20C48">
        <w:rPr>
          <w:rFonts w:ascii="Times New Roman" w:hAnsi="Times New Roman" w:cs="Times New Roman"/>
          <w:sz w:val="24"/>
          <w:szCs w:val="24"/>
          <w:lang w:val="en-US"/>
        </w:rPr>
        <w:t>have</w:t>
      </w:r>
      <w:r w:rsidRPr="00F20C48">
        <w:rPr>
          <w:rFonts w:ascii="Times New Roman" w:hAnsi="Times New Roman" w:cs="Times New Roman"/>
          <w:sz w:val="24"/>
          <w:szCs w:val="24"/>
          <w:lang w:val="en-US"/>
        </w:rPr>
        <w:t xml:space="preserve"> survive</w:t>
      </w:r>
      <w:r w:rsidR="00B47DC9" w:rsidRPr="00F20C48">
        <w:rPr>
          <w:rFonts w:ascii="Times New Roman" w:hAnsi="Times New Roman" w:cs="Times New Roman"/>
          <w:sz w:val="24"/>
          <w:szCs w:val="24"/>
          <w:lang w:val="en-US"/>
        </w:rPr>
        <w:t>d</w:t>
      </w:r>
      <w:r w:rsidRPr="00F20C48">
        <w:rPr>
          <w:rFonts w:ascii="Times New Roman" w:hAnsi="Times New Roman" w:cs="Times New Roman"/>
          <w:sz w:val="24"/>
          <w:szCs w:val="24"/>
          <w:lang w:val="en-US"/>
        </w:rPr>
        <w:t xml:space="preserve"> and </w:t>
      </w:r>
      <w:r w:rsidR="001F3792" w:rsidRPr="00F20C48">
        <w:rPr>
          <w:rFonts w:ascii="Times New Roman" w:hAnsi="Times New Roman" w:cs="Times New Roman"/>
          <w:sz w:val="24"/>
          <w:szCs w:val="24"/>
          <w:lang w:val="en-US"/>
        </w:rPr>
        <w:t xml:space="preserve">apparently </w:t>
      </w:r>
      <w:r w:rsidR="00B47DC9" w:rsidRPr="00F20C48">
        <w:rPr>
          <w:rFonts w:ascii="Times New Roman" w:hAnsi="Times New Roman" w:cs="Times New Roman"/>
          <w:sz w:val="24"/>
          <w:szCs w:val="24"/>
          <w:lang w:val="en-US"/>
        </w:rPr>
        <w:t xml:space="preserve">thrived </w:t>
      </w:r>
      <w:r w:rsidRPr="00F20C48">
        <w:rPr>
          <w:rFonts w:ascii="Times New Roman" w:hAnsi="Times New Roman" w:cs="Times New Roman"/>
          <w:sz w:val="24"/>
          <w:szCs w:val="24"/>
          <w:lang w:val="en-US"/>
        </w:rPr>
        <w:t xml:space="preserve">for </w:t>
      </w:r>
      <w:r w:rsidR="00B47DC9" w:rsidRPr="00F20C48">
        <w:rPr>
          <w:rFonts w:ascii="Times New Roman" w:hAnsi="Times New Roman" w:cs="Times New Roman"/>
          <w:sz w:val="24"/>
          <w:szCs w:val="24"/>
          <w:lang w:val="en-US"/>
        </w:rPr>
        <w:t>over 65</w:t>
      </w:r>
      <w:r w:rsidRPr="00F20C48">
        <w:rPr>
          <w:rFonts w:ascii="Times New Roman" w:hAnsi="Times New Roman" w:cs="Times New Roman"/>
          <w:sz w:val="24"/>
          <w:szCs w:val="24"/>
          <w:lang w:val="en-US"/>
        </w:rPr>
        <w:t xml:space="preserve"> years under the influence of the Canal del Dique. </w:t>
      </w:r>
      <w:r w:rsidR="00742C9B" w:rsidRPr="00F20C48">
        <w:rPr>
          <w:rFonts w:ascii="Times New Roman" w:hAnsi="Times New Roman" w:cs="Times New Roman"/>
          <w:sz w:val="24"/>
          <w:szCs w:val="24"/>
          <w:lang w:val="en-US"/>
        </w:rPr>
        <w:t xml:space="preserve">However, the constant increase in water flow suggests a decline in water quality, which poses an ongoing threat to coral health and survival in Varadero Reef. The </w:t>
      </w:r>
      <w:r w:rsidR="00742C9B" w:rsidRPr="00F20C48">
        <w:rPr>
          <w:rFonts w:ascii="Times New Roman" w:hAnsi="Times New Roman" w:cs="Times New Roman"/>
          <w:sz w:val="24"/>
          <w:szCs w:val="24"/>
          <w:lang w:val="en-US"/>
        </w:rPr>
        <w:lastRenderedPageBreak/>
        <w:t xml:space="preserve">reason for an accelerated linear extension is unclear, but further research is required to understand coral growth and responses to the environmental conditions of Cartagena Bay. </w:t>
      </w:r>
      <w:r w:rsidR="005B280E" w:rsidRPr="00F20C48">
        <w:rPr>
          <w:rFonts w:ascii="Times New Roman" w:hAnsi="Times New Roman" w:cs="Times New Roman"/>
          <w:sz w:val="24"/>
          <w:szCs w:val="24"/>
          <w:lang w:val="en-US"/>
        </w:rPr>
        <w:t xml:space="preserve">A more </w:t>
      </w:r>
      <w:r w:rsidR="00B47DC9" w:rsidRPr="00F20C48">
        <w:rPr>
          <w:rFonts w:ascii="Times New Roman" w:hAnsi="Times New Roman" w:cs="Times New Roman"/>
          <w:sz w:val="24"/>
          <w:szCs w:val="24"/>
          <w:lang w:val="en-US"/>
        </w:rPr>
        <w:t>frequent</w:t>
      </w:r>
      <w:r w:rsidR="005B280E" w:rsidRPr="00F20C48">
        <w:rPr>
          <w:rFonts w:ascii="Times New Roman" w:hAnsi="Times New Roman" w:cs="Times New Roman"/>
          <w:sz w:val="24"/>
          <w:szCs w:val="24"/>
          <w:lang w:val="en-US"/>
        </w:rPr>
        <w:t xml:space="preserve"> </w:t>
      </w:r>
      <w:r w:rsidR="00B47DC9" w:rsidRPr="00F20C48">
        <w:rPr>
          <w:rFonts w:ascii="Times New Roman" w:hAnsi="Times New Roman" w:cs="Times New Roman"/>
          <w:sz w:val="24"/>
          <w:szCs w:val="24"/>
          <w:lang w:val="en-US"/>
        </w:rPr>
        <w:t xml:space="preserve">and comprehensive </w:t>
      </w:r>
      <w:r w:rsidR="005B280E" w:rsidRPr="00F20C48">
        <w:rPr>
          <w:rFonts w:ascii="Times New Roman" w:hAnsi="Times New Roman" w:cs="Times New Roman"/>
          <w:sz w:val="24"/>
          <w:szCs w:val="24"/>
          <w:lang w:val="en-US"/>
        </w:rPr>
        <w:t xml:space="preserve">water quality monitoring program is </w:t>
      </w:r>
      <w:r w:rsidR="00B47DC9" w:rsidRPr="00F20C48">
        <w:rPr>
          <w:rFonts w:ascii="Times New Roman" w:hAnsi="Times New Roman" w:cs="Times New Roman"/>
          <w:sz w:val="24"/>
          <w:szCs w:val="24"/>
          <w:lang w:val="en-US"/>
        </w:rPr>
        <w:t>needed</w:t>
      </w:r>
      <w:r w:rsidR="005B280E" w:rsidRPr="00F20C48">
        <w:rPr>
          <w:rFonts w:ascii="Times New Roman" w:hAnsi="Times New Roman" w:cs="Times New Roman"/>
          <w:sz w:val="24"/>
          <w:szCs w:val="24"/>
          <w:lang w:val="en-US"/>
        </w:rPr>
        <w:t xml:space="preserve"> to assess the effect</w:t>
      </w:r>
      <w:r w:rsidR="00B47DC9" w:rsidRPr="00F20C48">
        <w:rPr>
          <w:rFonts w:ascii="Times New Roman" w:hAnsi="Times New Roman" w:cs="Times New Roman"/>
          <w:sz w:val="24"/>
          <w:szCs w:val="24"/>
          <w:lang w:val="en-US"/>
        </w:rPr>
        <w:t>s</w:t>
      </w:r>
      <w:r w:rsidR="005B280E" w:rsidRPr="00F20C48">
        <w:rPr>
          <w:rFonts w:ascii="Times New Roman" w:hAnsi="Times New Roman" w:cs="Times New Roman"/>
          <w:sz w:val="24"/>
          <w:szCs w:val="24"/>
          <w:lang w:val="en-US"/>
        </w:rPr>
        <w:t xml:space="preserve"> o</w:t>
      </w:r>
      <w:r w:rsidR="00B47DC9" w:rsidRPr="00F20C48">
        <w:rPr>
          <w:rFonts w:ascii="Times New Roman" w:hAnsi="Times New Roman" w:cs="Times New Roman"/>
          <w:sz w:val="24"/>
          <w:szCs w:val="24"/>
          <w:lang w:val="en-US"/>
        </w:rPr>
        <w:t>f</w:t>
      </w:r>
      <w:r w:rsidR="005B280E" w:rsidRPr="00F20C48">
        <w:rPr>
          <w:rFonts w:ascii="Times New Roman" w:hAnsi="Times New Roman" w:cs="Times New Roman"/>
          <w:sz w:val="24"/>
          <w:szCs w:val="24"/>
          <w:lang w:val="en-US"/>
        </w:rPr>
        <w:t xml:space="preserve"> the multiple stressors on coral growth, and conservation efforts should be implemented in the bay to protect Varadero Reef.</w:t>
      </w:r>
    </w:p>
    <w:p w14:paraId="30F40194" w14:textId="77777777" w:rsidR="003301D2" w:rsidRPr="00F20C48" w:rsidRDefault="003301D2" w:rsidP="001C796C">
      <w:pPr>
        <w:spacing w:line="480" w:lineRule="auto"/>
        <w:rPr>
          <w:rFonts w:ascii="Times New Roman" w:hAnsi="Times New Roman" w:cs="Times New Roman"/>
          <w:sz w:val="24"/>
          <w:szCs w:val="24"/>
          <w:lang w:val="en-US"/>
        </w:rPr>
      </w:pPr>
    </w:p>
    <w:p w14:paraId="4FFE8B48" w14:textId="12592850" w:rsidR="00C12CB2" w:rsidRPr="00F20C48" w:rsidRDefault="00DF6EE4" w:rsidP="001C796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t>References</w:t>
      </w:r>
    </w:p>
    <w:p w14:paraId="0EB95DA4" w14:textId="77777777" w:rsidR="008B1834" w:rsidRPr="00F20C48" w:rsidRDefault="004E66A9"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ZOTERO_BIBL {"uncited":[],"omitted":[],"custom":[]} CSL_BIBLIOGRAPHY </w:instrText>
      </w:r>
      <w:r w:rsidRPr="00F20C48">
        <w:rPr>
          <w:rFonts w:ascii="Times New Roman" w:hAnsi="Times New Roman" w:cs="Times New Roman"/>
          <w:sz w:val="24"/>
          <w:szCs w:val="24"/>
          <w:lang w:val="en-US"/>
        </w:rPr>
        <w:fldChar w:fldCharType="separate"/>
      </w:r>
      <w:r w:rsidR="008B1834" w:rsidRPr="00F20C48">
        <w:rPr>
          <w:rFonts w:ascii="Times New Roman" w:hAnsi="Times New Roman" w:cs="Times New Roman"/>
          <w:sz w:val="24"/>
          <w:szCs w:val="24"/>
          <w:lang w:val="en-US"/>
        </w:rPr>
        <w:t xml:space="preserve">Alonso D, Pineda P, Olivero J, González H, Campos N (2000) Mercury levels in muscle of two fish species and sediments from the Cartagena Bay and the Cienaga Grande de Santa Marta, Colombia. Environmental Pollution 109:157–163 </w:t>
      </w:r>
    </w:p>
    <w:p w14:paraId="784A185E"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Aminikhanghahi S, Cook DJ (2017) A survey of methods for time series change point detection. Knowl Inf Syst 51:339–367 </w:t>
      </w:r>
    </w:p>
    <w:p w14:paraId="4D95CC67"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Anthony KRN, Fabricius KE (2000) Shifting roles of heterotrophy and autotrophy in coral energetics under varying turbidity. J Exp Mar Biol Ecol 252:221–253 </w:t>
      </w:r>
    </w:p>
    <w:p w14:paraId="06CF67CF"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Baker PA, Weber JN (1975) Coral growth rate: Variation with depth. Earth and Planetary Science Letters 27:57–61 </w:t>
      </w:r>
    </w:p>
    <w:p w14:paraId="5DCE224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Barnes DJ, Lough JM (1993) On the nature and causes of density banding in massive coral skeletons. J Exp Mar Biol Ecol 167:91–108 </w:t>
      </w:r>
    </w:p>
    <w:p w14:paraId="4804D7FA"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Barnes DJ, Taylor RB (2005) On the nature and causes of luminescent lines and bands in coral skeletons: II. Contribution of skeletal crystals. Journal of Experimental Marine Biology and Ecology 322:135–142 </w:t>
      </w:r>
    </w:p>
    <w:p w14:paraId="7CDE6CC8"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Bosscher H (1993) Computerized tomography and skeletal density of coral skeletons. Coral Reefs 12:97–103 </w:t>
      </w:r>
    </w:p>
    <w:p w14:paraId="7C00222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Burke S, Pottier P, Lagisz M, Macartney EL, Ainsworth T, Drobniak SM, Nakagawa S (2023) The impact of rising temperatures on the prevalence of coral diseases and its predictability: A global meta‐analysis. Ecology Letters 26:1466–1481 </w:t>
      </w:r>
    </w:p>
    <w:p w14:paraId="2C2A0E0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Burt JA, Camp EF, Enochs IC, Johansen JL, Morgan KM, Riegl B, Hoey AS (2020) Insights from extreme coral reefs in a changing world. Coral Reefs 39:495–507 </w:t>
      </w:r>
    </w:p>
    <w:p w14:paraId="6467F0E3"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Camp EF, Schoepf V, Mumby PJ, Hardtke LA, Rodolfo-Metalpa R, Smith DJ, Suggett DJ (2018) The future of coral reefs subject to rapid climate change: Lessons from natural extreme environments. Frontiers in Marine Science 5:4 </w:t>
      </w:r>
    </w:p>
    <w:p w14:paraId="02911AF9"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Carricart-Ganivet JP (2004) Sea surface temperature and the growth of the West Atlantic reef-building coral </w:t>
      </w:r>
      <w:r w:rsidRPr="00F20C48">
        <w:rPr>
          <w:rFonts w:ascii="Times New Roman" w:hAnsi="Times New Roman" w:cs="Times New Roman"/>
          <w:i/>
          <w:iCs/>
          <w:sz w:val="24"/>
          <w:szCs w:val="24"/>
          <w:lang w:val="en-US"/>
        </w:rPr>
        <w:t>Montastraea annularis</w:t>
      </w:r>
      <w:r w:rsidRPr="00F20C48">
        <w:rPr>
          <w:rFonts w:ascii="Times New Roman" w:hAnsi="Times New Roman" w:cs="Times New Roman"/>
          <w:sz w:val="24"/>
          <w:szCs w:val="24"/>
          <w:lang w:val="en-US"/>
        </w:rPr>
        <w:t xml:space="preserve">. J Exp Mar Biol Ecol 302:249–260 </w:t>
      </w:r>
    </w:p>
    <w:p w14:paraId="13C46228"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Carricart-Ganivet JP (2011) Coral skeletal extension rate: An environmental signal or a subject to inaccuracies? J Exp Mar Biol Ecol 405:73–79 </w:t>
      </w:r>
    </w:p>
    <w:p w14:paraId="6FF645A3"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Carricart-Ganivet JP, Barnes DJ (2007) Densitometry from digitized images of X-radiographs: Methodology for measurement of coral skeletal density. J Exp Mar Biol Ecol 344:67–72 </w:t>
      </w:r>
    </w:p>
    <w:p w14:paraId="55DA7C65"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Carricart-Ganivet JP, Beltrán-Torres AU, Merino M, Ruiz-Zárate MA (2000) Skeletal extension, density and calcification rate of the reef building coral </w:t>
      </w:r>
      <w:r w:rsidRPr="00F20C48">
        <w:rPr>
          <w:rFonts w:ascii="Times New Roman" w:hAnsi="Times New Roman" w:cs="Times New Roman"/>
          <w:i/>
          <w:iCs/>
          <w:sz w:val="24"/>
          <w:szCs w:val="24"/>
          <w:lang w:val="en-US"/>
        </w:rPr>
        <w:t>Montastraea annularis</w:t>
      </w:r>
      <w:r w:rsidRPr="00F20C48">
        <w:rPr>
          <w:rFonts w:ascii="Times New Roman" w:hAnsi="Times New Roman" w:cs="Times New Roman"/>
          <w:sz w:val="24"/>
          <w:szCs w:val="24"/>
          <w:lang w:val="en-US"/>
        </w:rPr>
        <w:t xml:space="preserve"> (Ellis and Solander) in the Mexican Caribbean. Bull Mar Sci 66:215–224 </w:t>
      </w:r>
    </w:p>
    <w:p w14:paraId="39E30409"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lang w:val="en-US"/>
        </w:rPr>
        <w:t xml:space="preserve">Carricart-Ganivet JP, Merino M (2001) Growth responses of the reef-building coral </w:t>
      </w:r>
      <w:r w:rsidRPr="00F20C48">
        <w:rPr>
          <w:rFonts w:ascii="Times New Roman" w:hAnsi="Times New Roman" w:cs="Times New Roman"/>
          <w:i/>
          <w:iCs/>
          <w:sz w:val="24"/>
          <w:szCs w:val="24"/>
          <w:lang w:val="en-US"/>
        </w:rPr>
        <w:t>Montastraea annularis</w:t>
      </w:r>
      <w:r w:rsidRPr="00F20C48">
        <w:rPr>
          <w:rFonts w:ascii="Times New Roman" w:hAnsi="Times New Roman" w:cs="Times New Roman"/>
          <w:sz w:val="24"/>
          <w:szCs w:val="24"/>
          <w:lang w:val="en-US"/>
        </w:rPr>
        <w:t xml:space="preserve"> along a gradient of continental influence in the southern Gulf of Mexico. </w:t>
      </w:r>
      <w:r w:rsidRPr="00F20C48">
        <w:rPr>
          <w:rFonts w:ascii="Times New Roman" w:hAnsi="Times New Roman" w:cs="Times New Roman"/>
          <w:sz w:val="24"/>
          <w:szCs w:val="24"/>
        </w:rPr>
        <w:t xml:space="preserve">Bull Mar Sci 68:133–146 </w:t>
      </w:r>
    </w:p>
    <w:p w14:paraId="551EA2D6"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rPr>
        <w:t xml:space="preserve">Cogua P, Campos-Campos H, Duque G (2012) Concentración de mercurio total y metilmercurio en sedimento y seston de la Bahía de Cartagena, Caribe Colombiano. </w:t>
      </w:r>
      <w:r w:rsidRPr="00F20C48">
        <w:rPr>
          <w:rFonts w:ascii="Times New Roman" w:hAnsi="Times New Roman" w:cs="Times New Roman"/>
          <w:sz w:val="24"/>
          <w:szCs w:val="24"/>
          <w:lang w:val="en-US"/>
        </w:rPr>
        <w:t xml:space="preserve">Bol Invest Mar Cost 41:267–285 </w:t>
      </w:r>
    </w:p>
    <w:p w14:paraId="1359D638"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Cruz-Piñón G, Carricart-Ganivet JP, Espinoza-Avalos J (2003) Monthly skeletal extension rates of the hermatypic corals </w:t>
      </w:r>
      <w:r w:rsidRPr="00F20C48">
        <w:rPr>
          <w:rFonts w:ascii="Times New Roman" w:hAnsi="Times New Roman" w:cs="Times New Roman"/>
          <w:i/>
          <w:iCs/>
          <w:sz w:val="24"/>
          <w:szCs w:val="24"/>
          <w:lang w:val="en-US"/>
        </w:rPr>
        <w:t>Montastraea annularis</w:t>
      </w:r>
      <w:r w:rsidRPr="00F20C48">
        <w:rPr>
          <w:rFonts w:ascii="Times New Roman" w:hAnsi="Times New Roman" w:cs="Times New Roman"/>
          <w:sz w:val="24"/>
          <w:szCs w:val="24"/>
          <w:lang w:val="en-US"/>
        </w:rPr>
        <w:t xml:space="preserve"> and </w:t>
      </w:r>
      <w:r w:rsidRPr="00F20C48">
        <w:rPr>
          <w:rFonts w:ascii="Times New Roman" w:hAnsi="Times New Roman" w:cs="Times New Roman"/>
          <w:i/>
          <w:iCs/>
          <w:sz w:val="24"/>
          <w:szCs w:val="24"/>
          <w:lang w:val="en-US"/>
        </w:rPr>
        <w:t>Montastraea faveolata</w:t>
      </w:r>
      <w:r w:rsidRPr="00F20C48">
        <w:rPr>
          <w:rFonts w:ascii="Times New Roman" w:hAnsi="Times New Roman" w:cs="Times New Roman"/>
          <w:sz w:val="24"/>
          <w:szCs w:val="24"/>
          <w:lang w:val="en-US"/>
        </w:rPr>
        <w:t xml:space="preserve">: Biological and environmental controls. Mar Biol 143:491–500 </w:t>
      </w:r>
    </w:p>
    <w:p w14:paraId="787BDA16"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Dávalos-Dehullu E, Hernández-Arana H, Carricart-Ganivet JP (2008) On the causes of density banding in skeletons of corals of the genus </w:t>
      </w:r>
      <w:r w:rsidRPr="00F20C48">
        <w:rPr>
          <w:rFonts w:ascii="Times New Roman" w:hAnsi="Times New Roman" w:cs="Times New Roman"/>
          <w:i/>
          <w:iCs/>
          <w:sz w:val="24"/>
          <w:szCs w:val="24"/>
          <w:lang w:val="en-US"/>
        </w:rPr>
        <w:t>Montastraea</w:t>
      </w:r>
      <w:r w:rsidRPr="00F20C48">
        <w:rPr>
          <w:rFonts w:ascii="Times New Roman" w:hAnsi="Times New Roman" w:cs="Times New Roman"/>
          <w:sz w:val="24"/>
          <w:szCs w:val="24"/>
          <w:lang w:val="en-US"/>
        </w:rPr>
        <w:t xml:space="preserve">. J Exp Mar Biol Ecol 365:142–147 </w:t>
      </w:r>
    </w:p>
    <w:p w14:paraId="426A8397"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lang w:val="en-US"/>
        </w:rPr>
        <w:t xml:space="preserve">Davis KL, Colefax AP, Tucker JP, Kelaher BP, Santos IR (2021) Global coral reef ecosystems exhibit declining calcification and increasing primary productivity. </w:t>
      </w:r>
      <w:r w:rsidRPr="00F20C48">
        <w:rPr>
          <w:rFonts w:ascii="Times New Roman" w:hAnsi="Times New Roman" w:cs="Times New Roman"/>
          <w:sz w:val="24"/>
          <w:szCs w:val="24"/>
        </w:rPr>
        <w:t xml:space="preserve">Commun Earth Environ 2:105 </w:t>
      </w:r>
    </w:p>
    <w:p w14:paraId="0B470C9A"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rPr>
        <w:t xml:space="preserve">Díaz JM, Gómez DI (2003) Cambios históricos en la distribución y abundancia de praderas de pastos marinos en la Bahía de Cartagena y areas aledañas (Colombia). </w:t>
      </w:r>
      <w:r w:rsidRPr="00F20C48">
        <w:rPr>
          <w:rFonts w:ascii="Times New Roman" w:hAnsi="Times New Roman" w:cs="Times New Roman"/>
          <w:sz w:val="24"/>
          <w:szCs w:val="24"/>
          <w:lang w:val="en-US"/>
        </w:rPr>
        <w:t xml:space="preserve">Bol Invest Mar Cost 32:57–74 </w:t>
      </w:r>
    </w:p>
    <w:p w14:paraId="3FBB3421"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Dodge RE, Szmant AM, Garcia R, Swart PK, Forester A, Leder JJ (1992) Skeletal structural basis of density banding in the reef coral </w:t>
      </w:r>
      <w:r w:rsidRPr="00F20C48">
        <w:rPr>
          <w:rFonts w:ascii="Times New Roman" w:hAnsi="Times New Roman" w:cs="Times New Roman"/>
          <w:i/>
          <w:iCs/>
          <w:sz w:val="24"/>
          <w:szCs w:val="24"/>
          <w:lang w:val="en-US"/>
        </w:rPr>
        <w:t>Montastrea annularis</w:t>
      </w:r>
      <w:r w:rsidRPr="00F20C48">
        <w:rPr>
          <w:rFonts w:ascii="Times New Roman" w:hAnsi="Times New Roman" w:cs="Times New Roman"/>
          <w:sz w:val="24"/>
          <w:szCs w:val="24"/>
          <w:lang w:val="en-US"/>
        </w:rPr>
        <w:t>. Proceedings of the 7th International Coral Reef Symposium 1:186–195</w:t>
      </w:r>
    </w:p>
    <w:p w14:paraId="0BCBBB12"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Duprey N, Boucher H, Jiménez C (2012) Digital correction of computed X-radiographs for coral densitometry. J Exp Mar Biol Ecol 438:84–92 </w:t>
      </w:r>
    </w:p>
    <w:p w14:paraId="21D4564A"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Dustan P (1975) Growth and form in the reef-building coral </w:t>
      </w:r>
      <w:r w:rsidRPr="00F20C48">
        <w:rPr>
          <w:rFonts w:ascii="Times New Roman" w:hAnsi="Times New Roman" w:cs="Times New Roman"/>
          <w:i/>
          <w:iCs/>
          <w:sz w:val="24"/>
          <w:szCs w:val="24"/>
          <w:lang w:val="en-US"/>
        </w:rPr>
        <w:t>Montastrea annularis</w:t>
      </w:r>
      <w:r w:rsidRPr="00F20C48">
        <w:rPr>
          <w:rFonts w:ascii="Times New Roman" w:hAnsi="Times New Roman" w:cs="Times New Roman"/>
          <w:sz w:val="24"/>
          <w:szCs w:val="24"/>
          <w:lang w:val="en-US"/>
        </w:rPr>
        <w:t xml:space="preserve">. Mar Biol 33:101–107 </w:t>
      </w:r>
    </w:p>
    <w:p w14:paraId="69FF29ED"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Enfield DB, Mestas-Nuñez AM, Trimble PJ (2001) The Atlantic multidecadal oscillation and its relationship to rainfall and river flows in the continental U.S. Geophys Res Lett 28:2077–2080 </w:t>
      </w:r>
    </w:p>
    <w:p w14:paraId="7CF84927"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Fabricius KE (2005) Effects of terrestrial runoff on the ecology of corals and coral reefs: review and synthesis. Mar Pollut Bull 50:125–146 </w:t>
      </w:r>
    </w:p>
    <w:p w14:paraId="5C1B582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Ferrier-Pagès C, Witting J, Tambuttè E, Sebens KP (2003) Effect of natural zooplankton feeding on the tissue and skeletal growth of the scleractinian coral </w:t>
      </w:r>
      <w:r w:rsidRPr="00F20C48">
        <w:rPr>
          <w:rFonts w:ascii="Times New Roman" w:hAnsi="Times New Roman" w:cs="Times New Roman"/>
          <w:i/>
          <w:iCs/>
          <w:sz w:val="24"/>
          <w:szCs w:val="24"/>
          <w:lang w:val="en-US"/>
        </w:rPr>
        <w:t>Stylophora pistillata</w:t>
      </w:r>
      <w:r w:rsidRPr="00F20C48">
        <w:rPr>
          <w:rFonts w:ascii="Times New Roman" w:hAnsi="Times New Roman" w:cs="Times New Roman"/>
          <w:sz w:val="24"/>
          <w:szCs w:val="24"/>
          <w:lang w:val="en-US"/>
        </w:rPr>
        <w:t xml:space="preserve">. Coral Reefs 22:229–240 </w:t>
      </w:r>
    </w:p>
    <w:p w14:paraId="2010A050"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lang w:val="en-US"/>
        </w:rPr>
        <w:t xml:space="preserve">Fisher R, Bessell-Browne P, Jones R (2019) Synergistic and antagonistic impacts of suspended sediments and thermal stress on corals. </w:t>
      </w:r>
      <w:r w:rsidRPr="00F20C48">
        <w:rPr>
          <w:rFonts w:ascii="Times New Roman" w:hAnsi="Times New Roman" w:cs="Times New Roman"/>
          <w:sz w:val="24"/>
          <w:szCs w:val="24"/>
        </w:rPr>
        <w:t xml:space="preserve">Nat Commun </w:t>
      </w:r>
    </w:p>
    <w:p w14:paraId="38E2EAFD"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rPr>
        <w:t xml:space="preserve">Garay JA, Giraldo LN (1997) Influencia de los aportes de materia orgánica externa y autóctona en el decrecimiento de los niveles de oxigeno disuelto en la Bahía de Cartagena, Colombia. </w:t>
      </w:r>
      <w:r w:rsidRPr="00F20C48">
        <w:rPr>
          <w:rFonts w:ascii="Times New Roman" w:hAnsi="Times New Roman" w:cs="Times New Roman"/>
          <w:sz w:val="24"/>
          <w:szCs w:val="24"/>
          <w:lang w:val="en-US"/>
        </w:rPr>
        <w:t xml:space="preserve">Boletín Científico CIOH 18:1–13 </w:t>
      </w:r>
    </w:p>
    <w:p w14:paraId="745DC226"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Gorbunov MY, Falkowski PG (2002) Photoreceptors in the cnidarian hosts allow symbiotic corals to sense blue moonlight. Limnol Oceanogr 47:309–315 </w:t>
      </w:r>
    </w:p>
    <w:p w14:paraId="4BEE2EA1"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Grove CA, Nagtegaal R, Zinke J, Scheufen T, Koster B, Kasper S, McCulloch MT, van den Bergh G, Brummer GJA (2010) River runoff reconstructions from novel spectral luminescence scanning of massive coral skeletons. Coral Reefs 29:579–591 </w:t>
      </w:r>
    </w:p>
    <w:p w14:paraId="0B7FB606"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Guan Y, Hohn S, Merico A (2015) Suitable environmental ranges for potential coral reef habitats in the tropical ocean. PLoS ONE 10:e0128831 </w:t>
      </w:r>
    </w:p>
    <w:p w14:paraId="3D76CE5C"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Guan Y, Hohn S, Wild C, Merico A (2020) Vulnerability of global coral reef habitat suitability to ocean warming, acidification and eutrophication. Glob Change Biol 26:5646–5660 </w:t>
      </w:r>
    </w:p>
    <w:p w14:paraId="11D77285"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Halpern BS, Frazier M, Afflerbach J, Lowndes JS, Micheli F, O’Hara C, Scarborough C, Selkoe KA (2019) Recent pace of change in human impact on the world’s ocean. Sci Rep 9:1–8 </w:t>
      </w:r>
    </w:p>
    <w:p w14:paraId="11511CA7"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Helmle KP, Dodge RE, Swart PK, Gledhill DK, Eakin CM (2011) Growth rates of Florida corals from 1937 to 1996 and their response to climate change. Nat Commun 2:215 </w:t>
      </w:r>
    </w:p>
    <w:p w14:paraId="6FC4FF51"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Horta-Puga G, Carriquiry JD (2014) The last two centuries of lead pollution in the southern Gulf of Mexico recorded in the annual bands of the scleractinian coral </w:t>
      </w:r>
      <w:r w:rsidRPr="00F20C48">
        <w:rPr>
          <w:rFonts w:ascii="Times New Roman" w:hAnsi="Times New Roman" w:cs="Times New Roman"/>
          <w:i/>
          <w:iCs/>
          <w:sz w:val="24"/>
          <w:szCs w:val="24"/>
          <w:lang w:val="en-US"/>
        </w:rPr>
        <w:t>Orbicella faveolata</w:t>
      </w:r>
      <w:r w:rsidRPr="00F20C48">
        <w:rPr>
          <w:rFonts w:ascii="Times New Roman" w:hAnsi="Times New Roman" w:cs="Times New Roman"/>
          <w:sz w:val="24"/>
          <w:szCs w:val="24"/>
          <w:lang w:val="en-US"/>
        </w:rPr>
        <w:t xml:space="preserve">. Bull Environ Contam Toxicol 92:567–573 </w:t>
      </w:r>
    </w:p>
    <w:p w14:paraId="7383BFA8"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Houlbrèque F, Ferrier‐Pagès C (2009) Heterotrophy in Tropical scleractinian corals. Biol Rev 84:1–17 </w:t>
      </w:r>
    </w:p>
    <w:p w14:paraId="205C8C57"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Hudson JH, Shinn EA, Halley RB, Lidz B (1976) Sclerochronology: A tool for interpreting past environments. Geology 4:361–364 </w:t>
      </w:r>
    </w:p>
    <w:p w14:paraId="1980A645"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Jones R, Giofre N, Luter HM, Neoh TL, Fisher R, Duckworth A (2020) Responses of corals to chronic turbidity. Sci Rep 10:4762 </w:t>
      </w:r>
    </w:p>
    <w:p w14:paraId="77777589"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Kahng SE, Garcia-Sais JR, Spalding HL, Brokovich E, Wagner D, Weil E, Hinderstein L, Toonen RJ (2010) Community ecology of mesophotic coral reef ecosystems. Coral Reefs 1–21 </w:t>
      </w:r>
    </w:p>
    <w:p w14:paraId="3CE50C1F"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Killick R, Fearnhead P, Eckley IA (2012) Optimal detection of changepoints with a linear computational cost. J Am Stat Assoc 107:1590–1598 </w:t>
      </w:r>
    </w:p>
    <w:p w14:paraId="3A0EC4C6"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Lizcano-Sandoval LD, Marulanda-Gómez Á, López-Victoria M, Rodriguez-Ramirez A (2019) Climate change and Atlantic Multidecadal Oscillation as drivers of recent declines in coral growth rates in the Southwestern Caribbean. Frontiers in Marine Science 6:38 </w:t>
      </w:r>
    </w:p>
    <w:p w14:paraId="639FACA8"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lang w:val="en-US"/>
        </w:rPr>
        <w:t xml:space="preserve">López-Londoño T, Galindo-Martínez CT, Gómez-Campo K, González-Guerrero LA, Roitman S, Pollock FJ, Pizarro V, López-Victoria M, Medina M, Iglesias-Prieto R (2021) Physiological and ecological consequences of the water optical properties degradation on reef corals. </w:t>
      </w:r>
      <w:r w:rsidRPr="00F20C48">
        <w:rPr>
          <w:rFonts w:ascii="Times New Roman" w:hAnsi="Times New Roman" w:cs="Times New Roman"/>
          <w:sz w:val="24"/>
          <w:szCs w:val="24"/>
        </w:rPr>
        <w:t xml:space="preserve">Coral Reefs 40:1243–1256 </w:t>
      </w:r>
    </w:p>
    <w:p w14:paraId="7FAF82DE"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rPr>
        <w:t xml:space="preserve">López-Victoria M, Rodríguez-Moreno M, Zapata FA (2015) A paradoxical reef from Varadero, Cartagena Bay, Colombia. Coral Reefs 34:231 </w:t>
      </w:r>
    </w:p>
    <w:p w14:paraId="0B3C76B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rPr>
        <w:t xml:space="preserve">Manjarrez G, Castro I, Utria L (2008) Bioacumulación de cadmio en ostras de la Bahía de Cartagena. </w:t>
      </w:r>
      <w:r w:rsidRPr="00F20C48">
        <w:rPr>
          <w:rFonts w:ascii="Times New Roman" w:hAnsi="Times New Roman" w:cs="Times New Roman"/>
          <w:sz w:val="24"/>
          <w:szCs w:val="24"/>
          <w:lang w:val="en-US"/>
        </w:rPr>
        <w:t xml:space="preserve">Revista Ingenierías Universidad de Medellín 7:11–20 </w:t>
      </w:r>
    </w:p>
    <w:p w14:paraId="29A1F11D"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Manzello DP, Enochs IC, Kolodziej G, Carlton RR (2015) Recent decade of growth and calcification of </w:t>
      </w:r>
      <w:r w:rsidRPr="00F20C48">
        <w:rPr>
          <w:rFonts w:ascii="Times New Roman" w:hAnsi="Times New Roman" w:cs="Times New Roman"/>
          <w:i/>
          <w:iCs/>
          <w:sz w:val="24"/>
          <w:szCs w:val="24"/>
          <w:lang w:val="en-US"/>
        </w:rPr>
        <w:t>Orbicella faveolata</w:t>
      </w:r>
      <w:r w:rsidRPr="00F20C48">
        <w:rPr>
          <w:rFonts w:ascii="Times New Roman" w:hAnsi="Times New Roman" w:cs="Times New Roman"/>
          <w:sz w:val="24"/>
          <w:szCs w:val="24"/>
          <w:lang w:val="en-US"/>
        </w:rPr>
        <w:t xml:space="preserve"> in the Florida Keys: An inshore-offshore comparison. Marine Ecology Progress Series 521:81–89 </w:t>
      </w:r>
    </w:p>
    <w:p w14:paraId="44ABC1B2"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Manzello DP, Kolodziej G, Kirkland A, Besemer N, Enochs IC (2021) Increasing coral calcification in </w:t>
      </w:r>
      <w:r w:rsidRPr="00F20C48">
        <w:rPr>
          <w:rFonts w:ascii="Times New Roman" w:hAnsi="Times New Roman" w:cs="Times New Roman"/>
          <w:i/>
          <w:iCs/>
          <w:sz w:val="24"/>
          <w:szCs w:val="24"/>
          <w:lang w:val="en-US"/>
        </w:rPr>
        <w:t>Orbicella faveolata</w:t>
      </w:r>
      <w:r w:rsidRPr="00F20C48">
        <w:rPr>
          <w:rFonts w:ascii="Times New Roman" w:hAnsi="Times New Roman" w:cs="Times New Roman"/>
          <w:sz w:val="24"/>
          <w:szCs w:val="24"/>
          <w:lang w:val="en-US"/>
        </w:rPr>
        <w:t xml:space="preserve"> and </w:t>
      </w:r>
      <w:r w:rsidRPr="00F20C48">
        <w:rPr>
          <w:rFonts w:ascii="Times New Roman" w:hAnsi="Times New Roman" w:cs="Times New Roman"/>
          <w:i/>
          <w:iCs/>
          <w:sz w:val="24"/>
          <w:szCs w:val="24"/>
          <w:lang w:val="en-US"/>
        </w:rPr>
        <w:t>Pseudodiploria strigosa</w:t>
      </w:r>
      <w:r w:rsidRPr="00F20C48">
        <w:rPr>
          <w:rFonts w:ascii="Times New Roman" w:hAnsi="Times New Roman" w:cs="Times New Roman"/>
          <w:sz w:val="24"/>
          <w:szCs w:val="24"/>
          <w:lang w:val="en-US"/>
        </w:rPr>
        <w:t xml:space="preserve"> at Flower Garden Banks, Gulf of Mexico. Coral Reefs 40:1097–1111 </w:t>
      </w:r>
    </w:p>
    <w:p w14:paraId="0C32B38B"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Martínez JI, Yokoyama Y, Gomez A, Delgado A, Matsuzaki H, Rendon E (2010) Late Holocene marine terraces of the Cartagena region, southern Caribbean: The product of neotectonism or a former high stand in sea-level? J South Am Earth Sci 29:214–224 </w:t>
      </w:r>
    </w:p>
    <w:p w14:paraId="101E81DD"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lang w:val="en-US"/>
        </w:rPr>
        <w:t xml:space="preserve">McClanahan TR, Donner SD, Maynard JA, MacNeil MA, Graham NAJ, Maina J, Baker AC, Alemu I. JB, Beger M, Campbell SJ, Darling ES, Eakin CM, Heron SF, Jupiter SD, Lundquist CJ, McLeod E, Mumby PJ, Paddack MJ, Selig ER, van Woesik R (2012) Prioritizing key resilience indicators to support coral reef management in a changing climate. </w:t>
      </w:r>
      <w:r w:rsidRPr="00F20C48">
        <w:rPr>
          <w:rFonts w:ascii="Times New Roman" w:hAnsi="Times New Roman" w:cs="Times New Roman"/>
          <w:sz w:val="24"/>
          <w:szCs w:val="24"/>
        </w:rPr>
        <w:t xml:space="preserve">PLoS ONE 7:e42884 </w:t>
      </w:r>
    </w:p>
    <w:p w14:paraId="7D68AEC2"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rPr>
        <w:lastRenderedPageBreak/>
        <w:t xml:space="preserve">Mogollón JV (2002) Aproximación a la historia geomorfológica del área de influencia del Canal del Dique. Revista ANDI 66–82 </w:t>
      </w:r>
    </w:p>
    <w:p w14:paraId="34054083"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rPr>
        <w:t xml:space="preserve">Mogollón JV (2013) El Canal del Dique: Historia de un Desastre Ambiental. </w:t>
      </w:r>
      <w:r w:rsidRPr="00F20C48">
        <w:rPr>
          <w:rFonts w:ascii="Times New Roman" w:hAnsi="Times New Roman" w:cs="Times New Roman"/>
          <w:sz w:val="24"/>
          <w:szCs w:val="24"/>
          <w:lang w:val="en-US"/>
        </w:rPr>
        <w:t xml:space="preserve">El Áncora Editores, Bogotá, Colombia </w:t>
      </w:r>
    </w:p>
    <w:p w14:paraId="4888BB21"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Nagtegaal R, Grove CA, Kasper S, Zinke J, Boer W, Brummer GJA (2012) Spectral luminescence and geochemistry of coral aragonite: Effects of whole-core treatment. Chem Geol 318–319:6–15 </w:t>
      </w:r>
    </w:p>
    <w:p w14:paraId="407FBD26"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Pezner AK, Courtney TA, Barkley HC, Chou W-C, Chu H-C, Clements SM, Cyronak T, DeGrandpre MD, Kekuewa SAH, Kline DI, Liang Y-B, Martz TR, Mitarai S, Page HN, Rintoul MS, Smith JE, Soong K, Takeshita Y, Tresguerres M, Wei Y, Yates KK, Andersson AJ (2023) Increasing hypoxia on global coral reefs under ocean warming. Nat Clim Chang 13:403–409 </w:t>
      </w:r>
    </w:p>
    <w:p w14:paraId="7F8844AD"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Pizarro V, Rodríguez SC, López-Victoria M, Zapata FA, Zea S, Galindo-Martínez CT, Iglesias-Prieto R, Pollock J, Medina M (2017) Unraveling the structure and composition of Varadero Reef, an improbable and imperiled coral reef in the Colombian Caribbean. PeerJ 5:e4119 </w:t>
      </w:r>
    </w:p>
    <w:p w14:paraId="29BF93F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Quinn GP, Keough MJ (2002) Experimental Design and Data Analysis for Biologists. Cambridge University Press, Cambridge, UK </w:t>
      </w:r>
    </w:p>
    <w:p w14:paraId="359B3807"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Restrepo JD, Escobar R, Tosic M (2018) Fluvial fluxes from the Magdalena River into Cartagena Bay, Caribbean Colombia: Trends, future scenarios, and connections with upstream human impacts. Geomorphology 302:92–105 </w:t>
      </w:r>
    </w:p>
    <w:p w14:paraId="1EC13638"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Restrepo JD, Park E, Aquino S, Latrubesse EM (2016) Coral reefs chronically exposed to river sediment plumes in the southwestern Caribbean: Rosario Islands, Colombia. Sci Total Environ 553:316–329 </w:t>
      </w:r>
    </w:p>
    <w:p w14:paraId="7549B55E"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Restrepo-Ángel JD, Mora-Páez H, Díaz F, Govorcin M, Wdowinski S, Giraldo-Londoño L, Tosic M, Fernández I, Paniagua-Arroyave JF, Duque-Trujillo JF (2021) Coastal subsidence increases vulnerability to sea level rise over twenty first century in Cartagena, Caribbean Colombia. Sci Rep 11:18873 </w:t>
      </w:r>
    </w:p>
    <w:p w14:paraId="27BFCBBD"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Sánchez-Pelcastre DW, Tortolero-Langarica JJA, Alvarez-Filip L, Cruz-Ortega I, Carricart-Ganivet JP (2023) Sclerochronological characteristics of </w:t>
      </w:r>
      <w:r w:rsidRPr="00F20C48">
        <w:rPr>
          <w:rFonts w:ascii="Times New Roman" w:hAnsi="Times New Roman" w:cs="Times New Roman"/>
          <w:i/>
          <w:iCs/>
          <w:sz w:val="24"/>
          <w:szCs w:val="24"/>
          <w:lang w:val="en-US"/>
        </w:rPr>
        <w:t>Orbicella faveolata</w:t>
      </w:r>
      <w:r w:rsidRPr="00F20C48">
        <w:rPr>
          <w:rFonts w:ascii="Times New Roman" w:hAnsi="Times New Roman" w:cs="Times New Roman"/>
          <w:sz w:val="24"/>
          <w:szCs w:val="24"/>
          <w:lang w:val="en-US"/>
        </w:rPr>
        <w:t xml:space="preserve"> in Cayo Arenas, a remote coral reef from the Gulf of Mexico. PLoS ONE 18:e0293802 </w:t>
      </w:r>
    </w:p>
    <w:p w14:paraId="03F7DD6B"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Sully S, Burkepile DE, Donovan MK, Hodgson G, van Woesik R (2019) A global analysis of coral bleaching over the past two decades. Nat Commun 10:1264 </w:t>
      </w:r>
    </w:p>
    <w:p w14:paraId="56F5F77C"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Sully S, van Woesik R (2020) Turbid reefs moderate coral bleaching under climate‐related temperature stress. Glob Change Biol 26:1367–1373 </w:t>
      </w:r>
    </w:p>
    <w:p w14:paraId="352430EE"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Tanzil JTI, Lee JN, Brown BE, Quax R, Kaandorp JA, Lough JM, Todd PA (2016) Luminescence and density banding patterns in massive </w:t>
      </w:r>
      <w:r w:rsidRPr="00F20C48">
        <w:rPr>
          <w:rFonts w:ascii="Times New Roman" w:hAnsi="Times New Roman" w:cs="Times New Roman"/>
          <w:i/>
          <w:iCs/>
          <w:sz w:val="24"/>
          <w:szCs w:val="24"/>
          <w:lang w:val="en-US"/>
        </w:rPr>
        <w:t>Porites</w:t>
      </w:r>
      <w:r w:rsidRPr="00F20C48">
        <w:rPr>
          <w:rFonts w:ascii="Times New Roman" w:hAnsi="Times New Roman" w:cs="Times New Roman"/>
          <w:sz w:val="24"/>
          <w:szCs w:val="24"/>
          <w:lang w:val="en-US"/>
        </w:rPr>
        <w:t xml:space="preserve"> corals around the Thai-Malay Peninsula, Southeast Asia. Limnol Oceanogr 61:2003–2025 </w:t>
      </w:r>
    </w:p>
    <w:p w14:paraId="4875EEFB"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Tosic M, Restrepo JD, Izquierdo A, Lonin S, Martins F, Escobar R (2018) An integrated approach for the assessment of land-based pollution loads in the coastal zone. Estuar Coast Shelf Sci 211:217–226 </w:t>
      </w:r>
    </w:p>
    <w:p w14:paraId="6F5DE8D3"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Tosic M, Restrepo JD, Lonin S, Izquierdo A, Martins F (2019) Water and sediment quality in Cartagena Bay, Colombia: Seasonal variability and potential impacts of pollution. Estuar Coast Shelf Sci 216:187–203 </w:t>
      </w:r>
    </w:p>
    <w:p w14:paraId="00B9D819"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Travaglione N, Evans R, Moustaka M, Cuttler M, Thomson DP, Tweedley J, Wilson S (2023) Scleractinian corals rely on heterotrophy in highly turbid environments. Coral Reefs 42:997–1010 </w:t>
      </w:r>
    </w:p>
    <w:p w14:paraId="74A3EADB"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Truong C, Oudre L, Vayatis N (2020) Selective review of offline change point detection methods. Signal Processing 167:107299 </w:t>
      </w:r>
    </w:p>
    <w:p w14:paraId="4F75C11B"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lang w:val="en-US"/>
        </w:rPr>
        <w:t xml:space="preserve">Tuchkovenko YS, Lonin SA (2003) Mathematical model of the oxygen regime of Cartagena Bay. </w:t>
      </w:r>
      <w:r w:rsidRPr="00F20C48">
        <w:rPr>
          <w:rFonts w:ascii="Times New Roman" w:hAnsi="Times New Roman" w:cs="Times New Roman"/>
          <w:sz w:val="24"/>
          <w:szCs w:val="24"/>
        </w:rPr>
        <w:t xml:space="preserve">Ecol, Model 165:91–106 </w:t>
      </w:r>
    </w:p>
    <w:p w14:paraId="737DFD40"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rPr>
        <w:t xml:space="preserve">Tuchkovenko YS, Rendón SR (2002) Estudio del comportamiento de la contaminación bacteriana en la Bahía de Cartagena. </w:t>
      </w:r>
      <w:r w:rsidRPr="00F20C48">
        <w:rPr>
          <w:rFonts w:ascii="Times New Roman" w:hAnsi="Times New Roman" w:cs="Times New Roman"/>
          <w:sz w:val="24"/>
          <w:szCs w:val="24"/>
          <w:lang w:val="en-US"/>
        </w:rPr>
        <w:t xml:space="preserve">Boletín Científico CIOH 20:56–67 </w:t>
      </w:r>
    </w:p>
    <w:p w14:paraId="4369754A"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Winter A, Sammarco PW (2010) Lunar banding in the scleractinian coral </w:t>
      </w:r>
      <w:r w:rsidRPr="00F20C48">
        <w:rPr>
          <w:rFonts w:ascii="Times New Roman" w:hAnsi="Times New Roman" w:cs="Times New Roman"/>
          <w:i/>
          <w:iCs/>
          <w:sz w:val="24"/>
          <w:szCs w:val="24"/>
          <w:lang w:val="en-US"/>
        </w:rPr>
        <w:t>Montastraea faveolata</w:t>
      </w:r>
      <w:r w:rsidRPr="00F20C48">
        <w:rPr>
          <w:rFonts w:ascii="Times New Roman" w:hAnsi="Times New Roman" w:cs="Times New Roman"/>
          <w:sz w:val="24"/>
          <w:szCs w:val="24"/>
          <w:lang w:val="en-US"/>
        </w:rPr>
        <w:t xml:space="preserve">: Fine-scale structure and influence of temperature. J Geophys Res 115:1–12 </w:t>
      </w:r>
    </w:p>
    <w:p w14:paraId="3FC5673B" w14:textId="77777777" w:rsidR="008B1834" w:rsidRPr="00F20C48" w:rsidRDefault="008B1834" w:rsidP="008B1834">
      <w:pPr>
        <w:pStyle w:val="Bibliografa"/>
        <w:rPr>
          <w:rFonts w:ascii="Times New Roman" w:hAnsi="Times New Roman" w:cs="Times New Roman"/>
          <w:sz w:val="24"/>
          <w:szCs w:val="24"/>
          <w:lang w:val="en-US"/>
        </w:rPr>
      </w:pPr>
      <w:r w:rsidRPr="00F20C48">
        <w:rPr>
          <w:rFonts w:ascii="Times New Roman" w:hAnsi="Times New Roman" w:cs="Times New Roman"/>
          <w:sz w:val="24"/>
          <w:szCs w:val="24"/>
          <w:lang w:val="en-US"/>
        </w:rPr>
        <w:t>Zoppe SF, Gischler E (2024) Reef‐wide and long‐term skeletal growth records of the mountainous star coral (</w:t>
      </w:r>
      <w:r w:rsidRPr="00F20C48">
        <w:rPr>
          <w:rFonts w:ascii="Times New Roman" w:hAnsi="Times New Roman" w:cs="Times New Roman"/>
          <w:i/>
          <w:iCs/>
          <w:sz w:val="24"/>
          <w:szCs w:val="24"/>
          <w:lang w:val="en-US"/>
        </w:rPr>
        <w:t>Orbicella faveolata</w:t>
      </w:r>
      <w:r w:rsidRPr="00F20C48">
        <w:rPr>
          <w:rFonts w:ascii="Times New Roman" w:hAnsi="Times New Roman" w:cs="Times New Roman"/>
          <w:sz w:val="24"/>
          <w:szCs w:val="24"/>
          <w:lang w:val="en-US"/>
        </w:rPr>
        <w:t xml:space="preserve">) from Belize barrier and atoll reefs (Central America). J Quat Sci 39:145–162 </w:t>
      </w:r>
    </w:p>
    <w:p w14:paraId="131629FD" w14:textId="77777777" w:rsidR="008B1834" w:rsidRPr="00F20C48" w:rsidRDefault="008B1834" w:rsidP="008B1834">
      <w:pPr>
        <w:pStyle w:val="Bibliografa"/>
        <w:rPr>
          <w:rFonts w:ascii="Times New Roman" w:hAnsi="Times New Roman" w:cs="Times New Roman"/>
          <w:sz w:val="24"/>
          <w:szCs w:val="24"/>
        </w:rPr>
      </w:pPr>
      <w:r w:rsidRPr="00F20C48">
        <w:rPr>
          <w:rFonts w:ascii="Times New Roman" w:hAnsi="Times New Roman" w:cs="Times New Roman"/>
          <w:sz w:val="24"/>
          <w:szCs w:val="24"/>
          <w:lang w:val="en-US"/>
        </w:rPr>
        <w:t xml:space="preserve">Zweifler A, O’Leary M, Morgan K, Browne NK (2021) Turbid coral reefs: Past, present and future—A review. </w:t>
      </w:r>
      <w:r w:rsidRPr="00F20C48">
        <w:rPr>
          <w:rFonts w:ascii="Times New Roman" w:hAnsi="Times New Roman" w:cs="Times New Roman"/>
          <w:sz w:val="24"/>
          <w:szCs w:val="24"/>
        </w:rPr>
        <w:t xml:space="preserve">Diversity 13:251 </w:t>
      </w:r>
    </w:p>
    <w:p w14:paraId="1177D8EF" w14:textId="6FA01FD3" w:rsidR="009E0BA2" w:rsidRPr="00F953B1" w:rsidRDefault="004E66A9" w:rsidP="00293772">
      <w:pPr>
        <w:spacing w:line="480" w:lineRule="auto"/>
        <w:rPr>
          <w:rFonts w:ascii="Arial" w:hAnsi="Arial" w:cs="Arial"/>
          <w:sz w:val="24"/>
          <w:szCs w:val="24"/>
          <w:lang w:val="en-US"/>
        </w:rPr>
      </w:pPr>
      <w:r w:rsidRPr="00F20C48">
        <w:rPr>
          <w:rFonts w:ascii="Times New Roman" w:hAnsi="Times New Roman" w:cs="Times New Roman"/>
          <w:sz w:val="24"/>
          <w:szCs w:val="24"/>
          <w:lang w:val="en-US"/>
        </w:rPr>
        <w:fldChar w:fldCharType="end"/>
      </w:r>
    </w:p>
    <w:sectPr w:rsidR="009E0BA2" w:rsidRPr="00F953B1" w:rsidSect="00F32F3F">
      <w:headerReference w:type="even" r:id="rId18"/>
      <w:headerReference w:type="default" r:id="rId19"/>
      <w:footerReference w:type="even" r:id="rId20"/>
      <w:footerReference w:type="default" r:id="rId21"/>
      <w:headerReference w:type="first" r:id="rId22"/>
      <w:footerReference w:type="first" r:id="rId23"/>
      <w:pgSz w:w="12240" w:h="15840"/>
      <w:pgMar w:top="1417" w:right="1701" w:bottom="1417" w:left="1701"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ngela Maria Marulanda" w:date="2024-09-17T08:04:00Z" w:initials="AM">
    <w:p w14:paraId="3D504DA8" w14:textId="77777777" w:rsidR="00862291" w:rsidRPr="00E84589" w:rsidRDefault="00862291" w:rsidP="00AA083B">
      <w:pPr>
        <w:rPr>
          <w:lang w:val="en-US"/>
        </w:rPr>
      </w:pPr>
      <w:r>
        <w:rPr>
          <w:rStyle w:val="Refdecomentario"/>
        </w:rPr>
        <w:annotationRef/>
      </w:r>
      <w:r w:rsidRPr="00E84589">
        <w:rPr>
          <w:sz w:val="20"/>
          <w:szCs w:val="20"/>
          <w:lang w:val="en-US"/>
        </w:rPr>
        <w:t xml:space="preserve">In general, I think the intro. needs to be more streamlined and there is some info. that I am missing. </w:t>
      </w:r>
    </w:p>
    <w:p w14:paraId="734627D6" w14:textId="77777777" w:rsidR="00862291" w:rsidRPr="00E84589" w:rsidRDefault="00862291" w:rsidP="00AA083B">
      <w:pPr>
        <w:rPr>
          <w:lang w:val="en-US"/>
        </w:rPr>
      </w:pPr>
      <w:r w:rsidRPr="00E84589">
        <w:rPr>
          <w:sz w:val="20"/>
          <w:szCs w:val="20"/>
          <w:lang w:val="en-US"/>
        </w:rPr>
        <w:t>I suggest to keep the intro. general and only introduce Varadero at the end as a “study case”. I think this way, we can increase the “interested audience”/scope. (only a suggestion. see what you think).</w:t>
      </w:r>
    </w:p>
  </w:comment>
  <w:comment w:id="1" w:author="Angela Maria Marulanda" w:date="2024-09-16T18:29:00Z" w:initials="AM">
    <w:p w14:paraId="28A7BC53" w14:textId="77777777" w:rsidR="001119D7" w:rsidRPr="00E84589" w:rsidRDefault="001119D7" w:rsidP="001119D7">
      <w:pPr>
        <w:rPr>
          <w:lang w:val="en-US"/>
        </w:rPr>
      </w:pPr>
      <w:r>
        <w:rPr>
          <w:rStyle w:val="Refdecomentario"/>
        </w:rPr>
        <w:annotationRef/>
      </w:r>
      <w:r w:rsidRPr="00E84589">
        <w:rPr>
          <w:sz w:val="20"/>
          <w:szCs w:val="20"/>
          <w:lang w:val="en-US"/>
        </w:rPr>
        <w:t>I think we should be more precise here.</w:t>
      </w:r>
    </w:p>
  </w:comment>
  <w:comment w:id="2" w:author="Angela Maria Marulanda" w:date="2024-09-17T08:01:00Z" w:initials="AM">
    <w:p w14:paraId="50A9A232" w14:textId="7989250E" w:rsidR="00862291" w:rsidRPr="00E84589" w:rsidRDefault="00862291" w:rsidP="00AA083B">
      <w:pPr>
        <w:rPr>
          <w:lang w:val="en-US"/>
        </w:rPr>
      </w:pPr>
      <w:r>
        <w:rPr>
          <w:rStyle w:val="Refdecomentario"/>
        </w:rPr>
        <w:annotationRef/>
      </w:r>
      <w:r w:rsidRPr="00E84589">
        <w:rPr>
          <w:sz w:val="20"/>
          <w:szCs w:val="20"/>
          <w:lang w:val="en-US"/>
        </w:rPr>
        <w:t>is there something known about these reefs? how they can survive under these conditions? I suggest adding that info here.</w:t>
      </w:r>
    </w:p>
  </w:comment>
  <w:comment w:id="5" w:author="RODRIGUEZ RAMIREZ, Alberto (erodr11)" w:date="2024-09-21T15:10:00Z" w:initials="RRA(">
    <w:p w14:paraId="565ED581" w14:textId="1D9915AA" w:rsidR="0063326C" w:rsidRDefault="0063326C">
      <w:pPr>
        <w:pStyle w:val="Textocomentario"/>
      </w:pPr>
      <w:r>
        <w:rPr>
          <w:rStyle w:val="Refdecomentario"/>
        </w:rPr>
        <w:annotationRef/>
      </w:r>
      <w:r>
        <w:t xml:space="preserve">Seguido a este párrafo elaborar uno nuevo </w:t>
      </w:r>
      <w:r w:rsidR="00352F5F">
        <w:t>con la información que se tiene de g</w:t>
      </w:r>
      <w:r w:rsidR="00E408EF">
        <w:t>r</w:t>
      </w:r>
      <w:r w:rsidR="00352F5F">
        <w:t xml:space="preserve">owth </w:t>
      </w:r>
      <w:r w:rsidR="00E408EF">
        <w:t>responses</w:t>
      </w:r>
      <w:r w:rsidR="00352F5F">
        <w:t xml:space="preserve"> </w:t>
      </w:r>
      <w:r w:rsidR="00E408EF">
        <w:t xml:space="preserve">en general, y lo poco/nulo que hay en aguas turbias o arrecifes que cambiaron drásticamente de condiciones. </w:t>
      </w:r>
      <w:r w:rsidR="00057968">
        <w:t xml:space="preserve">Extraño trabajo de Guzman et al en Panama, si bien no es en Orbicelas, ayuda para el contexto y para resaltar la ausencia de info de la especie de coral constructura de arrecifes  mas importante del Caribe. </w:t>
      </w:r>
      <w:r w:rsidR="00E408EF">
        <w:t>Terminar resaltando la necesidad de documentar la respuesta de corales de arrrecifes resilientes al deterioro ambiental para manejo/conservación</w:t>
      </w:r>
    </w:p>
  </w:comment>
  <w:comment w:id="4" w:author="Angela Maria Marulanda" w:date="2024-09-16T18:31:00Z" w:initials="AM">
    <w:p w14:paraId="66FAD690" w14:textId="77777777" w:rsidR="0063326C" w:rsidRPr="00E84589" w:rsidRDefault="0063326C" w:rsidP="0063326C">
      <w:pPr>
        <w:rPr>
          <w:lang w:val="en-US"/>
        </w:rPr>
      </w:pPr>
      <w:r>
        <w:rPr>
          <w:rStyle w:val="Refdecomentario"/>
        </w:rPr>
        <w:annotationRef/>
      </w:r>
      <w:r w:rsidRPr="00E84589">
        <w:rPr>
          <w:sz w:val="20"/>
          <w:szCs w:val="20"/>
          <w:lang w:val="en-US"/>
        </w:rPr>
        <w:t xml:space="preserve">I suggest to move/incorporate this information after line 38. </w:t>
      </w:r>
    </w:p>
    <w:p w14:paraId="40062F9A" w14:textId="77777777" w:rsidR="0063326C" w:rsidRPr="00E84589" w:rsidRDefault="0063326C" w:rsidP="0063326C">
      <w:pPr>
        <w:rPr>
          <w:lang w:val="en-US"/>
        </w:rPr>
      </w:pPr>
    </w:p>
    <w:p w14:paraId="485CF6E5" w14:textId="77777777" w:rsidR="0063326C" w:rsidRPr="00E84589" w:rsidRDefault="0063326C" w:rsidP="0063326C">
      <w:pPr>
        <w:rPr>
          <w:lang w:val="en-US"/>
        </w:rPr>
      </w:pPr>
      <w:r w:rsidRPr="00E84589">
        <w:rPr>
          <w:sz w:val="20"/>
          <w:szCs w:val="20"/>
          <w:lang w:val="en-US"/>
        </w:rPr>
        <w:t xml:space="preserve">Before introducing Varadero. </w:t>
      </w:r>
    </w:p>
    <w:p w14:paraId="317881C3" w14:textId="77777777" w:rsidR="0063326C" w:rsidRPr="00E84589" w:rsidRDefault="0063326C" w:rsidP="0063326C">
      <w:pPr>
        <w:rPr>
          <w:lang w:val="en-US"/>
        </w:rPr>
      </w:pPr>
      <w:r w:rsidRPr="00E84589">
        <w:rPr>
          <w:sz w:val="20"/>
          <w:szCs w:val="20"/>
          <w:lang w:val="en-US"/>
        </w:rPr>
        <w:t>Actually, I think we should keep the intro more general and only use Varadero as a “study case”.</w:t>
      </w:r>
    </w:p>
  </w:comment>
  <w:comment w:id="8" w:author="RODRIGUEZ RAMIREZ, Alberto (erodr11)" w:date="2024-09-21T15:09:00Z" w:initials="RRA(">
    <w:p w14:paraId="2AC7ED93" w14:textId="5F1D721E" w:rsidR="0063326C" w:rsidRDefault="0063326C">
      <w:pPr>
        <w:pStyle w:val="Textocomentario"/>
      </w:pPr>
      <w:r>
        <w:rPr>
          <w:rStyle w:val="Refdecomentario"/>
        </w:rPr>
        <w:annotationRef/>
      </w:r>
      <w:r>
        <w:t xml:space="preserve">Mover </w:t>
      </w:r>
      <w:r w:rsidR="00E408EF">
        <w:t>todo esto a área</w:t>
      </w:r>
      <w:r>
        <w:t xml:space="preserve"> estudio</w:t>
      </w:r>
      <w:r w:rsidR="00E408EF">
        <w:t xml:space="preserve"> y/o discusión según convenga</w:t>
      </w:r>
    </w:p>
  </w:comment>
  <w:comment w:id="76" w:author="Mateo  Lopez Victoria" w:date="2024-09-19T15:23:00Z" w:initials="MLV">
    <w:p w14:paraId="1F418258" w14:textId="00CFEB5F" w:rsidR="00AC6DCB" w:rsidRPr="00AC6DCB" w:rsidRDefault="00AC6DCB">
      <w:pPr>
        <w:pStyle w:val="Textocomentario"/>
        <w:rPr>
          <w:lang w:val="en-US"/>
        </w:rPr>
      </w:pPr>
      <w:r>
        <w:rPr>
          <w:rStyle w:val="Refdecomentario"/>
        </w:rPr>
        <w:annotationRef/>
      </w:r>
      <w:r>
        <w:t xml:space="preserve">estas figuras que se derivan de analizar o re-analizar datos y generar salidas gráficas nuevas, en mi opinión, son resultados del ms. Así que podríamos considerar que vayan en resultados o en supp material. </w:t>
      </w:r>
      <w:r w:rsidRPr="00AC6DCB">
        <w:rPr>
          <w:lang w:val="en-US"/>
        </w:rPr>
        <w:t xml:space="preserve">Me pasa con varias de </w:t>
      </w:r>
      <w:r>
        <w:rPr>
          <w:lang w:val="en-US"/>
        </w:rPr>
        <w:t>las figuras del ms.</w:t>
      </w:r>
    </w:p>
  </w:comment>
  <w:comment w:id="78" w:author="Angela Maria Marulanda" w:date="2024-09-16T18:31:00Z" w:initials="AM">
    <w:p w14:paraId="08BDEA1E" w14:textId="77777777" w:rsidR="00862291" w:rsidRPr="00E84589" w:rsidRDefault="00862291" w:rsidP="00671FE1">
      <w:pPr>
        <w:rPr>
          <w:lang w:val="en-US"/>
        </w:rPr>
      </w:pPr>
      <w:r>
        <w:rPr>
          <w:rStyle w:val="Refdecomentario"/>
        </w:rPr>
        <w:annotationRef/>
      </w:r>
      <w:r w:rsidRPr="00E84589">
        <w:rPr>
          <w:sz w:val="20"/>
          <w:szCs w:val="20"/>
          <w:lang w:val="en-US"/>
        </w:rPr>
        <w:t xml:space="preserve">I suggest to move/incorporate this information after line 38. </w:t>
      </w:r>
    </w:p>
    <w:p w14:paraId="78CB2F47" w14:textId="77777777" w:rsidR="00862291" w:rsidRPr="00E84589" w:rsidRDefault="00862291" w:rsidP="00671FE1">
      <w:pPr>
        <w:rPr>
          <w:lang w:val="en-US"/>
        </w:rPr>
      </w:pPr>
    </w:p>
    <w:p w14:paraId="25E1A158" w14:textId="77777777" w:rsidR="00862291" w:rsidRPr="00E84589" w:rsidRDefault="00862291" w:rsidP="00671FE1">
      <w:pPr>
        <w:rPr>
          <w:lang w:val="en-US"/>
        </w:rPr>
      </w:pPr>
      <w:r w:rsidRPr="00E84589">
        <w:rPr>
          <w:sz w:val="20"/>
          <w:szCs w:val="20"/>
          <w:lang w:val="en-US"/>
        </w:rPr>
        <w:t xml:space="preserve">Before introducing Varadero. </w:t>
      </w:r>
    </w:p>
    <w:p w14:paraId="205F5333" w14:textId="77777777" w:rsidR="00862291" w:rsidRPr="00E84589" w:rsidRDefault="00862291" w:rsidP="00671FE1">
      <w:pPr>
        <w:rPr>
          <w:lang w:val="en-US"/>
        </w:rPr>
      </w:pPr>
      <w:r w:rsidRPr="00E84589">
        <w:rPr>
          <w:sz w:val="20"/>
          <w:szCs w:val="20"/>
          <w:lang w:val="en-US"/>
        </w:rPr>
        <w:t>Actually, I think we should keep the intro more general and only use Varadero as a “study case”.</w:t>
      </w:r>
    </w:p>
  </w:comment>
  <w:comment w:id="114" w:author="Angela Maria Marulanda" w:date="2024-09-18T07:37:00Z" w:initials="AM">
    <w:p w14:paraId="50ED1913" w14:textId="77777777" w:rsidR="00862291" w:rsidRPr="00E84589" w:rsidRDefault="00862291" w:rsidP="00845609">
      <w:pPr>
        <w:rPr>
          <w:lang w:val="en-US"/>
        </w:rPr>
      </w:pPr>
      <w:r>
        <w:rPr>
          <w:rStyle w:val="Refdecomentario"/>
        </w:rPr>
        <w:annotationRef/>
      </w:r>
      <w:r w:rsidRPr="00E84589">
        <w:rPr>
          <w:sz w:val="20"/>
          <w:szCs w:val="20"/>
          <w:lang w:val="en-US"/>
        </w:rPr>
        <w:t xml:space="preserve">Why is this important for us? We are not looking into species interactions. </w:t>
      </w:r>
    </w:p>
  </w:comment>
  <w:comment w:id="115" w:author="Mateo  Lopez Victoria" w:date="2024-09-19T14:42:00Z" w:initials="MLV">
    <w:p w14:paraId="645D4DEB" w14:textId="1C43C1D2" w:rsidR="00862291" w:rsidRDefault="00862291">
      <w:pPr>
        <w:pStyle w:val="Textocomentario"/>
      </w:pPr>
      <w:r>
        <w:rPr>
          <w:rStyle w:val="Refdecomentario"/>
        </w:rPr>
        <w:annotationRef/>
      </w:r>
      <w:r>
        <w:t>pienso que sí puede tener relevancia para el ms mencionar que los corales "habituales" de los arrecifes del Caribe están todos allí, pero que se pelean cada centímetro del espacio habitable que queda. Lo cierto es que eso se puede percibir, pero no lo medimos (o sea que hay que sabe cómo mencionarlo).</w:t>
      </w:r>
    </w:p>
  </w:comment>
  <w:comment w:id="116" w:author="Mateo  Lopez Victoria" w:date="2024-09-19T14:44:00Z" w:initials="MLV">
    <w:p w14:paraId="48E3C33F" w14:textId="4DD9FAB4" w:rsidR="00862291" w:rsidRDefault="00862291">
      <w:pPr>
        <w:pStyle w:val="Textocomentario"/>
      </w:pPr>
      <w:r>
        <w:rPr>
          <w:rStyle w:val="Refdecomentario"/>
        </w:rPr>
        <w:annotationRef/>
      </w:r>
      <w:r>
        <w:t>tal vez tiene razón Ángela en que algunas particularidades de la Intro respecto a Varadero podrían venir a la sección del área de estudio, solo que a mí sí me gusta el contexto detallado del sistema en la Intro, porque yo he abogado más por una historia centrada en Varadero, y que en la discusión miremos hasta dónde se deja generalizar. Mi voto siempre ha sido por contar esa historia</w:t>
      </w:r>
      <w:r w:rsidRPr="005A0558">
        <w:rPr>
          <w:highlight w:val="yellow"/>
        </w:rPr>
        <w:t>. "cómo un arrecife resiste en condiciones limitantes, y eso cómo se refleja en el crecimiento de una especie de coral"</w:t>
      </w:r>
      <w:r>
        <w:t xml:space="preserve"> (la más "importante" estructuralmente hablando, del Caribe).</w:t>
      </w:r>
    </w:p>
  </w:comment>
  <w:comment w:id="117" w:author="RODRIGUEZ RAMIREZ, Alberto (erodr11)" w:date="2024-09-21T15:23:00Z" w:initials="RRA(">
    <w:p w14:paraId="6C403836" w14:textId="7B25EB47" w:rsidR="000E7004" w:rsidRDefault="000E7004">
      <w:pPr>
        <w:pStyle w:val="Textocomentario"/>
      </w:pPr>
      <w:r>
        <w:rPr>
          <w:rStyle w:val="Refdecomentario"/>
        </w:rPr>
        <w:annotationRef/>
      </w:r>
      <w:r>
        <w:t>Sí este es el enfoque</w:t>
      </w:r>
      <w:r w:rsidR="005A0558">
        <w:t>, la big picture</w:t>
      </w:r>
      <w:r>
        <w:t xml:space="preserve"> y debe quedar plasmado en la intro. Mover el par de párrafos </w:t>
      </w:r>
      <w:r w:rsidR="00057968">
        <w:t>del</w:t>
      </w:r>
      <w:r w:rsidR="005A0558">
        <w:t xml:space="preserve"> Varadero </w:t>
      </w:r>
      <w:r w:rsidR="00057968">
        <w:t xml:space="preserve">de la intro </w:t>
      </w:r>
      <w:r>
        <w:t>aquí</w:t>
      </w:r>
    </w:p>
  </w:comment>
  <w:comment w:id="119" w:author="Mateo  Lopez Victoria" w:date="2024-09-19T15:22:00Z" w:initials="MLV">
    <w:p w14:paraId="0E781362" w14:textId="744A80FF" w:rsidR="00AC6DCB" w:rsidRDefault="00AC6DCB">
      <w:pPr>
        <w:pStyle w:val="Textocomentario"/>
      </w:pPr>
      <w:r>
        <w:rPr>
          <w:rStyle w:val="Refdecomentario"/>
        </w:rPr>
        <w:annotationRef/>
      </w:r>
      <w:r>
        <w:t>no sé hasta dónde esta gráfica, al ser producto del análisis y graficación de este producto, deba ir en la sección de resultados. O acaso en material suplementario. ¿Qué piensan?</w:t>
      </w:r>
    </w:p>
  </w:comment>
  <w:comment w:id="120" w:author="RODRIGUEZ RAMIREZ, Alberto (erodr11)" w:date="2024-09-21T15:37:00Z" w:initials="RRA(">
    <w:p w14:paraId="741BAB49" w14:textId="2569D0C7" w:rsidR="00604F5F" w:rsidRDefault="00604F5F">
      <w:pPr>
        <w:pStyle w:val="Textocomentario"/>
      </w:pPr>
      <w:r>
        <w:rPr>
          <w:rStyle w:val="Refdecomentario"/>
        </w:rPr>
        <w:annotationRef/>
      </w:r>
      <w:r>
        <w:t>Pasar a supple</w:t>
      </w:r>
      <w:r w:rsidR="00561C61">
        <w:t>men</w:t>
      </w:r>
      <w:r>
        <w:t>tary y especificar que es air temperature</w:t>
      </w:r>
    </w:p>
  </w:comment>
  <w:comment w:id="122" w:author="RODRIGUEZ RAMIREZ, Alberto (erodr11)" w:date="2024-09-21T21:16:00Z" w:initials="RRA(">
    <w:p w14:paraId="0A067003" w14:textId="12E9BE76" w:rsidR="00B166C9" w:rsidRDefault="00B166C9">
      <w:pPr>
        <w:pStyle w:val="Textocomentario"/>
      </w:pPr>
      <w:r>
        <w:rPr>
          <w:rStyle w:val="Refdecomentario"/>
        </w:rPr>
        <w:annotationRef/>
      </w:r>
      <w:r>
        <w:t xml:space="preserve">Dejar la palabra analysis solo para tratamiento de datos. </w:t>
      </w:r>
    </w:p>
  </w:comment>
  <w:comment w:id="130" w:author="Angela Maria Marulanda" w:date="2024-09-18T07:50:00Z" w:initials="AM">
    <w:p w14:paraId="25B1299A" w14:textId="77777777" w:rsidR="00862291" w:rsidRPr="00E84589" w:rsidRDefault="00862291" w:rsidP="00262E7F">
      <w:pPr>
        <w:rPr>
          <w:lang w:val="en-US"/>
        </w:rPr>
      </w:pPr>
      <w:r>
        <w:rPr>
          <w:rStyle w:val="Refdecomentario"/>
        </w:rPr>
        <w:annotationRef/>
      </w:r>
      <w:r w:rsidRPr="00E84589">
        <w:rPr>
          <w:sz w:val="20"/>
          <w:szCs w:val="20"/>
          <w:lang w:val="en-US"/>
        </w:rPr>
        <w:t xml:space="preserve">I think to make it clearer we should start by explaining that we used 2 different methods for estimating coral densitiy i.e., x-rays and ct-scan (right?). </w:t>
      </w:r>
      <w:r w:rsidRPr="00E84589">
        <w:rPr>
          <w:sz w:val="20"/>
          <w:szCs w:val="20"/>
          <w:lang w:val="en-US"/>
        </w:rPr>
        <w:cr/>
        <w:t>And also we should explain in 1-2 sentences why we decided to do these 2 (I dont remember why xD )</w:t>
      </w:r>
    </w:p>
  </w:comment>
  <w:comment w:id="131" w:author="RODRIGUEZ RAMIREZ, Alberto (erodr11)" w:date="2024-09-21T15:39:00Z" w:initials="RRA(">
    <w:p w14:paraId="1C702113" w14:textId="6C23C238" w:rsidR="00604F5F" w:rsidRDefault="00604F5F">
      <w:pPr>
        <w:pStyle w:val="Textocomentario"/>
      </w:pPr>
      <w:r>
        <w:rPr>
          <w:rStyle w:val="Refdecomentario"/>
        </w:rPr>
        <w:annotationRef/>
      </w:r>
      <w:r>
        <w:t>Sí de</w:t>
      </w:r>
      <w:r w:rsidR="00B7403A">
        <w:t xml:space="preserve"> </w:t>
      </w:r>
      <w:r>
        <w:t>acuerdo</w:t>
      </w:r>
    </w:p>
  </w:comment>
  <w:comment w:id="132" w:author="Mateo  Lopez Victoria" w:date="2024-09-19T14:55:00Z" w:initials="MLV">
    <w:p w14:paraId="4D4FA658" w14:textId="60C172AA" w:rsidR="00F563EE" w:rsidRDefault="00F563EE">
      <w:pPr>
        <w:pStyle w:val="Textocomentario"/>
      </w:pPr>
      <w:r>
        <w:rPr>
          <w:rStyle w:val="Refdecomentario"/>
        </w:rPr>
        <w:annotationRef/>
      </w:r>
      <w:r>
        <w:t>esto también me suena a resultados, como para el inicio de uno de los párrafos</w:t>
      </w:r>
    </w:p>
  </w:comment>
  <w:comment w:id="133" w:author="RODRIGUEZ RAMIREZ, Alberto (erodr11)" w:date="2024-09-21T15:56:00Z" w:initials="RRA(">
    <w:p w14:paraId="50E6C252" w14:textId="64EBEE18" w:rsidR="00B7403A" w:rsidRDefault="00B7403A">
      <w:pPr>
        <w:pStyle w:val="Textocomentario"/>
      </w:pPr>
      <w:r>
        <w:rPr>
          <w:rStyle w:val="Refdecomentario"/>
        </w:rPr>
        <w:annotationRef/>
      </w:r>
      <w:r>
        <w:t xml:space="preserve">Si </w:t>
      </w:r>
      <w:r w:rsidR="00057968">
        <w:t xml:space="preserve">mejor en </w:t>
      </w:r>
      <w:r>
        <w:t xml:space="preserve">resultados, sobre todo porque no hay antecedentes de cores </w:t>
      </w:r>
      <w:r w:rsidR="00057968">
        <w:t xml:space="preserve">de orbicelas </w:t>
      </w:r>
      <w:r>
        <w:t>colectados en un arrecife que cambio completamente de condiciones ambientales</w:t>
      </w:r>
      <w:r w:rsidR="00057968">
        <w:t>, creo?</w:t>
      </w:r>
    </w:p>
  </w:comment>
  <w:comment w:id="134" w:author="Angela Maria Marulanda" w:date="2024-09-18T13:49:00Z" w:initials="AM">
    <w:p w14:paraId="039013C0" w14:textId="77777777" w:rsidR="00862291" w:rsidRPr="00E84589" w:rsidRDefault="00862291" w:rsidP="006A488D">
      <w:pPr>
        <w:rPr>
          <w:lang w:val="en-US"/>
        </w:rPr>
      </w:pPr>
      <w:r>
        <w:rPr>
          <w:rStyle w:val="Refdecomentario"/>
        </w:rPr>
        <w:annotationRef/>
      </w:r>
      <w:r w:rsidRPr="00E84589">
        <w:rPr>
          <w:sz w:val="20"/>
          <w:szCs w:val="20"/>
          <w:lang w:val="en-US"/>
        </w:rPr>
        <w:t xml:space="preserve">you could cite here also Figure 4. </w:t>
      </w:r>
    </w:p>
    <w:p w14:paraId="4E4BDBE9" w14:textId="77777777" w:rsidR="00862291" w:rsidRPr="00E84589" w:rsidRDefault="00862291" w:rsidP="006A488D">
      <w:pPr>
        <w:rPr>
          <w:lang w:val="en-US"/>
        </w:rPr>
      </w:pPr>
      <w:r w:rsidRPr="00E84589">
        <w:rPr>
          <w:sz w:val="20"/>
          <w:szCs w:val="20"/>
          <w:lang w:val="en-US"/>
        </w:rPr>
        <w:t>But I am not sure if this would also be part of the results.</w:t>
      </w:r>
    </w:p>
  </w:comment>
  <w:comment w:id="135" w:author="Mateo  Lopez Victoria" w:date="2024-09-19T15:20:00Z" w:initials="MLV">
    <w:p w14:paraId="0D4C93BF" w14:textId="42F8E570" w:rsidR="00AC6DCB" w:rsidRPr="00AC6DCB" w:rsidRDefault="00AC6DCB">
      <w:pPr>
        <w:pStyle w:val="Textocomentario"/>
      </w:pPr>
      <w:r>
        <w:rPr>
          <w:rStyle w:val="Refdecomentario"/>
        </w:rPr>
        <w:annotationRef/>
      </w:r>
      <w:r>
        <w:t>creo que esta figura también se puede bajar a la sección de resultados (y citarla para métodos, si viene al caso)</w:t>
      </w:r>
    </w:p>
  </w:comment>
  <w:comment w:id="136" w:author="RODRIGUEZ RAMIREZ, Alberto (erodr11)" w:date="2024-09-21T15:56:00Z" w:initials="RRA(">
    <w:p w14:paraId="759A1E45" w14:textId="7375D84C" w:rsidR="00B7403A" w:rsidRDefault="00B7403A">
      <w:pPr>
        <w:pStyle w:val="Textocomentario"/>
      </w:pPr>
      <w:r>
        <w:rPr>
          <w:rStyle w:val="Refdecomentario"/>
        </w:rPr>
        <w:annotationRef/>
      </w:r>
      <w:r>
        <w:t>Sí de acuerdo</w:t>
      </w:r>
    </w:p>
  </w:comment>
  <w:comment w:id="137" w:author="Angela Maria Marulanda" w:date="2024-09-18T07:58:00Z" w:initials="AM">
    <w:p w14:paraId="7C5E42E0" w14:textId="780BC532" w:rsidR="00862291" w:rsidRPr="00E84589" w:rsidRDefault="00862291" w:rsidP="00262E7F">
      <w:pPr>
        <w:rPr>
          <w:lang w:val="en-US"/>
        </w:rPr>
      </w:pPr>
      <w:r>
        <w:rPr>
          <w:rStyle w:val="Refdecomentario"/>
        </w:rPr>
        <w:annotationRef/>
      </w:r>
      <w:r w:rsidRPr="00E84589">
        <w:rPr>
          <w:sz w:val="20"/>
          <w:szCs w:val="20"/>
          <w:lang w:val="en-US"/>
        </w:rPr>
        <w:t>For me, this is a result.</w:t>
      </w:r>
    </w:p>
  </w:comment>
  <w:comment w:id="138" w:author="Mateo  Lopez Victoria" w:date="2024-09-19T14:55:00Z" w:initials="MLV">
    <w:p w14:paraId="56CEF98F" w14:textId="66698CE2" w:rsidR="00F563EE" w:rsidRDefault="00F563EE">
      <w:pPr>
        <w:pStyle w:val="Textocomentario"/>
      </w:pPr>
      <w:r>
        <w:rPr>
          <w:rStyle w:val="Refdecomentario"/>
        </w:rPr>
        <w:annotationRef/>
      </w:r>
      <w:r>
        <w:t>pienso lo mismo, mover a resultados.</w:t>
      </w:r>
    </w:p>
  </w:comment>
  <w:comment w:id="139" w:author="RODRIGUEZ RAMIREZ, Alberto (erodr11)" w:date="2024-09-21T16:01:00Z" w:initials="RRA(">
    <w:p w14:paraId="77EE2E97" w14:textId="21233A1C" w:rsidR="00C75AAE" w:rsidRPr="00057968" w:rsidRDefault="00B7403A">
      <w:pPr>
        <w:pStyle w:val="Textocomentario"/>
      </w:pPr>
      <w:r>
        <w:rPr>
          <w:rStyle w:val="Refdecomentario"/>
        </w:rPr>
        <w:annotationRef/>
      </w:r>
      <w:r>
        <w:t>Creo que quizás podría ir un</w:t>
      </w:r>
      <w:r w:rsidR="00C75AAE">
        <w:t>a</w:t>
      </w:r>
      <w:r>
        <w:t xml:space="preserve"> sección en supplemntary haciendo un comparación formal de ambos métoddos, incluso un prueba estad</w:t>
      </w:r>
      <w:r w:rsidR="00C75AAE">
        <w:t>ística</w:t>
      </w:r>
      <w:r>
        <w:t>, podría ser una correlación</w:t>
      </w:r>
      <w:r w:rsidR="006E0D9B">
        <w:t xml:space="preserve">. </w:t>
      </w:r>
      <w:r w:rsidR="006E0D9B" w:rsidRPr="00057968">
        <w:t>The agreement between cores was verified by correlating (Pearson linear correlation) anual density</w:t>
      </w:r>
      <w:r w:rsidR="00C75AAE" w:rsidRPr="00057968">
        <w:t>/GB??</w:t>
      </w:r>
      <w:r w:rsidR="006E0D9B" w:rsidRPr="00057968">
        <w:t xml:space="preserve"> records over a common period of time to all cores. </w:t>
      </w:r>
    </w:p>
    <w:p w14:paraId="74496126" w14:textId="13517086" w:rsidR="00B7403A" w:rsidRPr="00057968" w:rsidRDefault="006E0D9B">
      <w:pPr>
        <w:pStyle w:val="Textocomentario"/>
      </w:pPr>
      <w:r w:rsidRPr="00057968">
        <w:t>No hicimos esto para Serrana</w:t>
      </w:r>
      <w:r w:rsidR="00C75AAE" w:rsidRPr="00057968">
        <w:t xml:space="preserve"> para</w:t>
      </w:r>
      <w:r w:rsidRPr="00057968">
        <w:t xml:space="preserve"> ver</w:t>
      </w:r>
      <w:r w:rsidR="00C75AAE" w:rsidRPr="00057968">
        <w:t>ificar correspondecia entre cores? Sino v</w:t>
      </w:r>
      <w:r w:rsidRPr="00057968">
        <w:t xml:space="preserve">er </w:t>
      </w:r>
      <w:r w:rsidR="00C75AAE" w:rsidRPr="00057968">
        <w:t>lo que hice en este paper en la section de Age model y coral composite record.</w:t>
      </w:r>
    </w:p>
    <w:p w14:paraId="644D15F5" w14:textId="339B70B1" w:rsidR="00C75AAE" w:rsidRDefault="00C75AAE">
      <w:pPr>
        <w:pStyle w:val="Textocomentario"/>
      </w:pPr>
      <w:hyperlink r:id="rId1" w:anchor="pone.0084305.s006" w:history="1">
        <w:r w:rsidRPr="00057968">
          <w:t>https://journals.plos.org/plosone/article?id=10.1371/journal.pone.0084305#pone.0084305.s006</w:t>
        </w:r>
      </w:hyperlink>
    </w:p>
    <w:p w14:paraId="327572D9" w14:textId="4B645CE8" w:rsidR="00C75AAE" w:rsidRDefault="00C75AAE">
      <w:pPr>
        <w:pStyle w:val="Textocomentario"/>
      </w:pPr>
    </w:p>
  </w:comment>
  <w:comment w:id="140" w:author="Angela Maria Marulanda" w:date="2024-09-18T08:00:00Z" w:initials="AM">
    <w:p w14:paraId="0EAB1FD9" w14:textId="77777777" w:rsidR="00862291" w:rsidRPr="00E84589" w:rsidRDefault="00862291" w:rsidP="006A488D">
      <w:pPr>
        <w:rPr>
          <w:lang w:val="en-US"/>
        </w:rPr>
      </w:pPr>
      <w:r>
        <w:rPr>
          <w:rStyle w:val="Refdecomentario"/>
        </w:rPr>
        <w:annotationRef/>
      </w:r>
      <w:r w:rsidRPr="00E84589">
        <w:rPr>
          <w:sz w:val="20"/>
          <w:szCs w:val="20"/>
          <w:lang w:val="en-US"/>
        </w:rPr>
        <w:t xml:space="preserve">what does this measurement tell us? We should explain the reader what is it for (e.g., density? linear growth..?) Maybe we can even add this info in the intro. </w:t>
      </w:r>
    </w:p>
  </w:comment>
  <w:comment w:id="141" w:author="Angela Maria Marulanda" w:date="2024-09-18T14:12:00Z" w:initials="AM">
    <w:p w14:paraId="4ED9491E" w14:textId="77777777" w:rsidR="00862291" w:rsidRPr="00E84589" w:rsidRDefault="00862291" w:rsidP="00EF4876">
      <w:pPr>
        <w:rPr>
          <w:lang w:val="en-US"/>
        </w:rPr>
      </w:pPr>
      <w:r>
        <w:rPr>
          <w:rStyle w:val="Refdecomentario"/>
        </w:rPr>
        <w:annotationRef/>
      </w:r>
      <w:r w:rsidRPr="00E84589">
        <w:rPr>
          <w:sz w:val="20"/>
          <w:szCs w:val="20"/>
          <w:lang w:val="en-US"/>
        </w:rPr>
        <w:t>Maybe its also worth adding a picture showing this structure (if we have one). Or what do you think?</w:t>
      </w:r>
    </w:p>
  </w:comment>
  <w:comment w:id="142" w:author="RODRIGUEZ RAMIREZ, Alberto (erodr11)" w:date="2024-09-21T16:39:00Z" w:initials="RRA(">
    <w:p w14:paraId="3D73C9EC" w14:textId="0D12396E" w:rsidR="00524D0D" w:rsidRDefault="00524D0D">
      <w:pPr>
        <w:pStyle w:val="Textocomentario"/>
      </w:pPr>
      <w:r>
        <w:rPr>
          <w:rStyle w:val="Refdecomentario"/>
        </w:rPr>
        <w:annotationRef/>
      </w:r>
      <w:r w:rsidR="00100D69">
        <w:t>Adicionar como se hicieron estas mediciones, en imágenes y un software? usando estereoscopio?</w:t>
      </w:r>
    </w:p>
  </w:comment>
  <w:comment w:id="143" w:author="Luis D. Lizcano" w:date="2024-09-23T12:11:00Z" w:initials="LL">
    <w:p w14:paraId="49F33838" w14:textId="77777777" w:rsidR="00AA1AC6" w:rsidRDefault="00AA1AC6" w:rsidP="00AA1AC6">
      <w:pPr>
        <w:pStyle w:val="Textocomentario"/>
      </w:pPr>
      <w:r>
        <w:rPr>
          <w:rStyle w:val="Refdecomentario"/>
        </w:rPr>
        <w:annotationRef/>
      </w:r>
      <w:r>
        <w:t>Estos detalles son descritos en otros estudios especificos.</w:t>
      </w:r>
    </w:p>
  </w:comment>
  <w:comment w:id="144" w:author="RODRIGUEZ RAMIREZ, Alberto (erodr11)" w:date="2024-09-21T17:17:00Z" w:initials="RRA(">
    <w:p w14:paraId="3F01ACA5" w14:textId="29E233FE" w:rsidR="00A8600A" w:rsidRDefault="00A8600A">
      <w:pPr>
        <w:pStyle w:val="Textocomentario"/>
      </w:pPr>
      <w:r>
        <w:rPr>
          <w:rStyle w:val="Refdecomentario"/>
        </w:rPr>
        <w:annotationRef/>
      </w:r>
      <w:r>
        <w:t xml:space="preserve">Debemos mencionar que no hay disponibilidad de la </w:t>
      </w:r>
      <w:r w:rsidR="00EC5034">
        <w:t xml:space="preserve">serie </w:t>
      </w:r>
      <w:r>
        <w:t xml:space="preserve">completa se datos de temperatura del agua SST. </w:t>
      </w:r>
      <w:bookmarkStart w:id="145" w:name="_Hlk177976798"/>
      <w:r>
        <w:t xml:space="preserve">Creo que en Supplementary info se </w:t>
      </w:r>
      <w:r w:rsidR="00561C61">
        <w:t>debe</w:t>
      </w:r>
      <w:r>
        <w:t xml:space="preserve"> incluir una sección donde se compara (correlación de series de datos en un mismo periodo de ambiente y SST) la temperatura ambiente y del agua para justificar el uso de temperatura ambiente</w:t>
      </w:r>
      <w:bookmarkEnd w:id="145"/>
      <w:r>
        <w:t xml:space="preserve">. </w:t>
      </w:r>
    </w:p>
  </w:comment>
  <w:comment w:id="146" w:author="RODRIGUEZ RAMIREZ, Alberto (erodr11)" w:date="2024-09-21T21:04:00Z" w:initials="RRA(">
    <w:p w14:paraId="4FBEFF0C" w14:textId="47B8C0C4" w:rsidR="00491696" w:rsidRDefault="00491696">
      <w:pPr>
        <w:pStyle w:val="Textocomentario"/>
      </w:pPr>
      <w:r>
        <w:rPr>
          <w:rStyle w:val="Refdecomentario"/>
        </w:rPr>
        <w:annotationRef/>
      </w:r>
      <w:r>
        <w:t>Se utiliza coral growth en diferentes contextos en</w:t>
      </w:r>
      <w:r w:rsidR="00B166C9">
        <w:t xml:space="preserve"> el</w:t>
      </w:r>
      <w:r>
        <w:t xml:space="preserve"> manuscrito. Mejor siempre esp</w:t>
      </w:r>
      <w:r w:rsidR="00762B2A">
        <w:t>ecificar</w:t>
      </w:r>
      <w:r w:rsidR="00B166C9">
        <w:t xml:space="preserve"> y unificar</w:t>
      </w:r>
      <w:r>
        <w:t xml:space="preserve"> coral growth </w:t>
      </w:r>
      <w:r w:rsidR="00B166C9">
        <w:t>parameters/variables? cuando sea necesario, revisar en todo el documento, yo prefiero parameter</w:t>
      </w:r>
    </w:p>
  </w:comment>
  <w:comment w:id="147" w:author="RODRIGUEZ RAMIREZ, Alberto (erodr11)" w:date="2024-09-21T20:40:00Z" w:initials="RRA(">
    <w:p w14:paraId="108CED55" w14:textId="35A63A3B" w:rsidR="00737A04" w:rsidRDefault="00737A04">
      <w:pPr>
        <w:pStyle w:val="Textocomentario"/>
      </w:pPr>
      <w:r>
        <w:rPr>
          <w:rStyle w:val="Refdecomentario"/>
        </w:rPr>
        <w:annotationRef/>
      </w:r>
      <w:r>
        <w:t>Mejor ampliar y describir como se creó esto.</w:t>
      </w:r>
    </w:p>
    <w:p w14:paraId="33764FEC" w14:textId="32A9A974" w:rsidR="00737A04" w:rsidRDefault="00737A04">
      <w:pPr>
        <w:pStyle w:val="Textocomentario"/>
      </w:pPr>
      <w:r w:rsidRPr="00E17CA6">
        <w:t xml:space="preserve">A master record for each parameter was constructed averaging the annual values </w:t>
      </w:r>
      <w:r w:rsidR="004520E0" w:rsidRPr="00E17CA6">
        <w:t>available per core and year (</w:t>
      </w:r>
      <w:r w:rsidRPr="00E17CA6">
        <w:t>at least two</w:t>
      </w:r>
      <w:r w:rsidR="004520E0" w:rsidRPr="00E17CA6">
        <w:t xml:space="preserve"> cores per year)</w:t>
      </w:r>
    </w:p>
  </w:comment>
  <w:comment w:id="148" w:author="RODRIGUEZ RAMIREZ, Alberto (erodr11)" w:date="2024-09-22T22:24:00Z" w:initials="RRA(">
    <w:p w14:paraId="39D85CF0" w14:textId="722C5F33" w:rsidR="002B520C" w:rsidRDefault="002B520C">
      <w:pPr>
        <w:pStyle w:val="Textocomentario"/>
      </w:pPr>
      <w:r>
        <w:rPr>
          <w:rStyle w:val="Refdecomentario"/>
        </w:rPr>
        <w:annotationRef/>
      </w:r>
      <w:r>
        <w:t>no entiendo el argumento de dos periodos por la ausencia de wáter Flow? Si no hay data para water flow antes del 81, entonces con que variables se corrio el análisis de 1954-2015? Creo que es mejor mencionar que variables se utilizaron en cada periodo</w:t>
      </w:r>
    </w:p>
    <w:p w14:paraId="7712FB49" w14:textId="77777777" w:rsidR="00DA4291" w:rsidRDefault="002B520C">
      <w:pPr>
        <w:pStyle w:val="Textocomentario"/>
      </w:pPr>
      <w:r>
        <w:t xml:space="preserve">Para el perido 1954-2015 se hizo el análisis con a,b, y c, y para 1981-2015 con a, b, c, y d. </w:t>
      </w:r>
    </w:p>
    <w:p w14:paraId="434FD615" w14:textId="66367FC8" w:rsidR="002B520C" w:rsidRDefault="00DA4291">
      <w:pPr>
        <w:pStyle w:val="Textocomentario"/>
      </w:pPr>
      <w:r>
        <w:t>S</w:t>
      </w:r>
      <w:r w:rsidR="00AE3C26">
        <w:t>in embargo no vi Water Flow en la tabla 4.</w:t>
      </w:r>
    </w:p>
  </w:comment>
  <w:comment w:id="163" w:author="Angela Maria Marulanda" w:date="2024-09-18T14:16:00Z" w:initials="AM">
    <w:p w14:paraId="5EF38B60" w14:textId="77777777" w:rsidR="00862291" w:rsidRPr="00E84589" w:rsidRDefault="00862291" w:rsidP="005716B7">
      <w:pPr>
        <w:rPr>
          <w:lang w:val="en-US"/>
        </w:rPr>
      </w:pPr>
      <w:r>
        <w:rPr>
          <w:rStyle w:val="Refdecomentario"/>
        </w:rPr>
        <w:annotationRef/>
      </w:r>
      <w:r w:rsidRPr="00E84589">
        <w:rPr>
          <w:sz w:val="20"/>
          <w:szCs w:val="20"/>
          <w:lang w:val="en-US"/>
        </w:rPr>
        <w:t xml:space="preserve">I only see this subheading in the result section. </w:t>
      </w:r>
      <w:r w:rsidRPr="00E84589">
        <w:rPr>
          <w:sz w:val="20"/>
          <w:szCs w:val="20"/>
          <w:lang w:val="en-US"/>
        </w:rPr>
        <w:cr/>
        <w:t>I think you can separate the results into at least two sections:</w:t>
      </w:r>
      <w:r w:rsidRPr="00E84589">
        <w:rPr>
          <w:sz w:val="20"/>
          <w:szCs w:val="20"/>
          <w:lang w:val="en-US"/>
        </w:rPr>
        <w:cr/>
        <w:t>1) Coral growth</w:t>
      </w:r>
      <w:r w:rsidRPr="00E84589">
        <w:rPr>
          <w:sz w:val="20"/>
          <w:szCs w:val="20"/>
          <w:lang w:val="en-US"/>
        </w:rPr>
        <w:cr/>
        <w:t>2) Effects of environmental changes and perturbations on coral growth.</w:t>
      </w:r>
      <w:r w:rsidRPr="00E84589">
        <w:rPr>
          <w:sz w:val="20"/>
          <w:szCs w:val="20"/>
          <w:lang w:val="en-US"/>
        </w:rPr>
        <w:cr/>
      </w:r>
    </w:p>
  </w:comment>
  <w:comment w:id="164" w:author="RODRIGUEZ RAMIREZ, Alberto (erodr11)" w:date="2024-09-21T21:21:00Z" w:initials="RRA(">
    <w:p w14:paraId="1DE46823" w14:textId="77777777" w:rsidR="00561C61" w:rsidRDefault="004124D0">
      <w:pPr>
        <w:pStyle w:val="Textocomentario"/>
      </w:pPr>
      <w:r>
        <w:rPr>
          <w:rStyle w:val="Refdecomentario"/>
        </w:rPr>
        <w:annotationRef/>
      </w:r>
      <w:r>
        <w:t xml:space="preserve">De acuerdo, que sea consistente con los métodos, </w:t>
      </w:r>
    </w:p>
    <w:p w14:paraId="167B8E23" w14:textId="555CA73B" w:rsidR="004124D0" w:rsidRDefault="00561C61">
      <w:pPr>
        <w:pStyle w:val="Textocomentario"/>
      </w:pPr>
      <w:r>
        <w:t>1-</w:t>
      </w:r>
      <w:r w:rsidR="004124D0">
        <w:t xml:space="preserve">Coral Growth parameters, </w:t>
      </w:r>
      <w:r>
        <w:t>2-</w:t>
      </w:r>
      <w:r w:rsidR="000D1F9E">
        <w:t>temporal trends</w:t>
      </w:r>
      <w:r w:rsidR="004124D0">
        <w:t xml:space="preserve"> and </w:t>
      </w:r>
      <w:r>
        <w:t>3-</w:t>
      </w:r>
      <w:r w:rsidR="004124D0">
        <w:t>relationship between enviroment</w:t>
      </w:r>
      <w:r w:rsidR="00183AC9">
        <w:t>al</w:t>
      </w:r>
      <w:r w:rsidR="004124D0">
        <w:t xml:space="preserve"> changes and  coral </w:t>
      </w:r>
      <w:r w:rsidR="00183AC9">
        <w:t>responses</w:t>
      </w:r>
    </w:p>
  </w:comment>
  <w:comment w:id="167" w:author="Angela Maria Marulanda" w:date="2024-09-18T14:18:00Z" w:initials="AM">
    <w:p w14:paraId="6379A894" w14:textId="6E3980C8" w:rsidR="00862291" w:rsidRPr="00E84589" w:rsidRDefault="00862291" w:rsidP="00D06244">
      <w:pPr>
        <w:rPr>
          <w:lang w:val="en-US"/>
        </w:rPr>
      </w:pPr>
      <w:r>
        <w:rPr>
          <w:rStyle w:val="Refdecomentario"/>
        </w:rPr>
        <w:annotationRef/>
      </w:r>
      <w:r w:rsidRPr="00E84589">
        <w:rPr>
          <w:sz w:val="20"/>
          <w:szCs w:val="20"/>
          <w:lang w:val="en-US"/>
        </w:rPr>
        <w:t xml:space="preserve">You called these cores before. I suggest keeping that term here in the table as well. </w:t>
      </w:r>
    </w:p>
  </w:comment>
  <w:comment w:id="169" w:author="RODRIGUEZ RAMIREZ, Alberto (erodr11)" w:date="2024-09-21T21:27:00Z" w:initials="RRA(">
    <w:p w14:paraId="6D000594" w14:textId="35A7A927" w:rsidR="004124D0" w:rsidRDefault="004124D0">
      <w:pPr>
        <w:pStyle w:val="Textocomentario"/>
      </w:pPr>
      <w:r>
        <w:rPr>
          <w:rStyle w:val="Refdecomentario"/>
        </w:rPr>
        <w:annotationRef/>
      </w:r>
      <w:r>
        <w:t>Bold los valores de la tabla para verlo mejor</w:t>
      </w:r>
    </w:p>
  </w:comment>
  <w:comment w:id="188" w:author="Angela Maria Marulanda" w:date="2024-09-18T14:20:00Z" w:initials="AM">
    <w:p w14:paraId="464D2EB0" w14:textId="77777777" w:rsidR="00862291" w:rsidRPr="00E84589" w:rsidRDefault="00862291" w:rsidP="00D06244">
      <w:pPr>
        <w:rPr>
          <w:lang w:val="en-US"/>
        </w:rPr>
      </w:pPr>
      <w:r>
        <w:rPr>
          <w:rStyle w:val="Refdecomentario"/>
        </w:rPr>
        <w:annotationRef/>
      </w:r>
      <w:r w:rsidRPr="00E84589">
        <w:rPr>
          <w:sz w:val="20"/>
          <w:szCs w:val="20"/>
          <w:lang w:val="en-US"/>
        </w:rPr>
        <w:t>Is it possible to give an estimated (e.g. in %) of how much was the overall decline for each of these parameters?</w:t>
      </w:r>
    </w:p>
  </w:comment>
  <w:comment w:id="189" w:author="Angela Maria Marulanda" w:date="2024-09-18T14:20:00Z" w:initials="AM">
    <w:p w14:paraId="192C11B1" w14:textId="77777777" w:rsidR="00862291" w:rsidRPr="00E84589" w:rsidRDefault="00862291" w:rsidP="00D06244">
      <w:pPr>
        <w:rPr>
          <w:lang w:val="en-US"/>
        </w:rPr>
      </w:pPr>
      <w:r>
        <w:rPr>
          <w:rStyle w:val="Refdecomentario"/>
        </w:rPr>
        <w:annotationRef/>
      </w:r>
      <w:r w:rsidRPr="00E84589">
        <w:rPr>
          <w:sz w:val="20"/>
          <w:szCs w:val="20"/>
          <w:lang w:val="en-US"/>
        </w:rPr>
        <w:t>the same here (as previous comment)</w:t>
      </w:r>
    </w:p>
  </w:comment>
  <w:comment w:id="191" w:author="Angela Maria Marulanda" w:date="2024-09-18T14:28:00Z" w:initials="AM">
    <w:p w14:paraId="5F3342ED" w14:textId="77777777" w:rsidR="00862291" w:rsidRPr="00E84589" w:rsidRDefault="00862291" w:rsidP="00F50693">
      <w:pPr>
        <w:rPr>
          <w:lang w:val="en-US"/>
        </w:rPr>
      </w:pPr>
      <w:r>
        <w:rPr>
          <w:rStyle w:val="Refdecomentario"/>
        </w:rPr>
        <w:annotationRef/>
      </w:r>
      <w:r w:rsidRPr="00E84589">
        <w:rPr>
          <w:sz w:val="20"/>
          <w:szCs w:val="20"/>
          <w:lang w:val="en-US"/>
        </w:rPr>
        <w:t>a suggestion…</w:t>
      </w:r>
    </w:p>
  </w:comment>
  <w:comment w:id="192" w:author="RODRIGUEZ RAMIREZ, Alberto (erodr11)" w:date="2024-09-22T10:06:00Z" w:initials="RRA(">
    <w:p w14:paraId="76403139" w14:textId="18291C83" w:rsidR="00561C61" w:rsidRDefault="00561C61">
      <w:pPr>
        <w:pStyle w:val="Textocomentario"/>
      </w:pPr>
      <w:r>
        <w:rPr>
          <w:rStyle w:val="Refdecomentario"/>
        </w:rPr>
        <w:annotationRef/>
      </w:r>
      <w:r>
        <w:t xml:space="preserve">Sin haber leído discusión, </w:t>
      </w:r>
      <w:r w:rsidR="007B6D9E">
        <w:t xml:space="preserve">simplemente mencionar un cambio significativo no es suficiente, sería mejor mencionar cual fue la dirección del cambio o como cambio el trend? </w:t>
      </w:r>
    </w:p>
  </w:comment>
  <w:comment w:id="199" w:author="Angela Maria Marulanda" w:date="2024-09-18T14:32:00Z" w:initials="AM">
    <w:p w14:paraId="62BF3096" w14:textId="77777777" w:rsidR="00862291" w:rsidRPr="00E84589" w:rsidRDefault="00862291" w:rsidP="00F83D55">
      <w:pPr>
        <w:rPr>
          <w:lang w:val="en-US"/>
        </w:rPr>
      </w:pPr>
      <w:r>
        <w:rPr>
          <w:rStyle w:val="Refdecomentario"/>
        </w:rPr>
        <w:annotationRef/>
      </w:r>
      <w:r w:rsidRPr="00E84589">
        <w:rPr>
          <w:sz w:val="20"/>
          <w:szCs w:val="20"/>
          <w:lang w:val="en-US"/>
        </w:rPr>
        <w:t xml:space="preserve">I think is better to be more precise. A shift what? increase? </w:t>
      </w:r>
    </w:p>
  </w:comment>
  <w:comment w:id="201" w:author="Angela Maria Marulanda" w:date="2024-09-18T14:35:00Z" w:initials="AM">
    <w:p w14:paraId="2B107742" w14:textId="77777777" w:rsidR="00862291" w:rsidRPr="00E84589" w:rsidRDefault="00862291" w:rsidP="005716B7">
      <w:pPr>
        <w:rPr>
          <w:lang w:val="en-US"/>
        </w:rPr>
      </w:pPr>
      <w:r>
        <w:rPr>
          <w:rStyle w:val="Refdecomentario"/>
        </w:rPr>
        <w:annotationRef/>
      </w:r>
      <w:r w:rsidRPr="00E84589">
        <w:rPr>
          <w:sz w:val="20"/>
          <w:szCs w:val="20"/>
          <w:lang w:val="en-US"/>
        </w:rPr>
        <w:t xml:space="preserve">Here, as well, see my comments on the previous paragraph. How much higher…? </w:t>
      </w:r>
    </w:p>
  </w:comment>
  <w:comment w:id="200" w:author="RODRIGUEZ RAMIREZ, Alberto (erodr11)" w:date="2024-09-22T10:24:00Z" w:initials="RRA(">
    <w:p w14:paraId="1BF3DD2C" w14:textId="67D6D6B7" w:rsidR="007B740A" w:rsidRDefault="007B740A">
      <w:pPr>
        <w:pStyle w:val="Textocomentario"/>
      </w:pPr>
      <w:r>
        <w:rPr>
          <w:rStyle w:val="Refdecomentario"/>
        </w:rPr>
        <w:annotationRef/>
      </w:r>
      <w:r>
        <w:t xml:space="preserve">Solo hasta aquí </w:t>
      </w:r>
      <w:r w:rsidR="00D70A2B">
        <w:t>hay una indicación</w:t>
      </w:r>
      <w:r>
        <w:t xml:space="preserve"> de ‘’accelerated growth’’. Quizás más adelante se aclare</w:t>
      </w:r>
      <w:r w:rsidR="00E43789">
        <w:t>/corrobore</w:t>
      </w:r>
      <w:r>
        <w:t xml:space="preserve"> </w:t>
      </w:r>
      <w:r w:rsidR="00E43789">
        <w:t>lo enunciado en el título</w:t>
      </w:r>
      <w:r>
        <w:t>?</w:t>
      </w:r>
    </w:p>
  </w:comment>
  <w:comment w:id="202" w:author="Angela Maria Marulanda" w:date="2024-09-18T14:30:00Z" w:initials="AM">
    <w:p w14:paraId="0E908E36" w14:textId="3524FC94" w:rsidR="00862291" w:rsidRPr="00E84589" w:rsidRDefault="00862291" w:rsidP="00F50693">
      <w:pPr>
        <w:rPr>
          <w:lang w:val="en-US"/>
        </w:rPr>
      </w:pPr>
      <w:r>
        <w:rPr>
          <w:rStyle w:val="Refdecomentario"/>
        </w:rPr>
        <w:annotationRef/>
      </w:r>
      <w:r w:rsidRPr="00E84589">
        <w:rPr>
          <w:sz w:val="20"/>
          <w:szCs w:val="20"/>
          <w:lang w:val="en-US"/>
        </w:rPr>
        <w:t>Maybe you can add a “header” in each panel (make it panel A. Coral growth parameters and panel B. Environmental data). This could help to easily understand what are the plots on the right and the left…</w:t>
      </w:r>
    </w:p>
  </w:comment>
  <w:comment w:id="203" w:author="Angela Maria Marulanda" w:date="2024-09-18T14:34:00Z" w:initials="AM">
    <w:p w14:paraId="623963AE" w14:textId="77777777" w:rsidR="00862291" w:rsidRPr="00E84589" w:rsidRDefault="00862291" w:rsidP="005716B7">
      <w:pPr>
        <w:rPr>
          <w:lang w:val="en-US"/>
        </w:rPr>
      </w:pPr>
      <w:r>
        <w:rPr>
          <w:rStyle w:val="Refdecomentario"/>
        </w:rPr>
        <w:annotationRef/>
      </w:r>
      <w:r w:rsidRPr="00E84589">
        <w:rPr>
          <w:sz w:val="20"/>
          <w:szCs w:val="20"/>
          <w:lang w:val="en-US"/>
        </w:rPr>
        <w:t xml:space="preserve">Hmmm Im even thinking that it could help to actually assign a letter to each plot. This way, you could refer to each factor/plot in the text, and it would make it easier for the reader to find the info. </w:t>
      </w:r>
    </w:p>
  </w:comment>
  <w:comment w:id="205" w:author="RODRIGUEZ RAMIREZ, Alberto (erodr11)" w:date="2024-09-21T21:59:00Z" w:initials="RRA(">
    <w:p w14:paraId="4B661768" w14:textId="4CCB1783" w:rsidR="000D1F9E" w:rsidRDefault="000D1F9E">
      <w:pPr>
        <w:pStyle w:val="Textocomentario"/>
      </w:pPr>
      <w:r>
        <w:rPr>
          <w:rStyle w:val="Refdecomentario"/>
        </w:rPr>
        <w:annotationRef/>
      </w:r>
      <w:r>
        <w:t xml:space="preserve">Mencionar explícitamente en la leyenda cuales son los datos ambientales, Air </w:t>
      </w:r>
      <w:r w:rsidR="00E43789">
        <w:t>temperat</w:t>
      </w:r>
      <w:r w:rsidR="00D70A2B">
        <w:t>ure</w:t>
      </w:r>
      <w:r w:rsidR="00E43789">
        <w:t>?</w:t>
      </w:r>
    </w:p>
  </w:comment>
  <w:comment w:id="224" w:author="RODRIGUEZ RAMIREZ, Alberto (erodr11)" w:date="2024-09-21T22:12:00Z" w:initials="RRA(">
    <w:p w14:paraId="750B1B0C" w14:textId="1D7B1737" w:rsidR="006341B0" w:rsidRDefault="006341B0">
      <w:pPr>
        <w:pStyle w:val="Textocomentario"/>
      </w:pPr>
      <w:r>
        <w:rPr>
          <w:rStyle w:val="Refdecomentario"/>
        </w:rPr>
        <w:annotationRef/>
      </w:r>
      <w:r>
        <w:t>Me llama la atención que el w</w:t>
      </w:r>
      <w:r w:rsidR="00D70A2B">
        <w:t>a</w:t>
      </w:r>
      <w:r>
        <w:t>ter Flow</w:t>
      </w:r>
      <w:r w:rsidR="00D70A2B">
        <w:t xml:space="preserve"> mencionado en la sección anterior por su incr</w:t>
      </w:r>
      <w:r w:rsidR="00AE3C26">
        <w:t>e</w:t>
      </w:r>
      <w:r w:rsidR="00D70A2B">
        <w:t xml:space="preserve">mento, </w:t>
      </w:r>
      <w:r>
        <w:t xml:space="preserve">no </w:t>
      </w:r>
      <w:r w:rsidR="00D70A2B">
        <w:t>se relacione con nada en esta sección</w:t>
      </w:r>
      <w:r>
        <w:t xml:space="preserve">? Corriste correlaciones simples entre coral variables and </w:t>
      </w:r>
      <w:r w:rsidR="00062806">
        <w:t>datos ambientales</w:t>
      </w:r>
      <w:r>
        <w:t>?</w:t>
      </w:r>
    </w:p>
  </w:comment>
  <w:comment w:id="226" w:author="RODRIGUEZ RAMIREZ, Alberto (erodr11)" w:date="2024-09-22T14:40:00Z" w:initials="RRA(">
    <w:p w14:paraId="542BD21B" w14:textId="26B14D3B" w:rsidR="00DA6C0F" w:rsidRDefault="00DA6C0F">
      <w:pPr>
        <w:pStyle w:val="Textocomentario"/>
      </w:pPr>
      <w:r>
        <w:rPr>
          <w:rStyle w:val="Refdecomentario"/>
        </w:rPr>
        <w:annotationRef/>
      </w:r>
      <w:r>
        <w:t>Bold los significativos siempre ayuda al lector. Sugiero hace</w:t>
      </w:r>
      <w:r w:rsidR="00D70A2B">
        <w:t>rl</w:t>
      </w:r>
      <w:r>
        <w:t>o en todas las tablas</w:t>
      </w:r>
    </w:p>
  </w:comment>
  <w:comment w:id="229" w:author="Angela Maria Marulanda" w:date="2024-09-18T14:45:00Z" w:initials="AM">
    <w:p w14:paraId="5A820612" w14:textId="77777777" w:rsidR="00862291" w:rsidRPr="00E84589" w:rsidRDefault="00862291" w:rsidP="00B41F88">
      <w:pPr>
        <w:rPr>
          <w:lang w:val="en-US"/>
        </w:rPr>
      </w:pPr>
      <w:r>
        <w:rPr>
          <w:rStyle w:val="Refdecomentario"/>
        </w:rPr>
        <w:annotationRef/>
      </w:r>
      <w:r w:rsidRPr="00E84589">
        <w:rPr>
          <w:sz w:val="20"/>
          <w:szCs w:val="20"/>
          <w:lang w:val="en-US"/>
        </w:rPr>
        <w:t xml:space="preserve">I am missing a “recap” (a couple of sentences) of what we did and found. </w:t>
      </w:r>
    </w:p>
  </w:comment>
  <w:comment w:id="230" w:author="RODRIGUEZ RAMIREZ, Alberto (erodr11)" w:date="2024-09-22T21:17:00Z" w:initials="RRA(">
    <w:p w14:paraId="65CA4C7D" w14:textId="77777777" w:rsidR="0096587C" w:rsidRDefault="00D70A2B">
      <w:pPr>
        <w:pStyle w:val="Textocomentario"/>
      </w:pPr>
      <w:r>
        <w:rPr>
          <w:rStyle w:val="Refdecomentario"/>
        </w:rPr>
        <w:annotationRef/>
      </w:r>
      <w:r>
        <w:t xml:space="preserve">También recomiendo empezar la discusión resaltando </w:t>
      </w:r>
      <w:r w:rsidR="0096587C">
        <w:t>aportes/</w:t>
      </w:r>
      <w:r>
        <w:t>resultados generales</w:t>
      </w:r>
    </w:p>
    <w:p w14:paraId="510F7D2C" w14:textId="64407577" w:rsidR="00D70A2B" w:rsidRDefault="0096587C" w:rsidP="0096587C">
      <w:pPr>
        <w:pStyle w:val="Textocomentario"/>
      </w:pPr>
      <w:r>
        <w:t>.</w:t>
      </w:r>
    </w:p>
  </w:comment>
  <w:comment w:id="265" w:author="RODRIGUEZ RAMIREZ, Alberto (erodr11)" w:date="2024-09-22T18:27:00Z" w:initials="RRA(">
    <w:p w14:paraId="7A97E193" w14:textId="69A3B883" w:rsidR="00907D26" w:rsidRDefault="00907D26">
      <w:pPr>
        <w:pStyle w:val="Textocomentario"/>
      </w:pPr>
      <w:r>
        <w:rPr>
          <w:rStyle w:val="Refdecomentario"/>
        </w:rPr>
        <w:annotationRef/>
      </w:r>
      <w:r w:rsidR="002D4843">
        <w:t xml:space="preserve">La </w:t>
      </w:r>
      <w:r>
        <w:t>topic sentence de este pá</w:t>
      </w:r>
      <w:r w:rsidR="002D4843">
        <w:t>r</w:t>
      </w:r>
      <w:r>
        <w:t xml:space="preserve">rafo debería estar relacionada con el mas importante hallazgo </w:t>
      </w:r>
      <w:r w:rsidR="00F0035C">
        <w:t xml:space="preserve">del estudio, según lo </w:t>
      </w:r>
      <w:r>
        <w:t>sugerido en el título</w:t>
      </w:r>
      <w:r w:rsidR="00F0035C">
        <w:t xml:space="preserve"> sería </w:t>
      </w:r>
      <w:r>
        <w:t>‘’accelerated growth’’.</w:t>
      </w:r>
    </w:p>
    <w:p w14:paraId="20832786" w14:textId="735BC510" w:rsidR="00F0035C" w:rsidRDefault="00F0035C">
      <w:pPr>
        <w:pStyle w:val="Textocomentario"/>
      </w:pPr>
      <w:r>
        <w:t xml:space="preserve">Esto que describes aquí es lo que </w:t>
      </w:r>
      <w:r w:rsidR="00EB1F03">
        <w:t xml:space="preserve">muestran los cores, me pregunto si es lo </w:t>
      </w:r>
      <w:r>
        <w:t>tu consideras accelated growth?</w:t>
      </w:r>
    </w:p>
  </w:comment>
  <w:comment w:id="266" w:author="RODRIGUEZ RAMIREZ, Alberto (erodr11)" w:date="2024-09-22T14:50:00Z" w:initials="RRA(">
    <w:p w14:paraId="243406A3" w14:textId="50DB0DAE" w:rsidR="00CB541B" w:rsidRDefault="00CB541B">
      <w:pPr>
        <w:pStyle w:val="Textocomentario"/>
      </w:pPr>
      <w:r>
        <w:rPr>
          <w:rStyle w:val="Refdecomentario"/>
        </w:rPr>
        <w:annotationRef/>
      </w:r>
      <w:r>
        <w:rPr>
          <w:rStyle w:val="Refdecomentario"/>
        </w:rPr>
        <w:t xml:space="preserve">Mencionar explícitamente que </w:t>
      </w:r>
      <w:r w:rsidR="004A5292">
        <w:rPr>
          <w:rStyle w:val="Refdecomentario"/>
        </w:rPr>
        <w:t>colony shape</w:t>
      </w:r>
    </w:p>
  </w:comment>
  <w:comment w:id="276" w:author="RODRIGUEZ RAMIREZ, Alberto (erodr11)" w:date="2024-09-22T18:23:00Z" w:initials="RRA(">
    <w:p w14:paraId="259249B9" w14:textId="48E5063C" w:rsidR="00552350" w:rsidRDefault="00552350">
      <w:pPr>
        <w:pStyle w:val="Textocomentario"/>
      </w:pPr>
      <w:r>
        <w:rPr>
          <w:rStyle w:val="Refdecomentario"/>
        </w:rPr>
        <w:annotationRef/>
      </w:r>
      <w:r>
        <w:t xml:space="preserve">De acuerdo que en las </w:t>
      </w:r>
      <w:r w:rsidR="00515DE0">
        <w:t>ú</w:t>
      </w:r>
      <w:r>
        <w:t>ltimas décadas los valores de los parámetros de crecimiento muestran esta ‘’estrategia</w:t>
      </w:r>
      <w:r w:rsidR="00907D26">
        <w:t>’’,</w:t>
      </w:r>
      <w:r>
        <w:t xml:space="preserve"> pero como las corr</w:t>
      </w:r>
      <w:r w:rsidR="00907D26">
        <w:t>e</w:t>
      </w:r>
      <w:r>
        <w:t xml:space="preserve">laciones lo sugieren? </w:t>
      </w:r>
      <w:r w:rsidR="00907D26">
        <w:t xml:space="preserve"> Elaborar y c</w:t>
      </w:r>
      <w:r w:rsidR="00515DE0">
        <w:t>larificar</w:t>
      </w:r>
    </w:p>
  </w:comment>
  <w:comment w:id="277" w:author="Angela Maria Marulanda" w:date="2024-09-18T14:51:00Z" w:initials="AM">
    <w:p w14:paraId="2978B89C" w14:textId="77777777" w:rsidR="00862291" w:rsidRPr="00E84589" w:rsidRDefault="00862291" w:rsidP="00B41F88">
      <w:pPr>
        <w:rPr>
          <w:lang w:val="en-US"/>
        </w:rPr>
      </w:pPr>
      <w:r>
        <w:rPr>
          <w:rStyle w:val="Refdecomentario"/>
        </w:rPr>
        <w:annotationRef/>
      </w:r>
      <w:r w:rsidRPr="00E84589">
        <w:rPr>
          <w:sz w:val="20"/>
          <w:szCs w:val="20"/>
          <w:lang w:val="en-US"/>
        </w:rPr>
        <w:t>Think about possible explanation (note for me!)</w:t>
      </w:r>
    </w:p>
  </w:comment>
  <w:comment w:id="278" w:author="RODRIGUEZ RAMIREZ, Alberto (erodr11)" w:date="2024-09-22T15:26:00Z" w:initials="RRA(">
    <w:p w14:paraId="322597D9" w14:textId="3834E057" w:rsidR="00206FDC" w:rsidRDefault="008F3426">
      <w:pPr>
        <w:pStyle w:val="Textocomentario"/>
      </w:pPr>
      <w:bookmarkStart w:id="279" w:name="_Hlk177979999"/>
      <w:r>
        <w:rPr>
          <w:rStyle w:val="Refdecomentario"/>
        </w:rPr>
        <w:annotationRef/>
      </w:r>
      <w:r w:rsidR="00A50D11">
        <w:t xml:space="preserve"> </w:t>
      </w:r>
      <w:r>
        <w:t xml:space="preserve">Seguro leyendo hay info al repecto. Sino hay información toca proporcionar </w:t>
      </w:r>
      <w:r w:rsidR="00515DE0">
        <w:t xml:space="preserve">una </w:t>
      </w:r>
      <w:r>
        <w:t>hipótesis. Para compensar la falta de luz, o para aprovechar mejor la poca disponibilidad de luz</w:t>
      </w:r>
      <w:r w:rsidR="00515DE0">
        <w:t>,</w:t>
      </w:r>
      <w:r>
        <w:t xml:space="preserve"> el </w:t>
      </w:r>
      <w:r w:rsidR="00985047">
        <w:t xml:space="preserve">rápido </w:t>
      </w:r>
      <w:r>
        <w:t>crecimiento vertical/lateral es la adaptación. Ph</w:t>
      </w:r>
      <w:r w:rsidR="00206FDC">
        <w:t>ototropism</w:t>
      </w:r>
      <w:r w:rsidR="00EB1F03">
        <w:t>?</w:t>
      </w:r>
      <w:r w:rsidR="00206FDC">
        <w:t xml:space="preserve"> parece una phototropic response de las </w:t>
      </w:r>
      <w:r w:rsidR="006333C6">
        <w:t>zooxantelas?</w:t>
      </w:r>
      <w:r w:rsidR="00206FDC">
        <w:t>, los mecanismo</w:t>
      </w:r>
      <w:r w:rsidR="00515DE0">
        <w:t>s</w:t>
      </w:r>
      <w:r w:rsidR="00206FDC">
        <w:t xml:space="preserve"> y fisiología detrás ni idea , pero para mi tiene sentido</w:t>
      </w:r>
      <w:r w:rsidR="00985047">
        <w:t xml:space="preserve">: </w:t>
      </w:r>
      <w:r w:rsidR="006333C6">
        <w:t xml:space="preserve">The polyp + zooxanthellae </w:t>
      </w:r>
      <w:r w:rsidR="00515DE0">
        <w:t xml:space="preserve">quickly </w:t>
      </w:r>
      <w:r w:rsidR="006333C6">
        <w:t xml:space="preserve">move/growth in direction where they can </w:t>
      </w:r>
      <w:r w:rsidR="00206FDC" w:rsidRPr="00EB1F03">
        <w:t>optimize photosynthetic light capture</w:t>
      </w:r>
    </w:p>
    <w:bookmarkEnd w:id="279"/>
  </w:comment>
  <w:comment w:id="280" w:author="Angela Maria Marulanda" w:date="2024-09-18T14:52:00Z" w:initials="AM">
    <w:p w14:paraId="709E6A0F" w14:textId="77777777" w:rsidR="00862291" w:rsidRPr="00E84589" w:rsidRDefault="00862291" w:rsidP="00B41F88">
      <w:pPr>
        <w:rPr>
          <w:lang w:val="en-US"/>
        </w:rPr>
      </w:pPr>
      <w:r>
        <w:rPr>
          <w:rStyle w:val="Refdecomentario"/>
        </w:rPr>
        <w:annotationRef/>
      </w:r>
      <w:r w:rsidRPr="00E84589">
        <w:rPr>
          <w:sz w:val="20"/>
          <w:szCs w:val="20"/>
          <w:lang w:val="en-US"/>
        </w:rPr>
        <w:t xml:space="preserve">I like this table :) </w:t>
      </w:r>
    </w:p>
    <w:p w14:paraId="0857A748" w14:textId="77777777" w:rsidR="00862291" w:rsidRPr="00E84589" w:rsidRDefault="00862291" w:rsidP="00B41F88">
      <w:pPr>
        <w:rPr>
          <w:lang w:val="en-US"/>
        </w:rPr>
      </w:pPr>
      <w:r w:rsidRPr="00E84589">
        <w:rPr>
          <w:sz w:val="20"/>
          <w:szCs w:val="20"/>
          <w:lang w:val="en-US"/>
        </w:rPr>
        <w:t>maybe consider putting Varadero first. But I guess you have a reason why you organized the data like this xD</w:t>
      </w:r>
    </w:p>
    <w:p w14:paraId="723BDE56" w14:textId="77777777" w:rsidR="00862291" w:rsidRPr="00E84589" w:rsidRDefault="00862291" w:rsidP="00B41F88">
      <w:pPr>
        <w:rPr>
          <w:lang w:val="en-US"/>
        </w:rPr>
      </w:pPr>
    </w:p>
  </w:comment>
  <w:comment w:id="281" w:author="Mateo  Lopez Victoria" w:date="2024-09-19T15:08:00Z" w:initials="MLV">
    <w:p w14:paraId="1F15AB17" w14:textId="7FD2FDF4" w:rsidR="00AE2F46" w:rsidRPr="00AC6DCB" w:rsidRDefault="00AE2F46">
      <w:pPr>
        <w:pStyle w:val="Textocomentario"/>
        <w:rPr>
          <w:lang w:val="en-US"/>
        </w:rPr>
      </w:pPr>
      <w:r>
        <w:rPr>
          <w:rStyle w:val="Refdecomentario"/>
        </w:rPr>
        <w:annotationRef/>
      </w:r>
      <w:r>
        <w:t xml:space="preserve">también me gusta mucho esta tabla-resumen, y es donde veo que podemos llegar a identificar un patrón hacia alguna generalización. Por lo pronto sugiero organizar la tabla en función de los valores que queremos resaltar, es decir, que el esqueleto en Varadero es el menos denso y de más baja calcificación, de todo lo que se ha medido y publicado para OFAV, hasta ahora. Al organizarlos en función de esas dos variables (o una de ellas), puede que emerja algún patrón. Yendo incluso más lejos, en busca de ese "patrón", quizá con los datos publicados podamos graficar esas tres variables, y se debería notar que Varadero se aleja de la "nube de puntos" que forman todas las demás. </w:t>
      </w:r>
      <w:r w:rsidRPr="00AC6DCB">
        <w:rPr>
          <w:lang w:val="en-US"/>
        </w:rPr>
        <w:t>Solo por explorar.</w:t>
      </w:r>
    </w:p>
  </w:comment>
  <w:comment w:id="282" w:author="RODRIGUEZ RAMIREZ, Alberto (erodr11)" w:date="2024-09-23T11:06:00Z" w:initials="RRA(">
    <w:p w14:paraId="6E971AA6" w14:textId="4EC48097" w:rsidR="00E72C74" w:rsidRDefault="00E72C74">
      <w:pPr>
        <w:pStyle w:val="Textocomentario"/>
      </w:pPr>
      <w:r>
        <w:rPr>
          <w:rStyle w:val="Refdecomentario"/>
        </w:rPr>
        <w:annotationRef/>
      </w:r>
      <w:r>
        <w:t>Sugiero añadir un par de columnas: 1- con tipo de arrecife estudiado y/o grado de perturbación, 2-drivers/factores que explican los resultados de cada estudio</w:t>
      </w:r>
    </w:p>
  </w:comment>
  <w:comment w:id="298" w:author="Angela Maria Marulanda" w:date="2024-09-18T14:54:00Z" w:initials="AM">
    <w:p w14:paraId="3DACAA3D" w14:textId="77777777" w:rsidR="00862291" w:rsidRPr="00E84589" w:rsidRDefault="00862291" w:rsidP="00B41F88">
      <w:pPr>
        <w:rPr>
          <w:lang w:val="en-US"/>
        </w:rPr>
      </w:pPr>
      <w:r>
        <w:rPr>
          <w:rStyle w:val="Refdecomentario"/>
        </w:rPr>
        <w:annotationRef/>
      </w:r>
      <w:r w:rsidRPr="00E84589">
        <w:rPr>
          <w:sz w:val="20"/>
          <w:szCs w:val="20"/>
          <w:lang w:val="en-US"/>
        </w:rPr>
        <w:t xml:space="preserve">Again, I am missing the explanation of why these structures are important. They serve as a proxy for…? </w:t>
      </w:r>
    </w:p>
  </w:comment>
  <w:comment w:id="314" w:author="Angela Maria Marulanda" w:date="2024-09-18T15:07:00Z" w:initials="AM">
    <w:p w14:paraId="7885D4D3" w14:textId="77777777" w:rsidR="00862291" w:rsidRPr="00E84589" w:rsidRDefault="00862291" w:rsidP="00CE3301">
      <w:pPr>
        <w:rPr>
          <w:lang w:val="en-US"/>
        </w:rPr>
      </w:pPr>
      <w:r>
        <w:rPr>
          <w:rStyle w:val="Refdecomentario"/>
        </w:rPr>
        <w:annotationRef/>
      </w:r>
      <w:r w:rsidRPr="00E84589">
        <w:rPr>
          <w:sz w:val="20"/>
          <w:szCs w:val="20"/>
          <w:lang w:val="en-US"/>
        </w:rPr>
        <w:t>Maybe turn the order of the sentence:</w:t>
      </w:r>
    </w:p>
    <w:p w14:paraId="4142A10E" w14:textId="77777777" w:rsidR="00862291" w:rsidRPr="00E84589" w:rsidRDefault="00862291" w:rsidP="00CE3301">
      <w:pPr>
        <w:rPr>
          <w:lang w:val="en-US"/>
        </w:rPr>
      </w:pPr>
      <w:r w:rsidRPr="00E84589">
        <w:rPr>
          <w:sz w:val="20"/>
          <w:szCs w:val="20"/>
          <w:lang w:val="en-US"/>
        </w:rPr>
        <w:t xml:space="preserve">“The high number of dissepiments formed annually could explain the low skeletal density we observed. Moreover, </w:t>
      </w:r>
    </w:p>
    <w:p w14:paraId="12475D07" w14:textId="77777777" w:rsidR="00862291" w:rsidRPr="00E84589" w:rsidRDefault="00862291" w:rsidP="00CE3301">
      <w:pPr>
        <w:rPr>
          <w:lang w:val="en-US"/>
        </w:rPr>
      </w:pPr>
      <w:r w:rsidRPr="00E84589">
        <w:rPr>
          <w:sz w:val="20"/>
          <w:szCs w:val="20"/>
          <w:lang w:val="en-US"/>
        </w:rPr>
        <w:t>we speculate that the decline in skeletal…”</w:t>
      </w:r>
    </w:p>
  </w:comment>
  <w:comment w:id="315" w:author="RODRIGUEZ RAMIREZ, Alberto (erodr11)" w:date="2024-09-22T16:22:00Z" w:initials="RRA(">
    <w:p w14:paraId="6DE2ECAF" w14:textId="594E9F12" w:rsidR="0004291D" w:rsidRDefault="0004291D">
      <w:pPr>
        <w:pStyle w:val="Textocomentario"/>
      </w:pPr>
      <w:r>
        <w:rPr>
          <w:rStyle w:val="Refdecomentario"/>
        </w:rPr>
        <w:annotationRef/>
      </w:r>
      <w:r>
        <w:t>En métodos dices que se hicieron 40 mediciones aleatoriamente, y me pregunto si se hicieron a lo largo de los cores o solo en la parte superior. En fin</w:t>
      </w:r>
      <w:r w:rsidR="00515DE0">
        <w:t>,</w:t>
      </w:r>
      <w:r>
        <w:t xml:space="preserve"> solo tratando de conectar este resultado con los de </w:t>
      </w:r>
      <w:r w:rsidR="00500263">
        <w:t>extensión,</w:t>
      </w:r>
      <w:r w:rsidR="00515DE0">
        <w:t xml:space="preserve"> pienso que t</w:t>
      </w:r>
      <w:r>
        <w:t>endría sentido que el polipo</w:t>
      </w:r>
      <w:r w:rsidR="00500263">
        <w:t xml:space="preserve">/zooxan </w:t>
      </w:r>
      <w:r>
        <w:t xml:space="preserve">en busca de compensar la falta de luz, produzca mas dissepiments para tratar de ‘’hacercarse a luz’’ </w:t>
      </w:r>
    </w:p>
  </w:comment>
  <w:comment w:id="316" w:author="RODRIGUEZ RAMIREZ, Alberto (erodr11)" w:date="2024-09-22T16:22:00Z" w:initials="RRA(">
    <w:p w14:paraId="60BDFB36" w14:textId="735B22B4" w:rsidR="0004291D" w:rsidRDefault="0004291D">
      <w:pPr>
        <w:pStyle w:val="Textocomentario"/>
      </w:pPr>
      <w:r>
        <w:rPr>
          <w:rStyle w:val="Refdecomentario"/>
        </w:rPr>
        <w:annotationRef/>
      </w:r>
    </w:p>
  </w:comment>
  <w:comment w:id="322" w:author="Angela Maria Marulanda" w:date="2024-09-18T15:10:00Z" w:initials="AM">
    <w:p w14:paraId="748268EF" w14:textId="77777777" w:rsidR="00862291" w:rsidRPr="00E84589" w:rsidRDefault="00862291" w:rsidP="00D92F3D">
      <w:pPr>
        <w:rPr>
          <w:lang w:val="en-US"/>
        </w:rPr>
      </w:pPr>
      <w:r>
        <w:rPr>
          <w:rStyle w:val="Refdecomentario"/>
        </w:rPr>
        <w:annotationRef/>
      </w:r>
      <w:r w:rsidRPr="00E84589">
        <w:rPr>
          <w:sz w:val="20"/>
          <w:szCs w:val="20"/>
          <w:lang w:val="en-US"/>
        </w:rPr>
        <w:t>This sounds interesting. I am missing to put it in the context of our findings. What does it mean for the high number of dissepiments we observed? (or maybe I didnt understand).</w:t>
      </w:r>
    </w:p>
  </w:comment>
  <w:comment w:id="323" w:author="RODRIGUEZ RAMIREZ, Alberto (erodr11)" w:date="2024-09-22T16:06:00Z" w:initials="RRA(">
    <w:p w14:paraId="3F42C757" w14:textId="0816267D" w:rsidR="00985047" w:rsidRDefault="00985047">
      <w:pPr>
        <w:pStyle w:val="Textocomentario"/>
      </w:pPr>
      <w:r>
        <w:rPr>
          <w:rStyle w:val="Refdecomentario"/>
        </w:rPr>
        <w:annotationRef/>
      </w:r>
      <w:r w:rsidR="00376390">
        <w:t xml:space="preserve">Again, </w:t>
      </w:r>
      <w:r w:rsidR="00B77600">
        <w:t>escarbando</w:t>
      </w:r>
      <w:r w:rsidR="0004291D">
        <w:t xml:space="preserve"> </w:t>
      </w:r>
      <w:r w:rsidR="00D321A6">
        <w:t xml:space="preserve">la literatura </w:t>
      </w:r>
      <w:r w:rsidR="0004291D">
        <w:t>sobre</w:t>
      </w:r>
      <w:r w:rsidR="00B77600">
        <w:t xml:space="preserve"> este tema</w:t>
      </w:r>
      <w:r w:rsidR="00376390">
        <w:t xml:space="preserve"> seguro se puede ofrecer una explicación con soporte. </w:t>
      </w:r>
      <w:r w:rsidR="00B77600">
        <w:t xml:space="preserve">Yo creo que </w:t>
      </w:r>
      <w:r w:rsidR="00376390">
        <w:t>e</w:t>
      </w:r>
      <w:r>
        <w:t>sto se puede ligar con el aparente trend de</w:t>
      </w:r>
      <w:r w:rsidR="00376390">
        <w:t xml:space="preserve"> incremento de </w:t>
      </w:r>
      <w:r>
        <w:t xml:space="preserve">extensión y la falta de luz. La forma que </w:t>
      </w:r>
      <w:r w:rsidR="00376390">
        <w:t>los</w:t>
      </w:r>
      <w:r>
        <w:t xml:space="preserve"> pol</w:t>
      </w:r>
      <w:r w:rsidR="00376390">
        <w:t xml:space="preserve">yps + zooxanthellae </w:t>
      </w:r>
      <w:r w:rsidR="00B77600">
        <w:t>han encontrado</w:t>
      </w:r>
      <w:r>
        <w:t xml:space="preserve"> para buscar</w:t>
      </w:r>
      <w:r w:rsidR="00376390">
        <w:t xml:space="preserve">/acceder </w:t>
      </w:r>
      <w:r>
        <w:t>la luz es</w:t>
      </w:r>
      <w:r w:rsidR="00376390">
        <w:t xml:space="preserve"> construir mas dissepiments, así el polypo puede ir escalando hacia la luz</w:t>
      </w:r>
    </w:p>
  </w:comment>
  <w:comment w:id="335" w:author="Angela Maria Marulanda" w:date="2024-09-18T16:02:00Z" w:initials="AM">
    <w:p w14:paraId="39FEB4B1" w14:textId="77777777" w:rsidR="00862291" w:rsidRPr="00E84589" w:rsidRDefault="00862291" w:rsidP="00844817">
      <w:pPr>
        <w:rPr>
          <w:lang w:val="en-US"/>
        </w:rPr>
      </w:pPr>
      <w:r>
        <w:rPr>
          <w:rStyle w:val="Refdecomentario"/>
        </w:rPr>
        <w:annotationRef/>
      </w:r>
      <w:r w:rsidRPr="00E84589">
        <w:rPr>
          <w:sz w:val="20"/>
          <w:szCs w:val="20"/>
          <w:lang w:val="en-US"/>
        </w:rPr>
        <w:t>Why here you do the distinction between the two periods and you dont do it for AMO?</w:t>
      </w:r>
    </w:p>
  </w:comment>
  <w:comment w:id="336" w:author="Angela Maria Marulanda" w:date="2024-09-18T16:07:00Z" w:initials="AM">
    <w:p w14:paraId="3E6BF005" w14:textId="77777777" w:rsidR="00862291" w:rsidRPr="00E84589" w:rsidRDefault="00862291" w:rsidP="00844817">
      <w:pPr>
        <w:rPr>
          <w:lang w:val="en-US"/>
        </w:rPr>
      </w:pPr>
      <w:r>
        <w:rPr>
          <w:rStyle w:val="Refdecomentario"/>
        </w:rPr>
        <w:annotationRef/>
      </w:r>
      <w:r w:rsidRPr="00E84589">
        <w:rPr>
          <w:sz w:val="20"/>
          <w:szCs w:val="20"/>
          <w:lang w:val="en-US"/>
        </w:rPr>
        <w:t>Here, I think we are also missing the discussion regarding temperature.</w:t>
      </w:r>
    </w:p>
    <w:p w14:paraId="4DE3BA98" w14:textId="77777777" w:rsidR="00862291" w:rsidRPr="00E84589" w:rsidRDefault="00862291" w:rsidP="00844817">
      <w:pPr>
        <w:rPr>
          <w:lang w:val="en-US"/>
        </w:rPr>
      </w:pPr>
      <w:r w:rsidRPr="00E84589">
        <w:rPr>
          <w:sz w:val="20"/>
          <w:szCs w:val="20"/>
          <w:lang w:val="en-US"/>
        </w:rPr>
        <w:t>And I suggest to have a new paragraph for the water flow info…</w:t>
      </w:r>
    </w:p>
    <w:p w14:paraId="17FA877E" w14:textId="77777777" w:rsidR="00862291" w:rsidRPr="00E84589" w:rsidRDefault="00862291" w:rsidP="00844817">
      <w:pPr>
        <w:rPr>
          <w:lang w:val="en-US"/>
        </w:rPr>
      </w:pPr>
    </w:p>
  </w:comment>
  <w:comment w:id="337" w:author="RODRIGUEZ RAMIREZ, Alberto (erodr11)" w:date="2024-09-22T22:49:00Z" w:initials="RRA(">
    <w:p w14:paraId="00973B45" w14:textId="3E68AFC2" w:rsidR="00DA4291" w:rsidRDefault="00DA4291">
      <w:pPr>
        <w:pStyle w:val="Textocomentario"/>
      </w:pPr>
      <w:r>
        <w:rPr>
          <w:rStyle w:val="Refdecomentario"/>
        </w:rPr>
        <w:annotationRef/>
      </w:r>
      <w:r>
        <w:t>No recuerdo esto, tabla 4 no tiene info de Water Flow???</w:t>
      </w:r>
    </w:p>
  </w:comment>
  <w:comment w:id="366" w:author="Angela Maria Marulanda" w:date="2024-09-18T16:10:00Z" w:initials="AM">
    <w:p w14:paraId="18918862" w14:textId="77777777" w:rsidR="00862291" w:rsidRPr="00E84589" w:rsidRDefault="00862291" w:rsidP="00E95396">
      <w:pPr>
        <w:rPr>
          <w:lang w:val="en-US"/>
        </w:rPr>
      </w:pPr>
      <w:r>
        <w:rPr>
          <w:rStyle w:val="Refdecomentario"/>
        </w:rPr>
        <w:annotationRef/>
      </w:r>
      <w:r w:rsidRPr="00E84589">
        <w:rPr>
          <w:sz w:val="20"/>
          <w:szCs w:val="20"/>
          <w:lang w:val="en-US"/>
        </w:rPr>
        <w:t>higher? lower, specify.</w:t>
      </w:r>
    </w:p>
  </w:comment>
  <w:comment w:id="384" w:author="RODRIGUEZ RAMIREZ, Alberto (erodr11)" w:date="2024-09-22T23:17:00Z" w:initials="RRA(">
    <w:p w14:paraId="0F061113" w14:textId="46631C29" w:rsidR="00D361E8" w:rsidRDefault="00D361E8">
      <w:pPr>
        <w:pStyle w:val="Textocomentario"/>
      </w:pPr>
      <w:r>
        <w:rPr>
          <w:rStyle w:val="Refdecomentario"/>
        </w:rPr>
        <w:annotationRef/>
      </w:r>
      <w:r>
        <w:t>No recuerdo esto de resultados?, y cual sería la respuesta? Que figura o tabla ilustra esto?</w:t>
      </w:r>
    </w:p>
  </w:comment>
  <w:comment w:id="383" w:author="RODRIGUEZ RAMIREZ, Alberto (erodr11)" w:date="2024-09-22T23:20:00Z" w:initials="RRA(">
    <w:p w14:paraId="34F479C1" w14:textId="66594879" w:rsidR="00D361E8" w:rsidRDefault="00D361E8">
      <w:pPr>
        <w:pStyle w:val="Textocomentario"/>
      </w:pPr>
      <w:r>
        <w:rPr>
          <w:rStyle w:val="Refdecomentario"/>
        </w:rPr>
        <w:annotationRef/>
      </w:r>
      <w:r>
        <w:t>Todo esto no parece estar conectado con los resultados, observaciones adicionales???</w:t>
      </w:r>
    </w:p>
  </w:comment>
  <w:comment w:id="396" w:author="Angela Maria Marulanda" w:date="2024-09-18T16:24:00Z" w:initials="AM">
    <w:p w14:paraId="1AF378FC" w14:textId="77777777" w:rsidR="00862291" w:rsidRPr="00E84589" w:rsidRDefault="00862291" w:rsidP="003B6A8F">
      <w:pPr>
        <w:rPr>
          <w:lang w:val="en-US"/>
        </w:rPr>
      </w:pPr>
      <w:r>
        <w:rPr>
          <w:rStyle w:val="Refdecomentario"/>
        </w:rPr>
        <w:annotationRef/>
      </w:r>
      <w:r w:rsidRPr="00E84589">
        <w:rPr>
          <w:sz w:val="20"/>
          <w:szCs w:val="20"/>
          <w:lang w:val="en-US"/>
        </w:rPr>
        <w:t>Ok, but how does this translates to O. fav.?</w:t>
      </w:r>
    </w:p>
  </w:comment>
  <w:comment w:id="397" w:author="Angela Maria Marulanda" w:date="2024-09-18T16:25:00Z" w:initials="AM">
    <w:p w14:paraId="66BF4A67" w14:textId="77777777" w:rsidR="00862291" w:rsidRPr="00E84589" w:rsidRDefault="00862291" w:rsidP="003B6A8F">
      <w:pPr>
        <w:rPr>
          <w:lang w:val="en-US"/>
        </w:rPr>
      </w:pPr>
      <w:r>
        <w:rPr>
          <w:rStyle w:val="Refdecomentario"/>
        </w:rPr>
        <w:annotationRef/>
      </w:r>
      <w:r w:rsidRPr="00E84589">
        <w:rPr>
          <w:sz w:val="20"/>
          <w:szCs w:val="20"/>
          <w:lang w:val="en-US"/>
        </w:rPr>
        <w:t xml:space="preserve">In general, I feel you are bringing up different interesting topics in this paragraph but it sounds to me more like an enumeration/description of things rather than discussing what it means for our findings. </w:t>
      </w:r>
    </w:p>
    <w:p w14:paraId="4DDDBDB8" w14:textId="77777777" w:rsidR="00862291" w:rsidRPr="00E84589" w:rsidRDefault="00862291" w:rsidP="003B6A8F">
      <w:pPr>
        <w:rPr>
          <w:lang w:val="en-US"/>
        </w:rPr>
      </w:pPr>
      <w:r w:rsidRPr="00E84589">
        <w:rPr>
          <w:sz w:val="20"/>
          <w:szCs w:val="20"/>
          <w:lang w:val="en-US"/>
        </w:rPr>
        <w:t xml:space="preserve">You dont have to mention all of them. Choose maybe 1-2 that you think could explain what we see. </w:t>
      </w:r>
    </w:p>
  </w:comment>
  <w:comment w:id="402" w:author="Angela Maria Marulanda" w:date="2024-09-18T16:31:00Z" w:initials="AM">
    <w:p w14:paraId="014A7BFD" w14:textId="77777777" w:rsidR="00862291" w:rsidRPr="00E84589" w:rsidRDefault="00862291" w:rsidP="006F23C3">
      <w:pPr>
        <w:rPr>
          <w:lang w:val="en-US"/>
        </w:rPr>
      </w:pPr>
      <w:r>
        <w:rPr>
          <w:rStyle w:val="Refdecomentario"/>
        </w:rPr>
        <w:annotationRef/>
      </w:r>
      <w:r w:rsidRPr="00E84589">
        <w:rPr>
          <w:sz w:val="20"/>
          <w:szCs w:val="20"/>
          <w:lang w:val="en-US"/>
        </w:rPr>
        <w:t xml:space="preserve">This “conclusive” paragraph to me needs to be revised and adjusted once we shape the discussion. </w:t>
      </w:r>
    </w:p>
    <w:p w14:paraId="6D66B937" w14:textId="77777777" w:rsidR="00862291" w:rsidRPr="00E84589" w:rsidRDefault="00862291" w:rsidP="006F23C3">
      <w:pPr>
        <w:rPr>
          <w:lang w:val="en-US"/>
        </w:rPr>
      </w:pPr>
      <w:r w:rsidRPr="00E84589">
        <w:rPr>
          <w:sz w:val="20"/>
          <w:szCs w:val="20"/>
          <w:lang w:val="en-US"/>
        </w:rPr>
        <w:t>I am missing the real “take-home” messages of the study. And I would need time to process and think over this…</w:t>
      </w:r>
    </w:p>
  </w:comment>
  <w:comment w:id="403" w:author="RODRIGUEZ RAMIREZ, Alberto (erodr11)" w:date="2024-09-22T23:27:00Z" w:initials="RRA(">
    <w:p w14:paraId="4617DBC1" w14:textId="54E6C60D" w:rsidR="00540F53" w:rsidRDefault="00540F53">
      <w:pPr>
        <w:pStyle w:val="Textocomentario"/>
      </w:pPr>
      <w:r>
        <w:rPr>
          <w:rStyle w:val="Refdecomentario"/>
        </w:rPr>
        <w:annotationRef/>
      </w:r>
      <w:r>
        <w:t>Tampoco vi esto en resultados?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34627D6" w15:done="0"/>
  <w15:commentEx w15:paraId="28A7BC53" w15:done="0"/>
  <w15:commentEx w15:paraId="50A9A232" w15:done="0"/>
  <w15:commentEx w15:paraId="565ED581" w15:done="0"/>
  <w15:commentEx w15:paraId="317881C3" w15:done="0"/>
  <w15:commentEx w15:paraId="2AC7ED93" w15:done="0"/>
  <w15:commentEx w15:paraId="1F418258" w15:done="0"/>
  <w15:commentEx w15:paraId="205F5333" w15:done="0"/>
  <w15:commentEx w15:paraId="50ED1913" w15:done="0"/>
  <w15:commentEx w15:paraId="645D4DEB" w15:paraIdParent="50ED1913" w15:done="0"/>
  <w15:commentEx w15:paraId="48E3C33F" w15:done="0"/>
  <w15:commentEx w15:paraId="6C403836" w15:paraIdParent="48E3C33F" w15:done="0"/>
  <w15:commentEx w15:paraId="0E781362" w15:done="0"/>
  <w15:commentEx w15:paraId="741BAB49" w15:paraIdParent="0E781362" w15:done="0"/>
  <w15:commentEx w15:paraId="0A067003" w15:done="0"/>
  <w15:commentEx w15:paraId="25B1299A" w15:done="0"/>
  <w15:commentEx w15:paraId="1C702113" w15:paraIdParent="25B1299A" w15:done="0"/>
  <w15:commentEx w15:paraId="4D4FA658" w15:done="0"/>
  <w15:commentEx w15:paraId="50E6C252" w15:paraIdParent="4D4FA658" w15:done="0"/>
  <w15:commentEx w15:paraId="4E4BDBE9" w15:done="0"/>
  <w15:commentEx w15:paraId="0D4C93BF" w15:done="0"/>
  <w15:commentEx w15:paraId="759A1E45" w15:paraIdParent="0D4C93BF" w15:done="0"/>
  <w15:commentEx w15:paraId="7C5E42E0" w15:done="0"/>
  <w15:commentEx w15:paraId="56CEF98F" w15:paraIdParent="7C5E42E0" w15:done="0"/>
  <w15:commentEx w15:paraId="327572D9" w15:paraIdParent="7C5E42E0" w15:done="0"/>
  <w15:commentEx w15:paraId="0EAB1FD9" w15:done="0"/>
  <w15:commentEx w15:paraId="4ED9491E" w15:paraIdParent="0EAB1FD9" w15:done="0"/>
  <w15:commentEx w15:paraId="3D73C9EC" w15:paraIdParent="0EAB1FD9" w15:done="0"/>
  <w15:commentEx w15:paraId="49F33838" w15:paraIdParent="0EAB1FD9" w15:done="0"/>
  <w15:commentEx w15:paraId="3F01ACA5" w15:done="0"/>
  <w15:commentEx w15:paraId="4FBEFF0C" w15:done="0"/>
  <w15:commentEx w15:paraId="33764FEC" w15:done="0"/>
  <w15:commentEx w15:paraId="434FD615" w15:done="0"/>
  <w15:commentEx w15:paraId="5EF38B60" w15:done="0"/>
  <w15:commentEx w15:paraId="167B8E23" w15:paraIdParent="5EF38B60" w15:done="0"/>
  <w15:commentEx w15:paraId="6379A894" w15:done="0"/>
  <w15:commentEx w15:paraId="6D000594" w15:done="0"/>
  <w15:commentEx w15:paraId="464D2EB0" w15:done="0"/>
  <w15:commentEx w15:paraId="192C11B1" w15:done="0"/>
  <w15:commentEx w15:paraId="5F3342ED" w15:done="0"/>
  <w15:commentEx w15:paraId="76403139" w15:done="0"/>
  <w15:commentEx w15:paraId="62BF3096" w15:done="0"/>
  <w15:commentEx w15:paraId="2B107742" w15:done="0"/>
  <w15:commentEx w15:paraId="1BF3DD2C" w15:done="0"/>
  <w15:commentEx w15:paraId="0E908E36" w15:done="0"/>
  <w15:commentEx w15:paraId="623963AE" w15:paraIdParent="0E908E36" w15:done="0"/>
  <w15:commentEx w15:paraId="4B661768" w15:done="0"/>
  <w15:commentEx w15:paraId="750B1B0C" w15:done="0"/>
  <w15:commentEx w15:paraId="542BD21B" w15:done="0"/>
  <w15:commentEx w15:paraId="5A820612" w15:done="0"/>
  <w15:commentEx w15:paraId="510F7D2C" w15:paraIdParent="5A820612" w15:done="0"/>
  <w15:commentEx w15:paraId="20832786" w15:done="0"/>
  <w15:commentEx w15:paraId="243406A3" w15:done="0"/>
  <w15:commentEx w15:paraId="259249B9" w15:done="0"/>
  <w15:commentEx w15:paraId="2978B89C" w15:done="0"/>
  <w15:commentEx w15:paraId="322597D9" w15:done="0"/>
  <w15:commentEx w15:paraId="723BDE56" w15:done="0"/>
  <w15:commentEx w15:paraId="1F15AB17" w15:paraIdParent="723BDE56" w15:done="0"/>
  <w15:commentEx w15:paraId="6E971AA6" w15:paraIdParent="723BDE56" w15:done="0"/>
  <w15:commentEx w15:paraId="3DACAA3D" w15:done="0"/>
  <w15:commentEx w15:paraId="12475D07" w15:done="0"/>
  <w15:commentEx w15:paraId="6DE2ECAF" w15:done="0"/>
  <w15:commentEx w15:paraId="60BDFB36" w15:paraIdParent="6DE2ECAF" w15:done="0"/>
  <w15:commentEx w15:paraId="748268EF" w15:done="0"/>
  <w15:commentEx w15:paraId="3F42C757" w15:done="0"/>
  <w15:commentEx w15:paraId="39FEB4B1" w15:done="0"/>
  <w15:commentEx w15:paraId="17FA877E" w15:paraIdParent="39FEB4B1" w15:done="0"/>
  <w15:commentEx w15:paraId="00973B45" w15:done="0"/>
  <w15:commentEx w15:paraId="18918862" w15:done="0"/>
  <w15:commentEx w15:paraId="0F061113" w15:done="0"/>
  <w15:commentEx w15:paraId="34F479C1" w15:done="0"/>
  <w15:commentEx w15:paraId="1AF378FC" w15:done="0"/>
  <w15:commentEx w15:paraId="4DDDBDB8" w15:paraIdParent="1AF378FC" w15:done="0"/>
  <w15:commentEx w15:paraId="6D66B937" w15:done="0"/>
  <w15:commentEx w15:paraId="4617DB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499E749" w16cex:dateUtc="2024-09-17T06:04:00Z"/>
  <w16cex:commentExtensible w16cex:durableId="2A9800D5" w16cex:dateUtc="2024-09-16T16:29:00Z"/>
  <w16cex:commentExtensible w16cex:durableId="11001C07" w16cex:dateUtc="2024-09-17T06:01:00Z"/>
  <w16cex:commentExtensible w16cex:durableId="2A996060" w16cex:dateUtc="2024-09-21T05:10:00Z"/>
  <w16cex:commentExtensible w16cex:durableId="2A995F97" w16cex:dateUtc="2024-09-16T16:31:00Z"/>
  <w16cex:commentExtensible w16cex:durableId="2A996015" w16cex:dateUtc="2024-09-21T05:09:00Z"/>
  <w16cex:commentExtensible w16cex:durableId="70282C38" w16cex:dateUtc="2024-09-16T16:31:00Z"/>
  <w16cex:commentExtensible w16cex:durableId="56F2531E" w16cex:dateUtc="2024-09-18T05:37:00Z"/>
  <w16cex:commentExtensible w16cex:durableId="2A99635D" w16cex:dateUtc="2024-09-21T05:23:00Z"/>
  <w16cex:commentExtensible w16cex:durableId="2A9966AF" w16cex:dateUtc="2024-09-21T05:37:00Z"/>
  <w16cex:commentExtensible w16cex:durableId="2A99B63E" w16cex:dateUtc="2024-09-21T11:16:00Z"/>
  <w16cex:commentExtensible w16cex:durableId="6A9E8969" w16cex:dateUtc="2024-09-18T05:50:00Z"/>
  <w16cex:commentExtensible w16cex:durableId="2A996730" w16cex:dateUtc="2024-09-21T05:39:00Z"/>
  <w16cex:commentExtensible w16cex:durableId="2A996B3A" w16cex:dateUtc="2024-09-21T05:56:00Z"/>
  <w16cex:commentExtensible w16cex:durableId="2D076C16" w16cex:dateUtc="2024-09-18T11:49:00Z"/>
  <w16cex:commentExtensible w16cex:durableId="2A996B22" w16cex:dateUtc="2024-09-21T05:56:00Z"/>
  <w16cex:commentExtensible w16cex:durableId="24E69515" w16cex:dateUtc="2024-09-18T05:58:00Z"/>
  <w16cex:commentExtensible w16cex:durableId="2A996C61" w16cex:dateUtc="2024-09-21T06:01:00Z"/>
  <w16cex:commentExtensible w16cex:durableId="2119D879" w16cex:dateUtc="2024-09-18T06:00:00Z"/>
  <w16cex:commentExtensible w16cex:durableId="2921A3F4" w16cex:dateUtc="2024-09-18T12:12:00Z"/>
  <w16cex:commentExtensible w16cex:durableId="2A997559" w16cex:dateUtc="2024-09-21T06:39:00Z"/>
  <w16cex:commentExtensible w16cex:durableId="128A6672" w16cex:dateUtc="2024-09-23T17:11:00Z"/>
  <w16cex:commentExtensible w16cex:durableId="2A997E12" w16cex:dateUtc="2024-09-21T07:17:00Z"/>
  <w16cex:commentExtensible w16cex:durableId="2A99B369" w16cex:dateUtc="2024-09-21T11:04:00Z"/>
  <w16cex:commentExtensible w16cex:durableId="2A99ADA2" w16cex:dateUtc="2024-09-21T10:40:00Z"/>
  <w16cex:commentExtensible w16cex:durableId="2A9B178B" w16cex:dateUtc="2024-09-22T12:24:00Z"/>
  <w16cex:commentExtensible w16cex:durableId="393C8B4F" w16cex:dateUtc="2024-09-18T12:16:00Z"/>
  <w16cex:commentExtensible w16cex:durableId="2A99B776" w16cex:dateUtc="2024-09-21T11:21:00Z"/>
  <w16cex:commentExtensible w16cex:durableId="0F59C5E1" w16cex:dateUtc="2024-09-18T12:18:00Z"/>
  <w16cex:commentExtensible w16cex:durableId="2A99B8B1" w16cex:dateUtc="2024-09-21T11:27:00Z"/>
  <w16cex:commentExtensible w16cex:durableId="4DFB10E2" w16cex:dateUtc="2024-09-18T12:20:00Z"/>
  <w16cex:commentExtensible w16cex:durableId="3E5A8066" w16cex:dateUtc="2024-09-18T12:20:00Z"/>
  <w16cex:commentExtensible w16cex:durableId="1EA22C62" w16cex:dateUtc="2024-09-18T12:28:00Z"/>
  <w16cex:commentExtensible w16cex:durableId="2A9A6A8F" w16cex:dateUtc="2024-09-22T00:06:00Z"/>
  <w16cex:commentExtensible w16cex:durableId="21F51A1F" w16cex:dateUtc="2024-09-18T12:32:00Z"/>
  <w16cex:commentExtensible w16cex:durableId="001F2596" w16cex:dateUtc="2024-09-18T12:35:00Z"/>
  <w16cex:commentExtensible w16cex:durableId="2A9A6EE2" w16cex:dateUtc="2024-09-22T00:24:00Z"/>
  <w16cex:commentExtensible w16cex:durableId="127D2ECA" w16cex:dateUtc="2024-09-18T12:30:00Z"/>
  <w16cex:commentExtensible w16cex:durableId="3833A82D" w16cex:dateUtc="2024-09-18T12:34:00Z"/>
  <w16cex:commentExtensible w16cex:durableId="2A99C035" w16cex:dateUtc="2024-09-21T11:59:00Z"/>
  <w16cex:commentExtensible w16cex:durableId="2A99C34E" w16cex:dateUtc="2024-09-21T12:12:00Z"/>
  <w16cex:commentExtensible w16cex:durableId="2A9AAACE" w16cex:dateUtc="2024-09-22T04:40:00Z"/>
  <w16cex:commentExtensible w16cex:durableId="582D8899" w16cex:dateUtc="2024-09-18T12:45:00Z"/>
  <w16cex:commentExtensible w16cex:durableId="2A9B07FD" w16cex:dateUtc="2024-09-22T11:17:00Z"/>
  <w16cex:commentExtensible w16cex:durableId="2A9AE011" w16cex:dateUtc="2024-09-22T08:27:00Z"/>
  <w16cex:commentExtensible w16cex:durableId="2A9AAD40" w16cex:dateUtc="2024-09-22T04:50:00Z"/>
  <w16cex:commentExtensible w16cex:durableId="2A9ADF1B" w16cex:dateUtc="2024-09-22T08:23:00Z"/>
  <w16cex:commentExtensible w16cex:durableId="46D8CC31" w16cex:dateUtc="2024-09-18T12:51:00Z"/>
  <w16cex:commentExtensible w16cex:durableId="2A9AB5B5" w16cex:dateUtc="2024-09-22T05:26:00Z"/>
  <w16cex:commentExtensible w16cex:durableId="3A51B18F" w16cex:dateUtc="2024-09-18T12:52:00Z"/>
  <w16cex:commentExtensible w16cex:durableId="2A9BCA42" w16cex:dateUtc="2024-09-23T01:06:00Z"/>
  <w16cex:commentExtensible w16cex:durableId="4A87C99C" w16cex:dateUtc="2024-09-18T12:54:00Z"/>
  <w16cex:commentExtensible w16cex:durableId="75F042F9" w16cex:dateUtc="2024-09-18T13:07:00Z"/>
  <w16cex:commentExtensible w16cex:durableId="2A9AC2B0" w16cex:dateUtc="2024-09-22T06:22:00Z"/>
  <w16cex:commentExtensible w16cex:durableId="2A9AC2B2" w16cex:dateUtc="2024-09-22T06:22:00Z"/>
  <w16cex:commentExtensible w16cex:durableId="4F97B6F6" w16cex:dateUtc="2024-09-18T13:10:00Z"/>
  <w16cex:commentExtensible w16cex:durableId="2A9ABF22" w16cex:dateUtc="2024-09-22T06:06:00Z"/>
  <w16cex:commentExtensible w16cex:durableId="7B413FB0" w16cex:dateUtc="2024-09-18T14:02:00Z"/>
  <w16cex:commentExtensible w16cex:durableId="2396C063" w16cex:dateUtc="2024-09-18T14:07:00Z"/>
  <w16cex:commentExtensible w16cex:durableId="2A9B1D82" w16cex:dateUtc="2024-09-22T12:49:00Z"/>
  <w16cex:commentExtensible w16cex:durableId="2B36B736" w16cex:dateUtc="2024-09-18T14:10:00Z"/>
  <w16cex:commentExtensible w16cex:durableId="2A9B2414" w16cex:dateUtc="2024-09-22T13:17:00Z"/>
  <w16cex:commentExtensible w16cex:durableId="2A9B24CB" w16cex:dateUtc="2024-09-22T13:20:00Z"/>
  <w16cex:commentExtensible w16cex:durableId="1BCFD7B1" w16cex:dateUtc="2024-09-18T14:24:00Z"/>
  <w16cex:commentExtensible w16cex:durableId="261480C0" w16cex:dateUtc="2024-09-18T14:25:00Z"/>
  <w16cex:commentExtensible w16cex:durableId="60368A5A" w16cex:dateUtc="2024-09-18T14:31:00Z"/>
  <w16cex:commentExtensible w16cex:durableId="2A9B2672" w16cex:dateUtc="2024-09-22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34627D6" w16cid:durableId="5499E749"/>
  <w16cid:commentId w16cid:paraId="28A7BC53" w16cid:durableId="2A9800D5"/>
  <w16cid:commentId w16cid:paraId="50A9A232" w16cid:durableId="11001C07"/>
  <w16cid:commentId w16cid:paraId="565ED581" w16cid:durableId="2A996060"/>
  <w16cid:commentId w16cid:paraId="317881C3" w16cid:durableId="2A995F97"/>
  <w16cid:commentId w16cid:paraId="2AC7ED93" w16cid:durableId="2A996015"/>
  <w16cid:commentId w16cid:paraId="1F418258" w16cid:durableId="2A96C06A"/>
  <w16cid:commentId w16cid:paraId="205F5333" w16cid:durableId="70282C38"/>
  <w16cid:commentId w16cid:paraId="50ED1913" w16cid:durableId="56F2531E"/>
  <w16cid:commentId w16cid:paraId="645D4DEB" w16cid:durableId="2A96B6F3"/>
  <w16cid:commentId w16cid:paraId="48E3C33F" w16cid:durableId="2A96B74F"/>
  <w16cid:commentId w16cid:paraId="6C403836" w16cid:durableId="2A99635D"/>
  <w16cid:commentId w16cid:paraId="0E781362" w16cid:durableId="2A96C027"/>
  <w16cid:commentId w16cid:paraId="741BAB49" w16cid:durableId="2A9966AF"/>
  <w16cid:commentId w16cid:paraId="0A067003" w16cid:durableId="2A99B63E"/>
  <w16cid:commentId w16cid:paraId="25B1299A" w16cid:durableId="6A9E8969"/>
  <w16cid:commentId w16cid:paraId="1C702113" w16cid:durableId="2A996730"/>
  <w16cid:commentId w16cid:paraId="4D4FA658" w16cid:durableId="2A96B9F3"/>
  <w16cid:commentId w16cid:paraId="50E6C252" w16cid:durableId="2A996B3A"/>
  <w16cid:commentId w16cid:paraId="4E4BDBE9" w16cid:durableId="2D076C16"/>
  <w16cid:commentId w16cid:paraId="0D4C93BF" w16cid:durableId="2A96BFAC"/>
  <w16cid:commentId w16cid:paraId="759A1E45" w16cid:durableId="2A996B22"/>
  <w16cid:commentId w16cid:paraId="7C5E42E0" w16cid:durableId="24E69515"/>
  <w16cid:commentId w16cid:paraId="56CEF98F" w16cid:durableId="2A96B9D4"/>
  <w16cid:commentId w16cid:paraId="327572D9" w16cid:durableId="2A996C61"/>
  <w16cid:commentId w16cid:paraId="0EAB1FD9" w16cid:durableId="2119D879"/>
  <w16cid:commentId w16cid:paraId="4ED9491E" w16cid:durableId="2921A3F4"/>
  <w16cid:commentId w16cid:paraId="3D73C9EC" w16cid:durableId="2A997559"/>
  <w16cid:commentId w16cid:paraId="49F33838" w16cid:durableId="128A6672"/>
  <w16cid:commentId w16cid:paraId="3F01ACA5" w16cid:durableId="2A997E12"/>
  <w16cid:commentId w16cid:paraId="4FBEFF0C" w16cid:durableId="2A99B369"/>
  <w16cid:commentId w16cid:paraId="33764FEC" w16cid:durableId="2A99ADA2"/>
  <w16cid:commentId w16cid:paraId="434FD615" w16cid:durableId="2A9B178B"/>
  <w16cid:commentId w16cid:paraId="5EF38B60" w16cid:durableId="393C8B4F"/>
  <w16cid:commentId w16cid:paraId="167B8E23" w16cid:durableId="2A99B776"/>
  <w16cid:commentId w16cid:paraId="6379A894" w16cid:durableId="0F59C5E1"/>
  <w16cid:commentId w16cid:paraId="6D000594" w16cid:durableId="2A99B8B1"/>
  <w16cid:commentId w16cid:paraId="464D2EB0" w16cid:durableId="4DFB10E2"/>
  <w16cid:commentId w16cid:paraId="192C11B1" w16cid:durableId="3E5A8066"/>
  <w16cid:commentId w16cid:paraId="5F3342ED" w16cid:durableId="1EA22C62"/>
  <w16cid:commentId w16cid:paraId="76403139" w16cid:durableId="2A9A6A8F"/>
  <w16cid:commentId w16cid:paraId="62BF3096" w16cid:durableId="21F51A1F"/>
  <w16cid:commentId w16cid:paraId="2B107742" w16cid:durableId="001F2596"/>
  <w16cid:commentId w16cid:paraId="1BF3DD2C" w16cid:durableId="2A9A6EE2"/>
  <w16cid:commentId w16cid:paraId="0E908E36" w16cid:durableId="127D2ECA"/>
  <w16cid:commentId w16cid:paraId="623963AE" w16cid:durableId="3833A82D"/>
  <w16cid:commentId w16cid:paraId="4B661768" w16cid:durableId="2A99C035"/>
  <w16cid:commentId w16cid:paraId="750B1B0C" w16cid:durableId="2A99C34E"/>
  <w16cid:commentId w16cid:paraId="542BD21B" w16cid:durableId="2A9AAACE"/>
  <w16cid:commentId w16cid:paraId="5A820612" w16cid:durableId="582D8899"/>
  <w16cid:commentId w16cid:paraId="510F7D2C" w16cid:durableId="2A9B07FD"/>
  <w16cid:commentId w16cid:paraId="20832786" w16cid:durableId="2A9AE011"/>
  <w16cid:commentId w16cid:paraId="243406A3" w16cid:durableId="2A9AAD40"/>
  <w16cid:commentId w16cid:paraId="259249B9" w16cid:durableId="2A9ADF1B"/>
  <w16cid:commentId w16cid:paraId="2978B89C" w16cid:durableId="46D8CC31"/>
  <w16cid:commentId w16cid:paraId="322597D9" w16cid:durableId="2A9AB5B5"/>
  <w16cid:commentId w16cid:paraId="723BDE56" w16cid:durableId="3A51B18F"/>
  <w16cid:commentId w16cid:paraId="1F15AB17" w16cid:durableId="2A96BCDF"/>
  <w16cid:commentId w16cid:paraId="6E971AA6" w16cid:durableId="2A9BCA42"/>
  <w16cid:commentId w16cid:paraId="3DACAA3D" w16cid:durableId="4A87C99C"/>
  <w16cid:commentId w16cid:paraId="12475D07" w16cid:durableId="75F042F9"/>
  <w16cid:commentId w16cid:paraId="6DE2ECAF" w16cid:durableId="2A9AC2B0"/>
  <w16cid:commentId w16cid:paraId="60BDFB36" w16cid:durableId="2A9AC2B2"/>
  <w16cid:commentId w16cid:paraId="748268EF" w16cid:durableId="4F97B6F6"/>
  <w16cid:commentId w16cid:paraId="3F42C757" w16cid:durableId="2A9ABF22"/>
  <w16cid:commentId w16cid:paraId="39FEB4B1" w16cid:durableId="7B413FB0"/>
  <w16cid:commentId w16cid:paraId="17FA877E" w16cid:durableId="2396C063"/>
  <w16cid:commentId w16cid:paraId="00973B45" w16cid:durableId="2A9B1D82"/>
  <w16cid:commentId w16cid:paraId="18918862" w16cid:durableId="2B36B736"/>
  <w16cid:commentId w16cid:paraId="0F061113" w16cid:durableId="2A9B2414"/>
  <w16cid:commentId w16cid:paraId="34F479C1" w16cid:durableId="2A9B24CB"/>
  <w16cid:commentId w16cid:paraId="1AF378FC" w16cid:durableId="1BCFD7B1"/>
  <w16cid:commentId w16cid:paraId="4DDDBDB8" w16cid:durableId="261480C0"/>
  <w16cid:commentId w16cid:paraId="6D66B937" w16cid:durableId="60368A5A"/>
  <w16cid:commentId w16cid:paraId="4617DBC1" w16cid:durableId="2A9B26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51BAD6" w14:textId="77777777" w:rsidR="00AB270C" w:rsidRDefault="00AB270C" w:rsidP="00AB73B5">
      <w:pPr>
        <w:spacing w:after="0" w:line="240" w:lineRule="auto"/>
      </w:pPr>
      <w:r>
        <w:separator/>
      </w:r>
    </w:p>
  </w:endnote>
  <w:endnote w:type="continuationSeparator" w:id="0">
    <w:p w14:paraId="760A00D5" w14:textId="77777777" w:rsidR="00AB270C" w:rsidRDefault="00AB270C" w:rsidP="00AB7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19307" w14:textId="77777777" w:rsidR="00862291" w:rsidRDefault="0086229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5100761"/>
      <w:docPartObj>
        <w:docPartGallery w:val="Page Numbers (Bottom of Page)"/>
        <w:docPartUnique/>
      </w:docPartObj>
    </w:sdtPr>
    <w:sdtContent>
      <w:p w14:paraId="3C425C06" w14:textId="6C13E7AB" w:rsidR="00862291" w:rsidRDefault="00862291">
        <w:pPr>
          <w:pStyle w:val="Piedepgina"/>
          <w:jc w:val="right"/>
        </w:pPr>
        <w:r w:rsidRPr="00AB73B5">
          <w:rPr>
            <w:rFonts w:ascii="Times New Roman" w:hAnsi="Times New Roman" w:cs="Times New Roman"/>
          </w:rPr>
          <w:fldChar w:fldCharType="begin"/>
        </w:r>
        <w:r w:rsidRPr="00AB73B5">
          <w:rPr>
            <w:rFonts w:ascii="Times New Roman" w:hAnsi="Times New Roman" w:cs="Times New Roman"/>
          </w:rPr>
          <w:instrText>PAGE   \* MERGEFORMAT</w:instrText>
        </w:r>
        <w:r w:rsidRPr="00AB73B5">
          <w:rPr>
            <w:rFonts w:ascii="Times New Roman" w:hAnsi="Times New Roman" w:cs="Times New Roman"/>
          </w:rPr>
          <w:fldChar w:fldCharType="separate"/>
        </w:r>
        <w:r w:rsidRPr="00AB73B5">
          <w:rPr>
            <w:rFonts w:ascii="Times New Roman" w:hAnsi="Times New Roman" w:cs="Times New Roman"/>
            <w:lang w:val="es-ES"/>
          </w:rPr>
          <w:t>2</w:t>
        </w:r>
        <w:r w:rsidRPr="00AB73B5">
          <w:rPr>
            <w:rFonts w:ascii="Times New Roman" w:hAnsi="Times New Roman" w:cs="Times New Roman"/>
          </w:rPr>
          <w:fldChar w:fldCharType="end"/>
        </w:r>
      </w:p>
    </w:sdtContent>
  </w:sdt>
  <w:p w14:paraId="4A5104E3" w14:textId="77777777" w:rsidR="00862291" w:rsidRDefault="0086229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C0831" w14:textId="77777777" w:rsidR="00862291" w:rsidRDefault="008622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352858" w14:textId="77777777" w:rsidR="00AB270C" w:rsidRDefault="00AB270C" w:rsidP="00AB73B5">
      <w:pPr>
        <w:spacing w:after="0" w:line="240" w:lineRule="auto"/>
      </w:pPr>
      <w:r>
        <w:separator/>
      </w:r>
    </w:p>
  </w:footnote>
  <w:footnote w:type="continuationSeparator" w:id="0">
    <w:p w14:paraId="4104BAD2" w14:textId="77777777" w:rsidR="00AB270C" w:rsidRDefault="00AB270C" w:rsidP="00AB7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C2034" w14:textId="77777777" w:rsidR="00862291" w:rsidRDefault="0086229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2C6B0" w14:textId="77777777" w:rsidR="00862291" w:rsidRDefault="0086229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F4276" w14:textId="77777777" w:rsidR="00862291" w:rsidRDefault="00862291">
    <w:pPr>
      <w:pStyle w:val="Encabezad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ngela Maria Marulanda">
    <w15:presenceInfo w15:providerId="Windows Live" w15:userId="d0eecfcb1ded1bb9"/>
  </w15:person>
  <w15:person w15:author="RODRIGUEZ RAMIREZ, Alberto (erodr11)">
    <w15:presenceInfo w15:providerId="AD" w15:userId="S::erodr11@eq.edu.au::7872c40b-39df-4be3-8568-d4551775c1ea"/>
  </w15:person>
  <w15:person w15:author="Alberto">
    <w15:presenceInfo w15:providerId="AD" w15:userId="S::erodr11@eq.edu.au::7872c40b-39df-4be3-8568-d4551775c1ea"/>
  </w15:person>
  <w15:person w15:author="Mateo  Lopez Victoria">
    <w15:presenceInfo w15:providerId="None" w15:userId="Mateo  Lopez Victoria"/>
  </w15:person>
  <w15:person w15:author="Luis D. Lizcano">
    <w15:presenceInfo w15:providerId="Windows Live" w15:userId="c07607a0034fcf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activeWritingStyle w:appName="MSWord" w:lang="es-CO" w:vendorID="64" w:dllVersion="6" w:nlCheck="1" w:checkStyle="0"/>
  <w:activeWritingStyle w:appName="MSWord" w:lang="en-US" w:vendorID="64" w:dllVersion="6" w:nlCheck="1" w:checkStyle="0"/>
  <w:activeWritingStyle w:appName="MSWord" w:lang="en-AU" w:vendorID="64" w:dllVersion="6" w:nlCheck="1" w:checkStyle="0"/>
  <w:activeWritingStyle w:appName="MSWord" w:lang="en-GB" w:vendorID="64" w:dllVersion="6" w:nlCheck="1" w:checkStyle="1"/>
  <w:activeWritingStyle w:appName="MSWord" w:lang="en-US" w:vendorID="64" w:dllVersion="4096" w:nlCheck="1" w:checkStyle="0"/>
  <w:activeWritingStyle w:appName="MSWord" w:lang="es-CO"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s-419" w:vendorID="64" w:dllVersion="0" w:nlCheck="1" w:checkStyle="0"/>
  <w:activeWritingStyle w:appName="MSWord" w:lang="es-ES" w:vendorID="64" w:dllVersion="0" w:nlCheck="1" w:checkStyle="0"/>
  <w:activeWritingStyle w:appName="MSWord" w:lang="es-CO" w:vendorID="64" w:dllVersion="0" w:nlCheck="1" w:checkStyle="0"/>
  <w:activeWritingStyle w:appName="MSWord" w:lang="es-419" w:vendorID="64" w:dllVersion="4096" w:nlCheck="1" w:checkStyle="0"/>
  <w:activeWritingStyle w:appName="MSWord" w:lang="en-AU" w:vendorID="64" w:dllVersion="4096" w:nlCheck="1" w:checkStyle="0"/>
  <w:activeWritingStyle w:appName="MSWord" w:lang="en-AU" w:vendorID="64" w:dllVersion="0" w:nlCheck="1" w:checkStyle="0"/>
  <w:activeWritingStyle w:appName="MSWord" w:lang="fr-FR"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cxN7U0MTKzsDCyMDJT0lEKTi0uzszPAykwrgUA6F87YiwAAAA="/>
  </w:docVars>
  <w:rsids>
    <w:rsidRoot w:val="00C12CB2"/>
    <w:rsid w:val="00001B57"/>
    <w:rsid w:val="00004D73"/>
    <w:rsid w:val="000100D6"/>
    <w:rsid w:val="000106BF"/>
    <w:rsid w:val="00010AB0"/>
    <w:rsid w:val="000144D8"/>
    <w:rsid w:val="0001726D"/>
    <w:rsid w:val="000254E4"/>
    <w:rsid w:val="00027831"/>
    <w:rsid w:val="00027D80"/>
    <w:rsid w:val="00030DD2"/>
    <w:rsid w:val="00033EA0"/>
    <w:rsid w:val="0003429E"/>
    <w:rsid w:val="00034F3F"/>
    <w:rsid w:val="000368D0"/>
    <w:rsid w:val="00037FC7"/>
    <w:rsid w:val="00040087"/>
    <w:rsid w:val="0004291D"/>
    <w:rsid w:val="0004702C"/>
    <w:rsid w:val="00052D72"/>
    <w:rsid w:val="00052E4F"/>
    <w:rsid w:val="0005327D"/>
    <w:rsid w:val="00054E1A"/>
    <w:rsid w:val="00057968"/>
    <w:rsid w:val="0006063C"/>
    <w:rsid w:val="00060884"/>
    <w:rsid w:val="00062806"/>
    <w:rsid w:val="00063005"/>
    <w:rsid w:val="00063F44"/>
    <w:rsid w:val="0006589F"/>
    <w:rsid w:val="00072F8E"/>
    <w:rsid w:val="00073987"/>
    <w:rsid w:val="00074272"/>
    <w:rsid w:val="00081DCE"/>
    <w:rsid w:val="00087A55"/>
    <w:rsid w:val="000924F3"/>
    <w:rsid w:val="00093B07"/>
    <w:rsid w:val="00094D2F"/>
    <w:rsid w:val="00096880"/>
    <w:rsid w:val="000974BC"/>
    <w:rsid w:val="00097B55"/>
    <w:rsid w:val="000A0CB0"/>
    <w:rsid w:val="000A6F87"/>
    <w:rsid w:val="000B1623"/>
    <w:rsid w:val="000B42C4"/>
    <w:rsid w:val="000B7D3B"/>
    <w:rsid w:val="000C0005"/>
    <w:rsid w:val="000C3143"/>
    <w:rsid w:val="000C624D"/>
    <w:rsid w:val="000C75A8"/>
    <w:rsid w:val="000D1F9E"/>
    <w:rsid w:val="000D5C57"/>
    <w:rsid w:val="000D7928"/>
    <w:rsid w:val="000D7E42"/>
    <w:rsid w:val="000D7F13"/>
    <w:rsid w:val="000E0A1A"/>
    <w:rsid w:val="000E51E1"/>
    <w:rsid w:val="000E5672"/>
    <w:rsid w:val="000E7004"/>
    <w:rsid w:val="000F031F"/>
    <w:rsid w:val="000F113F"/>
    <w:rsid w:val="000F1E1D"/>
    <w:rsid w:val="000F3382"/>
    <w:rsid w:val="000F54B2"/>
    <w:rsid w:val="000F6E52"/>
    <w:rsid w:val="00100D69"/>
    <w:rsid w:val="00102C17"/>
    <w:rsid w:val="00104DCB"/>
    <w:rsid w:val="001075EA"/>
    <w:rsid w:val="0010764C"/>
    <w:rsid w:val="001107BE"/>
    <w:rsid w:val="001119D7"/>
    <w:rsid w:val="00112872"/>
    <w:rsid w:val="00113D54"/>
    <w:rsid w:val="00114ED1"/>
    <w:rsid w:val="00115FB8"/>
    <w:rsid w:val="00116495"/>
    <w:rsid w:val="00120D3C"/>
    <w:rsid w:val="00130573"/>
    <w:rsid w:val="0013087A"/>
    <w:rsid w:val="00130DD1"/>
    <w:rsid w:val="00134BED"/>
    <w:rsid w:val="00136C11"/>
    <w:rsid w:val="001409F4"/>
    <w:rsid w:val="00142D43"/>
    <w:rsid w:val="00146431"/>
    <w:rsid w:val="00146443"/>
    <w:rsid w:val="001528B6"/>
    <w:rsid w:val="00156813"/>
    <w:rsid w:val="0015772F"/>
    <w:rsid w:val="00160A6C"/>
    <w:rsid w:val="0016140F"/>
    <w:rsid w:val="00161682"/>
    <w:rsid w:val="00161BB0"/>
    <w:rsid w:val="00162B5E"/>
    <w:rsid w:val="001665BA"/>
    <w:rsid w:val="00167813"/>
    <w:rsid w:val="0017014E"/>
    <w:rsid w:val="00173A74"/>
    <w:rsid w:val="001753BB"/>
    <w:rsid w:val="001756D9"/>
    <w:rsid w:val="00175AE7"/>
    <w:rsid w:val="00176223"/>
    <w:rsid w:val="00180C15"/>
    <w:rsid w:val="00181701"/>
    <w:rsid w:val="00183AC9"/>
    <w:rsid w:val="00186501"/>
    <w:rsid w:val="00190972"/>
    <w:rsid w:val="00191528"/>
    <w:rsid w:val="00191AA2"/>
    <w:rsid w:val="00191CD6"/>
    <w:rsid w:val="00193B3A"/>
    <w:rsid w:val="00196C4E"/>
    <w:rsid w:val="00197061"/>
    <w:rsid w:val="001A4024"/>
    <w:rsid w:val="001B0CCE"/>
    <w:rsid w:val="001B1210"/>
    <w:rsid w:val="001C0925"/>
    <w:rsid w:val="001C61CB"/>
    <w:rsid w:val="001C796C"/>
    <w:rsid w:val="001D0994"/>
    <w:rsid w:val="001D156B"/>
    <w:rsid w:val="001D2589"/>
    <w:rsid w:val="001D27AE"/>
    <w:rsid w:val="001D4055"/>
    <w:rsid w:val="001E03CD"/>
    <w:rsid w:val="001E3BDF"/>
    <w:rsid w:val="001E4B29"/>
    <w:rsid w:val="001E6102"/>
    <w:rsid w:val="001E62FF"/>
    <w:rsid w:val="001E7370"/>
    <w:rsid w:val="001F221D"/>
    <w:rsid w:val="001F3792"/>
    <w:rsid w:val="001F63C0"/>
    <w:rsid w:val="00203A83"/>
    <w:rsid w:val="00204186"/>
    <w:rsid w:val="002041A9"/>
    <w:rsid w:val="00206F61"/>
    <w:rsid w:val="00206FDC"/>
    <w:rsid w:val="0021036D"/>
    <w:rsid w:val="00210B82"/>
    <w:rsid w:val="002122E1"/>
    <w:rsid w:val="00215CEA"/>
    <w:rsid w:val="002218AE"/>
    <w:rsid w:val="00221AE7"/>
    <w:rsid w:val="002226DC"/>
    <w:rsid w:val="00222F0D"/>
    <w:rsid w:val="00223582"/>
    <w:rsid w:val="002242D1"/>
    <w:rsid w:val="00227D3A"/>
    <w:rsid w:val="0023115F"/>
    <w:rsid w:val="00235ECA"/>
    <w:rsid w:val="00240560"/>
    <w:rsid w:val="0024273F"/>
    <w:rsid w:val="00244B48"/>
    <w:rsid w:val="00251B26"/>
    <w:rsid w:val="00252C53"/>
    <w:rsid w:val="00255C84"/>
    <w:rsid w:val="0026004E"/>
    <w:rsid w:val="002617D5"/>
    <w:rsid w:val="00262D32"/>
    <w:rsid w:val="00262E7F"/>
    <w:rsid w:val="00263001"/>
    <w:rsid w:val="00263F15"/>
    <w:rsid w:val="00270F05"/>
    <w:rsid w:val="0027185F"/>
    <w:rsid w:val="00273511"/>
    <w:rsid w:val="00275365"/>
    <w:rsid w:val="00280160"/>
    <w:rsid w:val="00282CCB"/>
    <w:rsid w:val="00285EA1"/>
    <w:rsid w:val="002866E3"/>
    <w:rsid w:val="00290FE0"/>
    <w:rsid w:val="00293772"/>
    <w:rsid w:val="00296E84"/>
    <w:rsid w:val="002A28F7"/>
    <w:rsid w:val="002A31B0"/>
    <w:rsid w:val="002A5B86"/>
    <w:rsid w:val="002B085D"/>
    <w:rsid w:val="002B51FD"/>
    <w:rsid w:val="002B520C"/>
    <w:rsid w:val="002B742B"/>
    <w:rsid w:val="002C0E37"/>
    <w:rsid w:val="002C18A3"/>
    <w:rsid w:val="002C29A5"/>
    <w:rsid w:val="002C3FFD"/>
    <w:rsid w:val="002C4313"/>
    <w:rsid w:val="002C616C"/>
    <w:rsid w:val="002C6E2C"/>
    <w:rsid w:val="002D0077"/>
    <w:rsid w:val="002D0474"/>
    <w:rsid w:val="002D1ACA"/>
    <w:rsid w:val="002D4843"/>
    <w:rsid w:val="002D4C6D"/>
    <w:rsid w:val="002D5839"/>
    <w:rsid w:val="002D71B5"/>
    <w:rsid w:val="002E0D9C"/>
    <w:rsid w:val="002E7342"/>
    <w:rsid w:val="002E7C65"/>
    <w:rsid w:val="002F3F86"/>
    <w:rsid w:val="002F5EF6"/>
    <w:rsid w:val="00303E41"/>
    <w:rsid w:val="003045F8"/>
    <w:rsid w:val="00305513"/>
    <w:rsid w:val="0031068B"/>
    <w:rsid w:val="00316EF9"/>
    <w:rsid w:val="0031743C"/>
    <w:rsid w:val="00320090"/>
    <w:rsid w:val="00320374"/>
    <w:rsid w:val="0032084E"/>
    <w:rsid w:val="00324846"/>
    <w:rsid w:val="00327EB3"/>
    <w:rsid w:val="003301D2"/>
    <w:rsid w:val="00331BBB"/>
    <w:rsid w:val="003335C8"/>
    <w:rsid w:val="0033479D"/>
    <w:rsid w:val="003358E0"/>
    <w:rsid w:val="00343106"/>
    <w:rsid w:val="00344030"/>
    <w:rsid w:val="0034482D"/>
    <w:rsid w:val="00345D0E"/>
    <w:rsid w:val="003507CF"/>
    <w:rsid w:val="0035218E"/>
    <w:rsid w:val="00352F5F"/>
    <w:rsid w:val="0035442D"/>
    <w:rsid w:val="003553A3"/>
    <w:rsid w:val="00357953"/>
    <w:rsid w:val="00364FED"/>
    <w:rsid w:val="00365B2B"/>
    <w:rsid w:val="00366CD5"/>
    <w:rsid w:val="00372B7B"/>
    <w:rsid w:val="00375E29"/>
    <w:rsid w:val="00376390"/>
    <w:rsid w:val="00377C58"/>
    <w:rsid w:val="0038085E"/>
    <w:rsid w:val="00380984"/>
    <w:rsid w:val="00382932"/>
    <w:rsid w:val="00383475"/>
    <w:rsid w:val="00383497"/>
    <w:rsid w:val="00383DE0"/>
    <w:rsid w:val="00384C11"/>
    <w:rsid w:val="00385A70"/>
    <w:rsid w:val="00386546"/>
    <w:rsid w:val="00390B0C"/>
    <w:rsid w:val="00390B76"/>
    <w:rsid w:val="003A7943"/>
    <w:rsid w:val="003A79E8"/>
    <w:rsid w:val="003B0190"/>
    <w:rsid w:val="003B6A8F"/>
    <w:rsid w:val="003B78D3"/>
    <w:rsid w:val="003C0674"/>
    <w:rsid w:val="003C7BDF"/>
    <w:rsid w:val="003D018A"/>
    <w:rsid w:val="003D052B"/>
    <w:rsid w:val="003D5CBC"/>
    <w:rsid w:val="003E7BC7"/>
    <w:rsid w:val="003F1FB3"/>
    <w:rsid w:val="003F4DBD"/>
    <w:rsid w:val="003F55C2"/>
    <w:rsid w:val="00402A87"/>
    <w:rsid w:val="004032A2"/>
    <w:rsid w:val="00404FAB"/>
    <w:rsid w:val="004063C7"/>
    <w:rsid w:val="00410BD4"/>
    <w:rsid w:val="004124D0"/>
    <w:rsid w:val="0041374F"/>
    <w:rsid w:val="00421CD3"/>
    <w:rsid w:val="004225F2"/>
    <w:rsid w:val="00422FA3"/>
    <w:rsid w:val="0042482F"/>
    <w:rsid w:val="00424DBD"/>
    <w:rsid w:val="00425AD4"/>
    <w:rsid w:val="004268EC"/>
    <w:rsid w:val="00430682"/>
    <w:rsid w:val="00434592"/>
    <w:rsid w:val="00434FE6"/>
    <w:rsid w:val="00444241"/>
    <w:rsid w:val="004445D3"/>
    <w:rsid w:val="004454C0"/>
    <w:rsid w:val="00447078"/>
    <w:rsid w:val="00447A48"/>
    <w:rsid w:val="00450658"/>
    <w:rsid w:val="00451649"/>
    <w:rsid w:val="004520E0"/>
    <w:rsid w:val="00455B93"/>
    <w:rsid w:val="0045696F"/>
    <w:rsid w:val="00457399"/>
    <w:rsid w:val="00462B69"/>
    <w:rsid w:val="004634DE"/>
    <w:rsid w:val="004636A9"/>
    <w:rsid w:val="004638E8"/>
    <w:rsid w:val="00470809"/>
    <w:rsid w:val="00472AE4"/>
    <w:rsid w:val="00475B0F"/>
    <w:rsid w:val="00481578"/>
    <w:rsid w:val="00485DD7"/>
    <w:rsid w:val="00491696"/>
    <w:rsid w:val="0049368E"/>
    <w:rsid w:val="00496014"/>
    <w:rsid w:val="004A3E81"/>
    <w:rsid w:val="004A49F8"/>
    <w:rsid w:val="004A5292"/>
    <w:rsid w:val="004A6F2C"/>
    <w:rsid w:val="004B12B4"/>
    <w:rsid w:val="004B7BB4"/>
    <w:rsid w:val="004B7E03"/>
    <w:rsid w:val="004C0051"/>
    <w:rsid w:val="004C02D1"/>
    <w:rsid w:val="004D22B7"/>
    <w:rsid w:val="004D4F19"/>
    <w:rsid w:val="004E1C88"/>
    <w:rsid w:val="004E2181"/>
    <w:rsid w:val="004E5C70"/>
    <w:rsid w:val="004E6411"/>
    <w:rsid w:val="004E66A9"/>
    <w:rsid w:val="004F0939"/>
    <w:rsid w:val="004F37FB"/>
    <w:rsid w:val="004F3B6A"/>
    <w:rsid w:val="004F55AE"/>
    <w:rsid w:val="004F6F7D"/>
    <w:rsid w:val="004F7774"/>
    <w:rsid w:val="00500263"/>
    <w:rsid w:val="00505B8E"/>
    <w:rsid w:val="0050786C"/>
    <w:rsid w:val="005147E6"/>
    <w:rsid w:val="00515243"/>
    <w:rsid w:val="00515DE0"/>
    <w:rsid w:val="00515F21"/>
    <w:rsid w:val="00516E96"/>
    <w:rsid w:val="005171AB"/>
    <w:rsid w:val="00517268"/>
    <w:rsid w:val="00524D0D"/>
    <w:rsid w:val="005259FE"/>
    <w:rsid w:val="00525EFB"/>
    <w:rsid w:val="00526A83"/>
    <w:rsid w:val="0053169A"/>
    <w:rsid w:val="00531E7A"/>
    <w:rsid w:val="005361F2"/>
    <w:rsid w:val="00540F53"/>
    <w:rsid w:val="00543793"/>
    <w:rsid w:val="00544C9F"/>
    <w:rsid w:val="00547893"/>
    <w:rsid w:val="00547E1E"/>
    <w:rsid w:val="0055079E"/>
    <w:rsid w:val="00551F34"/>
    <w:rsid w:val="00552350"/>
    <w:rsid w:val="00552CFF"/>
    <w:rsid w:val="0055572E"/>
    <w:rsid w:val="0056173C"/>
    <w:rsid w:val="00561C61"/>
    <w:rsid w:val="0056679B"/>
    <w:rsid w:val="005716B7"/>
    <w:rsid w:val="00573EA7"/>
    <w:rsid w:val="00575346"/>
    <w:rsid w:val="00580F54"/>
    <w:rsid w:val="00583175"/>
    <w:rsid w:val="00583D00"/>
    <w:rsid w:val="00585BF4"/>
    <w:rsid w:val="00586020"/>
    <w:rsid w:val="005878A7"/>
    <w:rsid w:val="00587CAB"/>
    <w:rsid w:val="005902F7"/>
    <w:rsid w:val="00592F9B"/>
    <w:rsid w:val="00594E00"/>
    <w:rsid w:val="0059637B"/>
    <w:rsid w:val="005A0558"/>
    <w:rsid w:val="005A1C06"/>
    <w:rsid w:val="005A3905"/>
    <w:rsid w:val="005A70D6"/>
    <w:rsid w:val="005A7ABE"/>
    <w:rsid w:val="005B162E"/>
    <w:rsid w:val="005B280E"/>
    <w:rsid w:val="005B2A6F"/>
    <w:rsid w:val="005B2AE7"/>
    <w:rsid w:val="005B7C12"/>
    <w:rsid w:val="005C1CD8"/>
    <w:rsid w:val="005C40D9"/>
    <w:rsid w:val="005C5536"/>
    <w:rsid w:val="005C5E26"/>
    <w:rsid w:val="005D11B5"/>
    <w:rsid w:val="005D46B4"/>
    <w:rsid w:val="005D4E2E"/>
    <w:rsid w:val="005E1845"/>
    <w:rsid w:val="005F0C24"/>
    <w:rsid w:val="005F14CC"/>
    <w:rsid w:val="005F2473"/>
    <w:rsid w:val="005F2F27"/>
    <w:rsid w:val="005F7400"/>
    <w:rsid w:val="006010D9"/>
    <w:rsid w:val="006047DD"/>
    <w:rsid w:val="00604F5F"/>
    <w:rsid w:val="00607122"/>
    <w:rsid w:val="00607F07"/>
    <w:rsid w:val="006106C4"/>
    <w:rsid w:val="0061270B"/>
    <w:rsid w:val="0061529D"/>
    <w:rsid w:val="00620921"/>
    <w:rsid w:val="006225ED"/>
    <w:rsid w:val="00622EDF"/>
    <w:rsid w:val="006246A5"/>
    <w:rsid w:val="00626386"/>
    <w:rsid w:val="00626C05"/>
    <w:rsid w:val="00626F74"/>
    <w:rsid w:val="00631E83"/>
    <w:rsid w:val="006324AE"/>
    <w:rsid w:val="006326D4"/>
    <w:rsid w:val="0063326C"/>
    <w:rsid w:val="006333C6"/>
    <w:rsid w:val="006341B0"/>
    <w:rsid w:val="00635095"/>
    <w:rsid w:val="0063642D"/>
    <w:rsid w:val="00636A48"/>
    <w:rsid w:val="00640197"/>
    <w:rsid w:val="00643BF7"/>
    <w:rsid w:val="006452AC"/>
    <w:rsid w:val="00654293"/>
    <w:rsid w:val="0065539D"/>
    <w:rsid w:val="00657506"/>
    <w:rsid w:val="0066144A"/>
    <w:rsid w:val="006653DD"/>
    <w:rsid w:val="00671FE1"/>
    <w:rsid w:val="00673B5A"/>
    <w:rsid w:val="0067595B"/>
    <w:rsid w:val="006765C6"/>
    <w:rsid w:val="0067693A"/>
    <w:rsid w:val="006769C3"/>
    <w:rsid w:val="006840B6"/>
    <w:rsid w:val="00696137"/>
    <w:rsid w:val="006968D5"/>
    <w:rsid w:val="006A0641"/>
    <w:rsid w:val="006A1AF7"/>
    <w:rsid w:val="006A30C4"/>
    <w:rsid w:val="006A332C"/>
    <w:rsid w:val="006A488D"/>
    <w:rsid w:val="006A5392"/>
    <w:rsid w:val="006A5B3B"/>
    <w:rsid w:val="006A6EFD"/>
    <w:rsid w:val="006B4D5F"/>
    <w:rsid w:val="006C74A8"/>
    <w:rsid w:val="006D0CEF"/>
    <w:rsid w:val="006D3A70"/>
    <w:rsid w:val="006D40EA"/>
    <w:rsid w:val="006D4758"/>
    <w:rsid w:val="006D47C2"/>
    <w:rsid w:val="006D67BC"/>
    <w:rsid w:val="006D7426"/>
    <w:rsid w:val="006E0D9B"/>
    <w:rsid w:val="006E1A2C"/>
    <w:rsid w:val="006E3867"/>
    <w:rsid w:val="006E3B1B"/>
    <w:rsid w:val="006F23C3"/>
    <w:rsid w:val="006F2443"/>
    <w:rsid w:val="006F2704"/>
    <w:rsid w:val="006F4AA9"/>
    <w:rsid w:val="006F4BAD"/>
    <w:rsid w:val="006F5A05"/>
    <w:rsid w:val="006F6DC7"/>
    <w:rsid w:val="0070042A"/>
    <w:rsid w:val="00700B62"/>
    <w:rsid w:val="007020BE"/>
    <w:rsid w:val="00703645"/>
    <w:rsid w:val="007073DE"/>
    <w:rsid w:val="00710F88"/>
    <w:rsid w:val="0071596A"/>
    <w:rsid w:val="00717E28"/>
    <w:rsid w:val="0072069B"/>
    <w:rsid w:val="007206F8"/>
    <w:rsid w:val="00720AD8"/>
    <w:rsid w:val="00722824"/>
    <w:rsid w:val="0072399F"/>
    <w:rsid w:val="007242AD"/>
    <w:rsid w:val="007245D3"/>
    <w:rsid w:val="00730383"/>
    <w:rsid w:val="007316FD"/>
    <w:rsid w:val="00732F17"/>
    <w:rsid w:val="00736716"/>
    <w:rsid w:val="007373A1"/>
    <w:rsid w:val="00737A04"/>
    <w:rsid w:val="00742C9B"/>
    <w:rsid w:val="00743916"/>
    <w:rsid w:val="00743C03"/>
    <w:rsid w:val="00747962"/>
    <w:rsid w:val="00747ABA"/>
    <w:rsid w:val="00747FBB"/>
    <w:rsid w:val="007509C5"/>
    <w:rsid w:val="00750A07"/>
    <w:rsid w:val="00752706"/>
    <w:rsid w:val="007550B7"/>
    <w:rsid w:val="007554DD"/>
    <w:rsid w:val="007602A5"/>
    <w:rsid w:val="007610AD"/>
    <w:rsid w:val="007616F5"/>
    <w:rsid w:val="00762B2A"/>
    <w:rsid w:val="00763F4F"/>
    <w:rsid w:val="00766226"/>
    <w:rsid w:val="0077435B"/>
    <w:rsid w:val="00783B21"/>
    <w:rsid w:val="00790A90"/>
    <w:rsid w:val="00792AD9"/>
    <w:rsid w:val="0079369F"/>
    <w:rsid w:val="00794489"/>
    <w:rsid w:val="007A2F99"/>
    <w:rsid w:val="007A409B"/>
    <w:rsid w:val="007B00F5"/>
    <w:rsid w:val="007B45E1"/>
    <w:rsid w:val="007B4DB1"/>
    <w:rsid w:val="007B6D9E"/>
    <w:rsid w:val="007B716E"/>
    <w:rsid w:val="007B7388"/>
    <w:rsid w:val="007B740A"/>
    <w:rsid w:val="007B762D"/>
    <w:rsid w:val="007C5942"/>
    <w:rsid w:val="007C6025"/>
    <w:rsid w:val="007C6AAF"/>
    <w:rsid w:val="007D15BF"/>
    <w:rsid w:val="007D26DC"/>
    <w:rsid w:val="007D3A49"/>
    <w:rsid w:val="007D3AC4"/>
    <w:rsid w:val="007D6AF4"/>
    <w:rsid w:val="007D6CA5"/>
    <w:rsid w:val="007D7AEB"/>
    <w:rsid w:val="007E413F"/>
    <w:rsid w:val="007E690A"/>
    <w:rsid w:val="007F0657"/>
    <w:rsid w:val="007F0C63"/>
    <w:rsid w:val="007F5167"/>
    <w:rsid w:val="008006DC"/>
    <w:rsid w:val="008023D7"/>
    <w:rsid w:val="008066A0"/>
    <w:rsid w:val="008068F4"/>
    <w:rsid w:val="00807666"/>
    <w:rsid w:val="008158E7"/>
    <w:rsid w:val="0081665A"/>
    <w:rsid w:val="00824A1F"/>
    <w:rsid w:val="0082687C"/>
    <w:rsid w:val="00827CB4"/>
    <w:rsid w:val="0083349B"/>
    <w:rsid w:val="008361AA"/>
    <w:rsid w:val="008406B8"/>
    <w:rsid w:val="00842377"/>
    <w:rsid w:val="008427FA"/>
    <w:rsid w:val="00844817"/>
    <w:rsid w:val="00845609"/>
    <w:rsid w:val="00847604"/>
    <w:rsid w:val="008477FB"/>
    <w:rsid w:val="00847987"/>
    <w:rsid w:val="0085193F"/>
    <w:rsid w:val="008538F9"/>
    <w:rsid w:val="00853E00"/>
    <w:rsid w:val="0085789D"/>
    <w:rsid w:val="00860F09"/>
    <w:rsid w:val="00861179"/>
    <w:rsid w:val="00862291"/>
    <w:rsid w:val="008630B1"/>
    <w:rsid w:val="008642C9"/>
    <w:rsid w:val="00864B43"/>
    <w:rsid w:val="00864C6E"/>
    <w:rsid w:val="00864DE2"/>
    <w:rsid w:val="0086677D"/>
    <w:rsid w:val="008673C2"/>
    <w:rsid w:val="00867D90"/>
    <w:rsid w:val="008706B7"/>
    <w:rsid w:val="008718D2"/>
    <w:rsid w:val="008721CF"/>
    <w:rsid w:val="00875132"/>
    <w:rsid w:val="00876CDE"/>
    <w:rsid w:val="00885307"/>
    <w:rsid w:val="00885A99"/>
    <w:rsid w:val="00890988"/>
    <w:rsid w:val="00891F67"/>
    <w:rsid w:val="0089459D"/>
    <w:rsid w:val="00894DCA"/>
    <w:rsid w:val="008963BA"/>
    <w:rsid w:val="0089668D"/>
    <w:rsid w:val="00897591"/>
    <w:rsid w:val="008A48F0"/>
    <w:rsid w:val="008B1834"/>
    <w:rsid w:val="008B302D"/>
    <w:rsid w:val="008B7CD0"/>
    <w:rsid w:val="008C05E7"/>
    <w:rsid w:val="008C29FA"/>
    <w:rsid w:val="008C2B0C"/>
    <w:rsid w:val="008C3636"/>
    <w:rsid w:val="008C6520"/>
    <w:rsid w:val="008D03B4"/>
    <w:rsid w:val="008D135B"/>
    <w:rsid w:val="008D2468"/>
    <w:rsid w:val="008E07F3"/>
    <w:rsid w:val="008E36B8"/>
    <w:rsid w:val="008F3426"/>
    <w:rsid w:val="008F51B2"/>
    <w:rsid w:val="008F7417"/>
    <w:rsid w:val="0090442A"/>
    <w:rsid w:val="009068D3"/>
    <w:rsid w:val="00907D26"/>
    <w:rsid w:val="00916A36"/>
    <w:rsid w:val="00916EEB"/>
    <w:rsid w:val="0092022A"/>
    <w:rsid w:val="00920469"/>
    <w:rsid w:val="009261A4"/>
    <w:rsid w:val="00926D63"/>
    <w:rsid w:val="00930AA5"/>
    <w:rsid w:val="009315A1"/>
    <w:rsid w:val="00934518"/>
    <w:rsid w:val="009350E2"/>
    <w:rsid w:val="00942626"/>
    <w:rsid w:val="0094440C"/>
    <w:rsid w:val="009448F0"/>
    <w:rsid w:val="009454D7"/>
    <w:rsid w:val="00950723"/>
    <w:rsid w:val="0096587C"/>
    <w:rsid w:val="00971308"/>
    <w:rsid w:val="0097228A"/>
    <w:rsid w:val="00973C58"/>
    <w:rsid w:val="00985047"/>
    <w:rsid w:val="00992153"/>
    <w:rsid w:val="0099294E"/>
    <w:rsid w:val="0099341B"/>
    <w:rsid w:val="009941D8"/>
    <w:rsid w:val="009968F3"/>
    <w:rsid w:val="00996A0E"/>
    <w:rsid w:val="009A12D4"/>
    <w:rsid w:val="009A18D7"/>
    <w:rsid w:val="009A3CC0"/>
    <w:rsid w:val="009A7E41"/>
    <w:rsid w:val="009B09CA"/>
    <w:rsid w:val="009B2209"/>
    <w:rsid w:val="009C2B49"/>
    <w:rsid w:val="009C405C"/>
    <w:rsid w:val="009C43F0"/>
    <w:rsid w:val="009C5ECC"/>
    <w:rsid w:val="009D15AB"/>
    <w:rsid w:val="009D1C23"/>
    <w:rsid w:val="009D1F1E"/>
    <w:rsid w:val="009D3082"/>
    <w:rsid w:val="009D6287"/>
    <w:rsid w:val="009D6AAF"/>
    <w:rsid w:val="009D6DB4"/>
    <w:rsid w:val="009D7180"/>
    <w:rsid w:val="009E0A65"/>
    <w:rsid w:val="009E0BA2"/>
    <w:rsid w:val="009E2C8C"/>
    <w:rsid w:val="009E3336"/>
    <w:rsid w:val="009E6B9E"/>
    <w:rsid w:val="009E6D15"/>
    <w:rsid w:val="009E6EB7"/>
    <w:rsid w:val="009F00BD"/>
    <w:rsid w:val="009F0204"/>
    <w:rsid w:val="009F0603"/>
    <w:rsid w:val="009F0C1D"/>
    <w:rsid w:val="009F3B37"/>
    <w:rsid w:val="009F5F79"/>
    <w:rsid w:val="009F73A1"/>
    <w:rsid w:val="00A0073B"/>
    <w:rsid w:val="00A01A63"/>
    <w:rsid w:val="00A01BB1"/>
    <w:rsid w:val="00A07AA3"/>
    <w:rsid w:val="00A10371"/>
    <w:rsid w:val="00A12A68"/>
    <w:rsid w:val="00A140FC"/>
    <w:rsid w:val="00A1430F"/>
    <w:rsid w:val="00A1526F"/>
    <w:rsid w:val="00A22676"/>
    <w:rsid w:val="00A2604B"/>
    <w:rsid w:val="00A26C58"/>
    <w:rsid w:val="00A3003B"/>
    <w:rsid w:val="00A328DB"/>
    <w:rsid w:val="00A3410E"/>
    <w:rsid w:val="00A35B17"/>
    <w:rsid w:val="00A36E27"/>
    <w:rsid w:val="00A37203"/>
    <w:rsid w:val="00A40A9D"/>
    <w:rsid w:val="00A40FC1"/>
    <w:rsid w:val="00A426B4"/>
    <w:rsid w:val="00A461B6"/>
    <w:rsid w:val="00A50D11"/>
    <w:rsid w:val="00A52713"/>
    <w:rsid w:val="00A54ECD"/>
    <w:rsid w:val="00A55337"/>
    <w:rsid w:val="00A6331F"/>
    <w:rsid w:val="00A63BB4"/>
    <w:rsid w:val="00A6443D"/>
    <w:rsid w:val="00A655D3"/>
    <w:rsid w:val="00A71556"/>
    <w:rsid w:val="00A719CE"/>
    <w:rsid w:val="00A72A2D"/>
    <w:rsid w:val="00A730FB"/>
    <w:rsid w:val="00A8527A"/>
    <w:rsid w:val="00A8600A"/>
    <w:rsid w:val="00A8759D"/>
    <w:rsid w:val="00A9314E"/>
    <w:rsid w:val="00A9528A"/>
    <w:rsid w:val="00A95AC0"/>
    <w:rsid w:val="00A96B33"/>
    <w:rsid w:val="00A97227"/>
    <w:rsid w:val="00AA083B"/>
    <w:rsid w:val="00AA1AB9"/>
    <w:rsid w:val="00AA1AC6"/>
    <w:rsid w:val="00AA75DE"/>
    <w:rsid w:val="00AA7917"/>
    <w:rsid w:val="00AB13A2"/>
    <w:rsid w:val="00AB17B7"/>
    <w:rsid w:val="00AB270C"/>
    <w:rsid w:val="00AB73B5"/>
    <w:rsid w:val="00AC0D12"/>
    <w:rsid w:val="00AC1795"/>
    <w:rsid w:val="00AC1DC4"/>
    <w:rsid w:val="00AC35C8"/>
    <w:rsid w:val="00AC427E"/>
    <w:rsid w:val="00AC48AA"/>
    <w:rsid w:val="00AC6DCB"/>
    <w:rsid w:val="00AD20DF"/>
    <w:rsid w:val="00AD39D2"/>
    <w:rsid w:val="00AD3C21"/>
    <w:rsid w:val="00AD71AA"/>
    <w:rsid w:val="00AE170D"/>
    <w:rsid w:val="00AE2F46"/>
    <w:rsid w:val="00AE378F"/>
    <w:rsid w:val="00AE39A7"/>
    <w:rsid w:val="00AE3C26"/>
    <w:rsid w:val="00AE72E9"/>
    <w:rsid w:val="00AF1FCF"/>
    <w:rsid w:val="00AF2FA7"/>
    <w:rsid w:val="00AF3953"/>
    <w:rsid w:val="00AF4893"/>
    <w:rsid w:val="00B02B32"/>
    <w:rsid w:val="00B052E6"/>
    <w:rsid w:val="00B07419"/>
    <w:rsid w:val="00B13F11"/>
    <w:rsid w:val="00B166C9"/>
    <w:rsid w:val="00B17281"/>
    <w:rsid w:val="00B2030C"/>
    <w:rsid w:val="00B203B9"/>
    <w:rsid w:val="00B209CD"/>
    <w:rsid w:val="00B22E6D"/>
    <w:rsid w:val="00B25251"/>
    <w:rsid w:val="00B27476"/>
    <w:rsid w:val="00B30F1A"/>
    <w:rsid w:val="00B40002"/>
    <w:rsid w:val="00B41F88"/>
    <w:rsid w:val="00B43BFD"/>
    <w:rsid w:val="00B444B0"/>
    <w:rsid w:val="00B45E25"/>
    <w:rsid w:val="00B47DC9"/>
    <w:rsid w:val="00B5190B"/>
    <w:rsid w:val="00B51972"/>
    <w:rsid w:val="00B53B92"/>
    <w:rsid w:val="00B53BE3"/>
    <w:rsid w:val="00B55B39"/>
    <w:rsid w:val="00B65777"/>
    <w:rsid w:val="00B658F2"/>
    <w:rsid w:val="00B71D4F"/>
    <w:rsid w:val="00B72027"/>
    <w:rsid w:val="00B736BF"/>
    <w:rsid w:val="00B7403A"/>
    <w:rsid w:val="00B7428C"/>
    <w:rsid w:val="00B76488"/>
    <w:rsid w:val="00B77600"/>
    <w:rsid w:val="00B81495"/>
    <w:rsid w:val="00B81B49"/>
    <w:rsid w:val="00B81FA3"/>
    <w:rsid w:val="00B82A28"/>
    <w:rsid w:val="00B842CD"/>
    <w:rsid w:val="00B8444F"/>
    <w:rsid w:val="00B85026"/>
    <w:rsid w:val="00B853FA"/>
    <w:rsid w:val="00B85A24"/>
    <w:rsid w:val="00B87426"/>
    <w:rsid w:val="00B90F0E"/>
    <w:rsid w:val="00B93A93"/>
    <w:rsid w:val="00B972AC"/>
    <w:rsid w:val="00B97692"/>
    <w:rsid w:val="00B9769D"/>
    <w:rsid w:val="00BA2670"/>
    <w:rsid w:val="00BA27DC"/>
    <w:rsid w:val="00BA42A3"/>
    <w:rsid w:val="00BA485C"/>
    <w:rsid w:val="00BA6375"/>
    <w:rsid w:val="00BB0DFE"/>
    <w:rsid w:val="00BB2AAF"/>
    <w:rsid w:val="00BB5086"/>
    <w:rsid w:val="00BC02A0"/>
    <w:rsid w:val="00BC07D6"/>
    <w:rsid w:val="00BC1E5E"/>
    <w:rsid w:val="00BD1277"/>
    <w:rsid w:val="00BD28C3"/>
    <w:rsid w:val="00BD2993"/>
    <w:rsid w:val="00BD3353"/>
    <w:rsid w:val="00BE2388"/>
    <w:rsid w:val="00BE2C29"/>
    <w:rsid w:val="00BE3CF4"/>
    <w:rsid w:val="00BE4241"/>
    <w:rsid w:val="00BE5491"/>
    <w:rsid w:val="00BE59D8"/>
    <w:rsid w:val="00BE5F98"/>
    <w:rsid w:val="00BF1457"/>
    <w:rsid w:val="00BF3083"/>
    <w:rsid w:val="00BF77E7"/>
    <w:rsid w:val="00BF79F8"/>
    <w:rsid w:val="00C0038B"/>
    <w:rsid w:val="00C007E2"/>
    <w:rsid w:val="00C01A36"/>
    <w:rsid w:val="00C01FE8"/>
    <w:rsid w:val="00C10A63"/>
    <w:rsid w:val="00C10E04"/>
    <w:rsid w:val="00C12CB2"/>
    <w:rsid w:val="00C1337B"/>
    <w:rsid w:val="00C1341B"/>
    <w:rsid w:val="00C1344E"/>
    <w:rsid w:val="00C1393A"/>
    <w:rsid w:val="00C14586"/>
    <w:rsid w:val="00C154C8"/>
    <w:rsid w:val="00C172AA"/>
    <w:rsid w:val="00C17A7A"/>
    <w:rsid w:val="00C213D3"/>
    <w:rsid w:val="00C216DB"/>
    <w:rsid w:val="00C23FB8"/>
    <w:rsid w:val="00C24420"/>
    <w:rsid w:val="00C24AB3"/>
    <w:rsid w:val="00C24D04"/>
    <w:rsid w:val="00C258CD"/>
    <w:rsid w:val="00C27244"/>
    <w:rsid w:val="00C27BE9"/>
    <w:rsid w:val="00C30DB4"/>
    <w:rsid w:val="00C3120E"/>
    <w:rsid w:val="00C3123D"/>
    <w:rsid w:val="00C3716D"/>
    <w:rsid w:val="00C372DE"/>
    <w:rsid w:val="00C37988"/>
    <w:rsid w:val="00C403C3"/>
    <w:rsid w:val="00C40B11"/>
    <w:rsid w:val="00C4170E"/>
    <w:rsid w:val="00C41932"/>
    <w:rsid w:val="00C442B7"/>
    <w:rsid w:val="00C451E0"/>
    <w:rsid w:val="00C5348D"/>
    <w:rsid w:val="00C556FC"/>
    <w:rsid w:val="00C5676D"/>
    <w:rsid w:val="00C605E3"/>
    <w:rsid w:val="00C71670"/>
    <w:rsid w:val="00C7403F"/>
    <w:rsid w:val="00C75AAE"/>
    <w:rsid w:val="00C7661E"/>
    <w:rsid w:val="00C811DF"/>
    <w:rsid w:val="00C8464E"/>
    <w:rsid w:val="00C873E0"/>
    <w:rsid w:val="00C94099"/>
    <w:rsid w:val="00C949FC"/>
    <w:rsid w:val="00C95AAF"/>
    <w:rsid w:val="00C968B9"/>
    <w:rsid w:val="00CA12ED"/>
    <w:rsid w:val="00CA366F"/>
    <w:rsid w:val="00CA5C78"/>
    <w:rsid w:val="00CB25F6"/>
    <w:rsid w:val="00CB2BF0"/>
    <w:rsid w:val="00CB341B"/>
    <w:rsid w:val="00CB47F5"/>
    <w:rsid w:val="00CB541B"/>
    <w:rsid w:val="00CB705F"/>
    <w:rsid w:val="00CC4D7E"/>
    <w:rsid w:val="00CC7C5F"/>
    <w:rsid w:val="00CD086B"/>
    <w:rsid w:val="00CD666F"/>
    <w:rsid w:val="00CE3301"/>
    <w:rsid w:val="00CE3A5B"/>
    <w:rsid w:val="00CE402D"/>
    <w:rsid w:val="00CE44CB"/>
    <w:rsid w:val="00CF08AB"/>
    <w:rsid w:val="00CF31BE"/>
    <w:rsid w:val="00CF5288"/>
    <w:rsid w:val="00CF55EE"/>
    <w:rsid w:val="00CF580A"/>
    <w:rsid w:val="00D007F7"/>
    <w:rsid w:val="00D02C93"/>
    <w:rsid w:val="00D04D84"/>
    <w:rsid w:val="00D050E0"/>
    <w:rsid w:val="00D06244"/>
    <w:rsid w:val="00D15130"/>
    <w:rsid w:val="00D20FBB"/>
    <w:rsid w:val="00D2228D"/>
    <w:rsid w:val="00D24AFB"/>
    <w:rsid w:val="00D25160"/>
    <w:rsid w:val="00D25F94"/>
    <w:rsid w:val="00D27D79"/>
    <w:rsid w:val="00D30656"/>
    <w:rsid w:val="00D3137F"/>
    <w:rsid w:val="00D31D72"/>
    <w:rsid w:val="00D321A6"/>
    <w:rsid w:val="00D32A7E"/>
    <w:rsid w:val="00D3357C"/>
    <w:rsid w:val="00D35282"/>
    <w:rsid w:val="00D361E8"/>
    <w:rsid w:val="00D36D35"/>
    <w:rsid w:val="00D45C0D"/>
    <w:rsid w:val="00D47B11"/>
    <w:rsid w:val="00D5352C"/>
    <w:rsid w:val="00D541E5"/>
    <w:rsid w:val="00D57121"/>
    <w:rsid w:val="00D60CEE"/>
    <w:rsid w:val="00D61EA1"/>
    <w:rsid w:val="00D62BF5"/>
    <w:rsid w:val="00D63300"/>
    <w:rsid w:val="00D64758"/>
    <w:rsid w:val="00D65A0D"/>
    <w:rsid w:val="00D662C3"/>
    <w:rsid w:val="00D67028"/>
    <w:rsid w:val="00D70337"/>
    <w:rsid w:val="00D70A2B"/>
    <w:rsid w:val="00D7205D"/>
    <w:rsid w:val="00D80100"/>
    <w:rsid w:val="00D81536"/>
    <w:rsid w:val="00D82DEE"/>
    <w:rsid w:val="00D91C5F"/>
    <w:rsid w:val="00D91E7E"/>
    <w:rsid w:val="00D92F3D"/>
    <w:rsid w:val="00D93EA3"/>
    <w:rsid w:val="00D93FA4"/>
    <w:rsid w:val="00DA1395"/>
    <w:rsid w:val="00DA2EA1"/>
    <w:rsid w:val="00DA4144"/>
    <w:rsid w:val="00DA4291"/>
    <w:rsid w:val="00DA45FD"/>
    <w:rsid w:val="00DA69AA"/>
    <w:rsid w:val="00DA6A1E"/>
    <w:rsid w:val="00DA6C0F"/>
    <w:rsid w:val="00DA7244"/>
    <w:rsid w:val="00DB111E"/>
    <w:rsid w:val="00DB1D89"/>
    <w:rsid w:val="00DB2D06"/>
    <w:rsid w:val="00DB3E55"/>
    <w:rsid w:val="00DB67CC"/>
    <w:rsid w:val="00DB6B74"/>
    <w:rsid w:val="00DD07EF"/>
    <w:rsid w:val="00DD2C5C"/>
    <w:rsid w:val="00DD445D"/>
    <w:rsid w:val="00DE1040"/>
    <w:rsid w:val="00DE3B24"/>
    <w:rsid w:val="00DE55E5"/>
    <w:rsid w:val="00DE6D96"/>
    <w:rsid w:val="00DF4A13"/>
    <w:rsid w:val="00DF5359"/>
    <w:rsid w:val="00DF5782"/>
    <w:rsid w:val="00DF6EE4"/>
    <w:rsid w:val="00E04067"/>
    <w:rsid w:val="00E047DC"/>
    <w:rsid w:val="00E0547E"/>
    <w:rsid w:val="00E05AFE"/>
    <w:rsid w:val="00E10900"/>
    <w:rsid w:val="00E115F2"/>
    <w:rsid w:val="00E11686"/>
    <w:rsid w:val="00E11BCD"/>
    <w:rsid w:val="00E12697"/>
    <w:rsid w:val="00E13634"/>
    <w:rsid w:val="00E13CB7"/>
    <w:rsid w:val="00E14594"/>
    <w:rsid w:val="00E149B9"/>
    <w:rsid w:val="00E1565A"/>
    <w:rsid w:val="00E17C9D"/>
    <w:rsid w:val="00E17CA6"/>
    <w:rsid w:val="00E20055"/>
    <w:rsid w:val="00E23207"/>
    <w:rsid w:val="00E23F79"/>
    <w:rsid w:val="00E26714"/>
    <w:rsid w:val="00E3019A"/>
    <w:rsid w:val="00E30CE2"/>
    <w:rsid w:val="00E30FD6"/>
    <w:rsid w:val="00E31195"/>
    <w:rsid w:val="00E34A92"/>
    <w:rsid w:val="00E4068F"/>
    <w:rsid w:val="00E408EF"/>
    <w:rsid w:val="00E4093B"/>
    <w:rsid w:val="00E43789"/>
    <w:rsid w:val="00E440D1"/>
    <w:rsid w:val="00E46E55"/>
    <w:rsid w:val="00E47532"/>
    <w:rsid w:val="00E541E8"/>
    <w:rsid w:val="00E64246"/>
    <w:rsid w:val="00E653B0"/>
    <w:rsid w:val="00E71882"/>
    <w:rsid w:val="00E72C74"/>
    <w:rsid w:val="00E73A7C"/>
    <w:rsid w:val="00E742C3"/>
    <w:rsid w:val="00E7591E"/>
    <w:rsid w:val="00E76168"/>
    <w:rsid w:val="00E7618B"/>
    <w:rsid w:val="00E81B58"/>
    <w:rsid w:val="00E84589"/>
    <w:rsid w:val="00E851E5"/>
    <w:rsid w:val="00E9110F"/>
    <w:rsid w:val="00E914C1"/>
    <w:rsid w:val="00E95396"/>
    <w:rsid w:val="00E96EBD"/>
    <w:rsid w:val="00EA494C"/>
    <w:rsid w:val="00EA626D"/>
    <w:rsid w:val="00EA7FF0"/>
    <w:rsid w:val="00EB0D70"/>
    <w:rsid w:val="00EB17E9"/>
    <w:rsid w:val="00EB1EF6"/>
    <w:rsid w:val="00EB1F03"/>
    <w:rsid w:val="00EB4AC1"/>
    <w:rsid w:val="00EB5B4C"/>
    <w:rsid w:val="00EC00EF"/>
    <w:rsid w:val="00EC3CAE"/>
    <w:rsid w:val="00EC5034"/>
    <w:rsid w:val="00EC62AC"/>
    <w:rsid w:val="00ED0601"/>
    <w:rsid w:val="00ED0C0F"/>
    <w:rsid w:val="00ED6105"/>
    <w:rsid w:val="00ED6752"/>
    <w:rsid w:val="00ED777C"/>
    <w:rsid w:val="00EE04BA"/>
    <w:rsid w:val="00EE050E"/>
    <w:rsid w:val="00EE539F"/>
    <w:rsid w:val="00EE7505"/>
    <w:rsid w:val="00EF0F5F"/>
    <w:rsid w:val="00EF3759"/>
    <w:rsid w:val="00EF4876"/>
    <w:rsid w:val="00EF4894"/>
    <w:rsid w:val="00F0035C"/>
    <w:rsid w:val="00F006FA"/>
    <w:rsid w:val="00F04F78"/>
    <w:rsid w:val="00F062CD"/>
    <w:rsid w:val="00F07834"/>
    <w:rsid w:val="00F13287"/>
    <w:rsid w:val="00F1474E"/>
    <w:rsid w:val="00F2085C"/>
    <w:rsid w:val="00F20C48"/>
    <w:rsid w:val="00F240BA"/>
    <w:rsid w:val="00F24F82"/>
    <w:rsid w:val="00F26EEB"/>
    <w:rsid w:val="00F2764F"/>
    <w:rsid w:val="00F326B3"/>
    <w:rsid w:val="00F32F3F"/>
    <w:rsid w:val="00F33AB6"/>
    <w:rsid w:val="00F341DC"/>
    <w:rsid w:val="00F36FD5"/>
    <w:rsid w:val="00F40D98"/>
    <w:rsid w:val="00F43427"/>
    <w:rsid w:val="00F43A51"/>
    <w:rsid w:val="00F43C8F"/>
    <w:rsid w:val="00F46A6F"/>
    <w:rsid w:val="00F50693"/>
    <w:rsid w:val="00F508A0"/>
    <w:rsid w:val="00F523D4"/>
    <w:rsid w:val="00F545A0"/>
    <w:rsid w:val="00F563EE"/>
    <w:rsid w:val="00F60FF8"/>
    <w:rsid w:val="00F622C9"/>
    <w:rsid w:val="00F70A52"/>
    <w:rsid w:val="00F731FD"/>
    <w:rsid w:val="00F73C44"/>
    <w:rsid w:val="00F753E0"/>
    <w:rsid w:val="00F75B51"/>
    <w:rsid w:val="00F773C6"/>
    <w:rsid w:val="00F77440"/>
    <w:rsid w:val="00F8186E"/>
    <w:rsid w:val="00F81F70"/>
    <w:rsid w:val="00F83D55"/>
    <w:rsid w:val="00F901E7"/>
    <w:rsid w:val="00F913C1"/>
    <w:rsid w:val="00F928C3"/>
    <w:rsid w:val="00F94909"/>
    <w:rsid w:val="00F94F8F"/>
    <w:rsid w:val="00F953B1"/>
    <w:rsid w:val="00FA01FE"/>
    <w:rsid w:val="00FA62B7"/>
    <w:rsid w:val="00FB08CE"/>
    <w:rsid w:val="00FB09C4"/>
    <w:rsid w:val="00FB4248"/>
    <w:rsid w:val="00FB44FB"/>
    <w:rsid w:val="00FB70F3"/>
    <w:rsid w:val="00FB7C35"/>
    <w:rsid w:val="00FB7CFA"/>
    <w:rsid w:val="00FC157D"/>
    <w:rsid w:val="00FC1816"/>
    <w:rsid w:val="00FD0350"/>
    <w:rsid w:val="00FD3C1F"/>
    <w:rsid w:val="00FD5B0A"/>
    <w:rsid w:val="00FD6321"/>
    <w:rsid w:val="00FD7AF4"/>
    <w:rsid w:val="00FE0AB8"/>
    <w:rsid w:val="00FE344D"/>
    <w:rsid w:val="00FE5A81"/>
    <w:rsid w:val="00FE6435"/>
    <w:rsid w:val="00FE7949"/>
    <w:rsid w:val="00FF1CCB"/>
    <w:rsid w:val="00FF3292"/>
    <w:rsid w:val="00FF3F37"/>
    <w:rsid w:val="00FF5585"/>
    <w:rsid w:val="00FF723F"/>
    <w:rsid w:val="00FF7D0D"/>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F5763"/>
  <w15:docId w15:val="{89BCCE45-7186-42E1-A54C-D678A4AC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000000"/>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5A1C0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1C06"/>
    <w:rPr>
      <w:rFonts w:ascii="Segoe UI" w:hAnsi="Segoe UI" w:cs="Segoe UI"/>
      <w:sz w:val="18"/>
      <w:szCs w:val="18"/>
    </w:rPr>
  </w:style>
  <w:style w:type="character" w:customStyle="1" w:styleId="apple-converted-space">
    <w:name w:val="apple-converted-space"/>
    <w:basedOn w:val="Fuentedeprrafopredeter"/>
    <w:rsid w:val="00752706"/>
  </w:style>
  <w:style w:type="character" w:styleId="Hipervnculo">
    <w:name w:val="Hyperlink"/>
    <w:basedOn w:val="Fuentedeprrafopredeter"/>
    <w:uiPriority w:val="99"/>
    <w:unhideWhenUsed/>
    <w:rsid w:val="00E17C9D"/>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rsid w:val="0031743C"/>
    <w:rPr>
      <w:b/>
      <w:bCs/>
    </w:rPr>
  </w:style>
  <w:style w:type="character" w:customStyle="1" w:styleId="AsuntodelcomentarioCar">
    <w:name w:val="Asunto del comentario Car"/>
    <w:basedOn w:val="TextocomentarioCar"/>
    <w:link w:val="Asuntodelcomentario"/>
    <w:uiPriority w:val="99"/>
    <w:semiHidden/>
    <w:rsid w:val="0031743C"/>
    <w:rPr>
      <w:b/>
      <w:bCs/>
      <w:sz w:val="20"/>
      <w:szCs w:val="20"/>
    </w:rPr>
  </w:style>
  <w:style w:type="character" w:styleId="nfasis">
    <w:name w:val="Emphasis"/>
    <w:basedOn w:val="Fuentedeprrafopredeter"/>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 w:type="character" w:styleId="Nmerodelnea">
    <w:name w:val="line number"/>
    <w:basedOn w:val="Fuentedeprrafopredeter"/>
    <w:uiPriority w:val="99"/>
    <w:semiHidden/>
    <w:unhideWhenUsed/>
    <w:rsid w:val="00293772"/>
  </w:style>
  <w:style w:type="paragraph" w:customStyle="1" w:styleId="p1">
    <w:name w:val="p1"/>
    <w:basedOn w:val="Normal"/>
    <w:rsid w:val="006246A5"/>
    <w:pPr>
      <w:shd w:val="clear" w:color="auto" w:fill="FFFFFF"/>
      <w:spacing w:after="0" w:line="240" w:lineRule="auto"/>
    </w:pPr>
    <w:rPr>
      <w:rFonts w:ascii="Arial" w:eastAsiaTheme="minorHAnsi" w:hAnsi="Arial" w:cs="Arial"/>
      <w:color w:val="222222"/>
      <w:sz w:val="20"/>
      <w:szCs w:val="20"/>
      <w:lang w:val="en-GB" w:eastAsia="en-GB"/>
    </w:rPr>
  </w:style>
  <w:style w:type="character" w:customStyle="1" w:styleId="s1">
    <w:name w:val="s1"/>
    <w:basedOn w:val="Fuentedeprrafopredeter"/>
    <w:rsid w:val="006246A5"/>
  </w:style>
  <w:style w:type="paragraph" w:styleId="Bibliografa">
    <w:name w:val="Bibliography"/>
    <w:basedOn w:val="Normal"/>
    <w:next w:val="Normal"/>
    <w:uiPriority w:val="37"/>
    <w:unhideWhenUsed/>
    <w:rsid w:val="00054E1A"/>
    <w:pPr>
      <w:spacing w:after="240" w:line="240" w:lineRule="auto"/>
      <w:ind w:left="720" w:hanging="720"/>
    </w:pPr>
  </w:style>
  <w:style w:type="paragraph" w:styleId="Encabezado">
    <w:name w:val="header"/>
    <w:basedOn w:val="Normal"/>
    <w:link w:val="EncabezadoCar"/>
    <w:uiPriority w:val="99"/>
    <w:unhideWhenUsed/>
    <w:rsid w:val="00AB73B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B73B5"/>
  </w:style>
  <w:style w:type="paragraph" w:styleId="Piedepgina">
    <w:name w:val="footer"/>
    <w:basedOn w:val="Normal"/>
    <w:link w:val="PiedepginaCar"/>
    <w:uiPriority w:val="99"/>
    <w:unhideWhenUsed/>
    <w:rsid w:val="00AB73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B73B5"/>
  </w:style>
  <w:style w:type="paragraph" w:styleId="Revisin">
    <w:name w:val="Revision"/>
    <w:hidden/>
    <w:uiPriority w:val="99"/>
    <w:semiHidden/>
    <w:rsid w:val="007B716E"/>
    <w:pPr>
      <w:spacing w:after="0" w:line="240" w:lineRule="auto"/>
    </w:pPr>
  </w:style>
  <w:style w:type="character" w:styleId="Mencinsinresolver">
    <w:name w:val="Unresolved Mention"/>
    <w:basedOn w:val="Fuentedeprrafopredeter"/>
    <w:uiPriority w:val="99"/>
    <w:semiHidden/>
    <w:unhideWhenUsed/>
    <w:rsid w:val="007B716E"/>
    <w:rPr>
      <w:color w:val="605E5C"/>
      <w:shd w:val="clear" w:color="auto" w:fill="E1DFDD"/>
    </w:rPr>
  </w:style>
  <w:style w:type="character" w:styleId="Hipervnculovisitado">
    <w:name w:val="FollowedHyperlink"/>
    <w:basedOn w:val="Fuentedeprrafopredeter"/>
    <w:uiPriority w:val="99"/>
    <w:semiHidden/>
    <w:unhideWhenUsed/>
    <w:rsid w:val="007B7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52812">
      <w:bodyDiv w:val="1"/>
      <w:marLeft w:val="0"/>
      <w:marRight w:val="0"/>
      <w:marTop w:val="0"/>
      <w:marBottom w:val="0"/>
      <w:divBdr>
        <w:top w:val="none" w:sz="0" w:space="0" w:color="auto"/>
        <w:left w:val="none" w:sz="0" w:space="0" w:color="auto"/>
        <w:bottom w:val="none" w:sz="0" w:space="0" w:color="auto"/>
        <w:right w:val="none" w:sz="0" w:space="0" w:color="auto"/>
      </w:divBdr>
    </w:div>
    <w:div w:id="117190573">
      <w:bodyDiv w:val="1"/>
      <w:marLeft w:val="0"/>
      <w:marRight w:val="0"/>
      <w:marTop w:val="0"/>
      <w:marBottom w:val="0"/>
      <w:divBdr>
        <w:top w:val="none" w:sz="0" w:space="0" w:color="auto"/>
        <w:left w:val="none" w:sz="0" w:space="0" w:color="auto"/>
        <w:bottom w:val="none" w:sz="0" w:space="0" w:color="auto"/>
        <w:right w:val="none" w:sz="0" w:space="0" w:color="auto"/>
      </w:divBdr>
    </w:div>
    <w:div w:id="239486792">
      <w:bodyDiv w:val="1"/>
      <w:marLeft w:val="0"/>
      <w:marRight w:val="0"/>
      <w:marTop w:val="0"/>
      <w:marBottom w:val="0"/>
      <w:divBdr>
        <w:top w:val="none" w:sz="0" w:space="0" w:color="auto"/>
        <w:left w:val="none" w:sz="0" w:space="0" w:color="auto"/>
        <w:bottom w:val="none" w:sz="0" w:space="0" w:color="auto"/>
        <w:right w:val="none" w:sz="0" w:space="0" w:color="auto"/>
      </w:divBdr>
    </w:div>
    <w:div w:id="415516585">
      <w:bodyDiv w:val="1"/>
      <w:marLeft w:val="0"/>
      <w:marRight w:val="0"/>
      <w:marTop w:val="0"/>
      <w:marBottom w:val="0"/>
      <w:divBdr>
        <w:top w:val="none" w:sz="0" w:space="0" w:color="auto"/>
        <w:left w:val="none" w:sz="0" w:space="0" w:color="auto"/>
        <w:bottom w:val="none" w:sz="0" w:space="0" w:color="auto"/>
        <w:right w:val="none" w:sz="0" w:space="0" w:color="auto"/>
      </w:divBdr>
    </w:div>
    <w:div w:id="416639578">
      <w:bodyDiv w:val="1"/>
      <w:marLeft w:val="0"/>
      <w:marRight w:val="0"/>
      <w:marTop w:val="0"/>
      <w:marBottom w:val="0"/>
      <w:divBdr>
        <w:top w:val="none" w:sz="0" w:space="0" w:color="auto"/>
        <w:left w:val="none" w:sz="0" w:space="0" w:color="auto"/>
        <w:bottom w:val="none" w:sz="0" w:space="0" w:color="auto"/>
        <w:right w:val="none" w:sz="0" w:space="0" w:color="auto"/>
      </w:divBdr>
    </w:div>
    <w:div w:id="431708207">
      <w:bodyDiv w:val="1"/>
      <w:marLeft w:val="0"/>
      <w:marRight w:val="0"/>
      <w:marTop w:val="0"/>
      <w:marBottom w:val="0"/>
      <w:divBdr>
        <w:top w:val="none" w:sz="0" w:space="0" w:color="auto"/>
        <w:left w:val="none" w:sz="0" w:space="0" w:color="auto"/>
        <w:bottom w:val="none" w:sz="0" w:space="0" w:color="auto"/>
        <w:right w:val="none" w:sz="0" w:space="0" w:color="auto"/>
      </w:divBdr>
    </w:div>
    <w:div w:id="496384209">
      <w:bodyDiv w:val="1"/>
      <w:marLeft w:val="0"/>
      <w:marRight w:val="0"/>
      <w:marTop w:val="0"/>
      <w:marBottom w:val="0"/>
      <w:divBdr>
        <w:top w:val="none" w:sz="0" w:space="0" w:color="auto"/>
        <w:left w:val="none" w:sz="0" w:space="0" w:color="auto"/>
        <w:bottom w:val="none" w:sz="0" w:space="0" w:color="auto"/>
        <w:right w:val="none" w:sz="0" w:space="0" w:color="auto"/>
      </w:divBdr>
    </w:div>
    <w:div w:id="581261614">
      <w:bodyDiv w:val="1"/>
      <w:marLeft w:val="0"/>
      <w:marRight w:val="0"/>
      <w:marTop w:val="0"/>
      <w:marBottom w:val="0"/>
      <w:divBdr>
        <w:top w:val="none" w:sz="0" w:space="0" w:color="auto"/>
        <w:left w:val="none" w:sz="0" w:space="0" w:color="auto"/>
        <w:bottom w:val="none" w:sz="0" w:space="0" w:color="auto"/>
        <w:right w:val="none" w:sz="0" w:space="0" w:color="auto"/>
      </w:divBdr>
    </w:div>
    <w:div w:id="581724131">
      <w:bodyDiv w:val="1"/>
      <w:marLeft w:val="0"/>
      <w:marRight w:val="0"/>
      <w:marTop w:val="0"/>
      <w:marBottom w:val="0"/>
      <w:divBdr>
        <w:top w:val="none" w:sz="0" w:space="0" w:color="auto"/>
        <w:left w:val="none" w:sz="0" w:space="0" w:color="auto"/>
        <w:bottom w:val="none" w:sz="0" w:space="0" w:color="auto"/>
        <w:right w:val="none" w:sz="0" w:space="0" w:color="auto"/>
      </w:divBdr>
    </w:div>
    <w:div w:id="585580652">
      <w:bodyDiv w:val="1"/>
      <w:marLeft w:val="0"/>
      <w:marRight w:val="0"/>
      <w:marTop w:val="0"/>
      <w:marBottom w:val="0"/>
      <w:divBdr>
        <w:top w:val="none" w:sz="0" w:space="0" w:color="auto"/>
        <w:left w:val="none" w:sz="0" w:space="0" w:color="auto"/>
        <w:bottom w:val="none" w:sz="0" w:space="0" w:color="auto"/>
        <w:right w:val="none" w:sz="0" w:space="0" w:color="auto"/>
      </w:divBdr>
    </w:div>
    <w:div w:id="624312419">
      <w:bodyDiv w:val="1"/>
      <w:marLeft w:val="0"/>
      <w:marRight w:val="0"/>
      <w:marTop w:val="0"/>
      <w:marBottom w:val="0"/>
      <w:divBdr>
        <w:top w:val="none" w:sz="0" w:space="0" w:color="auto"/>
        <w:left w:val="none" w:sz="0" w:space="0" w:color="auto"/>
        <w:bottom w:val="none" w:sz="0" w:space="0" w:color="auto"/>
        <w:right w:val="none" w:sz="0" w:space="0" w:color="auto"/>
      </w:divBdr>
    </w:div>
    <w:div w:id="680200282">
      <w:bodyDiv w:val="1"/>
      <w:marLeft w:val="0"/>
      <w:marRight w:val="0"/>
      <w:marTop w:val="0"/>
      <w:marBottom w:val="0"/>
      <w:divBdr>
        <w:top w:val="none" w:sz="0" w:space="0" w:color="auto"/>
        <w:left w:val="none" w:sz="0" w:space="0" w:color="auto"/>
        <w:bottom w:val="none" w:sz="0" w:space="0" w:color="auto"/>
        <w:right w:val="none" w:sz="0" w:space="0" w:color="auto"/>
      </w:divBdr>
    </w:div>
    <w:div w:id="716972819">
      <w:bodyDiv w:val="1"/>
      <w:marLeft w:val="0"/>
      <w:marRight w:val="0"/>
      <w:marTop w:val="0"/>
      <w:marBottom w:val="0"/>
      <w:divBdr>
        <w:top w:val="none" w:sz="0" w:space="0" w:color="auto"/>
        <w:left w:val="none" w:sz="0" w:space="0" w:color="auto"/>
        <w:bottom w:val="none" w:sz="0" w:space="0" w:color="auto"/>
        <w:right w:val="none" w:sz="0" w:space="0" w:color="auto"/>
      </w:divBdr>
    </w:div>
    <w:div w:id="886915962">
      <w:bodyDiv w:val="1"/>
      <w:marLeft w:val="0"/>
      <w:marRight w:val="0"/>
      <w:marTop w:val="0"/>
      <w:marBottom w:val="0"/>
      <w:divBdr>
        <w:top w:val="none" w:sz="0" w:space="0" w:color="auto"/>
        <w:left w:val="none" w:sz="0" w:space="0" w:color="auto"/>
        <w:bottom w:val="none" w:sz="0" w:space="0" w:color="auto"/>
        <w:right w:val="none" w:sz="0" w:space="0" w:color="auto"/>
      </w:divBdr>
    </w:div>
    <w:div w:id="951669579">
      <w:bodyDiv w:val="1"/>
      <w:marLeft w:val="0"/>
      <w:marRight w:val="0"/>
      <w:marTop w:val="0"/>
      <w:marBottom w:val="0"/>
      <w:divBdr>
        <w:top w:val="none" w:sz="0" w:space="0" w:color="auto"/>
        <w:left w:val="none" w:sz="0" w:space="0" w:color="auto"/>
        <w:bottom w:val="none" w:sz="0" w:space="0" w:color="auto"/>
        <w:right w:val="none" w:sz="0" w:space="0" w:color="auto"/>
      </w:divBdr>
    </w:div>
    <w:div w:id="955677537">
      <w:bodyDiv w:val="1"/>
      <w:marLeft w:val="0"/>
      <w:marRight w:val="0"/>
      <w:marTop w:val="0"/>
      <w:marBottom w:val="0"/>
      <w:divBdr>
        <w:top w:val="none" w:sz="0" w:space="0" w:color="auto"/>
        <w:left w:val="none" w:sz="0" w:space="0" w:color="auto"/>
        <w:bottom w:val="none" w:sz="0" w:space="0" w:color="auto"/>
        <w:right w:val="none" w:sz="0" w:space="0" w:color="auto"/>
      </w:divBdr>
      <w:divsChild>
        <w:div w:id="1414282987">
          <w:marLeft w:val="0"/>
          <w:marRight w:val="0"/>
          <w:marTop w:val="0"/>
          <w:marBottom w:val="0"/>
          <w:divBdr>
            <w:top w:val="none" w:sz="0" w:space="0" w:color="auto"/>
            <w:left w:val="none" w:sz="0" w:space="0" w:color="auto"/>
            <w:bottom w:val="none" w:sz="0" w:space="0" w:color="auto"/>
            <w:right w:val="none" w:sz="0" w:space="0" w:color="auto"/>
          </w:divBdr>
        </w:div>
        <w:div w:id="1446777005">
          <w:marLeft w:val="0"/>
          <w:marRight w:val="0"/>
          <w:marTop w:val="0"/>
          <w:marBottom w:val="0"/>
          <w:divBdr>
            <w:top w:val="none" w:sz="0" w:space="0" w:color="auto"/>
            <w:left w:val="none" w:sz="0" w:space="0" w:color="auto"/>
            <w:bottom w:val="none" w:sz="0" w:space="0" w:color="auto"/>
            <w:right w:val="none" w:sz="0" w:space="0" w:color="auto"/>
          </w:divBdr>
        </w:div>
      </w:divsChild>
    </w:div>
    <w:div w:id="1315180211">
      <w:bodyDiv w:val="1"/>
      <w:marLeft w:val="0"/>
      <w:marRight w:val="0"/>
      <w:marTop w:val="0"/>
      <w:marBottom w:val="0"/>
      <w:divBdr>
        <w:top w:val="none" w:sz="0" w:space="0" w:color="auto"/>
        <w:left w:val="none" w:sz="0" w:space="0" w:color="auto"/>
        <w:bottom w:val="none" w:sz="0" w:space="0" w:color="auto"/>
        <w:right w:val="none" w:sz="0" w:space="0" w:color="auto"/>
      </w:divBdr>
    </w:div>
    <w:div w:id="1418288724">
      <w:bodyDiv w:val="1"/>
      <w:marLeft w:val="0"/>
      <w:marRight w:val="0"/>
      <w:marTop w:val="0"/>
      <w:marBottom w:val="0"/>
      <w:divBdr>
        <w:top w:val="none" w:sz="0" w:space="0" w:color="auto"/>
        <w:left w:val="none" w:sz="0" w:space="0" w:color="auto"/>
        <w:bottom w:val="none" w:sz="0" w:space="0" w:color="auto"/>
        <w:right w:val="none" w:sz="0" w:space="0" w:color="auto"/>
      </w:divBdr>
    </w:div>
    <w:div w:id="1553618678">
      <w:bodyDiv w:val="1"/>
      <w:marLeft w:val="0"/>
      <w:marRight w:val="0"/>
      <w:marTop w:val="0"/>
      <w:marBottom w:val="0"/>
      <w:divBdr>
        <w:top w:val="none" w:sz="0" w:space="0" w:color="auto"/>
        <w:left w:val="none" w:sz="0" w:space="0" w:color="auto"/>
        <w:bottom w:val="none" w:sz="0" w:space="0" w:color="auto"/>
        <w:right w:val="none" w:sz="0" w:space="0" w:color="auto"/>
      </w:divBdr>
    </w:div>
    <w:div w:id="1791584399">
      <w:bodyDiv w:val="1"/>
      <w:marLeft w:val="0"/>
      <w:marRight w:val="0"/>
      <w:marTop w:val="0"/>
      <w:marBottom w:val="0"/>
      <w:divBdr>
        <w:top w:val="none" w:sz="0" w:space="0" w:color="auto"/>
        <w:left w:val="none" w:sz="0" w:space="0" w:color="auto"/>
        <w:bottom w:val="none" w:sz="0" w:space="0" w:color="auto"/>
        <w:right w:val="none" w:sz="0" w:space="0" w:color="auto"/>
      </w:divBdr>
    </w:div>
    <w:div w:id="1824422706">
      <w:bodyDiv w:val="1"/>
      <w:marLeft w:val="0"/>
      <w:marRight w:val="0"/>
      <w:marTop w:val="0"/>
      <w:marBottom w:val="0"/>
      <w:divBdr>
        <w:top w:val="none" w:sz="0" w:space="0" w:color="auto"/>
        <w:left w:val="none" w:sz="0" w:space="0" w:color="auto"/>
        <w:bottom w:val="none" w:sz="0" w:space="0" w:color="auto"/>
        <w:right w:val="none" w:sz="0" w:space="0" w:color="auto"/>
      </w:divBdr>
    </w:div>
    <w:div w:id="1888950560">
      <w:bodyDiv w:val="1"/>
      <w:marLeft w:val="0"/>
      <w:marRight w:val="0"/>
      <w:marTop w:val="0"/>
      <w:marBottom w:val="0"/>
      <w:divBdr>
        <w:top w:val="none" w:sz="0" w:space="0" w:color="auto"/>
        <w:left w:val="none" w:sz="0" w:space="0" w:color="auto"/>
        <w:bottom w:val="none" w:sz="0" w:space="0" w:color="auto"/>
        <w:right w:val="none" w:sz="0" w:space="0" w:color="auto"/>
      </w:divBdr>
    </w:div>
    <w:div w:id="2064596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plos.org/plosone/article?id=10.1371/journal.pone.0084305"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tiff"/><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6.jpe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ncdc.noaa.gov/teleconnections/enso/indicators/soi/" TargetMode="External"/><Relationship Id="rId23" Type="http://schemas.openxmlformats.org/officeDocument/2006/relationships/footer" Target="footer3.xml"/><Relationship Id="rId10" Type="http://schemas.microsoft.com/office/2018/08/relationships/commentsExtensible" Target="commentsExtensible.xml"/><Relationship Id="rId19" Type="http://schemas.openxmlformats.org/officeDocument/2006/relationships/header" Target="head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 Id="rId22"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84F0E-6B76-419A-BEDE-8B38A29E7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1944</TotalTime>
  <Pages>1</Pages>
  <Words>43389</Words>
  <Characters>299823</Characters>
  <Application>Microsoft Office Word</Application>
  <DocSecurity>0</DocSecurity>
  <Lines>5552</Lines>
  <Paragraphs>3900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Autorizado</dc:creator>
  <cp:lastModifiedBy>Luis Lizcano Sandoval</cp:lastModifiedBy>
  <cp:revision>26</cp:revision>
  <dcterms:created xsi:type="dcterms:W3CDTF">2024-09-21T05:26:00Z</dcterms:created>
  <dcterms:modified xsi:type="dcterms:W3CDTF">2024-10-23T11:23:00Z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http://www.zotero.org/styles/bulletin-of-marine-science</vt:lpwstr>
  </property>
  <property fmtid="{D5CDD505-2E9C-101B-9397-08002B2CF9AE}" pid="7" name="Mendeley Recent Style Name 2_1">
    <vt:lpwstr>Bulletin of Marine Science</vt:lpwstr>
  </property>
  <property fmtid="{D5CDD505-2E9C-101B-9397-08002B2CF9AE}" pid="8" name="Mendeley Recent Style Id 3_1">
    <vt:lpwstr>http://www.zotero.org/styles/coral-reefs</vt:lpwstr>
  </property>
  <property fmtid="{D5CDD505-2E9C-101B-9397-08002B2CF9AE}" pid="9" name="Mendeley Recent Style Name 3_1">
    <vt:lpwstr>Coral Reefs</vt:lpwstr>
  </property>
  <property fmtid="{D5CDD505-2E9C-101B-9397-08002B2CF9AE}" pid="10" name="Mendeley Recent Style Id 4_1">
    <vt:lpwstr>http://www.zotero.org/styles/frontiers-in-marine-science</vt:lpwstr>
  </property>
  <property fmtid="{D5CDD505-2E9C-101B-9397-08002B2CF9AE}" pid="11" name="Mendeley Recent Style Name 4_1">
    <vt:lpwstr>Frontiers in Marine Science</vt:lpwstr>
  </property>
  <property fmtid="{D5CDD505-2E9C-101B-9397-08002B2CF9AE}" pid="12" name="Mendeley Recent Style Id 5_1">
    <vt:lpwstr>http://www.zotero.org/styles/marine-biology</vt:lpwstr>
  </property>
  <property fmtid="{D5CDD505-2E9C-101B-9397-08002B2CF9AE}" pid="13" name="Mendeley Recent Style Name 5_1">
    <vt:lpwstr>Marine Biology</vt:lpwstr>
  </property>
  <property fmtid="{D5CDD505-2E9C-101B-9397-08002B2CF9AE}" pid="14" name="Mendeley Recent Style Id 6_1">
    <vt:lpwstr>http://www.zotero.org/styles/marine-ecology-progress-series</vt:lpwstr>
  </property>
  <property fmtid="{D5CDD505-2E9C-101B-9397-08002B2CF9AE}" pid="15" name="Mendeley Recent Style Name 6_1">
    <vt:lpwstr>Marine Ecology Progress Series</vt:lpwstr>
  </property>
  <property fmtid="{D5CDD505-2E9C-101B-9397-08002B2CF9AE}" pid="16" name="Mendeley Recent Style Id 7_1">
    <vt:lpwstr>http://www.zotero.org/styles/regional-studies-in-marine-science</vt:lpwstr>
  </property>
  <property fmtid="{D5CDD505-2E9C-101B-9397-08002B2CF9AE}" pid="17" name="Mendeley Recent Style Name 7_1">
    <vt:lpwstr>Regional Studies in Marine Science</vt:lpwstr>
  </property>
  <property fmtid="{D5CDD505-2E9C-101B-9397-08002B2CF9AE}" pid="18" name="Mendeley Recent Style Id 8_1">
    <vt:lpwstr>https://csl.mendeley.com/styles/466889971/RBT2019-3</vt:lpwstr>
  </property>
  <property fmtid="{D5CDD505-2E9C-101B-9397-08002B2CF9AE}" pid="19" name="Mendeley Recent Style Name 8_1">
    <vt:lpwstr>Revista de Biologia Tropical 2019</vt:lpwstr>
  </property>
  <property fmtid="{D5CDD505-2E9C-101B-9397-08002B2CF9AE}" pid="20" name="Mendeley Recent Style Id 9_1">
    <vt:lpwstr>https://csl.mendeley.com/styles/466889971/short-references</vt:lpwstr>
  </property>
  <property fmtid="{D5CDD505-2E9C-101B-9397-08002B2CF9AE}" pid="21" name="Mendeley Recent Style Name 9_1">
    <vt:lpwstr>short-references</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y fmtid="{D5CDD505-2E9C-101B-9397-08002B2CF9AE}" pid="25" name="ZOTERO_PREF_1">
    <vt:lpwstr>&lt;data data-version="3" zotero-version="6.0.36"&gt;&lt;session id="dwwZGnvQ"/&gt;&lt;style id="http://www.zotero.org/styles/coral-reefs" hasBibliography="1" bibliographyStyleHasBeenSet="1"/&gt;&lt;prefs&gt;&lt;pref name="fieldType" value="Field"/&gt;&lt;/prefs&gt;&lt;/data&gt;</vt:lpwstr>
  </property>
</Properties>
</file>