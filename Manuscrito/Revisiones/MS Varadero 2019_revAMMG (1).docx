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003F58E" w14:textId="06C6D8B2" w:rsidR="00C12CB2" w:rsidRPr="001C796C" w:rsidRDefault="00F901E7" w:rsidP="001C796C">
      <w:pPr>
        <w:spacing w:line="480" w:lineRule="auto"/>
        <w:rPr>
          <w:rFonts w:ascii="Arial" w:hAnsi="Arial" w:cs="Arial"/>
          <w:sz w:val="24"/>
          <w:szCs w:val="24"/>
          <w:lang w:val="en-US"/>
        </w:rPr>
      </w:pPr>
      <w:r>
        <w:rPr>
          <w:rFonts w:ascii="Arial" w:hAnsi="Arial" w:cs="Arial"/>
          <w:b/>
          <w:sz w:val="24"/>
          <w:szCs w:val="24"/>
          <w:lang w:val="en-US"/>
        </w:rPr>
        <w:t xml:space="preserve">Defying climate and human perturbations? The unusual case of the coral </w:t>
      </w:r>
      <w:proofErr w:type="spellStart"/>
      <w:r w:rsidRPr="00F901E7">
        <w:rPr>
          <w:rFonts w:ascii="Arial" w:hAnsi="Arial" w:cs="Arial"/>
          <w:b/>
          <w:i/>
          <w:sz w:val="24"/>
          <w:szCs w:val="24"/>
          <w:lang w:val="en-US"/>
        </w:rPr>
        <w:t>Orbicella</w:t>
      </w:r>
      <w:proofErr w:type="spellEnd"/>
      <w:r w:rsidRPr="00F901E7">
        <w:rPr>
          <w:rFonts w:ascii="Arial" w:hAnsi="Arial" w:cs="Arial"/>
          <w:b/>
          <w:i/>
          <w:sz w:val="24"/>
          <w:szCs w:val="24"/>
          <w:lang w:val="en-US"/>
        </w:rPr>
        <w:t xml:space="preserve"> </w:t>
      </w:r>
      <w:proofErr w:type="spellStart"/>
      <w:r w:rsidRPr="00F901E7">
        <w:rPr>
          <w:rFonts w:ascii="Arial" w:hAnsi="Arial" w:cs="Arial"/>
          <w:b/>
          <w:i/>
          <w:sz w:val="24"/>
          <w:szCs w:val="24"/>
          <w:lang w:val="en-US"/>
        </w:rPr>
        <w:t>faveolata</w:t>
      </w:r>
      <w:proofErr w:type="spellEnd"/>
      <w:r>
        <w:rPr>
          <w:rFonts w:ascii="Arial" w:hAnsi="Arial" w:cs="Arial"/>
          <w:b/>
          <w:sz w:val="24"/>
          <w:szCs w:val="24"/>
          <w:lang w:val="en-US"/>
        </w:rPr>
        <w:t xml:space="preserve"> in </w:t>
      </w:r>
      <w:proofErr w:type="spellStart"/>
      <w:r>
        <w:rPr>
          <w:rFonts w:ascii="Arial" w:hAnsi="Arial" w:cs="Arial"/>
          <w:b/>
          <w:sz w:val="24"/>
          <w:szCs w:val="24"/>
          <w:lang w:val="en-US"/>
        </w:rPr>
        <w:t>Varadero</w:t>
      </w:r>
      <w:proofErr w:type="spellEnd"/>
      <w:r>
        <w:rPr>
          <w:rFonts w:ascii="Arial" w:hAnsi="Arial" w:cs="Arial"/>
          <w:b/>
          <w:sz w:val="24"/>
          <w:szCs w:val="24"/>
          <w:lang w:val="en-US"/>
        </w:rPr>
        <w:t xml:space="preserve"> Reef, Colombian Caribbean</w:t>
      </w:r>
    </w:p>
    <w:p w14:paraId="3AAA20DF" w14:textId="2BBBD199" w:rsidR="0072399F" w:rsidRPr="004A6F2C" w:rsidRDefault="0072399F" w:rsidP="001C796C">
      <w:pPr>
        <w:spacing w:line="480" w:lineRule="auto"/>
        <w:rPr>
          <w:rFonts w:ascii="Arial" w:hAnsi="Arial" w:cs="Arial"/>
          <w:b/>
          <w:sz w:val="24"/>
          <w:szCs w:val="24"/>
          <w:lang w:val="en-US"/>
        </w:rPr>
      </w:pPr>
      <w:r w:rsidRPr="00F901E7">
        <w:rPr>
          <w:rFonts w:ascii="Arial" w:hAnsi="Arial" w:cs="Arial"/>
          <w:b/>
          <w:sz w:val="24"/>
          <w:szCs w:val="24"/>
          <w:lang w:val="en-US"/>
        </w:rPr>
        <w:t>Abstract</w:t>
      </w:r>
    </w:p>
    <w:p w14:paraId="42F031EF" w14:textId="0754EA9A" w:rsidR="00C12CB2" w:rsidRPr="004A6F2C" w:rsidRDefault="00DF6EE4" w:rsidP="001C796C">
      <w:pPr>
        <w:spacing w:line="480" w:lineRule="auto"/>
        <w:rPr>
          <w:rFonts w:ascii="Arial" w:hAnsi="Arial" w:cs="Arial"/>
          <w:sz w:val="24"/>
          <w:szCs w:val="24"/>
          <w:lang w:val="en-US"/>
        </w:rPr>
      </w:pPr>
      <w:r w:rsidRPr="004A6F2C">
        <w:rPr>
          <w:rFonts w:ascii="Arial" w:hAnsi="Arial" w:cs="Arial"/>
          <w:b/>
          <w:sz w:val="24"/>
          <w:szCs w:val="24"/>
          <w:lang w:val="en-US"/>
        </w:rPr>
        <w:t xml:space="preserve">Introduction </w:t>
      </w:r>
    </w:p>
    <w:p w14:paraId="340A8C74" w14:textId="488F50DD" w:rsidR="00543793" w:rsidRPr="00DB67CC" w:rsidRDefault="00D574DE" w:rsidP="001E4671">
      <w:pPr>
        <w:tabs>
          <w:tab w:val="center" w:pos="4419"/>
        </w:tabs>
        <w:spacing w:line="480" w:lineRule="auto"/>
        <w:rPr>
          <w:rFonts w:ascii="Arial" w:hAnsi="Arial" w:cs="Arial"/>
          <w:sz w:val="24"/>
          <w:szCs w:val="24"/>
          <w:lang w:val="en-US"/>
        </w:rPr>
      </w:pPr>
      <w:r>
        <w:rPr>
          <w:rFonts w:ascii="Arial" w:hAnsi="Arial" w:cs="Arial"/>
          <w:sz w:val="24"/>
          <w:szCs w:val="24"/>
          <w:lang w:val="en-US"/>
        </w:rPr>
        <w:t>There is a m</w:t>
      </w:r>
      <w:r w:rsidRPr="0094440C">
        <w:rPr>
          <w:rFonts w:ascii="Arial" w:hAnsi="Arial" w:cs="Arial"/>
          <w:sz w:val="24"/>
          <w:szCs w:val="24"/>
          <w:lang w:val="en-US"/>
        </w:rPr>
        <w:t>ajor</w:t>
      </w:r>
      <w:r>
        <w:rPr>
          <w:rFonts w:ascii="Arial" w:hAnsi="Arial" w:cs="Arial"/>
          <w:sz w:val="24"/>
          <w:szCs w:val="24"/>
          <w:lang w:val="en-US"/>
        </w:rPr>
        <w:t xml:space="preserve"> n</w:t>
      </w:r>
      <w:r w:rsidRPr="0094440C">
        <w:rPr>
          <w:rFonts w:ascii="Arial" w:hAnsi="Arial" w:cs="Arial"/>
          <w:sz w:val="24"/>
          <w:szCs w:val="24"/>
          <w:lang w:val="en-US"/>
        </w:rPr>
        <w:t>eed for understanding coral reef responses under decline crisis and climate change as there are enormous implications for biodiversity and for over 400 million people who depend on them</w:t>
      </w:r>
      <w:r>
        <w:rPr>
          <w:rFonts w:ascii="Arial" w:hAnsi="Arial" w:cs="Arial"/>
          <w:sz w:val="24"/>
          <w:szCs w:val="24"/>
          <w:lang w:val="en-US"/>
        </w:rPr>
        <w:t>.</w:t>
      </w:r>
      <w:r w:rsidRPr="0094440C">
        <w:rPr>
          <w:rFonts w:ascii="Arial" w:hAnsi="Arial" w:cs="Arial"/>
          <w:sz w:val="24"/>
          <w:szCs w:val="24"/>
          <w:lang w:val="en-US"/>
        </w:rPr>
        <w:t xml:space="preserve"> </w:t>
      </w:r>
      <w:r>
        <w:rPr>
          <w:rFonts w:ascii="Arial" w:hAnsi="Arial" w:cs="Arial"/>
          <w:sz w:val="24"/>
          <w:szCs w:val="24"/>
          <w:lang w:val="en-US"/>
        </w:rPr>
        <w:t xml:space="preserve">The </w:t>
      </w:r>
      <w:r w:rsidR="00DC6580">
        <w:rPr>
          <w:rFonts w:ascii="Arial" w:hAnsi="Arial" w:cs="Arial"/>
          <w:sz w:val="24"/>
          <w:szCs w:val="24"/>
          <w:lang w:val="en-US"/>
        </w:rPr>
        <w:t>future and persistence of coral reefs</w:t>
      </w:r>
      <w:r>
        <w:rPr>
          <w:rFonts w:ascii="Arial" w:hAnsi="Arial" w:cs="Arial"/>
          <w:sz w:val="24"/>
          <w:szCs w:val="24"/>
          <w:lang w:val="en-US"/>
        </w:rPr>
        <w:t xml:space="preserve"> </w:t>
      </w:r>
      <w:r w:rsidR="00DC6580">
        <w:rPr>
          <w:rFonts w:ascii="Arial" w:hAnsi="Arial" w:cs="Arial"/>
          <w:sz w:val="24"/>
          <w:szCs w:val="24"/>
          <w:lang w:val="en-US"/>
        </w:rPr>
        <w:t>is increasingly daunting as</w:t>
      </w:r>
      <w:r w:rsidRPr="004A6F2C">
        <w:rPr>
          <w:rFonts w:ascii="Arial" w:hAnsi="Arial" w:cs="Arial"/>
          <w:sz w:val="24"/>
          <w:szCs w:val="24"/>
          <w:lang w:val="en-US"/>
        </w:rPr>
        <w:t xml:space="preserve"> </w:t>
      </w:r>
      <w:r>
        <w:rPr>
          <w:rFonts w:ascii="Arial" w:hAnsi="Arial" w:cs="Arial"/>
          <w:sz w:val="24"/>
          <w:szCs w:val="24"/>
          <w:lang w:val="en-US"/>
        </w:rPr>
        <w:t>temperature</w:t>
      </w:r>
      <w:r w:rsidRPr="004A6F2C">
        <w:rPr>
          <w:rFonts w:ascii="Arial" w:hAnsi="Arial" w:cs="Arial"/>
          <w:sz w:val="24"/>
          <w:szCs w:val="24"/>
          <w:lang w:val="en-US"/>
        </w:rPr>
        <w:t xml:space="preserve">, </w:t>
      </w:r>
      <w:r>
        <w:rPr>
          <w:rFonts w:ascii="Arial" w:hAnsi="Arial" w:cs="Arial"/>
          <w:sz w:val="24"/>
          <w:szCs w:val="24"/>
          <w:lang w:val="en-US"/>
        </w:rPr>
        <w:t xml:space="preserve">ocean </w:t>
      </w:r>
      <w:r w:rsidRPr="004A6F2C">
        <w:rPr>
          <w:rFonts w:ascii="Arial" w:hAnsi="Arial" w:cs="Arial"/>
          <w:sz w:val="24"/>
          <w:szCs w:val="24"/>
          <w:lang w:val="en-US"/>
        </w:rPr>
        <w:t>acidif</w:t>
      </w:r>
      <w:r>
        <w:rPr>
          <w:rFonts w:ascii="Arial" w:hAnsi="Arial" w:cs="Arial"/>
          <w:sz w:val="24"/>
          <w:szCs w:val="24"/>
          <w:lang w:val="en-US"/>
        </w:rPr>
        <w:t xml:space="preserve">ication, </w:t>
      </w:r>
      <w:r w:rsidR="00DC6580">
        <w:rPr>
          <w:rFonts w:ascii="Arial" w:hAnsi="Arial" w:cs="Arial"/>
          <w:sz w:val="24"/>
          <w:szCs w:val="24"/>
          <w:lang w:val="en-US"/>
        </w:rPr>
        <w:t xml:space="preserve">coral </w:t>
      </w:r>
      <w:r>
        <w:rPr>
          <w:rFonts w:ascii="Arial" w:hAnsi="Arial" w:cs="Arial"/>
          <w:sz w:val="24"/>
          <w:szCs w:val="24"/>
          <w:lang w:val="en-US"/>
        </w:rPr>
        <w:t>diseases</w:t>
      </w:r>
      <w:r w:rsidR="00DC6580">
        <w:rPr>
          <w:rFonts w:ascii="Arial" w:hAnsi="Arial" w:cs="Arial"/>
          <w:sz w:val="24"/>
          <w:szCs w:val="24"/>
          <w:lang w:val="en-US"/>
        </w:rPr>
        <w:t>,</w:t>
      </w:r>
      <w:r>
        <w:rPr>
          <w:rFonts w:ascii="Arial" w:hAnsi="Arial" w:cs="Arial"/>
          <w:sz w:val="24"/>
          <w:szCs w:val="24"/>
          <w:lang w:val="en-US"/>
        </w:rPr>
        <w:t xml:space="preserve"> and pollution</w:t>
      </w:r>
      <w:r w:rsidR="00DC6580">
        <w:rPr>
          <w:rFonts w:ascii="Arial" w:hAnsi="Arial" w:cs="Arial"/>
          <w:sz w:val="24"/>
          <w:szCs w:val="24"/>
          <w:lang w:val="en-US"/>
        </w:rPr>
        <w:t xml:space="preserve"> rises</w:t>
      </w:r>
      <w:r w:rsidR="004A6F2C" w:rsidRPr="004A6F2C">
        <w:rPr>
          <w:rFonts w:ascii="Arial" w:hAnsi="Arial" w:cs="Arial"/>
          <w:sz w:val="24"/>
          <w:szCs w:val="24"/>
          <w:lang w:val="en-US"/>
        </w:rPr>
        <w:t xml:space="preserve"> </w:t>
      </w:r>
      <w:r w:rsidR="00516E96" w:rsidRPr="001C796C">
        <w:rPr>
          <w:rFonts w:ascii="Arial" w:hAnsi="Arial" w:cs="Arial"/>
          <w:sz w:val="24"/>
          <w:szCs w:val="24"/>
        </w:rPr>
        <w:fldChar w:fldCharType="begin" w:fldLock="1"/>
      </w:r>
      <w:r w:rsidR="00111B12">
        <w:rPr>
          <w:rFonts w:ascii="Arial" w:hAnsi="Arial" w:cs="Arial"/>
          <w:sz w:val="24"/>
          <w:szCs w:val="24"/>
          <w:lang w:val="en-US"/>
        </w:rPr>
        <w:instrText>ADDIN CSL_CITATION {"citationItems":[{"id":"ITEM-1","itemData":{"DOI":"10.1038/s41598-018-24530-9","ISBN":"4159801824530","ISSN":"2045-2322","author":[{"dropping-particle":"","family":"Lough","given":"J. M.","non-dropping-particle":"","parse-names":false,"suffix":""},{"dropping-particle":"","family":"Anderson","given":"K. D.","non-dropping-particle":"","parse-names":false,"suffix":""},{"dropping-particle":"","family":"Hughes","given":"T. P.","non-dropping-particle":"","parse-names":false,"suffix":""}],"container-title":"Scientific Reports","id":"ITEM-1","issue":"1","issued":{"date-parts":[["2018"]]},"page":"6079","publisher":"Springer US","title":"Increasing thermal stress for tropical coral reefs: 1871–2017","type":"article-journal","volume":"8"},"uris":["http://www.mendeley.com/documents/?uuid=1967c35c-5bd5-4db9-8bfd-e5ce0319e654"]},{"id":"ITEM-2","itemData":{"DOI":"10.1038/nature25968","ISSN":"0028-0836","author":[{"dropping-particle":"","family":"Albright","given":"Rebecca","non-dropping-particle":"","parse-names":false,"suffix":""},{"dropping-particle":"","family":"Takeshita","given":"Yuichiro","non-dropping-particle":"","parse-names":false,"suffix":""},{"dropping-particle":"","family":"Koweek","given":"David A.","non-dropping-particle":"","parse-names":false,"suffix":""},{"dropping-particle":"","family":"Ninokawa","given":"Aaron","non-dropping-particle":"","parse-names":false,"suffix":""},{"dropping-particle":"","family":"Wolfe","given":"Kennedy","non-dropping-particle":"","parse-names":false,"suffix":""},{"dropping-particle":"","family":"Rivlin","given":"Tanya","non-dropping-particle":"","parse-names":false,"suffix":""},{"dropping-particle":"","family":"Nebuchina","given":"Yana","non-dropping-particle":"","parse-names":false,"suffix":""},{"dropping-particle":"","family":"Young","given":"Jordan","non-dropping-particle":"","parse-names":false,"suffix":""},{"dropping-particle":"","family":"Caldeira","given":"Ken","non-dropping-particle":"","parse-names":false,"suffix":""}],"container-title":"Nature","id":"ITEM-2","issue":"7697","issued":{"date-parts":[["2018"]]},"page":"516-519","publisher":"Nature Publishing Group","title":"Carbon dioxide addition to coral reef waters suppresses net community calcification","type":"article-journal","volume":"555"},"uris":["http://www.mendeley.com/documents/?uuid=b448faba-8ea2-482d-8453-c60b1cde39ac"]},{"id":"ITEM-3","itemData":{"DOI":"10.1038/nclimate2625","ISSN":"17586798","abstract":"Rising sea temperatures are likely to increase the frequency of disease outbreaks affecting reef-building corals through impacts on coral hosts and pathogens. We present and compare climate model projections of temperature conditions that will increase coral susceptibility to disease, pathogen abundance and pathogen virulence. Both moderate (RCP 4.5) and fossil fuel aggressive (RCP 8.5) emissions scenarios are examined. We also compare projections for the onset of disease-conducive conditions and severe annual coral bleaching, and produce a disease risk summary that combines climate stress with stress caused by local human activities. There is great spatial variation in the projections, both among and within the major ocean basins, in conditions favouring disease development. Our results indicate that disease is as likely to cause coral mortality as bleaching in the coming decades. These projections identify priority locations to reduce stress caused by local human activities and test management interventions to reduce disease impacts.","author":[{"dropping-particle":"","family":"Maynard","given":"Jeffrey","non-dropping-particle":"","parse-names":false,"suffix":""},{"dropping-particle":"","family":"Hooidonk","given":"Ruben","non-dropping-particle":"Van","parse-names":false,"suffix":""},{"dropping-particle":"","family":"Eakin","given":"C. Mark","non-dropping-particle":"","parse-names":false,"suffix":""},{"dropping-particle":"","family":"Puotinen","given":"Marjetta","non-dropping-particle":"","parse-names":false,"suffix":""},{"dropping-particle":"","family":"Garren","given":"Melissa","non-dropping-particle":"","parse-names":false,"suffix":""},{"dropping-particle":"","family":"Williams","given":"Gareth","non-dropping-particle":"","parse-names":false,"suffix":""},{"dropping-particle":"","family":"Heron","given":"Scott F.","non-dropping-particle":"","parse-names":false,"suffix":""},{"dropping-particle":"","family":"Lamb","given":"Joleah","non-dropping-particle":"","parse-names":false,"suffix":""},{"dropping-particle":"","family":"Weil","given":"Ernesto","non-dropping-particle":"","parse-names":false,"suffix":""},{"dropping-particle":"","family":"Willis","given":"Bette","non-dropping-particle":"","parse-names":false,"suffix":""},{"dropping-particle":"","family":"Harvell","given":"C. Drew","non-dropping-particle":"","parse-names":false,"suffix":""}],"container-title":"Nature Climate Change","id":"ITEM-3","issue":"7","issued":{"date-parts":[["2015"]]},"page":"688-694","title":"Projections of climate conditions that increase coral disease susceptibility and pathogen abundance and virulence","type":"article-journal","volume":"5"},"uris":["http://www.mendeley.com/documents/?uuid=d13356dd-f44d-4e6c-97a7-9c4aabf127bc"]}],"mendeley":{"formattedCitation":"(Maynard et al. 2015; Albright et al. 2018; Lough et al. 2018)","plainTextFormattedCitation":"(Maynard et al. 2015; Albright et al. 2018; Lough et al. 2018)","previouslyFormattedCitation":"(Maynard et al. 2015; Albright et al. 2018; Lough et al. 2018)"},"properties":{"noteIndex":0},"schema":"https://github.com/citation-style-language/schema/raw/master/csl-citation.json"}</w:instrText>
      </w:r>
      <w:r w:rsidR="00516E96" w:rsidRPr="001C796C">
        <w:rPr>
          <w:rFonts w:ascii="Arial" w:hAnsi="Arial" w:cs="Arial"/>
          <w:sz w:val="24"/>
          <w:szCs w:val="24"/>
        </w:rPr>
        <w:fldChar w:fldCharType="separate"/>
      </w:r>
      <w:r w:rsidR="00111B12" w:rsidRPr="00111B12">
        <w:rPr>
          <w:rFonts w:ascii="Arial" w:hAnsi="Arial" w:cs="Arial"/>
          <w:noProof/>
          <w:sz w:val="24"/>
          <w:szCs w:val="24"/>
          <w:lang w:val="en-US"/>
        </w:rPr>
        <w:t>(Maynard et al. 2015; Albright et al. 2018; Lough et al. 2018)</w:t>
      </w:r>
      <w:r w:rsidR="00516E96" w:rsidRPr="001C796C">
        <w:rPr>
          <w:rFonts w:ascii="Arial" w:hAnsi="Arial" w:cs="Arial"/>
          <w:sz w:val="24"/>
          <w:szCs w:val="24"/>
        </w:rPr>
        <w:fldChar w:fldCharType="end"/>
      </w:r>
      <w:r w:rsidR="00434FE6" w:rsidRPr="00DD445D">
        <w:rPr>
          <w:rFonts w:ascii="Arial" w:hAnsi="Arial" w:cs="Arial"/>
          <w:sz w:val="24"/>
          <w:szCs w:val="24"/>
          <w:lang w:val="en-US"/>
        </w:rPr>
        <w:t xml:space="preserve">. </w:t>
      </w:r>
      <w:r w:rsidR="004A6F2C" w:rsidRPr="004A6F2C">
        <w:rPr>
          <w:rFonts w:ascii="Arial" w:hAnsi="Arial" w:cs="Arial"/>
          <w:sz w:val="24"/>
          <w:szCs w:val="24"/>
          <w:lang w:val="en-US"/>
        </w:rPr>
        <w:t xml:space="preserve">The disappearance of these ecosystems could </w:t>
      </w:r>
      <w:r w:rsidR="00BD2993">
        <w:rPr>
          <w:rFonts w:ascii="Arial" w:hAnsi="Arial" w:cs="Arial"/>
          <w:sz w:val="24"/>
          <w:szCs w:val="24"/>
          <w:lang w:val="en-US"/>
        </w:rPr>
        <w:t xml:space="preserve">represent </w:t>
      </w:r>
      <w:r w:rsidR="004A6F2C" w:rsidRPr="004A6F2C">
        <w:rPr>
          <w:rFonts w:ascii="Arial" w:hAnsi="Arial" w:cs="Arial"/>
          <w:sz w:val="24"/>
          <w:szCs w:val="24"/>
          <w:lang w:val="en-US"/>
        </w:rPr>
        <w:t xml:space="preserve">enormous economic losses, mainly in countries that depend on </w:t>
      </w:r>
      <w:r w:rsidR="00AD6316">
        <w:rPr>
          <w:rFonts w:ascii="Arial" w:hAnsi="Arial" w:cs="Arial"/>
          <w:sz w:val="24"/>
          <w:szCs w:val="24"/>
          <w:lang w:val="en-US"/>
        </w:rPr>
        <w:t>their services</w:t>
      </w:r>
      <w:r w:rsidR="004A6F2C" w:rsidRPr="004A6F2C">
        <w:rPr>
          <w:rFonts w:ascii="Arial" w:hAnsi="Arial" w:cs="Arial"/>
          <w:sz w:val="24"/>
          <w:szCs w:val="24"/>
          <w:lang w:val="en-US"/>
        </w:rPr>
        <w:t xml:space="preserve"> </w:t>
      </w:r>
      <w:r w:rsidR="00B444B0" w:rsidRPr="001C796C">
        <w:rPr>
          <w:rFonts w:ascii="Arial" w:hAnsi="Arial" w:cs="Arial"/>
          <w:sz w:val="24"/>
          <w:szCs w:val="24"/>
        </w:rPr>
        <w:fldChar w:fldCharType="begin" w:fldLock="1"/>
      </w:r>
      <w:r w:rsidR="004A6F2C">
        <w:rPr>
          <w:rFonts w:ascii="Arial" w:hAnsi="Arial" w:cs="Arial"/>
          <w:sz w:val="24"/>
          <w:szCs w:val="24"/>
          <w:lang w:val="en-US"/>
        </w:rPr>
        <w:instrText>ADDIN CSL_CITATION {"citationItems":[{"id":"ITEM-1","itemData":{"DOI":"10.1007/s10113-010-0189-2","ISBN":"1436-3798 U6 - ctx_ver=Z39.88-2004&amp;ctx_enc=info%3Aofi%2Fenc%3AUTF-8&amp;rfr_id=info:sid/summon.serialssolutions.com&amp;rft_val_fmt=info:ofi/fmt:kev:mtx:journal&amp;rft.genre=article&amp;rft.atitle=Coral+reef+ecosystems+and+anthropogenic+climate+change&amp;rft.jtitle=Regional+Environmental+Change&amp;rft.au=Hoegh-Guldberg%2C+Ove&amp;rft.date=2011-03-01&amp;rft.pub=Springer-Verlag&amp;rft.issn=1436-3798&amp;rft.eissn=1436-378X&amp;rft.volume=11&amp;rft.issue=1&amp;rft.spage=215&amp;rft.epage=227&amp;rft_id=info:doi/10.1007%2Fs10113-010-0189-2&amp;rft.external","ISSN":"14363798","abstract":"Coral reef ecosystems are among the most biologically diverse ecosystems on the planet. In addition to their value in terms of biodiversity, coral reefs provide food and resources for over 500 million people. Despite their importance, coral reefs are declining at a rapid rate (1–2% per year) as a result of a range of local (e.g., overexploitation of fisheries, declining water quality) and global (e.g., global warming and ocean acidification) drivers. Extensive experimental and field evidence suggests that atmospheric carbon dioxide concentrations of 450 ppm will lead to the loss of coral-dominated reef systems, with the prospect that dangerous levels of atmospheric carbon dioxide for coral reefs were exceeded in 1979 when mass coral bleaching was reported for the first time. The exact response of coral reefs remains uncertain although it is highly unlikely that coral-dominated reef systems will be present in future oceans at the current rate of warming and acidification of the world’s tropical oceans. The loss of these important coastal ecosystems will diminish the resources available to hundreds of millions of people along tropical coastlines. Understanding the impacts on people and industry is an imperative if we are to devise effective systems by which tropical coastal communities are to adapt to rapidly changing tropical coastal environments. Our current understanding of these important issues, however, is in a relatively undeveloped state and must be a priority of future research.","author":[{"dropping-particle":"","family":"Hoegh-Guldberg","given":"Ove","non-dropping-particle":"","parse-names":false,"suffix":""}],"container-title":"Regional Environmental Change","id":"ITEM-1","issue":"SUPPL. 1","issued":{"date-parts":[["2011"]]},"page":"215-227","title":"Coral reef ecosystems and anthropogenic climate change","type":"article-journal","volume":"11"},"uris":["http://www.mendeley.com/documents/?uuid=cf7e9f16-2a0e-4ef7-85fa-00e43e5ac2b2"]},{"id":"ITEM-2","itemData":{"DOI":"10.1016/j.dsr2.2013.06.011","ISBN":"3126445217","ISSN":"3126445217","PMID":"679","abstract":"Coral reefs are an incredibly valuable ecosystem. Not only are they very important for nature, but they represent a very high value for humankind, supporting millions of people whose lives depend on these natural resources for a source of food and income. Estimates in this report show that coral reefs provide each year nearly US 30 billion in net benefits in goods and services to world economies, including, tourism, fisheries and coastal protection (Table 1). Yet coral reefs are under heavy pressure. Already, 27% is permanently lost and with current trends, a further 30% is at risk of being lost in the coming thirty years. With such devastating levels of destruction, the social and economic implications for the millions of people who depend on coral reefs are of great concern. Over 39% of the world population now live within 100 kilometres of the coast and many people in these areas depend on reefs. Reefs protect coastlines and reef fish provide a source of nutrition and income. Poverty increases and food security decreases as fish stocks are depleted. This drives fishers further toward the use of destructive methods to catch what little there is left. Key causes of coral reef decline have been the over-development of the coastal area and the over-use of coral reef resources. Migration to coastal areas has created a surge in land development leading to clearance of important coastal ecosystems such as mangroves and seagrass beds. Unregulated coastal construction, such as hotels, factories and desalination plants, has increased sedimentation in the coastal waters and is destroying reefs worldwide as light levels in the water column are reduced and reefs are smothered. Untreated sewage and chemical agriculture run-off (e.g. pesticides, herbicides and fertilizers) have caused nutrient loading into coral reef waters, leading to algal blooms and eutrophication. Overfishing and destructive fishing practices have decimated coral reef fish populations and their habitats. In addition, increases in sea surface temperatures associated with global climate change are causing ever more frequent bleaching events. Countries with coral reefs attract millions of SCUBA divers every year, yielding significant economic benefits to the host country. Globally, tourism is estimated to provide US 9.6 billion in annual net benefits and a multiple of this amount in tourism spending (Table 1). These revenue streams in coral reef areas are being threatened by the deterioration of c…","author":[{"dropping-particle":"","family":"Cesar","given":"Herman","non-dropping-particle":"","parse-names":false,"suffix":""},{"dropping-particle":"","family":"Burke","given":"Lauretta","non-dropping-particle":"","parse-names":false,"suffix":""},{"dropping-particle":"","family":"Pet-Soede","given":"Lida","non-dropping-particle":"","parse-names":false,"suffix":""}],"id":"ITEM-2","issued":{"date-parts":[["2003"]]},"number-of-pages":"23","publisher":"Cesar Environmental Economics Consulting","publisher-place":"The Netherlands","title":"The economics of worldwide coral reef degradation","type":"book"},"uris":["http://www.mendeley.com/documents/?uuid=ce514f6d-e2f7-48b3-b975-ee0104c16a68"]}],"mendeley":{"formattedCitation":"(Cesar et al. 2003; Hoegh-Guldberg 2011)","plainTextFormattedCitation":"(Cesar et al. 2003; Hoegh-Guldberg 2011)","previouslyFormattedCitation":"(Cesar et al. 2003; Hoegh-Guldberg 2011)"},"properties":{"noteIndex":0},"schema":"https://github.com/citation-style-language/schema/raw/master/csl-citation.json"}</w:instrText>
      </w:r>
      <w:r w:rsidR="00B444B0" w:rsidRPr="001C796C">
        <w:rPr>
          <w:rFonts w:ascii="Arial" w:hAnsi="Arial" w:cs="Arial"/>
          <w:sz w:val="24"/>
          <w:szCs w:val="24"/>
        </w:rPr>
        <w:fldChar w:fldCharType="separate"/>
      </w:r>
      <w:r w:rsidR="00B444B0" w:rsidRPr="00DB67CC">
        <w:rPr>
          <w:rFonts w:ascii="Arial" w:hAnsi="Arial" w:cs="Arial"/>
          <w:noProof/>
          <w:sz w:val="24"/>
          <w:szCs w:val="24"/>
          <w:lang w:val="en-US"/>
        </w:rPr>
        <w:t>(Cesar et al. 2003; Hoegh-Guldberg 2011)</w:t>
      </w:r>
      <w:r w:rsidR="00B444B0" w:rsidRPr="001C796C">
        <w:rPr>
          <w:rFonts w:ascii="Arial" w:hAnsi="Arial" w:cs="Arial"/>
          <w:sz w:val="24"/>
          <w:szCs w:val="24"/>
        </w:rPr>
        <w:fldChar w:fldCharType="end"/>
      </w:r>
      <w:r w:rsidR="000B1623" w:rsidRPr="00DB67CC">
        <w:rPr>
          <w:rFonts w:ascii="Arial" w:hAnsi="Arial" w:cs="Arial"/>
          <w:sz w:val="24"/>
          <w:szCs w:val="24"/>
          <w:lang w:val="en-US"/>
        </w:rPr>
        <w:t>.</w:t>
      </w:r>
      <w:r w:rsidR="001E4671" w:rsidRPr="001E4671">
        <w:rPr>
          <w:rFonts w:ascii="Arial" w:hAnsi="Arial" w:cs="Arial"/>
          <w:sz w:val="24"/>
          <w:szCs w:val="24"/>
          <w:lang w:val="en-US"/>
        </w:rPr>
        <w:t xml:space="preserve"> </w:t>
      </w:r>
      <w:r w:rsidR="001E4671">
        <w:rPr>
          <w:rFonts w:ascii="Arial" w:hAnsi="Arial" w:cs="Arial"/>
          <w:sz w:val="24"/>
          <w:szCs w:val="24"/>
          <w:lang w:val="en-US"/>
        </w:rPr>
        <w:t xml:space="preserve">Although the reality is that recovering these ecosystems to past and better conditions is no longer an option, actions to reduce anthropogenic effect on coral reefs are urgent </w:t>
      </w:r>
      <w:r w:rsidR="001E4671">
        <w:rPr>
          <w:rFonts w:ascii="Arial" w:hAnsi="Arial" w:cs="Arial"/>
          <w:sz w:val="24"/>
          <w:szCs w:val="24"/>
          <w:lang w:val="en-US"/>
        </w:rPr>
        <w:fldChar w:fldCharType="begin" w:fldLock="1"/>
      </w:r>
      <w:r w:rsidR="00882759">
        <w:rPr>
          <w:rFonts w:ascii="Arial" w:hAnsi="Arial" w:cs="Arial"/>
          <w:sz w:val="24"/>
          <w:szCs w:val="24"/>
          <w:lang w:val="en-US"/>
        </w:rPr>
        <w:instrText>ADDIN CSL_CITATION {"citationItems":[{"id":"ITEM-1","itemData":{"DOI":"10.1038/nature22901","ISBN":"8610648079","ISSN":"14764687","PMID":"28569801","abstract":"Coral reefs in the Anthropocene","author":[{"dropping-particle":"","family":"Hughes","given":"Terry P.","non-dropping-particle":"","parse-names":false,"suffix":""},{"dropping-particle":"","family":"Barnes","given":"Michele L.","non-dropping-particle":"","parse-names":false,"suffix":""},{"dropping-particle":"","family":"Bellwood","given":"David R.","non-dropping-particle":"","parse-names":false,"suffix":""},{"dropping-particle":"","family":"Cinner","given":"Joshua E.","non-dropping-particle":"","parse-names":false,"suffix":""},{"dropping-particle":"","family":"Cumming","given":"Graeme S.","non-dropping-particle":"","parse-names":false,"suffix":""},{"dropping-particle":"","family":"Jackson","given":"Jeremy B.C.","non-dropping-particle":"","parse-names":false,"suffix":""},{"dropping-particle":"","family":"Kleypas","given":"Joanie","non-dropping-particle":"","parse-names":false,"suffix":""},{"dropping-particle":"","family":"Leemput","given":"Ingrid A.","non-dropping-particle":"Van De","parse-names":false,"suffix":""},{"dropping-particle":"","family":"Lough","given":"Janice M.","non-dropping-particle":"","parse-names":false,"suffix":""},{"dropping-particle":"","family":"Morrison","given":"Tiffany H.","non-dropping-particle":"","parse-names":false,"suffix":""},{"dropping-particle":"","family":"Palumbi","given":"Stephen R.","non-dropping-particle":"","parse-names":false,"suffix":""},{"dropping-particle":"","family":"Nes","given":"Egbert H.","non-dropping-particle":"Van","parse-names":false,"suffix":""},{"dropping-particle":"","family":"Scheffer","given":"Marten","non-dropping-particle":"","parse-names":false,"suffix":""}],"container-title":"Nature","id":"ITEM-1","issue":"7656","issued":{"date-parts":[["2017"]]},"page":"82-90","title":"Coral reefs in the Anthropocene","type":"article-journal","volume":"546"},"uris":["http://www.mendeley.com/documents/?uuid=95a32980-fe87-4ccd-9a33-a40f42307ef6"]}],"mendeley":{"formattedCitation":"(Hughes et al. 2017)","plainTextFormattedCitation":"(Hughes et al. 2017)","previouslyFormattedCitation":"(Hughes et al. 2017)"},"properties":{"noteIndex":0},"schema":"https://github.com/citation-style-language/schema/raw/master/csl-citation.json"}</w:instrText>
      </w:r>
      <w:r w:rsidR="001E4671">
        <w:rPr>
          <w:rFonts w:ascii="Arial" w:hAnsi="Arial" w:cs="Arial"/>
          <w:sz w:val="24"/>
          <w:szCs w:val="24"/>
          <w:lang w:val="en-US"/>
        </w:rPr>
        <w:fldChar w:fldCharType="separate"/>
      </w:r>
      <w:r w:rsidR="001E4671" w:rsidRPr="00B23E33">
        <w:rPr>
          <w:rFonts w:ascii="Arial" w:hAnsi="Arial" w:cs="Arial"/>
          <w:noProof/>
          <w:sz w:val="24"/>
          <w:szCs w:val="24"/>
          <w:lang w:val="en-US"/>
        </w:rPr>
        <w:t>(Hughes et al. 2017)</w:t>
      </w:r>
      <w:r w:rsidR="001E4671">
        <w:rPr>
          <w:rFonts w:ascii="Arial" w:hAnsi="Arial" w:cs="Arial"/>
          <w:sz w:val="24"/>
          <w:szCs w:val="24"/>
          <w:lang w:val="en-US"/>
        </w:rPr>
        <w:fldChar w:fldCharType="end"/>
      </w:r>
      <w:r w:rsidR="00882759">
        <w:rPr>
          <w:rFonts w:ascii="Arial" w:hAnsi="Arial" w:cs="Arial"/>
          <w:sz w:val="24"/>
          <w:szCs w:val="24"/>
          <w:lang w:val="en-US"/>
        </w:rPr>
        <w:t xml:space="preserve">. Also, studies focused on extreme environments are a priority, in order to understand more complex processes and responses of corals to changing environments </w:t>
      </w:r>
      <w:r w:rsidR="00882759">
        <w:rPr>
          <w:rFonts w:ascii="Arial" w:hAnsi="Arial" w:cs="Arial"/>
          <w:sz w:val="24"/>
          <w:szCs w:val="24"/>
          <w:lang w:val="en-US"/>
        </w:rPr>
        <w:fldChar w:fldCharType="begin" w:fldLock="1"/>
      </w:r>
      <w:r w:rsidR="00F24161">
        <w:rPr>
          <w:rFonts w:ascii="Arial" w:hAnsi="Arial" w:cs="Arial"/>
          <w:sz w:val="24"/>
          <w:szCs w:val="24"/>
          <w:lang w:val="en-US"/>
        </w:rPr>
        <w:instrText>ADDIN CSL_CITATION {"citationItems":[{"id":"ITEM-1","itemData":{"DOI":"10.3389/fmars.2018.00004","ISSN":"2296-7745","abstract":"Global climate change and localised anthropogenic stressors are driving rapid declines in coral reef health. In vitro experiments have been fundamental in providing insight into how reef organisms will potentially respond to future climates. However, such experiments are inevitably limited in their ability to reproduce the complex interactions that govern reef systems. Studies examining coral communities that already persist under naturally-occurring extreme and marginal physicochemical conditions have therefore become increasingly popular to advance ecosystem scale predictions of future reef form and function, although no single site provides a perfect analogue to future reefs. Here we review the current state of knowledge that exists on the distribution of corals in marginal and extreme environments, and geographic sites at the latitudinal extremes of reef growth, as well as a variety of shallow reef systems and reef-neighbouring environments (including upwelling and CO2 vent sites). We also conduct a synthesis of the abiotic data that have been collected at these systems, to provide the first collective assessment on the range of extreme conditions under which corals currently persist. We use the review and data synthesis to increase our understanding of the biological and ecological mechanisms that facilitate survival and success under sub-optimal physicochemical conditions. This comprehensive assessment can begin to: (i) highlight the extent of extreme abiotic scenarios under which corals can persist, (ii) explore whether there are commonalities in coral taxa able to persist in such extremes, (iii) provide evidence for key mechanisms required to support survival and/or persistence under sub-optimal environmental conditions, and iv) evaluate the potential of current sub-optimal coral environments to act as potential refugia under changing environmental conditions. Such a collective approach is critical to better understand the future survival of corals in our changing environment. We finally outline priority areas for future research on extreme and marginal coral environments, and discuss the additional management options they may provide for corals through refuge or by providing genetic stocks of stress tolerant corals to support proactive management strategies.","author":[{"dropping-particle":"","family":"Camp","given":"Emma F.","non-dropping-particle":"","parse-names":false,"suffix":""},{"dropping-particle":"","family":"Schoepf","given":"Verena","non-dropping-particle":"","parse-names":false,"suffix":""},{"dropping-particle":"","family":"Mumby","given":"Peter J.","non-dropping-particle":"","parse-names":false,"suffix":""},{"dropping-particle":"","family":"Hardtke","given":"Leonardo A.","non-dropping-particle":"","parse-names":false,"suffix":""},{"dropping-particle":"","family":"Rodolfo-Metalpa","given":"Riccardo","non-dropping-particle":"","parse-names":false,"suffix":""},{"dropping-particle":"","family":"Smith","given":"David J.","non-dropping-particle":"","parse-names":false,"suffix":""},{"dropping-particle":"","family":"Suggett","given":"David J.","non-dropping-particle":"","parse-names":false,"suffix":""}],"container-title":"Frontiers in Marine Science","id":"ITEM-1","issue":"February","issued":{"date-parts":[["2018"]]},"page":"4","title":"The future of coral reefs subject to rapid climate change: Lessons from natural extreme environments","type":"article-journal","volume":"5"},"uris":["http://www.mendeley.com/documents/?uuid=fe51984e-2a37-4037-88f4-6cf8df137616"]}],"mendeley":{"formattedCitation":"(Camp et al. 2018)","plainTextFormattedCitation":"(Camp et al. 2018)","previouslyFormattedCitation":"(Camp et al. 2018)"},"properties":{"noteIndex":0},"schema":"https://github.com/citation-style-language/schema/raw/master/csl-citation.json"}</w:instrText>
      </w:r>
      <w:r w:rsidR="00882759">
        <w:rPr>
          <w:rFonts w:ascii="Arial" w:hAnsi="Arial" w:cs="Arial"/>
          <w:sz w:val="24"/>
          <w:szCs w:val="24"/>
          <w:lang w:val="en-US"/>
        </w:rPr>
        <w:fldChar w:fldCharType="separate"/>
      </w:r>
      <w:r w:rsidR="00882759" w:rsidRPr="00882759">
        <w:rPr>
          <w:rFonts w:ascii="Arial" w:hAnsi="Arial" w:cs="Arial"/>
          <w:noProof/>
          <w:sz w:val="24"/>
          <w:szCs w:val="24"/>
          <w:lang w:val="en-US"/>
        </w:rPr>
        <w:t>(Camp et al. 2018)</w:t>
      </w:r>
      <w:r w:rsidR="00882759">
        <w:rPr>
          <w:rFonts w:ascii="Arial" w:hAnsi="Arial" w:cs="Arial"/>
          <w:sz w:val="24"/>
          <w:szCs w:val="24"/>
          <w:lang w:val="en-US"/>
        </w:rPr>
        <w:fldChar w:fldCharType="end"/>
      </w:r>
      <w:r w:rsidR="00882759">
        <w:rPr>
          <w:rFonts w:ascii="Arial" w:hAnsi="Arial" w:cs="Arial"/>
          <w:sz w:val="24"/>
          <w:szCs w:val="24"/>
          <w:lang w:val="en-US"/>
        </w:rPr>
        <w:t>.</w:t>
      </w:r>
    </w:p>
    <w:p w14:paraId="4D2DB9BD" w14:textId="253E2C37" w:rsidR="006933E6" w:rsidRDefault="00F36FD5" w:rsidP="006933E6">
      <w:pPr>
        <w:tabs>
          <w:tab w:val="center" w:pos="4419"/>
        </w:tabs>
        <w:spacing w:line="480" w:lineRule="auto"/>
        <w:rPr>
          <w:rFonts w:ascii="Arial" w:hAnsi="Arial" w:cs="Arial"/>
          <w:sz w:val="24"/>
          <w:szCs w:val="24"/>
          <w:lang w:val="en-US"/>
        </w:rPr>
      </w:pPr>
      <w:r>
        <w:rPr>
          <w:rFonts w:ascii="Arial" w:hAnsi="Arial" w:cs="Arial"/>
          <w:sz w:val="24"/>
          <w:szCs w:val="24"/>
          <w:lang w:val="en-US"/>
        </w:rPr>
        <w:t xml:space="preserve">Despite </w:t>
      </w:r>
      <w:r w:rsidR="000A6F87">
        <w:rPr>
          <w:rFonts w:ascii="Arial" w:hAnsi="Arial" w:cs="Arial"/>
          <w:sz w:val="24"/>
          <w:szCs w:val="24"/>
          <w:lang w:val="en-US"/>
        </w:rPr>
        <w:t>the current adverse</w:t>
      </w:r>
      <w:r w:rsidR="009968F3">
        <w:rPr>
          <w:rFonts w:ascii="Arial" w:hAnsi="Arial" w:cs="Arial"/>
          <w:sz w:val="24"/>
          <w:szCs w:val="24"/>
          <w:lang w:val="en-US"/>
        </w:rPr>
        <w:t xml:space="preserve"> </w:t>
      </w:r>
      <w:r w:rsidR="00BD3353">
        <w:rPr>
          <w:rFonts w:ascii="Arial" w:hAnsi="Arial" w:cs="Arial"/>
          <w:sz w:val="24"/>
          <w:szCs w:val="24"/>
          <w:lang w:val="en-US"/>
        </w:rPr>
        <w:t xml:space="preserve">situation coral reefs are </w:t>
      </w:r>
      <w:r w:rsidR="003E61EF">
        <w:rPr>
          <w:rFonts w:ascii="Arial" w:hAnsi="Arial" w:cs="Arial"/>
          <w:sz w:val="24"/>
          <w:szCs w:val="24"/>
          <w:lang w:val="en-US"/>
        </w:rPr>
        <w:t>experiencing</w:t>
      </w:r>
      <w:r w:rsidR="00926D63" w:rsidRPr="001C796C">
        <w:rPr>
          <w:rFonts w:ascii="Arial" w:hAnsi="Arial" w:cs="Arial"/>
          <w:sz w:val="24"/>
          <w:szCs w:val="24"/>
          <w:lang w:val="en-US"/>
        </w:rPr>
        <w:t xml:space="preserve"> there</w:t>
      </w:r>
      <w:r>
        <w:rPr>
          <w:rFonts w:ascii="Arial" w:hAnsi="Arial" w:cs="Arial"/>
          <w:sz w:val="24"/>
          <w:szCs w:val="24"/>
          <w:lang w:val="en-US"/>
        </w:rPr>
        <w:t xml:space="preserve"> is evidence that suggest</w:t>
      </w:r>
      <w:r w:rsidR="001F221D" w:rsidRPr="001C796C">
        <w:rPr>
          <w:rFonts w:ascii="Arial" w:hAnsi="Arial" w:cs="Arial"/>
          <w:sz w:val="24"/>
          <w:szCs w:val="24"/>
          <w:lang w:val="en-US"/>
        </w:rPr>
        <w:t xml:space="preserve"> </w:t>
      </w:r>
      <w:r w:rsidR="00926D63" w:rsidRPr="001C796C">
        <w:rPr>
          <w:rFonts w:ascii="Arial" w:hAnsi="Arial" w:cs="Arial"/>
          <w:sz w:val="24"/>
          <w:szCs w:val="24"/>
          <w:lang w:val="en-US"/>
        </w:rPr>
        <w:t>reefs will</w:t>
      </w:r>
      <w:r w:rsidR="00450658" w:rsidRPr="001C796C">
        <w:rPr>
          <w:rFonts w:ascii="Arial" w:hAnsi="Arial" w:cs="Arial"/>
          <w:sz w:val="24"/>
          <w:szCs w:val="24"/>
          <w:lang w:val="en-US"/>
        </w:rPr>
        <w:t xml:space="preserve"> not disappear entirely, instead they will </w:t>
      </w:r>
      <w:r w:rsidR="009A0596">
        <w:rPr>
          <w:rFonts w:ascii="Arial" w:hAnsi="Arial" w:cs="Arial"/>
          <w:sz w:val="24"/>
          <w:szCs w:val="24"/>
          <w:lang w:val="en-US"/>
        </w:rPr>
        <w:t>adapt</w:t>
      </w:r>
      <w:r w:rsidR="00926D63" w:rsidRPr="001C796C">
        <w:rPr>
          <w:rFonts w:ascii="Arial" w:hAnsi="Arial" w:cs="Arial"/>
          <w:sz w:val="24"/>
          <w:szCs w:val="24"/>
          <w:lang w:val="en-US"/>
        </w:rPr>
        <w:t xml:space="preserve"> in response to </w:t>
      </w:r>
      <w:r w:rsidR="00450658" w:rsidRPr="001C796C">
        <w:rPr>
          <w:rFonts w:ascii="Arial" w:hAnsi="Arial" w:cs="Arial"/>
          <w:sz w:val="24"/>
          <w:szCs w:val="24"/>
          <w:lang w:val="en-US"/>
        </w:rPr>
        <w:t xml:space="preserve">the rapid environmental changes </w:t>
      </w:r>
      <w:r>
        <w:rPr>
          <w:rFonts w:ascii="Arial" w:hAnsi="Arial" w:cs="Arial"/>
          <w:sz w:val="24"/>
          <w:szCs w:val="24"/>
          <w:lang w:val="en-US"/>
        </w:rPr>
        <w:fldChar w:fldCharType="begin" w:fldLock="1"/>
      </w:r>
      <w:r>
        <w:rPr>
          <w:rFonts w:ascii="Arial" w:hAnsi="Arial" w:cs="Arial"/>
          <w:sz w:val="24"/>
          <w:szCs w:val="24"/>
          <w:lang w:val="en-US"/>
        </w:rPr>
        <w:instrText>ADDIN CSL_CITATION {"citationItems":[{"id":"ITEM-1","itemData":{"abstract":"The diversity, frequency, and scale of human impacts on coral reefs are increasing to the extent that reefs are threatened globally. Projected increases in carbon dioxide and temperature over the next 50 years exceed the conditions under which coral reefs have flourished over the past half-million years. However, reefs will change rather than disappear entirely, with some species already showing far greater tolerance to climate change and coral bleaching than others. International integration of management strategies that support reef resilience need to be vigorously implemented, and comple- mented by strong policy decisions to reduce the rate of global warming.","author":[{"dropping-particle":"","family":"Hughes","given":"T. P.","non-dropping-particle":"","parse-names":false,"suffix":""},{"dropping-particle":"","family":"Baird","given":"A. H.","non-dropping-particle":"","parse-names":false,"suffix":""},{"dropping-particle":"","family":"Bellwood","given":"D. R.","non-dropping-particle":"","parse-names":false,"suffix":""},{"dropping-particle":"","family":"Card","given":"M.","non-dropping-particle":"","parse-names":false,"suffix":""},{"dropping-particle":"","family":"Connolly","given":"S. R.","non-dropping-particle":"","parse-names":false,"suffix":""},{"dropping-particle":"","family":"Folke","given":"C.","non-dropping-particle":"","parse-names":false,"suffix":""},{"dropping-particle":"","family":"Grosberg","given":"R.","non-dropping-particle":"","parse-names":false,"suffix":""},{"dropping-particle":"","family":"Hoegh-Guldberg","given":"Ove","non-dropping-particle":"","parse-names":false,"suffix":""},{"dropping-particle":"","family":"Jackson","given":"J. B. C.","non-dropping-particle":"","parse-names":false,"suffix":""},{"dropping-particle":"","family":"Kleypas","given":"J.","non-dropping-particle":"","parse-names":false,"suffix":""},{"dropping-particle":"","family":"Lough","given":"J. M.","non-dropping-particle":"","parse-names":false,"suffix":""},{"dropping-particle":"","family":"Marshall","given":"P.","non-dropping-particle":"","parse-names":false,"suffix":""},{"dropping-particle":"","family":"Nyström","given":"M.","non-dropping-particle":"","parse-names":false,"suffix":""},{"dropping-particle":"","family":"Palumbi","given":"S. R.","non-dropping-particle":"","parse-names":false,"suffix":""},{"dropping-particle":"","family":"Pandolfi","given":"J. M.","non-dropping-particle":"","parse-names":false,"suffix":""},{"dropping-particle":"","family":"Rosen","given":"B.","non-dropping-particle":"","parse-names":false,"suffix":""},{"dropping-particle":"","family":"Roughgarden","given":"J.","non-dropping-particle":"","parse-names":false,"suffix":""}],"container-title":"Science","id":"ITEM-1","issue":"5635","issued":{"date-parts":[["2003"]]},"page":"929-933","title":"Climate change, human impacts, and the resilience of coral reefs","type":"article-journal","volume":"301"},"uris":["http://www.mendeley.com/documents/?uuid=37165cf1-5e79-484c-adf9-023d7618ee5a"]}],"mendeley":{"formattedCitation":"(Hughes et al. 2003)","plainTextFormattedCitation":"(Hughes et al. 2003)","previouslyFormattedCitation":"(Hughes et al. 2003)"},"properties":{"noteIndex":0},"schema":"https://github.com/citation-style-language/schema/raw/master/csl-citation.json"}</w:instrText>
      </w:r>
      <w:r>
        <w:rPr>
          <w:rFonts w:ascii="Arial" w:hAnsi="Arial" w:cs="Arial"/>
          <w:sz w:val="24"/>
          <w:szCs w:val="24"/>
          <w:lang w:val="en-US"/>
        </w:rPr>
        <w:fldChar w:fldCharType="separate"/>
      </w:r>
      <w:r w:rsidRPr="00F36FD5">
        <w:rPr>
          <w:rFonts w:ascii="Arial" w:hAnsi="Arial" w:cs="Arial"/>
          <w:noProof/>
          <w:sz w:val="24"/>
          <w:szCs w:val="24"/>
          <w:lang w:val="en-US"/>
        </w:rPr>
        <w:t>(Hughes et al. 2003)</w:t>
      </w:r>
      <w:r>
        <w:rPr>
          <w:rFonts w:ascii="Arial" w:hAnsi="Arial" w:cs="Arial"/>
          <w:sz w:val="24"/>
          <w:szCs w:val="24"/>
          <w:lang w:val="en-US"/>
        </w:rPr>
        <w:fldChar w:fldCharType="end"/>
      </w:r>
      <w:r w:rsidR="00450658" w:rsidRPr="001C796C">
        <w:rPr>
          <w:rFonts w:ascii="Arial" w:hAnsi="Arial" w:cs="Arial"/>
          <w:sz w:val="24"/>
          <w:szCs w:val="24"/>
          <w:lang w:val="en-US"/>
        </w:rPr>
        <w:t>.</w:t>
      </w:r>
      <w:r w:rsidR="00450658" w:rsidRPr="001C796C">
        <w:rPr>
          <w:rFonts w:ascii="Arial" w:hAnsi="Arial" w:cs="Arial"/>
          <w:i/>
          <w:sz w:val="24"/>
          <w:szCs w:val="24"/>
          <w:lang w:val="en-US"/>
        </w:rPr>
        <w:t xml:space="preserve"> </w:t>
      </w:r>
      <w:r w:rsidR="00A655D3" w:rsidRPr="001C796C">
        <w:rPr>
          <w:rFonts w:ascii="Arial" w:hAnsi="Arial" w:cs="Arial"/>
          <w:sz w:val="24"/>
          <w:szCs w:val="24"/>
          <w:lang w:val="en-US"/>
        </w:rPr>
        <w:t xml:space="preserve">Some reefs have already shown their capacity to cope with </w:t>
      </w:r>
      <w:r w:rsidR="00317A10">
        <w:rPr>
          <w:rFonts w:ascii="Arial" w:hAnsi="Arial" w:cs="Arial"/>
          <w:sz w:val="24"/>
          <w:szCs w:val="24"/>
          <w:lang w:val="en-US"/>
        </w:rPr>
        <w:t xml:space="preserve">ocean </w:t>
      </w:r>
      <w:r w:rsidR="007D15BF" w:rsidRPr="001C796C">
        <w:rPr>
          <w:rFonts w:ascii="Arial" w:hAnsi="Arial" w:cs="Arial"/>
          <w:sz w:val="24"/>
          <w:szCs w:val="24"/>
          <w:lang w:val="en-US"/>
        </w:rPr>
        <w:t>warming and acidificati</w:t>
      </w:r>
      <w:r w:rsidR="009A0596">
        <w:rPr>
          <w:rFonts w:ascii="Arial" w:hAnsi="Arial" w:cs="Arial"/>
          <w:sz w:val="24"/>
          <w:szCs w:val="24"/>
          <w:lang w:val="en-US"/>
        </w:rPr>
        <w:t>on,</w:t>
      </w:r>
      <w:r w:rsidR="007D15BF" w:rsidRPr="001C796C">
        <w:rPr>
          <w:rFonts w:ascii="Arial" w:hAnsi="Arial" w:cs="Arial"/>
          <w:sz w:val="24"/>
          <w:szCs w:val="24"/>
          <w:lang w:val="en-US"/>
        </w:rPr>
        <w:t xml:space="preserve"> which might enhance</w:t>
      </w:r>
      <w:r w:rsidR="00ED0601" w:rsidRPr="001C796C">
        <w:rPr>
          <w:rFonts w:ascii="Arial" w:hAnsi="Arial" w:cs="Arial"/>
          <w:sz w:val="24"/>
          <w:szCs w:val="24"/>
          <w:lang w:val="en-US"/>
        </w:rPr>
        <w:t xml:space="preserve"> </w:t>
      </w:r>
      <w:r w:rsidR="009A0596">
        <w:rPr>
          <w:rFonts w:ascii="Arial" w:hAnsi="Arial" w:cs="Arial"/>
          <w:sz w:val="24"/>
          <w:szCs w:val="24"/>
          <w:lang w:val="en-US"/>
        </w:rPr>
        <w:t xml:space="preserve">their persistence </w:t>
      </w:r>
      <w:r w:rsidR="008673C2" w:rsidRPr="001C796C">
        <w:rPr>
          <w:rFonts w:ascii="Arial" w:hAnsi="Arial" w:cs="Arial"/>
          <w:sz w:val="24"/>
          <w:szCs w:val="24"/>
          <w:lang w:val="en-US"/>
        </w:rPr>
        <w:t>under unusual conditions</w:t>
      </w:r>
      <w:r w:rsidR="00A655D3" w:rsidRPr="001C796C">
        <w:rPr>
          <w:rFonts w:ascii="Arial" w:hAnsi="Arial" w:cs="Arial"/>
          <w:sz w:val="24"/>
          <w:szCs w:val="24"/>
          <w:lang w:val="en-US"/>
        </w:rPr>
        <w:t xml:space="preserve"> </w:t>
      </w:r>
      <w:r>
        <w:rPr>
          <w:rFonts w:ascii="Arial" w:hAnsi="Arial" w:cs="Arial"/>
          <w:sz w:val="24"/>
          <w:szCs w:val="24"/>
          <w:lang w:val="en-US"/>
        </w:rPr>
        <w:fldChar w:fldCharType="begin" w:fldLock="1"/>
      </w:r>
      <w:r w:rsidR="00F24161">
        <w:rPr>
          <w:rFonts w:ascii="Arial" w:hAnsi="Arial" w:cs="Arial"/>
          <w:sz w:val="24"/>
          <w:szCs w:val="24"/>
          <w:lang w:val="en-US"/>
        </w:rPr>
        <w:instrText xml:space="preserve">ADDIN CSL_CITATION {"citationItems":[{"id":"ITEM-1","itemData":{"author":[{"dropping-particle":"","family":"Pandolfi","given":"John M.","non-dropping-particle":"","parse-names":false,"suffix":""},{"dropping-particle":"","family":"Connolly","given":"Sean R.","non-dropping-particle":"","parse-names":false,"suffix":""},{"dropping-particle":"","family":"Marshall","given":"Dustin J.","non-dropping-particle":"","parse-names":false,"suffix":""},{"dropping-particle":"","family":"Cohen","given":"Anne L.","non-dropping-particle":"","parse-names":false,"suffix":""}],"container-title":"Science","id":"ITEM-1","issued":{"date-parts":[["2011"]]},"page":"418-422","title":"Projecting coral reef futures under global warming and ocean acidification","type":"article-journal","volume":"333"},"uris":["http://www.mendeley.com/documents/?uuid=795b60dd-37ad-4d82-bca4-a77b53a84cfd"]},{"id":"ITEM-2","itemData":{"DOI":"10.1038/nclimate1122","ISSN":"1758678X","abstract":"Experiments have shown that ocean acidification due to rising atmospheric carbon dioxide concentrations has deleterious effects on the performance of many marine organisms. However, few empirical or modelling studies have addressed the long-term consequences of ocean acidification for marine ecosystems. Here we show that as pH declines from 8.1 to 7.8 (the change expected if atmospheric carbon dioxide concentrations increase from 390 to 750 ppm, consistent with some scenarios for the end of this century) some organisms benefit, but many more lose out. We investigated coral reefs, seagrasses and sediments that are acclimatized to low pH at three cool and shallow volcanic carbon dioxide seeps in Papua New Guinea. At reduced pH, we observed reductions in coral diversity, recruitment and abundances of structurally complex framework builders, and shifts in competitive interactions between taxa. However, coral cover remained constant between pH 8.1 and </w:instrText>
      </w:r>
      <w:r w:rsidR="00F24161">
        <w:rPr>
          <w:rFonts w:ascii="Cambria Math" w:hAnsi="Cambria Math" w:cs="Cambria Math"/>
          <w:sz w:val="24"/>
          <w:szCs w:val="24"/>
          <w:lang w:val="en-US"/>
        </w:rPr>
        <w:instrText>∼</w:instrText>
      </w:r>
      <w:r w:rsidR="00F24161">
        <w:rPr>
          <w:rFonts w:ascii="Arial" w:hAnsi="Arial" w:cs="Arial"/>
          <w:sz w:val="24"/>
          <w:szCs w:val="24"/>
          <w:lang w:val="en-US"/>
        </w:rPr>
        <w:instrText>7.8, because massive Porites corals established dominance over structural corals, despite low rates of calcification. Reef development ceased below pH 7.7. Our empirical data from this unique field setting confirm model predictions that ocean acidification, together with temperature stress, will probably lead to severely reduced diversity, structural complexity and resilience of Indo-Pacific coral reefs within this century. © 2011 Macmillan Publishers Limited.","author":[{"dropping-particle":"","family":"Fabricius","given":"Katharina E.","non-dropping-particle":"","parse-names":false,"suffix":""},{"dropping-particle":"","family":"Langdon","given":"Chris","non-dropping-particle":"","parse-names":false,"suffix":""},{"dropping-particle":"","family":"Uthicke","given":"Sven","non-dropping-particle":"","parse-names":false,"suffix":""},{"dropping-particle":"","family":"Humphrey","given":"Craig","non-dropping-particle":"","parse-names":false,"suffix":""},{"dropping-particle":"","family":"Noonan","given":"Sam","non-dropping-particle":"","parse-names":false,"suffix":""},{"dropping-particle":"","family":"De'ath","given":"Glenn","non-dropping-particle":"","parse-names":false,"suffix":""},{"dropping-particle":"","family":"Okazaki","given":"Remy","non-dropping-particle":"","parse-names":false,"suffix":""},{"dropping-particle":"","family":"Muehllehner","given":"Nancy","non-dropping-particle":"","parse-names":false,"suffix":""},{"dropping-particle":"","family":"Glas","given":"Martin S.","non-dropping-particle":"","parse-names":false,"suffix":""},{"dropping-particle":"","family":"Lough","given":"Janice M.","non-dropping-particle":"","parse-names":false,"suffix":""}],"container-title":"Nature Climate Change","id":"ITEM-2","issue":"3","issued":{"date-parts":[["2011"]]},"page":"165-169","publisher":"Nature Publishing Group","title":"Losers and winners in coral reefs acclimatized to elevated carbon dioxide concentrations","type":"article-journal","volume":"1"},"uris":["http://www.mendeley.com/documents/?uuid=86c8b57d-4ad3-48fa-a891-64a512ec5166"]}],"mendeley":{"formattedCitation":"(Fabricius et al. 2011; Pandolfi et al. 2011)","plainTextFormattedCitation":"(Fabricius et al. 2011; Pandolfi et al. 2011)","previouslyFormattedCitation":"(Fabricius et al. 2011; Pandolfi et al. 2011)"},"properties":{"noteIndex":0},"schema":"https://github.com/citation-style-language/schema/raw/master/csl-citation.json"}</w:instrText>
      </w:r>
      <w:r>
        <w:rPr>
          <w:rFonts w:ascii="Arial" w:hAnsi="Arial" w:cs="Arial"/>
          <w:sz w:val="24"/>
          <w:szCs w:val="24"/>
          <w:lang w:val="en-US"/>
        </w:rPr>
        <w:fldChar w:fldCharType="separate"/>
      </w:r>
      <w:r w:rsidR="00111B12" w:rsidRPr="00111B12">
        <w:rPr>
          <w:rFonts w:ascii="Arial" w:hAnsi="Arial" w:cs="Arial"/>
          <w:noProof/>
          <w:sz w:val="24"/>
          <w:szCs w:val="24"/>
          <w:lang w:val="en-US"/>
        </w:rPr>
        <w:t>(Fabricius et al. 2011; Pandolfi et al. 2011)</w:t>
      </w:r>
      <w:r>
        <w:rPr>
          <w:rFonts w:ascii="Arial" w:hAnsi="Arial" w:cs="Arial"/>
          <w:sz w:val="24"/>
          <w:szCs w:val="24"/>
          <w:lang w:val="en-US"/>
        </w:rPr>
        <w:fldChar w:fldCharType="end"/>
      </w:r>
      <w:r w:rsidR="008673C2" w:rsidRPr="001C796C">
        <w:rPr>
          <w:rFonts w:ascii="Arial" w:hAnsi="Arial" w:cs="Arial"/>
          <w:sz w:val="24"/>
          <w:szCs w:val="24"/>
          <w:lang w:val="en-US"/>
        </w:rPr>
        <w:t xml:space="preserve">. </w:t>
      </w:r>
      <w:r w:rsidR="000F031F" w:rsidRPr="001C796C">
        <w:rPr>
          <w:rFonts w:ascii="Arial" w:hAnsi="Arial" w:cs="Arial"/>
          <w:sz w:val="24"/>
          <w:szCs w:val="24"/>
          <w:lang w:val="en-US"/>
        </w:rPr>
        <w:t xml:space="preserve">Evaluating the resistance and recovery of coral reefs over </w:t>
      </w:r>
      <w:r w:rsidR="000F031F" w:rsidRPr="001C796C">
        <w:rPr>
          <w:rFonts w:ascii="Arial" w:hAnsi="Arial" w:cs="Arial"/>
          <w:sz w:val="24"/>
          <w:szCs w:val="24"/>
          <w:lang w:val="en-US"/>
        </w:rPr>
        <w:lastRenderedPageBreak/>
        <w:t>disturbances and local environmental conditions is critical for the development of effective conservation actions</w:t>
      </w:r>
      <w:r w:rsidR="00A2604B" w:rsidRPr="001C796C">
        <w:rPr>
          <w:rFonts w:ascii="Arial" w:hAnsi="Arial" w:cs="Arial"/>
          <w:sz w:val="24"/>
          <w:szCs w:val="24"/>
          <w:lang w:val="en-US"/>
        </w:rPr>
        <w:t xml:space="preserve"> </w:t>
      </w:r>
      <w:r>
        <w:rPr>
          <w:rFonts w:ascii="Arial" w:hAnsi="Arial" w:cs="Arial"/>
          <w:sz w:val="24"/>
          <w:szCs w:val="24"/>
          <w:lang w:val="en-US"/>
        </w:rPr>
        <w:fldChar w:fldCharType="begin" w:fldLock="1"/>
      </w:r>
      <w:r>
        <w:rPr>
          <w:rFonts w:ascii="Arial" w:hAnsi="Arial" w:cs="Arial"/>
          <w:sz w:val="24"/>
          <w:szCs w:val="24"/>
          <w:lang w:val="en-US"/>
        </w:rPr>
        <w:instrText>ADDIN CSL_CITATION {"citationItems":[{"id":"ITEM-1","itemData":{"DOI":"10.1371/journal.pone.0042884","ISBN":"1932-6203","ISSN":"19326203","PMID":"22952618","abstract":"Managing coral reefs for resilience to climate change is a popular concept but has been difficult to implement because the empirical scientific evidence has either not been evaluated or is sometimes unsupportive of theory, which leads to uncertainty when considering methods and identifying priority reefs. We asked experts and reviewed the scientific literature for guidance on the multiple physical and biological factors that affect the ability of coral reefs to resist and recover from climate disturbance. Eleven key factors to inform decisions based on scaling scientific evidence and the achievability of quantifying the factors were identified. Factors important to resistance and recovery, which are important components of resilience, were not strongly related, and should be assessed independently. The abundance of resistant (heat-tolerant) coral species and past temperature variability were perceived to provide the greatest resistance to climate change, while coral recruitment rates, and macroalgae abundance were most influential in the recovery process. Based on the 11 key factors, we tested an evidence-based framework for climate change resilience in an Indonesian marine protected area. The results suggest our evidence-weighted framework improved upon existing un-weighted methods in terms of characterizing resilience and distinguishing priority sites. The evaluation supports the concept that, despite high ecological complexity, relatively few strong variables can be important in influencing ecosystem dynamics. This is the first rigorous assessment of factors promoting coral reef resilience based on their perceived importance, empirical evidence, and feasibility of measurement. There were few differences between scientists' perceptions of factor importance and the scientific evidence found in journal publications but more before and after impact studies will be required to fully test the validity of all the factors. The methods here will increase the feasibility and defensibility of including key resilience metrics in evaluations of coral reefs, as well as reduce costs. Adaptation, marine protected areas, priority setting, resistance, recovery.","author":[{"dropping-particle":"","family":"McClanahan","given":"Tim R.","non-dropping-particle":"","parse-names":false,"suffix":""},{"dropping-particle":"","family":"Donner","given":"Simon D.","non-dropping-particle":"","parse-names":false,"suffix":""},{"dropping-particle":"","family":"Maynard","given":"Jeffrey A.","non-dropping-particle":"","parse-names":false,"suffix":""},{"dropping-particle":"","family":"MacNeil","given":"M. Aaron","non-dropping-particle":"","parse-names":false,"suffix":""},{"dropping-particle":"","family":"Graham","given":"Nicholas A J","non-dropping-particle":"","parse-names":false,"suffix":""},{"dropping-particle":"","family":"Maina","given":"Joseph","non-dropping-particle":"","parse-names":false,"suffix":""},{"dropping-particle":"","family":"Baker","given":"Andrew C.","non-dropping-particle":"","parse-names":false,"suffix":""},{"dropping-particle":"","family":"Alemu I.","given":"Jahson B.","non-dropping-particle":"","parse-names":false,"suffix":""},{"dropping-particle":"","family":"Beger","given":"Maria","non-dropping-particle":"","parse-names":false,"suffix":""},{"dropping-particle":"","family":"Campbell","given":"Stuart J.","non-dropping-particle":"","parse-names":false,"suffix":""},{"dropping-particle":"","family":"Darling","given":"Emily S.","non-dropping-particle":"","parse-names":false,"suffix":""},{"dropping-particle":"","family":"Eakin","given":"C. Mark","non-dropping-particle":"","parse-names":false,"suffix":""},{"dropping-particle":"","family":"Heron","given":"Scott F.","non-dropping-particle":"","parse-names":false,"suffix":""},{"dropping-particle":"","family":"Jupiter","given":"Stacy D.","non-dropping-particle":"","parse-names":false,"suffix":""},{"dropping-particle":"","family":"Lundquist","given":"Carolyn J.","non-dropping-particle":"","parse-names":false,"suffix":""},{"dropping-particle":"","family":"McLeod","given":"Elizabeth","non-dropping-particle":"","parse-names":false,"suffix":""},{"dropping-particle":"","family":"Mumby","given":"Peter J.","non-dropping-particle":"","parse-names":false,"suffix":""},{"dropping-particle":"","family":"Paddack","given":"Michelle J.","non-dropping-particle":"","parse-names":false,"suffix":""},{"dropping-particle":"","family":"Selig","given":"Elizabeth R.","non-dropping-particle":"","parse-names":false,"suffix":""},{"dropping-particle":"","family":"Woesik","given":"Robert","non-dropping-particle":"van","parse-names":false,"suffix":""}],"container-title":"PLoS ONE","id":"ITEM-1","issue":"8","issued":{"date-parts":[["2012"]]},"page":"e42884","title":"Prioritizing key resilience indicators to support coral reef management in a changing climate","type":"article-journal","volume":"7"},"uris":["http://www.mendeley.com/documents/?uuid=56cb7950-dae6-4902-86f8-29ee3928827d"]}],"mendeley":{"formattedCitation":"(McClanahan et al. 2012)","plainTextFormattedCitation":"(McClanahan et al. 2012)","previouslyFormattedCitation":"(McClanahan et al. 2012)"},"properties":{"noteIndex":0},"schema":"https://github.com/citation-style-language/schema/raw/master/csl-citation.json"}</w:instrText>
      </w:r>
      <w:r>
        <w:rPr>
          <w:rFonts w:ascii="Arial" w:hAnsi="Arial" w:cs="Arial"/>
          <w:sz w:val="24"/>
          <w:szCs w:val="24"/>
          <w:lang w:val="en-US"/>
        </w:rPr>
        <w:fldChar w:fldCharType="separate"/>
      </w:r>
      <w:r w:rsidRPr="00F36FD5">
        <w:rPr>
          <w:rFonts w:ascii="Arial" w:hAnsi="Arial" w:cs="Arial"/>
          <w:noProof/>
          <w:sz w:val="24"/>
          <w:szCs w:val="24"/>
          <w:lang w:val="en-US"/>
        </w:rPr>
        <w:t>(McClanahan et al. 2012)</w:t>
      </w:r>
      <w:r>
        <w:rPr>
          <w:rFonts w:ascii="Arial" w:hAnsi="Arial" w:cs="Arial"/>
          <w:sz w:val="24"/>
          <w:szCs w:val="24"/>
          <w:lang w:val="en-US"/>
        </w:rPr>
        <w:fldChar w:fldCharType="end"/>
      </w:r>
      <w:r>
        <w:rPr>
          <w:rFonts w:ascii="Arial" w:hAnsi="Arial" w:cs="Arial"/>
          <w:sz w:val="24"/>
          <w:szCs w:val="24"/>
          <w:lang w:val="en-US"/>
        </w:rPr>
        <w:t>.</w:t>
      </w:r>
      <w:r w:rsidR="000F031F" w:rsidRPr="001C796C">
        <w:rPr>
          <w:rFonts w:ascii="Arial" w:hAnsi="Arial" w:cs="Arial"/>
          <w:sz w:val="24"/>
          <w:szCs w:val="24"/>
          <w:lang w:val="en-US"/>
        </w:rPr>
        <w:t xml:space="preserve"> </w:t>
      </w:r>
      <w:r w:rsidR="006933E6" w:rsidRPr="006933E6">
        <w:rPr>
          <w:rFonts w:ascii="Arial" w:hAnsi="Arial" w:cs="Arial"/>
          <w:sz w:val="24"/>
          <w:szCs w:val="24"/>
          <w:lang w:val="en-US"/>
        </w:rPr>
        <w:t xml:space="preserve">Yet, a very limited number of robust coral reefs have been identified and studied so far, constraining our inferences about future responses of these ecosystems as well as delaying the implementation of appropriate conservation strategies in a changing planet. </w:t>
      </w:r>
    </w:p>
    <w:p w14:paraId="53485F54" w14:textId="116532D4" w:rsidR="006D701C" w:rsidRDefault="00711EF8" w:rsidP="006933E6">
      <w:pPr>
        <w:tabs>
          <w:tab w:val="center" w:pos="4419"/>
        </w:tabs>
        <w:spacing w:line="480" w:lineRule="auto"/>
        <w:rPr>
          <w:rFonts w:ascii="Arial" w:hAnsi="Arial" w:cs="Arial"/>
          <w:color w:val="221E1F"/>
          <w:sz w:val="24"/>
          <w:szCs w:val="24"/>
          <w:lang w:val="en-US"/>
        </w:rPr>
      </w:pPr>
      <w:r>
        <w:rPr>
          <w:rFonts w:ascii="Arial" w:hAnsi="Arial" w:cs="Arial"/>
          <w:color w:val="221E1F"/>
          <w:sz w:val="24"/>
          <w:szCs w:val="24"/>
          <w:lang w:val="en-US"/>
        </w:rPr>
        <w:t>Coral reefs developing under extreme conditions such as turbid waters (Morgan et al. 2016), low pH</w:t>
      </w:r>
      <w:r w:rsidR="00F24161">
        <w:rPr>
          <w:rFonts w:ascii="Arial" w:hAnsi="Arial" w:cs="Arial"/>
          <w:color w:val="221E1F"/>
          <w:sz w:val="24"/>
          <w:szCs w:val="24"/>
          <w:lang w:val="en-US"/>
        </w:rPr>
        <w:t xml:space="preserve"> </w:t>
      </w:r>
      <w:r w:rsidR="00F24161">
        <w:rPr>
          <w:rFonts w:ascii="Arial" w:hAnsi="Arial" w:cs="Arial"/>
          <w:color w:val="221E1F"/>
          <w:sz w:val="24"/>
          <w:szCs w:val="24"/>
          <w:lang w:val="en-US"/>
        </w:rPr>
        <w:fldChar w:fldCharType="begin" w:fldLock="1"/>
      </w:r>
      <w:r w:rsidR="006D701C">
        <w:rPr>
          <w:rFonts w:ascii="Arial" w:hAnsi="Arial" w:cs="Arial"/>
          <w:color w:val="221E1F"/>
          <w:sz w:val="24"/>
          <w:szCs w:val="24"/>
          <w:lang w:val="en-US"/>
        </w:rPr>
        <w:instrText xml:space="preserve">ADDIN CSL_CITATION {"citationItems":[{"id":"ITEM-1","itemData":{"DOI":"10.1073/pnas.1301589110","ISBN":"0027-8424","ISSN":"1091-6490","PMID":"23776217","abstract":"As the surface ocean equilibrates with rising atmospheric CO2, the pH of surface seawater is decreasing with potentially negative impacts on coral calcification. A critical question is whether corals will be able to adapt or acclimate to these changes in seawater chemistry. We use high precision CT scanning of skeletal cores of Porites astreoides, an important Caribbean reef-building coral, to show that calcification rates decrease significantly along a natural gradient in pH and aragonite saturation (Ωarag). This decrease is accompanied by an increase in skeletal erosion and predation by boring organisms. The degree of sensitivity to reduced Ωarag measured on our field corals is consistent with that exhibited by the same species in laboratory CO2 manipulation experiments. We conclude that the Porites corals at our field site were not able to acclimatize enough to prevent the impacts of local ocean acidification on their skeletal growth and development, despite spending their entire lifespan in low pH, low Ωarag seawater.","author":[{"dropping-particle":"","family":"Crook","given":"Elizabeth D.","non-dropping-particle":"","parse-names":false,"suffix":""},{"dropping-particle":"","family":"Cohen","given":"Anne L.","non-dropping-particle":"","parse-names":false,"suffix":""},{"dropping-particle":"","family":"Rebolledo-Vieyra","given":"Mario","non-dropping-particle":"","parse-names":false,"suffix":""},{"dropping-particle":"","family":"Hernandez","given":"Laura","non-dropping-particle":"","parse-names":false,"suffix":""},{"dropping-particle":"","family":"Paytan","given":"Adina","non-dropping-particle":"","parse-names":false,"suffix":""}],"container-title":"Proceedings of the National Academy of Sciences of the United States of America","id":"ITEM-1","issue":"27","issued":{"date-parts":[["2013"]]},"page":"11044-9","title":"Reduced calcification and lack of acclimatization by coral colonies growing in areas of persistent natural acidification","type":"article-journal","volume":"110"},"uris":["http://www.mendeley.com/documents/?uuid=33921981-b87b-4151-8727-3f3723815b70"]},{"id":"ITEM-2","itemData":{"DOI":"10.1038/nclimate1122","ISSN":"1758678X","abstract":"Experiments have shown that ocean acidification due to rising atmospheric carbon dioxide concentrations has deleterious effects on the performance of many marine organisms. However, few empirical or modelling studies have addressed the long-term consequences of ocean acidification for marine ecosystems. Here we show that as pH declines from 8.1 to 7.8 (the change expected if atmospheric carbon dioxide concentrations increase from 390 to 750 ppm, consistent with some scenarios for the end of this century) some organisms benefit, but many more lose out. We investigated coral reefs, seagrasses and sediments that are acclimatized to low pH at three cool and shallow volcanic carbon dioxide seeps in Papua New Guinea. At reduced pH, we observed reductions in coral diversity, recruitment and abundances of structurally complex framework builders, and shifts in competitive interactions between taxa. However, coral cover remained constant between pH 8.1 and </w:instrText>
      </w:r>
      <w:r w:rsidR="006D701C">
        <w:rPr>
          <w:rFonts w:ascii="Cambria Math" w:hAnsi="Cambria Math" w:cs="Cambria Math"/>
          <w:color w:val="221E1F"/>
          <w:sz w:val="24"/>
          <w:szCs w:val="24"/>
          <w:lang w:val="en-US"/>
        </w:rPr>
        <w:instrText>∼</w:instrText>
      </w:r>
      <w:r w:rsidR="006D701C">
        <w:rPr>
          <w:rFonts w:ascii="Arial" w:hAnsi="Arial" w:cs="Arial"/>
          <w:color w:val="221E1F"/>
          <w:sz w:val="24"/>
          <w:szCs w:val="24"/>
          <w:lang w:val="en-US"/>
        </w:rPr>
        <w:instrText>7.8, because massive Porites corals established dominance over structural corals, despite low rates of calcification. Reef development ceased below pH 7.7. Our empirical data from this unique field setting confirm model predictions that ocean acidification, together with temperature stress, will probably lead to severely reduced diversity, structural complexity and resilience of Indo-Pacific coral reefs within this century. © 2011 Macmillan Publishers Limited.","author":[{"dropping-particle":"","family":"Fabricius","given":"Katharina E.","non-dropping-particle":"","parse-names":false,"suffix":""},{"dropping-particle":"","family":"Langdon","given":"Chris","non-dropping-particle":"","parse-names":false,"suffix":""},{"dropping-particle":"","family":"Uthicke","given":"Sven","non-dropping-particle":"","parse-names":false,"suffix":""},{"dropping-particle":"","family":"Humphrey","given":"Craig","non-dropping-particle":"","parse-names":false,"suffix":""},{"dropping-particle":"","family":"Noonan","given":"Sam","non-dropping-particle":"","parse-names":false,"suffix":""},{"dropping-particle":"","family":"De'ath","given":"Glenn","non-dropping-particle":"","parse-names":false,"suffix":""},{"dropping-particle":"","family":"Okazaki","given":"Remy","non-dropping-particle":"","parse-names":false,"suffix":""},{"dropping-particle":"","family":"Muehllehner","given":"Nancy","non-dropping-particle":"","parse-names":false,"suffix":""},{"dropping-particle":"","family":"Glas","given":"Martin S.","non-dropping-particle":"","parse-names":false,"suffix":""},{"dropping-particle":"","family":"Lough","given":"Janice M.","non-dropping-particle":"","parse-names":false,"suffix":""}],"container-title":"Nature Climate Change","id":"ITEM-2","issue":"3","issued":{"date-parts":[["2011"]]},"page":"165-169","publisher":"Nature Publishing Group","title":"Losers and winners in coral reefs acclimatized to elevated carbon dioxide concentrations","type":"article-journal","volume":"1"},"uris":["http://www.mendeley.com/documents/?uuid=86c8b57d-4ad3-48fa-a891-64a512ec5166"]}],"mendeley":{"formattedCitation":"(Fabricius et al. 2011; Crook et al. 2013)","plainTextFormattedCitation":"(Fabricius et al. 2011; Crook et al. 2013)","previouslyFormattedCitation":"(Fabricius et al. 2011; Crook et al. 2013)"},"properties":{"noteIndex":0},"schema":"https://github.com/citation-style-language/schema/raw/master/csl-citation.json"}</w:instrText>
      </w:r>
      <w:r w:rsidR="00F24161">
        <w:rPr>
          <w:rFonts w:ascii="Arial" w:hAnsi="Arial" w:cs="Arial"/>
          <w:color w:val="221E1F"/>
          <w:sz w:val="24"/>
          <w:szCs w:val="24"/>
          <w:lang w:val="en-US"/>
        </w:rPr>
        <w:fldChar w:fldCharType="separate"/>
      </w:r>
      <w:r w:rsidR="00F24161" w:rsidRPr="00F24161">
        <w:rPr>
          <w:rFonts w:ascii="Arial" w:hAnsi="Arial" w:cs="Arial"/>
          <w:noProof/>
          <w:color w:val="221E1F"/>
          <w:sz w:val="24"/>
          <w:szCs w:val="24"/>
          <w:lang w:val="en-US"/>
        </w:rPr>
        <w:t>(Fabricius et al. 2011; Crook et al. 2013)</w:t>
      </w:r>
      <w:r w:rsidR="00F24161">
        <w:rPr>
          <w:rFonts w:ascii="Arial" w:hAnsi="Arial" w:cs="Arial"/>
          <w:color w:val="221E1F"/>
          <w:sz w:val="24"/>
          <w:szCs w:val="24"/>
          <w:lang w:val="en-US"/>
        </w:rPr>
        <w:fldChar w:fldCharType="end"/>
      </w:r>
      <w:r>
        <w:rPr>
          <w:rFonts w:ascii="Arial" w:hAnsi="Arial" w:cs="Arial"/>
          <w:color w:val="221E1F"/>
          <w:sz w:val="24"/>
          <w:szCs w:val="24"/>
          <w:lang w:val="en-US"/>
        </w:rPr>
        <w:t xml:space="preserve"> </w:t>
      </w:r>
      <w:r w:rsidR="00F24161">
        <w:rPr>
          <w:rFonts w:ascii="Arial" w:hAnsi="Arial" w:cs="Arial"/>
          <w:color w:val="221E1F"/>
          <w:sz w:val="24"/>
          <w:szCs w:val="24"/>
          <w:lang w:val="en-US"/>
        </w:rPr>
        <w:t xml:space="preserve">and high temperatures </w:t>
      </w:r>
      <w:r w:rsidR="006A0E3E" w:rsidRPr="006A0E3E">
        <w:rPr>
          <w:rFonts w:ascii="Arial" w:hAnsi="Arial" w:cs="Arial"/>
          <w:color w:val="221E1F"/>
          <w:sz w:val="24"/>
          <w:szCs w:val="24"/>
          <w:highlight w:val="yellow"/>
          <w:lang w:val="en-US"/>
        </w:rPr>
        <w:t xml:space="preserve">(Oliver &amp; </w:t>
      </w:r>
      <w:proofErr w:type="spellStart"/>
      <w:r w:rsidR="006A0E3E" w:rsidRPr="006A0E3E">
        <w:rPr>
          <w:rFonts w:ascii="Arial" w:hAnsi="Arial" w:cs="Arial"/>
          <w:color w:val="221E1F"/>
          <w:sz w:val="24"/>
          <w:szCs w:val="24"/>
          <w:highlight w:val="yellow"/>
          <w:lang w:val="en-US"/>
        </w:rPr>
        <w:t>Palumbi</w:t>
      </w:r>
      <w:proofErr w:type="spellEnd"/>
      <w:r w:rsidR="006A0E3E" w:rsidRPr="006A0E3E">
        <w:rPr>
          <w:rFonts w:ascii="Arial" w:hAnsi="Arial" w:cs="Arial"/>
          <w:color w:val="221E1F"/>
          <w:sz w:val="24"/>
          <w:szCs w:val="24"/>
          <w:highlight w:val="yellow"/>
          <w:lang w:val="en-US"/>
        </w:rPr>
        <w:t xml:space="preserve"> 2011)</w:t>
      </w:r>
      <w:r w:rsidR="006A0E3E">
        <w:rPr>
          <w:rFonts w:ascii="Arial" w:hAnsi="Arial" w:cs="Arial"/>
          <w:color w:val="221E1F"/>
          <w:sz w:val="24"/>
          <w:szCs w:val="24"/>
          <w:lang w:val="en-US"/>
        </w:rPr>
        <w:t xml:space="preserve"> are living laboratories to understand coral adaptation</w:t>
      </w:r>
      <w:r w:rsidR="0086670E">
        <w:rPr>
          <w:rFonts w:ascii="Arial" w:hAnsi="Arial" w:cs="Arial"/>
          <w:color w:val="221E1F"/>
          <w:sz w:val="24"/>
          <w:szCs w:val="24"/>
          <w:lang w:val="en-US"/>
        </w:rPr>
        <w:t xml:space="preserve"> and functionality</w:t>
      </w:r>
      <w:r w:rsidR="006A0E3E">
        <w:rPr>
          <w:rFonts w:ascii="Arial" w:hAnsi="Arial" w:cs="Arial"/>
          <w:color w:val="221E1F"/>
          <w:sz w:val="24"/>
          <w:szCs w:val="24"/>
          <w:lang w:val="en-US"/>
        </w:rPr>
        <w:t xml:space="preserve">. </w:t>
      </w:r>
      <w:r w:rsidR="0079014C">
        <w:rPr>
          <w:rFonts w:ascii="Arial" w:hAnsi="Arial" w:cs="Arial"/>
          <w:color w:val="221E1F"/>
          <w:sz w:val="24"/>
          <w:szCs w:val="24"/>
          <w:lang w:val="en-US"/>
        </w:rPr>
        <w:t>Considering the multiple drivers of coral decline, it is hard to imagine the existence of a healthy coral reef u</w:t>
      </w:r>
      <w:r w:rsidR="0086670E">
        <w:rPr>
          <w:rFonts w:ascii="Arial" w:hAnsi="Arial" w:cs="Arial"/>
          <w:color w:val="221E1F"/>
          <w:sz w:val="24"/>
          <w:szCs w:val="24"/>
          <w:lang w:val="en-US"/>
        </w:rPr>
        <w:t>n</w:t>
      </w:r>
      <w:r w:rsidR="006A35AA">
        <w:rPr>
          <w:rFonts w:ascii="Arial" w:hAnsi="Arial" w:cs="Arial"/>
          <w:color w:val="221E1F"/>
          <w:sz w:val="24"/>
          <w:szCs w:val="24"/>
          <w:lang w:val="en-US"/>
        </w:rPr>
        <w:t xml:space="preserve">der marginal conditions. </w:t>
      </w:r>
      <w:r w:rsidR="006D701C">
        <w:rPr>
          <w:rFonts w:ascii="Arial" w:hAnsi="Arial" w:cs="Arial"/>
          <w:color w:val="221E1F"/>
          <w:sz w:val="24"/>
          <w:szCs w:val="24"/>
          <w:lang w:val="en-US"/>
        </w:rPr>
        <w:t xml:space="preserve">Surprisingly, a </w:t>
      </w:r>
      <w:r w:rsidR="007D35EC">
        <w:rPr>
          <w:rFonts w:ascii="Arial" w:hAnsi="Arial" w:cs="Arial"/>
          <w:color w:val="221E1F"/>
          <w:sz w:val="24"/>
          <w:szCs w:val="24"/>
          <w:lang w:val="en-US"/>
        </w:rPr>
        <w:t xml:space="preserve">coral reef </w:t>
      </w:r>
      <w:r w:rsidR="00995574">
        <w:rPr>
          <w:rFonts w:ascii="Arial" w:hAnsi="Arial" w:cs="Arial"/>
          <w:color w:val="221E1F"/>
          <w:sz w:val="24"/>
          <w:szCs w:val="24"/>
          <w:lang w:val="en-US"/>
        </w:rPr>
        <w:t>with high coral cover (&gt;50%) and diversity e</w:t>
      </w:r>
      <w:r w:rsidR="0079014C">
        <w:rPr>
          <w:rFonts w:ascii="Arial" w:hAnsi="Arial" w:cs="Arial"/>
          <w:color w:val="221E1F"/>
          <w:sz w:val="24"/>
          <w:szCs w:val="24"/>
          <w:lang w:val="en-US"/>
        </w:rPr>
        <w:t xml:space="preserve">xposed to fluctuating freshwater run-off, sediments and anthropogenic pressures </w:t>
      </w:r>
      <w:r w:rsidR="007D35EC">
        <w:rPr>
          <w:rFonts w:ascii="Arial" w:hAnsi="Arial" w:cs="Arial"/>
          <w:color w:val="221E1F"/>
          <w:sz w:val="24"/>
          <w:szCs w:val="24"/>
          <w:lang w:val="en-US"/>
        </w:rPr>
        <w:t xml:space="preserve">was described for the first time </w:t>
      </w:r>
      <w:r w:rsidR="007D35EC">
        <w:rPr>
          <w:rFonts w:ascii="Arial" w:hAnsi="Arial" w:cs="Arial"/>
          <w:color w:val="221E1F"/>
          <w:sz w:val="24"/>
          <w:szCs w:val="24"/>
          <w:lang w:val="en-US"/>
        </w:rPr>
        <w:fldChar w:fldCharType="begin" w:fldLock="1"/>
      </w:r>
      <w:r w:rsidR="004F37C8">
        <w:rPr>
          <w:rFonts w:ascii="Arial" w:hAnsi="Arial" w:cs="Arial"/>
          <w:color w:val="221E1F"/>
          <w:sz w:val="24"/>
          <w:szCs w:val="24"/>
          <w:lang w:val="en-US"/>
        </w:rPr>
        <w:instrText>ADDIN CSL_CITATION {"citationItems":[{"id":"ITEM-1","itemData":{"DOI":"10.1007/s00338-014-1246-y","ISSN":"07224028","author":[{"dropping-particle":"","family":"López-Victoria","given":"Mateo","non-dropping-particle":"","parse-names":false,"suffix":""},{"dropping-particle":"","family":"Rodríguez-Moreno","given":"Melina","non-dropping-particle":"","parse-names":false,"suffix":""},{"dropping-particle":"","family":"Zapata","given":"Fernando A.","non-dropping-particle":"","parse-names":false,"suffix":""}],"container-title":"Coral Reefs","id":"ITEM-1","issue":"1","issued":{"date-parts":[["2015"]]},"page":"231","title":"A paradoxical reef from Varadero, Cartagena Bay, Colombia","type":"article-journal","volume":"34"},"uris":["http://www.mendeley.com/documents/?uuid=4fb8889b-abfe-4e61-95a5-c4c51017c8ca"]},{"id":"ITEM-2","itemData":{"DOI":"10.7717/peerj.4119","ISSN":"2167-8359","abstract":"&lt;p&gt;Coral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-2","issued":{"date-parts":[["2017"]]},"page":"e4119","title":"Unraveling the structure and composition of Varadero Reef, an improbable and imperiled coral reef in the Colombian Caribbean","type":"article-journal","volume":"5"},"uris":["http://www.mendeley.com/documents/?uuid=90e24e7d-16e5-4258-b335-bcafee911305"]}],"mendeley":{"formattedCitation":"(López-Victoria et al. 2015; Pizarro et al. 2017)","plainTextFormattedCitation":"(López-Victoria et al. 2015; Pizarro et al. 2017)","previouslyFormattedCitation":"(López-Victoria et al. 2015; Pizarro et al. 2017)"},"properties":{"noteIndex":0},"schema":"https://github.com/citation-style-language/schema/raw/master/csl-citation.json"}</w:instrText>
      </w:r>
      <w:r w:rsidR="007D35EC">
        <w:rPr>
          <w:rFonts w:ascii="Arial" w:hAnsi="Arial" w:cs="Arial"/>
          <w:color w:val="221E1F"/>
          <w:sz w:val="24"/>
          <w:szCs w:val="24"/>
          <w:lang w:val="en-US"/>
        </w:rPr>
        <w:fldChar w:fldCharType="separate"/>
      </w:r>
      <w:r w:rsidR="004F37C8" w:rsidRPr="004F37C8">
        <w:rPr>
          <w:rFonts w:ascii="Arial" w:hAnsi="Arial" w:cs="Arial"/>
          <w:noProof/>
          <w:color w:val="221E1F"/>
          <w:sz w:val="24"/>
          <w:szCs w:val="24"/>
          <w:lang w:val="en-US"/>
        </w:rPr>
        <w:t>(López-Victoria et al. 2015; Pizarro et al. 2017)</w:t>
      </w:r>
      <w:r w:rsidR="007D35EC">
        <w:rPr>
          <w:rFonts w:ascii="Arial" w:hAnsi="Arial" w:cs="Arial"/>
          <w:color w:val="221E1F"/>
          <w:sz w:val="24"/>
          <w:szCs w:val="24"/>
          <w:lang w:val="en-US"/>
        </w:rPr>
        <w:fldChar w:fldCharType="end"/>
      </w:r>
      <w:r w:rsidR="007D35EC">
        <w:rPr>
          <w:rFonts w:ascii="Arial" w:hAnsi="Arial" w:cs="Arial"/>
          <w:color w:val="221E1F"/>
          <w:sz w:val="24"/>
          <w:szCs w:val="24"/>
          <w:lang w:val="en-US"/>
        </w:rPr>
        <w:t xml:space="preserve">. </w:t>
      </w:r>
      <w:r w:rsidR="001B2635">
        <w:rPr>
          <w:rFonts w:ascii="Arial" w:hAnsi="Arial" w:cs="Arial"/>
          <w:color w:val="221E1F"/>
          <w:sz w:val="24"/>
          <w:szCs w:val="24"/>
          <w:lang w:val="en-US"/>
        </w:rPr>
        <w:t xml:space="preserve">This coral reef, known as </w:t>
      </w:r>
      <w:proofErr w:type="spellStart"/>
      <w:r w:rsidR="001B2635">
        <w:rPr>
          <w:rFonts w:ascii="Arial" w:hAnsi="Arial" w:cs="Arial"/>
          <w:color w:val="221E1F"/>
          <w:sz w:val="24"/>
          <w:szCs w:val="24"/>
          <w:lang w:val="en-US"/>
        </w:rPr>
        <w:t>Varadero</w:t>
      </w:r>
      <w:proofErr w:type="spellEnd"/>
      <w:r w:rsidR="001B2635">
        <w:rPr>
          <w:rFonts w:ascii="Arial" w:hAnsi="Arial" w:cs="Arial"/>
          <w:color w:val="221E1F"/>
          <w:sz w:val="24"/>
          <w:szCs w:val="24"/>
          <w:lang w:val="en-US"/>
        </w:rPr>
        <w:t>, is located in Cartagena Bay, Colombian Caribbean.</w:t>
      </w:r>
      <w:r w:rsidR="0041068B">
        <w:rPr>
          <w:rFonts w:ascii="Arial" w:hAnsi="Arial" w:cs="Arial"/>
          <w:color w:val="221E1F"/>
          <w:sz w:val="24"/>
          <w:szCs w:val="24"/>
          <w:lang w:val="en-US"/>
        </w:rPr>
        <w:t xml:space="preserve"> </w:t>
      </w:r>
      <w:r w:rsidR="00995574">
        <w:rPr>
          <w:rFonts w:ascii="Arial" w:hAnsi="Arial" w:cs="Arial"/>
          <w:color w:val="221E1F"/>
          <w:sz w:val="24"/>
          <w:szCs w:val="24"/>
          <w:lang w:val="en-US"/>
        </w:rPr>
        <w:t xml:space="preserve">There, 42 coral species, including threatened coral species such as </w:t>
      </w:r>
      <w:proofErr w:type="spellStart"/>
      <w:r w:rsidR="00995574" w:rsidRPr="0041068B">
        <w:rPr>
          <w:rFonts w:ascii="Arial" w:hAnsi="Arial" w:cs="Arial"/>
          <w:i/>
          <w:color w:val="221E1F"/>
          <w:sz w:val="24"/>
          <w:szCs w:val="24"/>
          <w:lang w:val="en-US"/>
        </w:rPr>
        <w:t>Acropora</w:t>
      </w:r>
      <w:proofErr w:type="spellEnd"/>
      <w:r w:rsidR="00995574" w:rsidRPr="0041068B">
        <w:rPr>
          <w:rFonts w:ascii="Arial" w:hAnsi="Arial" w:cs="Arial"/>
          <w:i/>
          <w:color w:val="221E1F"/>
          <w:sz w:val="24"/>
          <w:szCs w:val="24"/>
          <w:lang w:val="en-US"/>
        </w:rPr>
        <w:t xml:space="preserve"> </w:t>
      </w:r>
      <w:proofErr w:type="spellStart"/>
      <w:r w:rsidR="00995574" w:rsidRPr="0041068B">
        <w:rPr>
          <w:rFonts w:ascii="Arial" w:hAnsi="Arial" w:cs="Arial"/>
          <w:i/>
          <w:color w:val="221E1F"/>
          <w:sz w:val="24"/>
          <w:szCs w:val="24"/>
          <w:lang w:val="en-US"/>
        </w:rPr>
        <w:t>cervicornis</w:t>
      </w:r>
      <w:proofErr w:type="spellEnd"/>
      <w:r w:rsidR="00995574">
        <w:rPr>
          <w:rFonts w:ascii="Arial" w:hAnsi="Arial" w:cs="Arial"/>
          <w:color w:val="221E1F"/>
          <w:sz w:val="24"/>
          <w:szCs w:val="24"/>
          <w:lang w:val="en-US"/>
        </w:rPr>
        <w:t xml:space="preserve"> and </w:t>
      </w:r>
      <w:r w:rsidR="00995574" w:rsidRPr="0041068B">
        <w:rPr>
          <w:rFonts w:ascii="Arial" w:hAnsi="Arial" w:cs="Arial"/>
          <w:i/>
          <w:color w:val="221E1F"/>
          <w:sz w:val="24"/>
          <w:szCs w:val="24"/>
          <w:lang w:val="en-US"/>
        </w:rPr>
        <w:t xml:space="preserve">A. </w:t>
      </w:r>
      <w:r w:rsidR="00995574">
        <w:rPr>
          <w:rFonts w:ascii="Arial" w:hAnsi="Arial" w:cs="Arial"/>
          <w:i/>
          <w:color w:val="221E1F"/>
          <w:sz w:val="24"/>
          <w:szCs w:val="24"/>
          <w:lang w:val="en-US"/>
        </w:rPr>
        <w:t>palmate</w:t>
      </w:r>
      <w:r w:rsidR="00995574">
        <w:rPr>
          <w:rFonts w:ascii="Arial" w:hAnsi="Arial" w:cs="Arial"/>
          <w:color w:val="221E1F"/>
          <w:sz w:val="24"/>
          <w:szCs w:val="24"/>
          <w:lang w:val="en-US"/>
        </w:rPr>
        <w:t xml:space="preserve">, and large colonies of the coral </w:t>
      </w:r>
      <w:proofErr w:type="spellStart"/>
      <w:r w:rsidR="00995574" w:rsidRPr="00995574">
        <w:rPr>
          <w:rFonts w:ascii="Arial" w:hAnsi="Arial" w:cs="Arial"/>
          <w:i/>
          <w:color w:val="221E1F"/>
          <w:sz w:val="24"/>
          <w:szCs w:val="24"/>
          <w:lang w:val="en-US"/>
        </w:rPr>
        <w:t>Orbicella</w:t>
      </w:r>
      <w:proofErr w:type="spellEnd"/>
      <w:r w:rsidR="00995574" w:rsidRPr="00995574">
        <w:rPr>
          <w:rFonts w:ascii="Arial" w:hAnsi="Arial" w:cs="Arial"/>
          <w:i/>
          <w:color w:val="221E1F"/>
          <w:sz w:val="24"/>
          <w:szCs w:val="24"/>
          <w:lang w:val="en-US"/>
        </w:rPr>
        <w:t xml:space="preserve"> </w:t>
      </w:r>
      <w:proofErr w:type="spellStart"/>
      <w:r w:rsidR="00995574" w:rsidRPr="00995574">
        <w:rPr>
          <w:rFonts w:ascii="Arial" w:hAnsi="Arial" w:cs="Arial"/>
          <w:i/>
          <w:color w:val="221E1F"/>
          <w:sz w:val="24"/>
          <w:szCs w:val="24"/>
          <w:lang w:val="en-US"/>
        </w:rPr>
        <w:t>faveolata</w:t>
      </w:r>
      <w:proofErr w:type="spellEnd"/>
      <w:r w:rsidR="00995574">
        <w:rPr>
          <w:rFonts w:ascii="Arial" w:hAnsi="Arial" w:cs="Arial"/>
          <w:color w:val="221E1F"/>
          <w:sz w:val="24"/>
          <w:szCs w:val="24"/>
          <w:lang w:val="en-US"/>
        </w:rPr>
        <w:t xml:space="preserve"> are present </w:t>
      </w:r>
      <w:r w:rsidR="00995574">
        <w:rPr>
          <w:rFonts w:ascii="Arial" w:hAnsi="Arial" w:cs="Arial"/>
          <w:color w:val="221E1F"/>
          <w:sz w:val="24"/>
          <w:szCs w:val="24"/>
          <w:lang w:val="en-US"/>
        </w:rPr>
        <w:fldChar w:fldCharType="begin" w:fldLock="1"/>
      </w:r>
      <w:r w:rsidR="00965DFD">
        <w:rPr>
          <w:rFonts w:ascii="Arial" w:hAnsi="Arial" w:cs="Arial"/>
          <w:color w:val="221E1F"/>
          <w:sz w:val="24"/>
          <w:szCs w:val="24"/>
          <w:lang w:val="en-US"/>
        </w:rPr>
        <w:instrText>ADDIN CSL_CITATION {"citationItems":[{"id":"ITEM-1","itemData":{"DOI":"10.7717/peerj.4119","ISSN":"2167-8359","abstract":"&lt;p&gt;Coral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-1","issued":{"date-parts":[["2017"]]},"page":"e4119","title":"Unraveling the structure and composition of Varadero Reef, an improbable and imperiled coral reef in the Colombian Caribbean","type":"article-journal","volume":"5"},"uris":["http://www.mendeley.com/documents/?uuid=90e24e7d-16e5-4258-b335-bcafee911305"]}],"mendeley":{"formattedCitation":"(Pizarro et al. 2017)","plainTextFormattedCitation":"(Pizarro et al. 2017)","previouslyFormattedCitation":"(Pizarro et al. 2017)"},"properties":{"noteIndex":0},"schema":"https://github.com/citation-style-language/schema/raw/master/csl-citation.json"}</w:instrText>
      </w:r>
      <w:r w:rsidR="00995574">
        <w:rPr>
          <w:rFonts w:ascii="Arial" w:hAnsi="Arial" w:cs="Arial"/>
          <w:color w:val="221E1F"/>
          <w:sz w:val="24"/>
          <w:szCs w:val="24"/>
          <w:lang w:val="en-US"/>
        </w:rPr>
        <w:fldChar w:fldCharType="separate"/>
      </w:r>
      <w:r w:rsidR="00995574" w:rsidRPr="00995574">
        <w:rPr>
          <w:rFonts w:ascii="Arial" w:hAnsi="Arial" w:cs="Arial"/>
          <w:noProof/>
          <w:color w:val="221E1F"/>
          <w:sz w:val="24"/>
          <w:szCs w:val="24"/>
          <w:lang w:val="en-US"/>
        </w:rPr>
        <w:t>(Pizarro et al. 2017)</w:t>
      </w:r>
      <w:r w:rsidR="00995574">
        <w:rPr>
          <w:rFonts w:ascii="Arial" w:hAnsi="Arial" w:cs="Arial"/>
          <w:color w:val="221E1F"/>
          <w:sz w:val="24"/>
          <w:szCs w:val="24"/>
          <w:lang w:val="en-US"/>
        </w:rPr>
        <w:fldChar w:fldCharType="end"/>
      </w:r>
      <w:r w:rsidR="00995574">
        <w:rPr>
          <w:rFonts w:ascii="Arial" w:hAnsi="Arial" w:cs="Arial"/>
          <w:color w:val="221E1F"/>
          <w:sz w:val="24"/>
          <w:szCs w:val="24"/>
          <w:lang w:val="en-US"/>
        </w:rPr>
        <w:t xml:space="preserve">. </w:t>
      </w:r>
      <w:r w:rsidR="0041068B">
        <w:rPr>
          <w:rFonts w:ascii="Arial" w:hAnsi="Arial" w:cs="Arial"/>
          <w:color w:val="221E1F"/>
          <w:sz w:val="24"/>
          <w:szCs w:val="24"/>
          <w:lang w:val="en-US"/>
        </w:rPr>
        <w:t xml:space="preserve">Cartagena </w:t>
      </w:r>
      <w:r w:rsidR="0041068B">
        <w:rPr>
          <w:rFonts w:ascii="Arial" w:hAnsi="Arial" w:cs="Arial"/>
          <w:sz w:val="24"/>
          <w:szCs w:val="24"/>
          <w:lang w:val="en-US"/>
        </w:rPr>
        <w:t xml:space="preserve">Bay </w:t>
      </w:r>
      <w:r w:rsidR="004F37C8">
        <w:rPr>
          <w:rFonts w:ascii="Arial" w:hAnsi="Arial" w:cs="Arial"/>
          <w:sz w:val="24"/>
          <w:szCs w:val="24"/>
          <w:lang w:val="en-US"/>
        </w:rPr>
        <w:t>have suffered</w:t>
      </w:r>
      <w:r w:rsidR="007820AF">
        <w:rPr>
          <w:rFonts w:ascii="Arial" w:hAnsi="Arial" w:cs="Arial"/>
          <w:sz w:val="24"/>
          <w:szCs w:val="24"/>
          <w:lang w:val="en-US"/>
        </w:rPr>
        <w:t xml:space="preserve"> the severe </w:t>
      </w:r>
      <w:r w:rsidR="0041068B">
        <w:rPr>
          <w:rFonts w:ascii="Arial" w:hAnsi="Arial" w:cs="Arial"/>
          <w:sz w:val="24"/>
          <w:szCs w:val="24"/>
          <w:lang w:val="en-US"/>
        </w:rPr>
        <w:t xml:space="preserve">impact </w:t>
      </w:r>
      <w:r w:rsidR="007820AF">
        <w:rPr>
          <w:rFonts w:ascii="Arial" w:hAnsi="Arial" w:cs="Arial"/>
          <w:sz w:val="24"/>
          <w:szCs w:val="24"/>
          <w:lang w:val="en-US"/>
        </w:rPr>
        <w:t xml:space="preserve">of human-made </w:t>
      </w:r>
      <w:r w:rsidR="007820AF">
        <w:rPr>
          <w:rFonts w:ascii="Arial" w:hAnsi="Arial" w:cs="Arial"/>
          <w:color w:val="221E1F"/>
          <w:sz w:val="24"/>
          <w:szCs w:val="24"/>
          <w:lang w:val="en-US"/>
        </w:rPr>
        <w:t>transformations</w:t>
      </w:r>
      <w:r w:rsidR="0041068B">
        <w:rPr>
          <w:rFonts w:ascii="Arial" w:hAnsi="Arial" w:cs="Arial"/>
          <w:color w:val="221E1F"/>
          <w:sz w:val="24"/>
          <w:szCs w:val="24"/>
          <w:lang w:val="en-US"/>
        </w:rPr>
        <w:t xml:space="preserve"> since </w:t>
      </w:r>
      <w:r w:rsidR="00D0127E">
        <w:rPr>
          <w:rFonts w:ascii="Arial" w:hAnsi="Arial" w:cs="Arial"/>
          <w:color w:val="221E1F"/>
          <w:sz w:val="24"/>
          <w:szCs w:val="24"/>
          <w:lang w:val="en-US"/>
        </w:rPr>
        <w:t>the 16th-17th centuries</w:t>
      </w:r>
      <w:r w:rsidR="0041068B">
        <w:rPr>
          <w:rFonts w:ascii="Arial" w:hAnsi="Arial" w:cs="Arial"/>
          <w:color w:val="221E1F"/>
          <w:sz w:val="24"/>
          <w:szCs w:val="24"/>
          <w:lang w:val="en-US"/>
        </w:rPr>
        <w:t xml:space="preserve">, when the Spaniards built </w:t>
      </w:r>
      <w:r w:rsidR="007820AF">
        <w:rPr>
          <w:rFonts w:ascii="Arial" w:hAnsi="Arial" w:cs="Arial"/>
          <w:color w:val="221E1F"/>
          <w:sz w:val="24"/>
          <w:szCs w:val="24"/>
          <w:lang w:val="en-US"/>
        </w:rPr>
        <w:t xml:space="preserve">a </w:t>
      </w:r>
      <w:r w:rsidR="00D0127E">
        <w:rPr>
          <w:rFonts w:ascii="Arial" w:hAnsi="Arial" w:cs="Arial"/>
          <w:color w:val="221E1F"/>
          <w:sz w:val="24"/>
          <w:szCs w:val="24"/>
          <w:lang w:val="en-US"/>
        </w:rPr>
        <w:t xml:space="preserve">navigation canal (Canal del </w:t>
      </w:r>
      <w:proofErr w:type="spellStart"/>
      <w:r w:rsidR="00D0127E">
        <w:rPr>
          <w:rFonts w:ascii="Arial" w:hAnsi="Arial" w:cs="Arial"/>
          <w:color w:val="221E1F"/>
          <w:sz w:val="24"/>
          <w:szCs w:val="24"/>
          <w:lang w:val="en-US"/>
        </w:rPr>
        <w:t>Dique</w:t>
      </w:r>
      <w:proofErr w:type="spellEnd"/>
      <w:r w:rsidR="00D0127E">
        <w:rPr>
          <w:rFonts w:ascii="Arial" w:hAnsi="Arial" w:cs="Arial"/>
          <w:color w:val="221E1F"/>
          <w:sz w:val="24"/>
          <w:szCs w:val="24"/>
          <w:lang w:val="en-US"/>
        </w:rPr>
        <w:t xml:space="preserve">) </w:t>
      </w:r>
      <w:r w:rsidR="0041068B">
        <w:rPr>
          <w:rFonts w:ascii="Arial" w:hAnsi="Arial" w:cs="Arial"/>
          <w:color w:val="221E1F"/>
          <w:sz w:val="24"/>
          <w:szCs w:val="24"/>
          <w:lang w:val="en-US"/>
        </w:rPr>
        <w:t xml:space="preserve">between Cartagena Bay and Magdalena River </w:t>
      </w:r>
      <w:r w:rsidR="0041068B">
        <w:rPr>
          <w:rFonts w:ascii="Arial" w:hAnsi="Arial" w:cs="Arial"/>
          <w:color w:val="221E1F"/>
          <w:sz w:val="24"/>
          <w:szCs w:val="24"/>
          <w:lang w:val="en-US"/>
        </w:rPr>
        <w:fldChar w:fldCharType="begin" w:fldLock="1"/>
      </w:r>
      <w:r w:rsidR="0041068B">
        <w:rPr>
          <w:rFonts w:ascii="Arial" w:hAnsi="Arial" w:cs="Arial"/>
          <w:color w:val="221E1F"/>
          <w:sz w:val="24"/>
          <w:szCs w:val="24"/>
          <w:lang w:val="en-US"/>
        </w:rPr>
        <w:instrText>ADDIN CSL_CITATION {"citationItems":[{"id":"ITEM-1","itemData":{"ISBN":"9789583601491","author":[{"dropping-particle":"V.","family":"Mogollón","given":"José","non-dropping-particle":"","parse-names":false,"suffix":""}],"id":"ITEM-1","issued":{"date-parts":[["2013"]]},"number-of-pages":"199","publisher":"El Áncora Editores","publisher-place":"Bogotá, Colombia","title":"El Canal del Dique: Historia de un Desastre Ambiental","type":"book"},"uris":["http://www.mendeley.com/documents/?uuid=e4a4dc0b-990e-48ca-9177-94499e92b43d"]}],"mendeley":{"formattedCitation":"(Mogollón 2013)","plainTextFormattedCitation":"(Mogollón 2013)","previouslyFormattedCitation":"(Mogollón 2013)"},"properties":{"noteIndex":0},"schema":"https://github.com/citation-style-language/schema/raw/master/csl-citation.json"}</w:instrText>
      </w:r>
      <w:r w:rsidR="0041068B">
        <w:rPr>
          <w:rFonts w:ascii="Arial" w:hAnsi="Arial" w:cs="Arial"/>
          <w:color w:val="221E1F"/>
          <w:sz w:val="24"/>
          <w:szCs w:val="24"/>
          <w:lang w:val="en-US"/>
        </w:rPr>
        <w:fldChar w:fldCharType="separate"/>
      </w:r>
      <w:r w:rsidR="0041068B" w:rsidRPr="006D701C">
        <w:rPr>
          <w:rFonts w:ascii="Arial" w:hAnsi="Arial" w:cs="Arial"/>
          <w:noProof/>
          <w:color w:val="221E1F"/>
          <w:sz w:val="24"/>
          <w:szCs w:val="24"/>
          <w:lang w:val="en-US"/>
        </w:rPr>
        <w:t>(Mogollón 2013)</w:t>
      </w:r>
      <w:r w:rsidR="0041068B">
        <w:rPr>
          <w:rFonts w:ascii="Arial" w:hAnsi="Arial" w:cs="Arial"/>
          <w:color w:val="221E1F"/>
          <w:sz w:val="24"/>
          <w:szCs w:val="24"/>
          <w:lang w:val="en-US"/>
        </w:rPr>
        <w:fldChar w:fldCharType="end"/>
      </w:r>
      <w:r w:rsidR="007820AF">
        <w:rPr>
          <w:rFonts w:ascii="Arial" w:hAnsi="Arial" w:cs="Arial"/>
          <w:color w:val="221E1F"/>
          <w:sz w:val="24"/>
          <w:szCs w:val="24"/>
          <w:lang w:val="en-US"/>
        </w:rPr>
        <w:t xml:space="preserve">. </w:t>
      </w:r>
      <w:r w:rsidR="00647CA4">
        <w:rPr>
          <w:rFonts w:ascii="Arial" w:hAnsi="Arial" w:cs="Arial"/>
          <w:color w:val="221E1F"/>
          <w:sz w:val="24"/>
          <w:szCs w:val="24"/>
          <w:lang w:val="en-US"/>
        </w:rPr>
        <w:t>Th</w:t>
      </w:r>
      <w:r w:rsidR="004F37C8">
        <w:rPr>
          <w:rFonts w:ascii="Arial" w:hAnsi="Arial" w:cs="Arial"/>
          <w:color w:val="221E1F"/>
          <w:sz w:val="24"/>
          <w:szCs w:val="24"/>
          <w:lang w:val="en-US"/>
        </w:rPr>
        <w:t>is</w:t>
      </w:r>
      <w:r w:rsidR="00647CA4">
        <w:rPr>
          <w:rFonts w:ascii="Arial" w:hAnsi="Arial" w:cs="Arial"/>
          <w:color w:val="221E1F"/>
          <w:sz w:val="24"/>
          <w:szCs w:val="24"/>
          <w:lang w:val="en-US"/>
        </w:rPr>
        <w:t xml:space="preserve"> connection trough the Canal del </w:t>
      </w:r>
      <w:proofErr w:type="spellStart"/>
      <w:r w:rsidR="00647CA4">
        <w:rPr>
          <w:rFonts w:ascii="Arial" w:hAnsi="Arial" w:cs="Arial"/>
          <w:color w:val="221E1F"/>
          <w:sz w:val="24"/>
          <w:szCs w:val="24"/>
          <w:lang w:val="en-US"/>
        </w:rPr>
        <w:t>Dique</w:t>
      </w:r>
      <w:proofErr w:type="spellEnd"/>
      <w:r w:rsidR="00647CA4">
        <w:rPr>
          <w:rFonts w:ascii="Arial" w:hAnsi="Arial" w:cs="Arial"/>
          <w:color w:val="221E1F"/>
          <w:sz w:val="24"/>
          <w:szCs w:val="24"/>
          <w:lang w:val="en-US"/>
        </w:rPr>
        <w:t xml:space="preserve"> allowed t</w:t>
      </w:r>
      <w:r w:rsidR="007820AF">
        <w:rPr>
          <w:rFonts w:ascii="Arial" w:hAnsi="Arial" w:cs="Arial"/>
          <w:color w:val="221E1F"/>
          <w:sz w:val="24"/>
          <w:szCs w:val="24"/>
          <w:lang w:val="en-US"/>
        </w:rPr>
        <w:t xml:space="preserve">he sediments and contaminants carried by the Magdalena River </w:t>
      </w:r>
      <w:r w:rsidR="00647CA4">
        <w:rPr>
          <w:rFonts w:ascii="Arial" w:hAnsi="Arial" w:cs="Arial"/>
          <w:color w:val="221E1F"/>
          <w:sz w:val="24"/>
          <w:szCs w:val="24"/>
          <w:lang w:val="en-US"/>
        </w:rPr>
        <w:t xml:space="preserve">to </w:t>
      </w:r>
      <w:r w:rsidR="007820AF">
        <w:rPr>
          <w:rFonts w:ascii="Arial" w:hAnsi="Arial" w:cs="Arial"/>
          <w:color w:val="221E1F"/>
          <w:sz w:val="24"/>
          <w:szCs w:val="24"/>
          <w:lang w:val="en-US"/>
        </w:rPr>
        <w:t xml:space="preserve">turn Cartagena Bay into one of the most contaminated </w:t>
      </w:r>
      <w:r w:rsidR="00647CA4">
        <w:rPr>
          <w:rFonts w:ascii="Arial" w:hAnsi="Arial" w:cs="Arial"/>
          <w:color w:val="221E1F"/>
          <w:sz w:val="24"/>
          <w:szCs w:val="24"/>
          <w:lang w:val="en-US"/>
        </w:rPr>
        <w:t xml:space="preserve">and turbid </w:t>
      </w:r>
      <w:r w:rsidR="007820AF">
        <w:rPr>
          <w:rFonts w:ascii="Arial" w:hAnsi="Arial" w:cs="Arial"/>
          <w:color w:val="221E1F"/>
          <w:sz w:val="24"/>
          <w:szCs w:val="24"/>
          <w:lang w:val="en-US"/>
        </w:rPr>
        <w:t xml:space="preserve">bays in the Colombian Caribbean </w:t>
      </w:r>
      <w:r w:rsidR="007820AF">
        <w:rPr>
          <w:rFonts w:ascii="Arial" w:hAnsi="Arial" w:cs="Arial"/>
          <w:color w:val="221E1F"/>
          <w:sz w:val="24"/>
          <w:szCs w:val="24"/>
          <w:lang w:val="en-US"/>
        </w:rPr>
        <w:fldChar w:fldCharType="begin" w:fldLock="1"/>
      </w:r>
      <w:r w:rsidR="00995574">
        <w:rPr>
          <w:rFonts w:ascii="Arial" w:hAnsi="Arial" w:cs="Arial"/>
          <w:color w:val="221E1F"/>
          <w:sz w:val="24"/>
          <w:szCs w:val="24"/>
          <w:lang w:val="en-US"/>
        </w:rPr>
        <w:instrText>ADDIN CSL_CITATION {"citationItems":[{"id":"ITEM-1","itemData":{"DOI":"10.1016/S0022-1694(00)00269-9","ISBN":"0022-1694","ISSN":"00221694","abstract":"Magdalena river discharges 228 km3 of water annually, or on the average 7200 m3 s-1, into the western Caribbean based on 21 years of daily data, 1975-1995. The mean sediment load for the Magdalena is 144 x 106 t yr-1, corresponding to a sediment yield of 560 t km-2 yr-1 for the 257,438 km2 basin. Magdalena is the largest river discharging directly into the Caribbean Sea, and it has the highest sediment yield of any medium-sized or large river along the entire east coast of South America. Magdalena sediment load is well correlated with water discharge (R2 = 0.76). Regression of water discharge on the Southern Oscillation Index (SOI) shows that 69% of the variability of the Magdalena streamflow is explained by the SOI, with high discharge occurring during La Nina phase and low discharge during El Nino phase. Cross-spectral analysis between Magdalena discharge and the SOI indicates an average recurrence interval of 3.0 years with a coherence, Y2 = 0.90, and that the discharge anomaly is in phase with the SOI anomaly. Analysis of time series of sediment load, 1975-1995, indicates that la Nina phase is characterized by a sediment load as high as 1600 x 103 t day-1. Sediment load is also correlated with SOI with a coefficient of variation of R2 = 0.54. Clearly, the Magdalena water discharge and sediment load are strongly coupled to the El Nino-La Nina cycle. (C) 2000 Elsevier Science B.V.","author":[{"dropping-particle":"","family":"Restrepo","given":"J. D.","non-dropping-particle":"","parse-names":false,"suffix":""},{"dropping-particle":"","family":"Kjerfve","given":"B.","non-dropping-particle":"","parse-names":false,"suffix":""}],"container-title":"Journal of Hydrology","id":"ITEM-1","issue":"1-2","issued":{"date-parts":[["2000"]]},"page":"137-149","title":"Magdalena river: Interannual variability (1975-1995) and revised water discharge and sediment load estimates","type":"article-journal","volume":"235"},"uris":["http://www.mendeley.com/documents/?uuid=abb6c576-c78e-4b63-a40a-05f05eeba287"]},{"id":"ITEM-2","itemData":{"DOI":"10.1016/j.ecss.2017.08.013","ISSN":"02727714","abstract":"Cartagena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Science","id":"ITEM-2","issued":{"date-parts":[["2019"]]},"page":"187-203","title":"Water and sediment quality in Cartagena Bay, Colombia: Seasonal variability and potential impacts of pollution","type":"article-journal","volume":"216"},"uris":["http://www.mendeley.com/documents/?uuid=10012453-9b76-472e-87e3-fef51ebac5b2"]}],"mendeley":{"formattedCitation":"(Restrepo and Kjerfve 2000; Tosic et al. 2019b)","plainTextFormattedCitation":"(Restrepo and Kjerfve 2000; Tosic et al. 2019b)","previouslyFormattedCitation":"(Restrepo and Kjerfve 2000; Tosic et al. 2019b)"},"properties":{"noteIndex":0},"schema":"https://github.com/citation-style-language/schema/raw/master/csl-citation.json"}</w:instrText>
      </w:r>
      <w:r w:rsidR="007820AF">
        <w:rPr>
          <w:rFonts w:ascii="Arial" w:hAnsi="Arial" w:cs="Arial"/>
          <w:color w:val="221E1F"/>
          <w:sz w:val="24"/>
          <w:szCs w:val="24"/>
          <w:lang w:val="en-US"/>
        </w:rPr>
        <w:fldChar w:fldCharType="separate"/>
      </w:r>
      <w:r w:rsidR="004F37C8" w:rsidRPr="004F37C8">
        <w:rPr>
          <w:rFonts w:ascii="Arial" w:hAnsi="Arial" w:cs="Arial"/>
          <w:noProof/>
          <w:color w:val="221E1F"/>
          <w:sz w:val="24"/>
          <w:szCs w:val="24"/>
          <w:lang w:val="en-US"/>
        </w:rPr>
        <w:t>(Restrepo and Kjerfve 2000; Tosic et al. 2019b)</w:t>
      </w:r>
      <w:r w:rsidR="007820AF">
        <w:rPr>
          <w:rFonts w:ascii="Arial" w:hAnsi="Arial" w:cs="Arial"/>
          <w:color w:val="221E1F"/>
          <w:sz w:val="24"/>
          <w:szCs w:val="24"/>
          <w:lang w:val="en-US"/>
        </w:rPr>
        <w:fldChar w:fldCharType="end"/>
      </w:r>
      <w:r w:rsidR="00647CA4">
        <w:rPr>
          <w:rFonts w:ascii="Arial" w:hAnsi="Arial" w:cs="Arial"/>
          <w:color w:val="221E1F"/>
          <w:sz w:val="24"/>
          <w:szCs w:val="24"/>
          <w:lang w:val="en-US"/>
        </w:rPr>
        <w:t xml:space="preserve">. But, it also allowed to </w:t>
      </w:r>
      <w:r w:rsidR="00647CA4">
        <w:rPr>
          <w:rFonts w:ascii="Arial" w:hAnsi="Arial" w:cs="Arial"/>
          <w:color w:val="221E1F"/>
          <w:sz w:val="24"/>
          <w:szCs w:val="24"/>
          <w:lang w:val="en-US"/>
        </w:rPr>
        <w:lastRenderedPageBreak/>
        <w:t>turn Cartagena Ba</w:t>
      </w:r>
      <w:r w:rsidR="003D425E">
        <w:rPr>
          <w:rFonts w:ascii="Arial" w:hAnsi="Arial" w:cs="Arial"/>
          <w:color w:val="221E1F"/>
          <w:sz w:val="24"/>
          <w:szCs w:val="24"/>
          <w:lang w:val="en-US"/>
        </w:rPr>
        <w:t>y into an important commercial zone for about 1 million of people that lives today in Cartagena city</w:t>
      </w:r>
      <w:r w:rsidR="002E0D1D">
        <w:rPr>
          <w:rFonts w:ascii="Arial" w:hAnsi="Arial" w:cs="Arial"/>
          <w:color w:val="221E1F"/>
          <w:sz w:val="24"/>
          <w:szCs w:val="24"/>
          <w:lang w:val="en-US"/>
        </w:rPr>
        <w:t xml:space="preserve"> </w:t>
      </w:r>
      <w:r w:rsidR="002E0D1D">
        <w:rPr>
          <w:rFonts w:ascii="Arial" w:hAnsi="Arial" w:cs="Arial"/>
          <w:color w:val="221E1F"/>
          <w:sz w:val="24"/>
          <w:szCs w:val="24"/>
          <w:lang w:val="en-US"/>
        </w:rPr>
        <w:fldChar w:fldCharType="begin" w:fldLock="1"/>
      </w:r>
      <w:r w:rsidR="002E0D1D">
        <w:rPr>
          <w:rFonts w:ascii="Arial" w:hAnsi="Arial" w:cs="Arial"/>
          <w:color w:val="221E1F"/>
          <w:sz w:val="24"/>
          <w:szCs w:val="24"/>
          <w:lang w:val="en-US"/>
        </w:rPr>
        <w:instrText>ADDIN CSL_CITATION {"citationItems":[{"id":"ITEM-1","itemData":{"author":[{"dropping-particle":"","family":"Aguilera","given":"María M.","non-dropping-particle":"","parse-names":false,"suffix":""}],"id":"ITEM-1","issued":{"date-parts":[["2006"]]},"number-of-pages":"87","publisher":"Banco de la Replública","publisher-place":"Cartagena, Colombia","title":"El Canal del Dique y su subregión: Una economía basada en la riqueza hídrica","type":"book"},"uris":["http://www.mendeley.com/documents/?uuid=9fb28ad9-8b82-4e29-8c13-acee241d9366"]}],"mendeley":{"formattedCitation":"(Aguilera 2006)","plainTextFormattedCitation":"(Aguilera 2006)"},"properties":{"noteIndex":0},"schema":"https://github.com/citation-style-language/schema/raw/master/csl-citation.json"}</w:instrText>
      </w:r>
      <w:r w:rsidR="002E0D1D">
        <w:rPr>
          <w:rFonts w:ascii="Arial" w:hAnsi="Arial" w:cs="Arial"/>
          <w:color w:val="221E1F"/>
          <w:sz w:val="24"/>
          <w:szCs w:val="24"/>
          <w:lang w:val="en-US"/>
        </w:rPr>
        <w:fldChar w:fldCharType="separate"/>
      </w:r>
      <w:r w:rsidR="002E0D1D" w:rsidRPr="002E0D1D">
        <w:rPr>
          <w:rFonts w:ascii="Arial" w:hAnsi="Arial" w:cs="Arial"/>
          <w:noProof/>
          <w:color w:val="221E1F"/>
          <w:sz w:val="24"/>
          <w:szCs w:val="24"/>
          <w:lang w:val="en-US"/>
        </w:rPr>
        <w:t>(Aguilera 2006)</w:t>
      </w:r>
      <w:r w:rsidR="002E0D1D">
        <w:rPr>
          <w:rFonts w:ascii="Arial" w:hAnsi="Arial" w:cs="Arial"/>
          <w:color w:val="221E1F"/>
          <w:sz w:val="24"/>
          <w:szCs w:val="24"/>
          <w:lang w:val="en-US"/>
        </w:rPr>
        <w:fldChar w:fldCharType="end"/>
      </w:r>
      <w:r w:rsidR="003D425E">
        <w:rPr>
          <w:rFonts w:ascii="Arial" w:hAnsi="Arial" w:cs="Arial"/>
          <w:color w:val="221E1F"/>
          <w:sz w:val="24"/>
          <w:szCs w:val="24"/>
          <w:lang w:val="en-US"/>
        </w:rPr>
        <w:t xml:space="preserve">. </w:t>
      </w:r>
    </w:p>
    <w:p w14:paraId="4B6448F4" w14:textId="66C0A496" w:rsidR="00222F0D" w:rsidRPr="001C796C" w:rsidRDefault="00F45B08" w:rsidP="00961EEB">
      <w:pPr>
        <w:tabs>
          <w:tab w:val="center" w:pos="4419"/>
        </w:tabs>
        <w:spacing w:line="480" w:lineRule="auto"/>
        <w:rPr>
          <w:rFonts w:ascii="Arial" w:hAnsi="Arial" w:cs="Arial"/>
          <w:sz w:val="24"/>
          <w:szCs w:val="24"/>
          <w:lang w:val="en-US"/>
        </w:rPr>
      </w:pPr>
      <w:r>
        <w:rPr>
          <w:rFonts w:ascii="Arial" w:hAnsi="Arial" w:cs="Arial"/>
          <w:color w:val="221E1F"/>
          <w:sz w:val="24"/>
          <w:szCs w:val="24"/>
          <w:lang w:val="en-US"/>
        </w:rPr>
        <w:t xml:space="preserve">Coral reefs as </w:t>
      </w:r>
      <w:proofErr w:type="spellStart"/>
      <w:r>
        <w:rPr>
          <w:rFonts w:ascii="Arial" w:hAnsi="Arial" w:cs="Arial"/>
          <w:color w:val="221E1F"/>
          <w:sz w:val="24"/>
          <w:szCs w:val="24"/>
          <w:lang w:val="en-US"/>
        </w:rPr>
        <w:t>Varadero</w:t>
      </w:r>
      <w:proofErr w:type="spellEnd"/>
      <w:r>
        <w:rPr>
          <w:rFonts w:ascii="Arial" w:hAnsi="Arial" w:cs="Arial"/>
          <w:color w:val="221E1F"/>
          <w:sz w:val="24"/>
          <w:szCs w:val="24"/>
          <w:lang w:val="en-US"/>
        </w:rPr>
        <w:t xml:space="preserve"> are excellent models to study the acclimatization/adaption of corals to anthropogenic pressures and climate change. </w:t>
      </w:r>
      <w:r w:rsidR="00C53376">
        <w:rPr>
          <w:rFonts w:ascii="Arial" w:hAnsi="Arial" w:cs="Arial"/>
          <w:color w:val="221E1F"/>
          <w:sz w:val="24"/>
          <w:szCs w:val="24"/>
          <w:lang w:val="en-US"/>
        </w:rPr>
        <w:t xml:space="preserve">Corals are able to record environmental information into their skeleton is valuable and important to describe past environmental conditions and make projections to future environmental scenarios </w:t>
      </w:r>
      <w:r w:rsidR="00C53376">
        <w:rPr>
          <w:rFonts w:ascii="Arial" w:hAnsi="Arial" w:cs="Arial"/>
          <w:color w:val="221E1F"/>
          <w:sz w:val="24"/>
          <w:szCs w:val="24"/>
          <w:lang w:val="en-US"/>
        </w:rPr>
        <w:fldChar w:fldCharType="begin" w:fldLock="1"/>
      </w:r>
      <w:r w:rsidR="00C53376">
        <w:rPr>
          <w:rFonts w:ascii="Arial" w:hAnsi="Arial" w:cs="Arial"/>
          <w:color w:val="221E1F"/>
          <w:sz w:val="24"/>
          <w:szCs w:val="24"/>
          <w:lang w:val="en-US"/>
        </w:rPr>
        <w:instrText>ADDIN CSL_CITATION {"citationItems":[{"id":"ITEM-1","itemData":{"DOI":"10.1111/j.1365-2486.1996.tb00068.x","ISBN":"1354-1013","ISSN":"1354-1013","PMID":"1152","abstract":"Understanding the nature and causes of past global change is a key to understanding what may happen in the future. The discovery, nearly 25 years ago, of annual density bands in skeletons of long-lived, massive corals promised high-resolution proxy climate records for tropical oceans. The tropics are regions of major importance to the global climate system and they are poorly represented by high-resolution proxy climate records such as tree rings, ice cores and historical documents. In this review we examine the principles and procedures underlying routine recovery and interpretation of information from proxy environmental recorders. We summarize an extensive literature which indicates that coral skeletons are excellent archives for considerable and diverse environmental information. We show that this potential has not been fully realized, largely because corals seemed to yield inconsistent, sometimes conflicting, information. We discuss ways in which much of this confusion is resolved by new understanding of coral skeletal growth mechanisms. We also examine several records which indicate that corals can meet requirements for reconstruction of useful, reliable environmental information.","author":[{"dropping-particle":"","family":"Barnes","given":"D. J.","non-dropping-particle":"","parse-names":false,"suffix":""},{"dropping-particle":"","family":"Lough","given":"J. M.","non-dropping-particle":"","parse-names":false,"suffix":""}],"container-title":"Global Change Biology","id":"ITEM-1","issued":{"date-parts":[["1996"]]},"page":"569-582","title":"Coral skeletons: Storage and recovery of environmental information","type":"article-journal","volume":"2"},"uris":["http://www.mendeley.com/documents/?uuid=3869c710-4b32-4794-be61-6f8ba947f32c"]}],"mendeley":{"formattedCitation":"(Barnes and Lough 1996)","plainTextFormattedCitation":"(Barnes and Lough 1996)","previouslyFormattedCitation":"(Barnes and Lough 1996)"},"properties":{"noteIndex":0},"schema":"https://github.com/citation-style-language/schema/raw/master/csl-citation.json"}</w:instrText>
      </w:r>
      <w:r w:rsidR="00C53376">
        <w:rPr>
          <w:rFonts w:ascii="Arial" w:hAnsi="Arial" w:cs="Arial"/>
          <w:color w:val="221E1F"/>
          <w:sz w:val="24"/>
          <w:szCs w:val="24"/>
          <w:lang w:val="en-US"/>
        </w:rPr>
        <w:fldChar w:fldCharType="separate"/>
      </w:r>
      <w:r w:rsidR="00C53376" w:rsidRPr="00965DFD">
        <w:rPr>
          <w:rFonts w:ascii="Arial" w:hAnsi="Arial" w:cs="Arial"/>
          <w:noProof/>
          <w:color w:val="221E1F"/>
          <w:sz w:val="24"/>
          <w:szCs w:val="24"/>
          <w:lang w:val="en-US"/>
        </w:rPr>
        <w:t>(Barnes and Lough 1996)</w:t>
      </w:r>
      <w:r w:rsidR="00C53376">
        <w:rPr>
          <w:rFonts w:ascii="Arial" w:hAnsi="Arial" w:cs="Arial"/>
          <w:color w:val="221E1F"/>
          <w:sz w:val="24"/>
          <w:szCs w:val="24"/>
          <w:lang w:val="en-US"/>
        </w:rPr>
        <w:fldChar w:fldCharType="end"/>
      </w:r>
      <w:r w:rsidR="00C53376">
        <w:rPr>
          <w:rFonts w:ascii="Arial" w:hAnsi="Arial" w:cs="Arial"/>
          <w:color w:val="221E1F"/>
          <w:sz w:val="24"/>
          <w:szCs w:val="24"/>
          <w:lang w:val="en-US"/>
        </w:rPr>
        <w:t xml:space="preserve">. </w:t>
      </w:r>
      <w:r w:rsidR="002C5764">
        <w:rPr>
          <w:rFonts w:ascii="Arial" w:hAnsi="Arial" w:cs="Arial"/>
          <w:color w:val="221E1F"/>
          <w:sz w:val="24"/>
          <w:szCs w:val="24"/>
          <w:lang w:val="en-US"/>
        </w:rPr>
        <w:t xml:space="preserve">This and the dynamic conditions which </w:t>
      </w:r>
      <w:proofErr w:type="spellStart"/>
      <w:r w:rsidR="002C5764">
        <w:rPr>
          <w:rFonts w:ascii="Arial" w:hAnsi="Arial" w:cs="Arial"/>
          <w:color w:val="221E1F"/>
          <w:sz w:val="24"/>
          <w:szCs w:val="24"/>
          <w:lang w:val="en-US"/>
        </w:rPr>
        <w:t>Varadero</w:t>
      </w:r>
      <w:proofErr w:type="spellEnd"/>
      <w:r w:rsidR="002C5764">
        <w:rPr>
          <w:rFonts w:ascii="Arial" w:hAnsi="Arial" w:cs="Arial"/>
          <w:color w:val="221E1F"/>
          <w:sz w:val="24"/>
          <w:szCs w:val="24"/>
          <w:lang w:val="en-US"/>
        </w:rPr>
        <w:t xml:space="preserve"> reef is subject makes it a living laboratory</w:t>
      </w:r>
      <w:r w:rsidR="00B4181B">
        <w:rPr>
          <w:rFonts w:ascii="Arial" w:hAnsi="Arial" w:cs="Arial"/>
          <w:color w:val="221E1F"/>
          <w:sz w:val="24"/>
          <w:szCs w:val="24"/>
          <w:lang w:val="en-US"/>
        </w:rPr>
        <w:t xml:space="preserve">. </w:t>
      </w:r>
      <w:r w:rsidR="001A4A9D">
        <w:rPr>
          <w:rFonts w:ascii="Arial" w:hAnsi="Arial" w:cs="Arial"/>
          <w:color w:val="221E1F"/>
          <w:sz w:val="24"/>
          <w:szCs w:val="24"/>
          <w:lang w:val="en-US"/>
        </w:rPr>
        <w:t xml:space="preserve">In Cartagena Bay, a </w:t>
      </w:r>
      <w:r w:rsidR="00B41D04">
        <w:rPr>
          <w:rFonts w:ascii="Arial" w:hAnsi="Arial" w:cs="Arial"/>
          <w:color w:val="221E1F"/>
          <w:sz w:val="24"/>
          <w:szCs w:val="24"/>
          <w:lang w:val="en-US"/>
        </w:rPr>
        <w:t xml:space="preserve">rainy </w:t>
      </w:r>
      <w:r w:rsidR="00B41D04" w:rsidRPr="00BB2B15">
        <w:rPr>
          <w:rFonts w:ascii="Arial" w:hAnsi="Arial" w:cs="Arial"/>
          <w:color w:val="221E1F"/>
          <w:sz w:val="24"/>
          <w:szCs w:val="24"/>
          <w:highlight w:val="yellow"/>
          <w:lang w:val="en-US"/>
        </w:rPr>
        <w:t>(Sep-</w:t>
      </w:r>
      <w:r w:rsidR="00BB2B15" w:rsidRPr="00BB2B15">
        <w:rPr>
          <w:rFonts w:ascii="Arial" w:hAnsi="Arial" w:cs="Arial"/>
          <w:color w:val="221E1F"/>
          <w:sz w:val="24"/>
          <w:szCs w:val="24"/>
          <w:highlight w:val="yellow"/>
          <w:lang w:val="en-US"/>
        </w:rPr>
        <w:t>Nov</w:t>
      </w:r>
      <w:r w:rsidR="00B41D04" w:rsidRPr="00BB2B15">
        <w:rPr>
          <w:rFonts w:ascii="Arial" w:hAnsi="Arial" w:cs="Arial"/>
          <w:color w:val="221E1F"/>
          <w:sz w:val="24"/>
          <w:szCs w:val="24"/>
          <w:highlight w:val="yellow"/>
          <w:lang w:val="en-US"/>
        </w:rPr>
        <w:t>)</w:t>
      </w:r>
      <w:r w:rsidR="001A4A9D">
        <w:rPr>
          <w:rFonts w:ascii="Arial" w:hAnsi="Arial" w:cs="Arial"/>
          <w:color w:val="221E1F"/>
          <w:sz w:val="24"/>
          <w:szCs w:val="24"/>
          <w:lang w:val="en-US"/>
        </w:rPr>
        <w:t xml:space="preserve"> and dry</w:t>
      </w:r>
      <w:r w:rsidR="00B41D04">
        <w:rPr>
          <w:rFonts w:ascii="Arial" w:hAnsi="Arial" w:cs="Arial"/>
          <w:color w:val="221E1F"/>
          <w:sz w:val="24"/>
          <w:szCs w:val="24"/>
          <w:lang w:val="en-US"/>
        </w:rPr>
        <w:t xml:space="preserve"> (Jan-Apr)</w:t>
      </w:r>
      <w:r w:rsidR="001A4A9D">
        <w:rPr>
          <w:rFonts w:ascii="Arial" w:hAnsi="Arial" w:cs="Arial"/>
          <w:color w:val="221E1F"/>
          <w:sz w:val="24"/>
          <w:szCs w:val="24"/>
          <w:lang w:val="en-US"/>
        </w:rPr>
        <w:t xml:space="preserve"> seasons </w:t>
      </w:r>
      <w:r w:rsidR="00B41D04">
        <w:rPr>
          <w:rFonts w:ascii="Arial" w:hAnsi="Arial" w:cs="Arial"/>
          <w:color w:val="221E1F"/>
          <w:sz w:val="24"/>
          <w:szCs w:val="24"/>
          <w:lang w:val="en-US"/>
        </w:rPr>
        <w:t xml:space="preserve">are distinguished. </w:t>
      </w:r>
      <w:r w:rsidR="00B72457">
        <w:rPr>
          <w:rFonts w:ascii="Arial" w:hAnsi="Arial" w:cs="Arial"/>
          <w:color w:val="221E1F"/>
          <w:sz w:val="24"/>
          <w:szCs w:val="24"/>
          <w:lang w:val="en-US"/>
        </w:rPr>
        <w:t xml:space="preserve">This climatic pattern drives </w:t>
      </w:r>
      <w:r w:rsidR="001A4A9D">
        <w:rPr>
          <w:rFonts w:ascii="Arial" w:hAnsi="Arial" w:cs="Arial"/>
          <w:color w:val="221E1F"/>
          <w:sz w:val="24"/>
          <w:szCs w:val="24"/>
          <w:lang w:val="en-US"/>
        </w:rPr>
        <w:t>seasonal variability in temperature, salinity</w:t>
      </w:r>
      <w:r w:rsidR="00B5031D">
        <w:rPr>
          <w:rFonts w:ascii="Arial" w:hAnsi="Arial" w:cs="Arial"/>
          <w:color w:val="221E1F"/>
          <w:sz w:val="24"/>
          <w:szCs w:val="24"/>
          <w:lang w:val="en-US"/>
        </w:rPr>
        <w:t xml:space="preserve"> and</w:t>
      </w:r>
      <w:r w:rsidR="001A4A9D">
        <w:rPr>
          <w:rFonts w:ascii="Arial" w:hAnsi="Arial" w:cs="Arial"/>
          <w:color w:val="221E1F"/>
          <w:sz w:val="24"/>
          <w:szCs w:val="24"/>
          <w:lang w:val="en-US"/>
        </w:rPr>
        <w:t xml:space="preserve"> </w:t>
      </w:r>
      <w:r w:rsidR="00B5031D">
        <w:rPr>
          <w:rFonts w:ascii="Arial" w:hAnsi="Arial" w:cs="Arial"/>
          <w:color w:val="221E1F"/>
          <w:sz w:val="24"/>
          <w:szCs w:val="24"/>
          <w:lang w:val="en-US"/>
        </w:rPr>
        <w:t>precipitation. As consequence,</w:t>
      </w:r>
      <w:r w:rsidR="00B72457">
        <w:rPr>
          <w:rFonts w:ascii="Arial" w:hAnsi="Arial" w:cs="Arial"/>
          <w:color w:val="221E1F"/>
          <w:sz w:val="24"/>
          <w:szCs w:val="24"/>
          <w:lang w:val="en-US"/>
        </w:rPr>
        <w:t xml:space="preserve"> water discharge from the Canal del </w:t>
      </w:r>
      <w:proofErr w:type="spellStart"/>
      <w:r w:rsidR="00B72457">
        <w:rPr>
          <w:rFonts w:ascii="Arial" w:hAnsi="Arial" w:cs="Arial"/>
          <w:color w:val="221E1F"/>
          <w:sz w:val="24"/>
          <w:szCs w:val="24"/>
          <w:lang w:val="en-US"/>
        </w:rPr>
        <w:t>Dique</w:t>
      </w:r>
      <w:proofErr w:type="spellEnd"/>
      <w:r w:rsidR="00B72457">
        <w:rPr>
          <w:rFonts w:ascii="Arial" w:hAnsi="Arial" w:cs="Arial"/>
          <w:color w:val="221E1F"/>
          <w:sz w:val="24"/>
          <w:szCs w:val="24"/>
          <w:lang w:val="en-US"/>
        </w:rPr>
        <w:t xml:space="preserve"> and </w:t>
      </w:r>
      <w:r w:rsidR="00B5031D">
        <w:rPr>
          <w:rFonts w:ascii="Arial" w:hAnsi="Arial" w:cs="Arial"/>
          <w:color w:val="221E1F"/>
          <w:sz w:val="24"/>
          <w:szCs w:val="24"/>
          <w:lang w:val="en-US"/>
        </w:rPr>
        <w:t xml:space="preserve">parameters </w:t>
      </w:r>
      <w:r w:rsidR="00B72457">
        <w:rPr>
          <w:rFonts w:ascii="Arial" w:hAnsi="Arial" w:cs="Arial"/>
          <w:color w:val="221E1F"/>
          <w:sz w:val="24"/>
          <w:szCs w:val="24"/>
          <w:lang w:val="en-US"/>
        </w:rPr>
        <w:t xml:space="preserve">such as </w:t>
      </w:r>
      <w:r w:rsidR="001A4A9D">
        <w:rPr>
          <w:rFonts w:ascii="Arial" w:hAnsi="Arial" w:cs="Arial"/>
          <w:color w:val="221E1F"/>
          <w:sz w:val="24"/>
          <w:szCs w:val="24"/>
          <w:lang w:val="en-US"/>
        </w:rPr>
        <w:t>total suspended solids, turbidity, nutrients, and dissolved oxygen</w:t>
      </w:r>
      <w:r w:rsidR="00B5031D">
        <w:rPr>
          <w:rFonts w:ascii="Arial" w:hAnsi="Arial" w:cs="Arial"/>
          <w:color w:val="221E1F"/>
          <w:sz w:val="24"/>
          <w:szCs w:val="24"/>
          <w:lang w:val="en-US"/>
        </w:rPr>
        <w:t xml:space="preserve"> follow the same variability pattern </w:t>
      </w:r>
      <w:r w:rsidR="00B5031D">
        <w:rPr>
          <w:rFonts w:ascii="Arial" w:hAnsi="Arial" w:cs="Arial"/>
          <w:color w:val="221E1F"/>
          <w:sz w:val="24"/>
          <w:szCs w:val="24"/>
          <w:lang w:val="en-US"/>
        </w:rPr>
        <w:fldChar w:fldCharType="begin" w:fldLock="1"/>
      </w:r>
      <w:r w:rsidR="002E0D1D">
        <w:rPr>
          <w:rFonts w:ascii="Arial" w:hAnsi="Arial" w:cs="Arial"/>
          <w:color w:val="221E1F"/>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pollution","type":"article-journal","volume":"216"},"uris":["http://www.mendeley.com/documents/?uuid=10012453-9b76-472e-87e3-fef51ebac5b2"]}],"mendeley":{"formattedCitation":"(Tosic et al. 2019b)","plainTextFormattedCitation":"(Tosic et al. 2019b)","previouslyFormattedCitation":"(Tosic et al. 2019b)"},"properties":{"noteIndex":0},"schema":"https://github.com/citation-style-language/schema/raw/master/csl-citation.json"}</w:instrText>
      </w:r>
      <w:r w:rsidR="00B5031D">
        <w:rPr>
          <w:rFonts w:ascii="Arial" w:hAnsi="Arial" w:cs="Arial"/>
          <w:color w:val="221E1F"/>
          <w:sz w:val="24"/>
          <w:szCs w:val="24"/>
          <w:lang w:val="en-US"/>
        </w:rPr>
        <w:fldChar w:fldCharType="separate"/>
      </w:r>
      <w:r w:rsidR="00B5031D" w:rsidRPr="00B5031D">
        <w:rPr>
          <w:rFonts w:ascii="Arial" w:hAnsi="Arial" w:cs="Arial"/>
          <w:noProof/>
          <w:color w:val="221E1F"/>
          <w:sz w:val="24"/>
          <w:szCs w:val="24"/>
          <w:lang w:val="en-US"/>
        </w:rPr>
        <w:t>(Tosic et al. 2019b)</w:t>
      </w:r>
      <w:r w:rsidR="00B5031D">
        <w:rPr>
          <w:rFonts w:ascii="Arial" w:hAnsi="Arial" w:cs="Arial"/>
          <w:color w:val="221E1F"/>
          <w:sz w:val="24"/>
          <w:szCs w:val="24"/>
          <w:lang w:val="en-US"/>
        </w:rPr>
        <w:fldChar w:fldCharType="end"/>
      </w:r>
      <w:r w:rsidR="001A4A9D">
        <w:rPr>
          <w:rFonts w:ascii="Arial" w:hAnsi="Arial" w:cs="Arial"/>
          <w:color w:val="221E1F"/>
          <w:sz w:val="24"/>
          <w:szCs w:val="24"/>
          <w:lang w:val="en-US"/>
        </w:rPr>
        <w:t xml:space="preserve">. </w:t>
      </w:r>
      <w:r w:rsidR="002C5764">
        <w:rPr>
          <w:rFonts w:ascii="Arial" w:hAnsi="Arial" w:cs="Arial"/>
          <w:color w:val="221E1F"/>
          <w:sz w:val="24"/>
          <w:szCs w:val="24"/>
          <w:lang w:val="en-US"/>
        </w:rPr>
        <w:t xml:space="preserve">To understand the historic responses of corals </w:t>
      </w:r>
      <w:r w:rsidR="00961EEB">
        <w:rPr>
          <w:rFonts w:ascii="Arial" w:hAnsi="Arial" w:cs="Arial"/>
          <w:color w:val="221E1F"/>
          <w:sz w:val="24"/>
          <w:szCs w:val="24"/>
          <w:lang w:val="en-US"/>
        </w:rPr>
        <w:t>exposed to</w:t>
      </w:r>
      <w:r w:rsidR="002C5764">
        <w:rPr>
          <w:rFonts w:ascii="Arial" w:hAnsi="Arial" w:cs="Arial"/>
          <w:color w:val="221E1F"/>
          <w:sz w:val="24"/>
          <w:szCs w:val="24"/>
          <w:lang w:val="en-US"/>
        </w:rPr>
        <w:t xml:space="preserve"> </w:t>
      </w:r>
      <w:r w:rsidR="00961EEB">
        <w:rPr>
          <w:rFonts w:ascii="Arial" w:hAnsi="Arial" w:cs="Arial"/>
          <w:color w:val="221E1F"/>
          <w:sz w:val="24"/>
          <w:szCs w:val="24"/>
          <w:lang w:val="en-US"/>
        </w:rPr>
        <w:t xml:space="preserve">such </w:t>
      </w:r>
      <w:r w:rsidR="00DB7B4B">
        <w:rPr>
          <w:rFonts w:ascii="Arial" w:hAnsi="Arial" w:cs="Arial"/>
          <w:color w:val="221E1F"/>
          <w:sz w:val="24"/>
          <w:szCs w:val="24"/>
          <w:lang w:val="en-US"/>
        </w:rPr>
        <w:t>extreme</w:t>
      </w:r>
      <w:r w:rsidR="00961EEB">
        <w:rPr>
          <w:rFonts w:ascii="Arial" w:hAnsi="Arial" w:cs="Arial"/>
          <w:color w:val="221E1F"/>
          <w:sz w:val="24"/>
          <w:szCs w:val="24"/>
          <w:lang w:val="en-US"/>
        </w:rPr>
        <w:t xml:space="preserve"> and dynamic </w:t>
      </w:r>
      <w:r w:rsidR="00E3737F">
        <w:rPr>
          <w:rFonts w:ascii="Arial" w:hAnsi="Arial" w:cs="Arial"/>
          <w:color w:val="221E1F"/>
          <w:sz w:val="24"/>
          <w:szCs w:val="24"/>
          <w:lang w:val="en-US"/>
        </w:rPr>
        <w:t>conditions</w:t>
      </w:r>
      <w:r w:rsidR="00961EEB">
        <w:rPr>
          <w:rFonts w:ascii="Arial" w:hAnsi="Arial" w:cs="Arial"/>
          <w:color w:val="221E1F"/>
          <w:sz w:val="24"/>
          <w:szCs w:val="24"/>
          <w:lang w:val="en-US"/>
        </w:rPr>
        <w:t xml:space="preserve">, we studied the coral growth in </w:t>
      </w:r>
      <w:commentRangeStart w:id="0"/>
      <w:r w:rsidR="0006063C">
        <w:rPr>
          <w:rFonts w:ascii="Arial" w:hAnsi="Arial" w:cs="Arial"/>
          <w:sz w:val="24"/>
          <w:szCs w:val="24"/>
          <w:lang w:val="en-US"/>
        </w:rPr>
        <w:t>s</w:t>
      </w:r>
      <w:r w:rsidR="00E3737F">
        <w:rPr>
          <w:rFonts w:ascii="Arial" w:hAnsi="Arial" w:cs="Arial"/>
          <w:sz w:val="24"/>
          <w:szCs w:val="24"/>
          <w:lang w:val="en-US"/>
        </w:rPr>
        <w:t xml:space="preserve">keletons of </w:t>
      </w:r>
      <w:r w:rsidR="0006063C" w:rsidRPr="0006063C">
        <w:rPr>
          <w:rFonts w:ascii="Arial" w:hAnsi="Arial" w:cs="Arial"/>
          <w:i/>
          <w:sz w:val="24"/>
          <w:szCs w:val="24"/>
          <w:lang w:val="en-US"/>
        </w:rPr>
        <w:t xml:space="preserve">O. </w:t>
      </w:r>
      <w:proofErr w:type="spellStart"/>
      <w:r w:rsidR="0006063C" w:rsidRPr="0006063C">
        <w:rPr>
          <w:rFonts w:ascii="Arial" w:hAnsi="Arial" w:cs="Arial"/>
          <w:i/>
          <w:sz w:val="24"/>
          <w:szCs w:val="24"/>
          <w:lang w:val="en-US"/>
        </w:rPr>
        <w:t>faveolata</w:t>
      </w:r>
      <w:proofErr w:type="spellEnd"/>
      <w:r w:rsidR="0006063C">
        <w:rPr>
          <w:rFonts w:ascii="Arial" w:hAnsi="Arial" w:cs="Arial"/>
          <w:sz w:val="24"/>
          <w:szCs w:val="24"/>
          <w:lang w:val="en-US"/>
        </w:rPr>
        <w:t xml:space="preserve"> </w:t>
      </w:r>
      <w:r w:rsidR="00961EEB">
        <w:rPr>
          <w:rFonts w:ascii="Arial" w:hAnsi="Arial" w:cs="Arial"/>
          <w:sz w:val="24"/>
          <w:szCs w:val="24"/>
          <w:lang w:val="en-US"/>
        </w:rPr>
        <w:t>and the influence of</w:t>
      </w:r>
      <w:r w:rsidR="0006063C">
        <w:rPr>
          <w:rFonts w:ascii="Arial" w:hAnsi="Arial" w:cs="Arial"/>
          <w:sz w:val="24"/>
          <w:szCs w:val="24"/>
          <w:lang w:val="en-US"/>
        </w:rPr>
        <w:t xml:space="preserve"> </w:t>
      </w:r>
      <w:r w:rsidR="00961EEB">
        <w:rPr>
          <w:rFonts w:ascii="Arial" w:hAnsi="Arial" w:cs="Arial"/>
          <w:sz w:val="24"/>
          <w:szCs w:val="24"/>
          <w:lang w:val="en-US"/>
        </w:rPr>
        <w:t xml:space="preserve">climatic and hydrological patterns </w:t>
      </w:r>
      <w:commentRangeEnd w:id="0"/>
      <w:r w:rsidR="00F73C44">
        <w:rPr>
          <w:rStyle w:val="CommentReference"/>
        </w:rPr>
        <w:commentReference w:id="0"/>
      </w:r>
      <w:r w:rsidR="00086AA2">
        <w:rPr>
          <w:rFonts w:ascii="Arial" w:hAnsi="Arial" w:cs="Arial"/>
          <w:sz w:val="24"/>
          <w:szCs w:val="24"/>
          <w:lang w:val="en-US"/>
        </w:rPr>
        <w:t>of</w:t>
      </w:r>
      <w:r w:rsidR="00961EEB">
        <w:rPr>
          <w:rFonts w:ascii="Arial" w:hAnsi="Arial" w:cs="Arial"/>
          <w:sz w:val="24"/>
          <w:szCs w:val="24"/>
          <w:lang w:val="en-US"/>
        </w:rPr>
        <w:t xml:space="preserve"> Cartagena Bay</w:t>
      </w:r>
      <w:r w:rsidR="0006063C">
        <w:rPr>
          <w:rFonts w:ascii="Arial" w:hAnsi="Arial" w:cs="Arial"/>
          <w:sz w:val="24"/>
          <w:szCs w:val="24"/>
          <w:lang w:val="en-US"/>
        </w:rPr>
        <w:t>.</w:t>
      </w:r>
      <w:ins w:id="1" w:author="Autorizado" w:date="2019-08-15T10:35:00Z">
        <w:r w:rsidR="00C811DF">
          <w:rPr>
            <w:rFonts w:ascii="Arial" w:hAnsi="Arial" w:cs="Arial"/>
            <w:sz w:val="24"/>
            <w:szCs w:val="24"/>
            <w:lang w:val="en-US"/>
          </w:rPr>
          <w:t xml:space="preserve"> </w:t>
        </w:r>
      </w:ins>
    </w:p>
    <w:p w14:paraId="664EE9B3" w14:textId="77777777" w:rsidR="00C12CB2" w:rsidRPr="001C796C" w:rsidRDefault="00C12CB2" w:rsidP="001C796C">
      <w:pPr>
        <w:spacing w:after="0" w:line="480" w:lineRule="auto"/>
        <w:rPr>
          <w:rFonts w:ascii="Arial" w:hAnsi="Arial" w:cs="Arial"/>
          <w:sz w:val="24"/>
          <w:szCs w:val="24"/>
          <w:lang w:val="en-US"/>
        </w:rPr>
      </w:pPr>
    </w:p>
    <w:p w14:paraId="7C686A11" w14:textId="3045E024" w:rsidR="00C12CB2" w:rsidRPr="001C796C" w:rsidRDefault="0072399F" w:rsidP="001C796C">
      <w:pPr>
        <w:spacing w:line="480" w:lineRule="auto"/>
        <w:rPr>
          <w:rFonts w:ascii="Arial" w:hAnsi="Arial" w:cs="Arial"/>
          <w:sz w:val="24"/>
          <w:szCs w:val="24"/>
          <w:lang w:val="en-US"/>
        </w:rPr>
      </w:pPr>
      <w:r w:rsidRPr="001C796C">
        <w:rPr>
          <w:rFonts w:ascii="Arial" w:hAnsi="Arial" w:cs="Arial"/>
          <w:b/>
          <w:sz w:val="24"/>
          <w:szCs w:val="24"/>
          <w:lang w:val="en-US"/>
        </w:rPr>
        <w:t>Material and m</w:t>
      </w:r>
      <w:r w:rsidR="00DF6EE4" w:rsidRPr="001C796C">
        <w:rPr>
          <w:rFonts w:ascii="Arial" w:hAnsi="Arial" w:cs="Arial"/>
          <w:b/>
          <w:sz w:val="24"/>
          <w:szCs w:val="24"/>
          <w:lang w:val="en-US"/>
        </w:rPr>
        <w:t xml:space="preserve">ethods </w:t>
      </w:r>
    </w:p>
    <w:p w14:paraId="4CB9F98C" w14:textId="77777777" w:rsidR="00C12CB2" w:rsidRPr="001C796C" w:rsidRDefault="00DF6EE4" w:rsidP="001C796C">
      <w:pPr>
        <w:spacing w:line="480" w:lineRule="auto"/>
        <w:rPr>
          <w:rFonts w:ascii="Arial" w:hAnsi="Arial" w:cs="Arial"/>
          <w:sz w:val="24"/>
          <w:szCs w:val="24"/>
          <w:lang w:val="en-US"/>
        </w:rPr>
      </w:pPr>
      <w:r w:rsidRPr="001C796C">
        <w:rPr>
          <w:rFonts w:ascii="Arial" w:hAnsi="Arial" w:cs="Arial"/>
          <w:sz w:val="24"/>
          <w:szCs w:val="24"/>
          <w:u w:val="single"/>
          <w:lang w:val="en-US"/>
        </w:rPr>
        <w:t>Study area</w:t>
      </w:r>
    </w:p>
    <w:p w14:paraId="15A754F1" w14:textId="43BCFA6A" w:rsidR="00C12CB2" w:rsidRPr="00343106" w:rsidRDefault="00DF6EE4" w:rsidP="00293772">
      <w:pPr>
        <w:spacing w:line="480" w:lineRule="auto"/>
        <w:rPr>
          <w:rFonts w:ascii="Arial" w:hAnsi="Arial" w:cs="Arial"/>
          <w:sz w:val="24"/>
          <w:szCs w:val="24"/>
          <w:lang w:val="en-US"/>
        </w:rPr>
      </w:pPr>
      <w:r w:rsidRPr="001C796C">
        <w:rPr>
          <w:rFonts w:ascii="Arial" w:hAnsi="Arial" w:cs="Arial"/>
          <w:sz w:val="24"/>
          <w:szCs w:val="24"/>
          <w:lang w:val="en-US"/>
        </w:rPr>
        <w:t xml:space="preserve">The coral reef of Varadero is found </w:t>
      </w:r>
      <w:r w:rsidR="00BA6375">
        <w:rPr>
          <w:rFonts w:ascii="Arial" w:hAnsi="Arial" w:cs="Arial"/>
          <w:sz w:val="24"/>
          <w:szCs w:val="24"/>
          <w:lang w:val="en-US"/>
        </w:rPr>
        <w:t xml:space="preserve">at </w:t>
      </w:r>
      <w:r w:rsidRPr="001C796C">
        <w:rPr>
          <w:rFonts w:ascii="Arial" w:hAnsi="Arial" w:cs="Arial"/>
          <w:sz w:val="24"/>
          <w:szCs w:val="24"/>
          <w:lang w:val="en-US"/>
        </w:rPr>
        <w:t>5.5 km</w:t>
      </w:r>
      <w:r w:rsidR="00794489">
        <w:rPr>
          <w:rFonts w:ascii="Arial" w:hAnsi="Arial" w:cs="Arial"/>
          <w:sz w:val="24"/>
          <w:szCs w:val="24"/>
          <w:lang w:val="en-US"/>
        </w:rPr>
        <w:t xml:space="preserve"> off the</w:t>
      </w:r>
      <w:r w:rsidRPr="001C796C">
        <w:rPr>
          <w:rFonts w:ascii="Arial" w:hAnsi="Arial" w:cs="Arial"/>
          <w:sz w:val="24"/>
          <w:szCs w:val="24"/>
          <w:lang w:val="en-US"/>
        </w:rPr>
        <w:t xml:space="preserve"> mouth of</w:t>
      </w:r>
      <w:r w:rsidR="00191AA2">
        <w:rPr>
          <w:rFonts w:ascii="Arial" w:hAnsi="Arial" w:cs="Arial"/>
          <w:sz w:val="24"/>
          <w:szCs w:val="24"/>
          <w:lang w:val="en-US"/>
        </w:rPr>
        <w:t xml:space="preserve"> Canal del </w:t>
      </w:r>
      <w:proofErr w:type="spellStart"/>
      <w:r w:rsidR="00191AA2">
        <w:rPr>
          <w:rFonts w:ascii="Arial" w:hAnsi="Arial" w:cs="Arial"/>
          <w:sz w:val="24"/>
          <w:szCs w:val="24"/>
          <w:lang w:val="en-US"/>
        </w:rPr>
        <w:t>Dique</w:t>
      </w:r>
      <w:proofErr w:type="spellEnd"/>
      <w:r w:rsidR="00191AA2">
        <w:rPr>
          <w:rFonts w:ascii="Arial" w:hAnsi="Arial" w:cs="Arial"/>
          <w:sz w:val="24"/>
          <w:szCs w:val="24"/>
          <w:lang w:val="en-US"/>
        </w:rPr>
        <w:t xml:space="preserve">, </w:t>
      </w:r>
      <w:r w:rsidR="00BA6375">
        <w:rPr>
          <w:rFonts w:ascii="Arial" w:hAnsi="Arial" w:cs="Arial"/>
          <w:sz w:val="24"/>
          <w:szCs w:val="24"/>
          <w:lang w:val="en-US"/>
        </w:rPr>
        <w:t>within</w:t>
      </w:r>
      <w:r w:rsidR="00191AA2">
        <w:rPr>
          <w:rFonts w:ascii="Arial" w:hAnsi="Arial" w:cs="Arial"/>
          <w:sz w:val="24"/>
          <w:szCs w:val="24"/>
          <w:lang w:val="en-US"/>
        </w:rPr>
        <w:t xml:space="preserve"> </w:t>
      </w:r>
      <w:r w:rsidRPr="001C796C">
        <w:rPr>
          <w:rFonts w:ascii="Arial" w:hAnsi="Arial" w:cs="Arial"/>
          <w:sz w:val="24"/>
          <w:szCs w:val="24"/>
          <w:lang w:val="en-US"/>
        </w:rPr>
        <w:t>Cartagena</w:t>
      </w:r>
      <w:r w:rsidR="00191AA2">
        <w:rPr>
          <w:rFonts w:ascii="Arial" w:hAnsi="Arial" w:cs="Arial"/>
          <w:sz w:val="24"/>
          <w:szCs w:val="24"/>
          <w:lang w:val="en-US"/>
        </w:rPr>
        <w:t xml:space="preserve"> Bay</w:t>
      </w:r>
      <w:r w:rsidRPr="001C796C">
        <w:rPr>
          <w:rFonts w:ascii="Arial" w:hAnsi="Arial" w:cs="Arial"/>
          <w:sz w:val="24"/>
          <w:szCs w:val="24"/>
          <w:lang w:val="en-US"/>
        </w:rPr>
        <w:t>, Colombia</w:t>
      </w:r>
      <w:r w:rsidR="00BA6375">
        <w:rPr>
          <w:rFonts w:ascii="Arial" w:hAnsi="Arial" w:cs="Arial"/>
          <w:sz w:val="24"/>
          <w:szCs w:val="24"/>
          <w:lang w:val="en-US"/>
        </w:rPr>
        <w:t>n Caribbean</w:t>
      </w:r>
      <w:r w:rsidRPr="001C796C">
        <w:rPr>
          <w:rFonts w:ascii="Arial" w:hAnsi="Arial" w:cs="Arial"/>
          <w:sz w:val="24"/>
          <w:szCs w:val="24"/>
          <w:lang w:val="en-US"/>
        </w:rPr>
        <w:t xml:space="preserve"> </w:t>
      </w:r>
      <w:r w:rsidR="0004702C">
        <w:rPr>
          <w:rFonts w:ascii="Arial" w:hAnsi="Arial" w:cs="Arial"/>
          <w:sz w:val="24"/>
          <w:szCs w:val="24"/>
          <w:lang w:val="en-US"/>
        </w:rPr>
        <w:t>(Fig. 1</w:t>
      </w:r>
      <w:r w:rsidR="00BE5491">
        <w:rPr>
          <w:rFonts w:ascii="Arial" w:hAnsi="Arial" w:cs="Arial"/>
          <w:sz w:val="24"/>
          <w:szCs w:val="24"/>
          <w:lang w:val="en-US"/>
        </w:rPr>
        <w:t>a-c</w:t>
      </w:r>
      <w:r w:rsidR="0004702C">
        <w:rPr>
          <w:rFonts w:ascii="Arial" w:hAnsi="Arial" w:cs="Arial"/>
          <w:sz w:val="24"/>
          <w:szCs w:val="24"/>
          <w:lang w:val="en-US"/>
        </w:rPr>
        <w:t>)</w:t>
      </w:r>
      <w:r w:rsidRPr="001C796C">
        <w:rPr>
          <w:rFonts w:ascii="Arial" w:hAnsi="Arial" w:cs="Arial"/>
          <w:sz w:val="24"/>
          <w:szCs w:val="24"/>
          <w:lang w:val="en-US"/>
        </w:rPr>
        <w:t xml:space="preserve">. This is a well-developed coral reef influenced by the </w:t>
      </w:r>
      <w:r w:rsidR="00BA6375">
        <w:rPr>
          <w:rFonts w:ascii="Arial" w:hAnsi="Arial" w:cs="Arial"/>
          <w:sz w:val="24"/>
          <w:szCs w:val="24"/>
          <w:lang w:val="en-US"/>
        </w:rPr>
        <w:t xml:space="preserve">turbid and polluted waters </w:t>
      </w:r>
      <w:r w:rsidRPr="001C796C">
        <w:rPr>
          <w:rFonts w:ascii="Arial" w:hAnsi="Arial" w:cs="Arial"/>
          <w:sz w:val="24"/>
          <w:szCs w:val="24"/>
          <w:lang w:val="en-US"/>
        </w:rPr>
        <w:t xml:space="preserve">from </w:t>
      </w:r>
      <w:r w:rsidR="00BE5491">
        <w:rPr>
          <w:rFonts w:ascii="Arial" w:hAnsi="Arial" w:cs="Arial"/>
          <w:sz w:val="24"/>
          <w:szCs w:val="24"/>
          <w:lang w:val="en-US"/>
        </w:rPr>
        <w:t xml:space="preserve">the </w:t>
      </w:r>
      <w:r w:rsidRPr="001C796C">
        <w:rPr>
          <w:rFonts w:ascii="Arial" w:hAnsi="Arial" w:cs="Arial"/>
          <w:sz w:val="24"/>
          <w:szCs w:val="24"/>
          <w:lang w:val="en-US"/>
        </w:rPr>
        <w:t xml:space="preserve">Canal del </w:t>
      </w:r>
      <w:proofErr w:type="spellStart"/>
      <w:r w:rsidRPr="001C796C">
        <w:rPr>
          <w:rFonts w:ascii="Arial" w:hAnsi="Arial" w:cs="Arial"/>
          <w:sz w:val="24"/>
          <w:szCs w:val="24"/>
          <w:lang w:val="en-US"/>
        </w:rPr>
        <w:t>Dique</w:t>
      </w:r>
      <w:proofErr w:type="spellEnd"/>
      <w:r w:rsidR="00CB705F">
        <w:rPr>
          <w:rFonts w:ascii="Arial" w:hAnsi="Arial" w:cs="Arial"/>
          <w:sz w:val="24"/>
          <w:szCs w:val="24"/>
          <w:lang w:val="en-US"/>
        </w:rPr>
        <w:t xml:space="preserve"> </w:t>
      </w:r>
      <w:r w:rsidR="00CB705F">
        <w:rPr>
          <w:rFonts w:ascii="Arial" w:hAnsi="Arial" w:cs="Arial"/>
          <w:sz w:val="24"/>
          <w:szCs w:val="24"/>
          <w:lang w:val="en-US"/>
        </w:rPr>
        <w:lastRenderedPageBreak/>
        <w:t>(Fig. 1d, Fig. 2)</w:t>
      </w:r>
      <w:r w:rsidR="00BA6375">
        <w:rPr>
          <w:rFonts w:ascii="Arial" w:hAnsi="Arial" w:cs="Arial"/>
          <w:sz w:val="24"/>
          <w:szCs w:val="24"/>
          <w:lang w:val="en-US"/>
        </w:rPr>
        <w:t xml:space="preserve">, which is </w:t>
      </w:r>
      <w:r w:rsidR="006A1AF7">
        <w:rPr>
          <w:rFonts w:ascii="Arial" w:hAnsi="Arial" w:cs="Arial"/>
          <w:sz w:val="24"/>
          <w:szCs w:val="24"/>
          <w:lang w:val="en-US"/>
        </w:rPr>
        <w:t xml:space="preserve">considered an arm </w:t>
      </w:r>
      <w:r w:rsidR="00FE6435">
        <w:rPr>
          <w:rFonts w:ascii="Arial" w:hAnsi="Arial" w:cs="Arial"/>
          <w:sz w:val="24"/>
          <w:szCs w:val="24"/>
          <w:lang w:val="en-US"/>
        </w:rPr>
        <w:t xml:space="preserve">of </w:t>
      </w:r>
      <w:r w:rsidR="006A1AF7">
        <w:rPr>
          <w:rFonts w:ascii="Arial" w:hAnsi="Arial" w:cs="Arial"/>
          <w:sz w:val="24"/>
          <w:szCs w:val="24"/>
          <w:lang w:val="en-US"/>
        </w:rPr>
        <w:t>the Magdalena river (Fig.1</w:t>
      </w:r>
      <w:r w:rsidR="00BE5491">
        <w:rPr>
          <w:rFonts w:ascii="Arial" w:hAnsi="Arial" w:cs="Arial"/>
          <w:sz w:val="24"/>
          <w:szCs w:val="24"/>
          <w:lang w:val="en-US"/>
        </w:rPr>
        <w:t>b)</w:t>
      </w:r>
      <w:r w:rsidR="006A1AF7">
        <w:rPr>
          <w:rFonts w:ascii="Arial" w:hAnsi="Arial" w:cs="Arial"/>
          <w:sz w:val="24"/>
          <w:szCs w:val="24"/>
          <w:lang w:val="en-US"/>
        </w:rPr>
        <w:t xml:space="preserve">. </w:t>
      </w:r>
      <w:r w:rsidR="004B7E03">
        <w:rPr>
          <w:rFonts w:ascii="Arial" w:hAnsi="Arial" w:cs="Arial"/>
          <w:sz w:val="24"/>
          <w:szCs w:val="24"/>
          <w:lang w:val="en-US"/>
        </w:rPr>
        <w:t>The area present</w:t>
      </w:r>
      <w:r w:rsidR="00FE6435">
        <w:rPr>
          <w:rFonts w:ascii="Arial" w:hAnsi="Arial" w:cs="Arial"/>
          <w:sz w:val="24"/>
          <w:szCs w:val="24"/>
          <w:lang w:val="en-US"/>
        </w:rPr>
        <w:t>s</w:t>
      </w:r>
      <w:r w:rsidR="004B7E03">
        <w:rPr>
          <w:rFonts w:ascii="Arial" w:hAnsi="Arial" w:cs="Arial"/>
          <w:sz w:val="24"/>
          <w:szCs w:val="24"/>
          <w:lang w:val="en-US"/>
        </w:rPr>
        <w:t xml:space="preserve"> bimodal climate patterns</w:t>
      </w:r>
      <w:r w:rsidR="00FE6435">
        <w:rPr>
          <w:rFonts w:ascii="Arial" w:hAnsi="Arial" w:cs="Arial"/>
          <w:sz w:val="24"/>
          <w:szCs w:val="24"/>
          <w:lang w:val="en-US"/>
        </w:rPr>
        <w:t>,</w:t>
      </w:r>
      <w:r w:rsidR="002D0474">
        <w:rPr>
          <w:rFonts w:ascii="Arial" w:hAnsi="Arial" w:cs="Arial"/>
          <w:sz w:val="24"/>
          <w:szCs w:val="24"/>
          <w:lang w:val="en-US"/>
        </w:rPr>
        <w:t xml:space="preserve"> and climatology </w:t>
      </w:r>
      <w:r w:rsidR="00FE6435">
        <w:rPr>
          <w:rFonts w:ascii="Arial" w:hAnsi="Arial" w:cs="Arial"/>
          <w:sz w:val="24"/>
          <w:szCs w:val="24"/>
          <w:lang w:val="en-US"/>
        </w:rPr>
        <w:t>data from</w:t>
      </w:r>
      <w:r w:rsidR="00BB2B15">
        <w:rPr>
          <w:rFonts w:ascii="Arial" w:hAnsi="Arial" w:cs="Arial"/>
          <w:sz w:val="24"/>
          <w:szCs w:val="24"/>
          <w:lang w:val="en-US"/>
        </w:rPr>
        <w:t xml:space="preserve"> 1950 to </w:t>
      </w:r>
      <w:r w:rsidR="002D0474">
        <w:rPr>
          <w:rFonts w:ascii="Arial" w:hAnsi="Arial" w:cs="Arial"/>
          <w:sz w:val="24"/>
          <w:szCs w:val="24"/>
          <w:lang w:val="en-US"/>
        </w:rPr>
        <w:t xml:space="preserve">2015 indicates that the driest and coolest months are from </w:t>
      </w:r>
      <w:r w:rsidR="002D0474" w:rsidRPr="00BB2B15">
        <w:rPr>
          <w:rFonts w:ascii="Arial" w:hAnsi="Arial" w:cs="Arial"/>
          <w:sz w:val="24"/>
          <w:szCs w:val="24"/>
          <w:highlight w:val="yellow"/>
          <w:lang w:val="en-US"/>
        </w:rPr>
        <w:t>December to April</w:t>
      </w:r>
      <w:r w:rsidR="002D0474">
        <w:rPr>
          <w:rFonts w:ascii="Arial" w:hAnsi="Arial" w:cs="Arial"/>
          <w:sz w:val="24"/>
          <w:szCs w:val="24"/>
          <w:lang w:val="en-US"/>
        </w:rPr>
        <w:t xml:space="preserve">, and the rainiest and hottest months are from September to November (Fig. 3). </w:t>
      </w:r>
      <w:r w:rsidR="00D04D84">
        <w:rPr>
          <w:rFonts w:ascii="Arial" w:hAnsi="Arial" w:cs="Arial"/>
          <w:sz w:val="24"/>
          <w:szCs w:val="24"/>
          <w:lang w:val="en-US"/>
        </w:rPr>
        <w:t xml:space="preserve">This seasonality influences the patterns of water flow, water level and sediment load from the Canal del </w:t>
      </w:r>
      <w:proofErr w:type="spellStart"/>
      <w:r w:rsidR="00D04D84">
        <w:rPr>
          <w:rFonts w:ascii="Arial" w:hAnsi="Arial" w:cs="Arial"/>
          <w:sz w:val="24"/>
          <w:szCs w:val="24"/>
          <w:lang w:val="en-US"/>
        </w:rPr>
        <w:t>Dique</w:t>
      </w:r>
      <w:proofErr w:type="spellEnd"/>
      <w:r w:rsidR="00D04D84">
        <w:rPr>
          <w:rFonts w:ascii="Arial" w:hAnsi="Arial" w:cs="Arial"/>
          <w:sz w:val="24"/>
          <w:szCs w:val="24"/>
          <w:lang w:val="en-US"/>
        </w:rPr>
        <w:t xml:space="preserve"> </w:t>
      </w:r>
      <w:r w:rsidR="00864DE2">
        <w:rPr>
          <w:rFonts w:ascii="Arial" w:hAnsi="Arial" w:cs="Arial"/>
          <w:sz w:val="24"/>
          <w:szCs w:val="24"/>
          <w:lang w:val="en-US"/>
        </w:rPr>
        <w:t xml:space="preserve">throughout </w:t>
      </w:r>
      <w:r w:rsidR="00FB44FB">
        <w:rPr>
          <w:rFonts w:ascii="Arial" w:hAnsi="Arial" w:cs="Arial"/>
          <w:sz w:val="24"/>
          <w:szCs w:val="24"/>
          <w:lang w:val="en-US"/>
        </w:rPr>
        <w:t>the</w:t>
      </w:r>
      <w:r w:rsidR="00864DE2">
        <w:rPr>
          <w:rFonts w:ascii="Arial" w:hAnsi="Arial" w:cs="Arial"/>
          <w:sz w:val="24"/>
          <w:szCs w:val="24"/>
          <w:lang w:val="en-US"/>
        </w:rPr>
        <w:t xml:space="preserve"> year </w:t>
      </w:r>
      <w:r w:rsidR="00D04D84">
        <w:rPr>
          <w:rFonts w:ascii="Arial" w:hAnsi="Arial" w:cs="Arial"/>
          <w:sz w:val="24"/>
          <w:szCs w:val="24"/>
          <w:lang w:val="en-US"/>
        </w:rPr>
        <w:t>(Fig. 3).</w:t>
      </w:r>
      <w:r w:rsidR="004B7E03">
        <w:rPr>
          <w:rFonts w:ascii="Arial" w:hAnsi="Arial" w:cs="Arial"/>
          <w:sz w:val="24"/>
          <w:szCs w:val="24"/>
          <w:lang w:val="en-US"/>
        </w:rPr>
        <w:t xml:space="preserve"> </w:t>
      </w:r>
      <w:r w:rsidR="00D04D84">
        <w:rPr>
          <w:rFonts w:ascii="Arial" w:hAnsi="Arial" w:cs="Arial"/>
          <w:sz w:val="24"/>
          <w:szCs w:val="24"/>
          <w:lang w:val="en-US"/>
        </w:rPr>
        <w:t>Therefore, t</w:t>
      </w:r>
      <w:r w:rsidR="007373A1">
        <w:rPr>
          <w:rFonts w:ascii="Arial" w:hAnsi="Arial" w:cs="Arial"/>
          <w:sz w:val="24"/>
          <w:szCs w:val="24"/>
          <w:lang w:val="en-US"/>
        </w:rPr>
        <w:t>he</w:t>
      </w:r>
      <w:r w:rsidR="00D04D84">
        <w:rPr>
          <w:rFonts w:ascii="Arial" w:hAnsi="Arial" w:cs="Arial"/>
          <w:sz w:val="24"/>
          <w:szCs w:val="24"/>
          <w:lang w:val="en-US"/>
        </w:rPr>
        <w:t xml:space="preserve"> extension of</w:t>
      </w:r>
      <w:r w:rsidR="007373A1">
        <w:rPr>
          <w:rFonts w:ascii="Arial" w:hAnsi="Arial" w:cs="Arial"/>
          <w:sz w:val="24"/>
          <w:szCs w:val="24"/>
          <w:lang w:val="en-US"/>
        </w:rPr>
        <w:t xml:space="preserve"> </w:t>
      </w:r>
      <w:r w:rsidR="00D04D84">
        <w:rPr>
          <w:rFonts w:ascii="Arial" w:hAnsi="Arial" w:cs="Arial"/>
          <w:sz w:val="24"/>
          <w:szCs w:val="24"/>
          <w:lang w:val="en-US"/>
        </w:rPr>
        <w:t xml:space="preserve">the </w:t>
      </w:r>
      <w:r w:rsidR="007373A1">
        <w:rPr>
          <w:rFonts w:ascii="Arial" w:hAnsi="Arial" w:cs="Arial"/>
          <w:sz w:val="24"/>
          <w:szCs w:val="24"/>
          <w:lang w:val="en-US"/>
        </w:rPr>
        <w:t>sediment plume</w:t>
      </w:r>
      <w:r w:rsidR="00D050E0">
        <w:rPr>
          <w:rFonts w:ascii="Arial" w:hAnsi="Arial" w:cs="Arial"/>
          <w:sz w:val="24"/>
          <w:szCs w:val="24"/>
          <w:lang w:val="en-US"/>
        </w:rPr>
        <w:t xml:space="preserve"> </w:t>
      </w:r>
      <w:r w:rsidR="00D04D84">
        <w:rPr>
          <w:rFonts w:ascii="Arial" w:hAnsi="Arial" w:cs="Arial"/>
          <w:sz w:val="24"/>
          <w:szCs w:val="24"/>
          <w:lang w:val="en-US"/>
        </w:rPr>
        <w:t xml:space="preserve">produced </w:t>
      </w:r>
      <w:r w:rsidR="00BB2B15">
        <w:rPr>
          <w:rFonts w:ascii="Arial" w:hAnsi="Arial" w:cs="Arial"/>
          <w:sz w:val="24"/>
          <w:szCs w:val="24"/>
          <w:lang w:val="en-US"/>
        </w:rPr>
        <w:t xml:space="preserve">by the Canal del </w:t>
      </w:r>
      <w:proofErr w:type="spellStart"/>
      <w:r w:rsidR="00BB2B15">
        <w:rPr>
          <w:rFonts w:ascii="Arial" w:hAnsi="Arial" w:cs="Arial"/>
          <w:sz w:val="24"/>
          <w:szCs w:val="24"/>
          <w:lang w:val="en-US"/>
        </w:rPr>
        <w:t>Dique</w:t>
      </w:r>
      <w:proofErr w:type="spellEnd"/>
      <w:r w:rsidR="00BB2B15">
        <w:rPr>
          <w:rFonts w:ascii="Arial" w:hAnsi="Arial" w:cs="Arial"/>
          <w:sz w:val="24"/>
          <w:szCs w:val="24"/>
          <w:lang w:val="en-US"/>
        </w:rPr>
        <w:t xml:space="preserve"> is</w:t>
      </w:r>
      <w:r w:rsidR="00D04D84">
        <w:rPr>
          <w:rFonts w:ascii="Arial" w:hAnsi="Arial" w:cs="Arial"/>
          <w:sz w:val="24"/>
          <w:szCs w:val="24"/>
          <w:lang w:val="en-US"/>
        </w:rPr>
        <w:t xml:space="preserve"> variable, and </w:t>
      </w:r>
      <w:r w:rsidR="00BB2B15">
        <w:rPr>
          <w:rFonts w:ascii="Arial" w:hAnsi="Arial" w:cs="Arial"/>
          <w:sz w:val="24"/>
          <w:szCs w:val="24"/>
          <w:lang w:val="en-US"/>
        </w:rPr>
        <w:t>can reach</w:t>
      </w:r>
      <w:r w:rsidR="007373A1">
        <w:rPr>
          <w:rFonts w:ascii="Arial" w:hAnsi="Arial" w:cs="Arial"/>
          <w:sz w:val="24"/>
          <w:szCs w:val="24"/>
          <w:lang w:val="en-US"/>
        </w:rPr>
        <w:t xml:space="preserve"> the reef </w:t>
      </w:r>
      <w:r w:rsidR="00BB2B15">
        <w:rPr>
          <w:rFonts w:ascii="Arial" w:hAnsi="Arial" w:cs="Arial"/>
          <w:sz w:val="24"/>
          <w:szCs w:val="24"/>
          <w:lang w:val="en-US"/>
        </w:rPr>
        <w:t xml:space="preserve">during the rainy season </w:t>
      </w:r>
      <w:r w:rsidR="007373A1">
        <w:rPr>
          <w:rFonts w:ascii="Arial" w:hAnsi="Arial" w:cs="Arial"/>
          <w:sz w:val="24"/>
          <w:szCs w:val="24"/>
          <w:lang w:val="en-US"/>
        </w:rPr>
        <w:t>(Fig. 2)</w:t>
      </w:r>
      <w:r w:rsidR="00CB705F">
        <w:rPr>
          <w:rFonts w:ascii="Arial" w:hAnsi="Arial" w:cs="Arial"/>
          <w:sz w:val="24"/>
          <w:szCs w:val="24"/>
          <w:lang w:val="en-US"/>
        </w:rPr>
        <w:t xml:space="preserve">. </w:t>
      </w:r>
      <w:r w:rsidR="006A1AF7">
        <w:rPr>
          <w:rFonts w:ascii="Arial" w:hAnsi="Arial" w:cs="Arial"/>
          <w:sz w:val="24"/>
          <w:szCs w:val="24"/>
          <w:lang w:val="en-US"/>
        </w:rPr>
        <w:t>The reef covers an area</w:t>
      </w:r>
      <w:r w:rsidRPr="001C796C">
        <w:rPr>
          <w:rFonts w:ascii="Arial" w:hAnsi="Arial" w:cs="Arial"/>
          <w:sz w:val="24"/>
          <w:szCs w:val="24"/>
          <w:lang w:val="en-US"/>
        </w:rPr>
        <w:t xml:space="preserve"> of about 1 km</w:t>
      </w:r>
      <w:r w:rsidRPr="001C796C">
        <w:rPr>
          <w:rFonts w:ascii="Arial" w:hAnsi="Arial" w:cs="Arial"/>
          <w:sz w:val="24"/>
          <w:szCs w:val="24"/>
          <w:vertAlign w:val="superscript"/>
          <w:lang w:val="en-US"/>
        </w:rPr>
        <w:t>2</w:t>
      </w:r>
      <w:r w:rsidR="006A1AF7">
        <w:rPr>
          <w:rFonts w:ascii="Arial" w:hAnsi="Arial" w:cs="Arial"/>
          <w:sz w:val="24"/>
          <w:szCs w:val="24"/>
          <w:lang w:val="en-US"/>
        </w:rPr>
        <w:t xml:space="preserve"> and presents </w:t>
      </w:r>
      <w:r w:rsidRPr="001C796C">
        <w:rPr>
          <w:rFonts w:ascii="Arial" w:hAnsi="Arial" w:cs="Arial"/>
          <w:sz w:val="24"/>
          <w:szCs w:val="24"/>
          <w:lang w:val="en-US"/>
        </w:rPr>
        <w:t>up to 80%</w:t>
      </w:r>
      <w:r w:rsidR="006A1AF7">
        <w:rPr>
          <w:rFonts w:ascii="Arial" w:hAnsi="Arial" w:cs="Arial"/>
          <w:sz w:val="24"/>
          <w:szCs w:val="24"/>
          <w:lang w:val="en-US"/>
        </w:rPr>
        <w:t xml:space="preserve"> of live coral cover,</w:t>
      </w:r>
      <w:r w:rsidR="00B87426">
        <w:rPr>
          <w:rFonts w:ascii="Arial" w:hAnsi="Arial" w:cs="Arial"/>
          <w:sz w:val="24"/>
          <w:szCs w:val="24"/>
          <w:lang w:val="en-US"/>
        </w:rPr>
        <w:t xml:space="preserve"> dominated by massive </w:t>
      </w:r>
      <w:r w:rsidRPr="001C796C">
        <w:rPr>
          <w:rFonts w:ascii="Arial" w:hAnsi="Arial" w:cs="Arial"/>
          <w:sz w:val="24"/>
          <w:szCs w:val="24"/>
          <w:lang w:val="en-US"/>
        </w:rPr>
        <w:t xml:space="preserve">colonies of the </w:t>
      </w:r>
      <w:r w:rsidR="00B87426">
        <w:rPr>
          <w:rFonts w:ascii="Arial" w:hAnsi="Arial" w:cs="Arial"/>
          <w:sz w:val="24"/>
          <w:szCs w:val="24"/>
          <w:lang w:val="en-US"/>
        </w:rPr>
        <w:t xml:space="preserve">coral </w:t>
      </w:r>
      <w:proofErr w:type="spellStart"/>
      <w:r w:rsidRPr="001C796C">
        <w:rPr>
          <w:rFonts w:ascii="Arial" w:hAnsi="Arial" w:cs="Arial"/>
          <w:i/>
          <w:sz w:val="24"/>
          <w:szCs w:val="24"/>
          <w:lang w:val="en-US"/>
        </w:rPr>
        <w:t>Orbicella</w:t>
      </w:r>
      <w:proofErr w:type="spellEnd"/>
      <w:r w:rsidR="00B87426">
        <w:rPr>
          <w:rFonts w:ascii="Arial" w:hAnsi="Arial" w:cs="Arial"/>
          <w:i/>
          <w:sz w:val="24"/>
          <w:szCs w:val="24"/>
          <w:lang w:val="en-US"/>
        </w:rPr>
        <w:t xml:space="preserve"> </w:t>
      </w:r>
      <w:proofErr w:type="spellStart"/>
      <w:r w:rsidR="00B87426">
        <w:rPr>
          <w:rFonts w:ascii="Arial" w:hAnsi="Arial" w:cs="Arial"/>
          <w:i/>
          <w:sz w:val="24"/>
          <w:szCs w:val="24"/>
          <w:lang w:val="en-US"/>
        </w:rPr>
        <w:t>faveolata</w:t>
      </w:r>
      <w:proofErr w:type="spellEnd"/>
      <w:r w:rsidRPr="001C796C">
        <w:rPr>
          <w:rFonts w:ascii="Arial" w:hAnsi="Arial" w:cs="Arial"/>
          <w:sz w:val="24"/>
          <w:szCs w:val="24"/>
          <w:lang w:val="en-US"/>
        </w:rPr>
        <w:t xml:space="preserve"> &gt;3 m in diameter </w:t>
      </w:r>
      <w:r w:rsidR="0004702C">
        <w:rPr>
          <w:rFonts w:ascii="Arial" w:hAnsi="Arial" w:cs="Arial"/>
          <w:sz w:val="24"/>
          <w:szCs w:val="24"/>
          <w:lang w:val="en-US"/>
        </w:rPr>
        <w:fldChar w:fldCharType="begin" w:fldLock="1"/>
      </w:r>
      <w:r w:rsidR="004A6F2C">
        <w:rPr>
          <w:rFonts w:ascii="Arial" w:hAnsi="Arial" w:cs="Arial"/>
          <w:sz w:val="24"/>
          <w:szCs w:val="24"/>
          <w:lang w:val="en-US"/>
        </w:rPr>
        <w:instrText>ADDIN CSL_CITATION {"citationItems":[{"id":"ITEM-1","itemData":{"DOI":"10.1007/s00338-014-1246-y","ISSN":"07224028","author":[{"dropping-particle":"","family":"López-Victoria","given":"Mateo","non-dropping-particle":"","parse-names":false,"suffix":""},{"dropping-particle":"","family":"Rodríguez-Moreno","given":"Melina","non-dropping-particle":"","parse-names":false,"suffix":""},{"dropping-particle":"","family":"Zapata","given":"Fernando A.","non-dropping-particle":"","parse-names":false,"suffix":""}],"container-title":"Coral Reefs","id":"ITEM-1","issue":"1","issued":{"date-parts":[["2015"]]},"page":"231","title":"A paradoxical reef from Varadero, Cartagena Bay, Colombia","type":"article-journal","volume":"34"},"uris":["http://www.mendeley.com/documents/?uuid=4fb8889b-abfe-4e61-95a5-c4c51017c8ca"]},{"id":"ITEM-2","itemData":{"DOI":"10.7717/peerj.4119","ISSN":"2167-8359","abstract":"&lt;p&gt;Coral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-2","issued":{"date-parts":[["2017"]]},"page":"e4119","title":"Unraveling the structure and composition of Varadero Reef, an improbable and imperiled coral reef in the Colombian Caribbean","type":"article-journal","volume":"5"},"uris":["http://www.mendeley.com/documents/?uuid=90e24e7d-16e5-4258-b335-bcafee911305"]}],"mendeley":{"formattedCitation":"(López-Victoria et al. 2015; Pizarro et al. 2017)","manualFormatting":"(López-Victoria et al. 2015; Pizarro et al. 2017; Fig. 1d)","plainTextFormattedCitation":"(López-Victoria et al. 2015; Pizarro et al. 2017)","previouslyFormattedCitation":"(López-Victoria et al. 2015; Pizarro et al. 2017)"},"properties":{"noteIndex":0},"schema":"https://github.com/citation-style-language/schema/raw/master/csl-citation.json"}</w:instrText>
      </w:r>
      <w:r w:rsidR="0004702C">
        <w:rPr>
          <w:rFonts w:ascii="Arial" w:hAnsi="Arial" w:cs="Arial"/>
          <w:sz w:val="24"/>
          <w:szCs w:val="24"/>
          <w:lang w:val="en-US"/>
        </w:rPr>
        <w:fldChar w:fldCharType="separate"/>
      </w:r>
      <w:r w:rsidR="0004702C" w:rsidRPr="00343106">
        <w:rPr>
          <w:rFonts w:ascii="Arial" w:hAnsi="Arial" w:cs="Arial"/>
          <w:noProof/>
          <w:sz w:val="24"/>
          <w:szCs w:val="24"/>
          <w:lang w:val="en-US"/>
        </w:rPr>
        <w:t>(López-Victoria et al. 2015; Pizarro et al. 2017</w:t>
      </w:r>
      <w:r w:rsidR="00343106">
        <w:rPr>
          <w:rFonts w:ascii="Arial" w:hAnsi="Arial" w:cs="Arial"/>
          <w:noProof/>
          <w:sz w:val="24"/>
          <w:szCs w:val="24"/>
          <w:lang w:val="en-US"/>
        </w:rPr>
        <w:t>; Fig. 1d</w:t>
      </w:r>
      <w:r w:rsidR="0004702C" w:rsidRPr="00343106">
        <w:rPr>
          <w:rFonts w:ascii="Arial" w:hAnsi="Arial" w:cs="Arial"/>
          <w:noProof/>
          <w:sz w:val="24"/>
          <w:szCs w:val="24"/>
          <w:lang w:val="en-US"/>
        </w:rPr>
        <w:t>)</w:t>
      </w:r>
      <w:r w:rsidR="0004702C">
        <w:rPr>
          <w:rFonts w:ascii="Arial" w:hAnsi="Arial" w:cs="Arial"/>
          <w:sz w:val="24"/>
          <w:szCs w:val="24"/>
          <w:lang w:val="en-US"/>
        </w:rPr>
        <w:fldChar w:fldCharType="end"/>
      </w:r>
      <w:r w:rsidR="0004702C">
        <w:rPr>
          <w:rFonts w:ascii="Arial" w:hAnsi="Arial" w:cs="Arial"/>
          <w:sz w:val="24"/>
          <w:szCs w:val="24"/>
          <w:lang w:val="en-US"/>
        </w:rPr>
        <w:t>.</w:t>
      </w:r>
      <w:r w:rsidR="00343106">
        <w:rPr>
          <w:rFonts w:ascii="Arial" w:hAnsi="Arial" w:cs="Arial"/>
          <w:sz w:val="24"/>
          <w:szCs w:val="24"/>
          <w:lang w:val="en-US"/>
        </w:rPr>
        <w:t xml:space="preserve"> Different coral species can be seen growing in </w:t>
      </w:r>
      <w:r w:rsidR="006A1AF7">
        <w:rPr>
          <w:rFonts w:ascii="Arial" w:hAnsi="Arial" w:cs="Arial"/>
          <w:sz w:val="24"/>
          <w:szCs w:val="24"/>
          <w:lang w:val="en-US"/>
        </w:rPr>
        <w:t xml:space="preserve">apparent </w:t>
      </w:r>
      <w:r w:rsidR="00343106">
        <w:rPr>
          <w:rFonts w:ascii="Arial" w:hAnsi="Arial" w:cs="Arial"/>
          <w:sz w:val="24"/>
          <w:szCs w:val="24"/>
          <w:lang w:val="en-US"/>
        </w:rPr>
        <w:t>good conditions and competing each other</w:t>
      </w:r>
      <w:r w:rsidR="00191AA2">
        <w:rPr>
          <w:rFonts w:ascii="Arial" w:hAnsi="Arial" w:cs="Arial"/>
          <w:sz w:val="24"/>
          <w:szCs w:val="24"/>
          <w:lang w:val="en-US"/>
        </w:rPr>
        <w:t xml:space="preserve"> for space</w:t>
      </w:r>
      <w:r w:rsidR="00343106">
        <w:rPr>
          <w:rFonts w:ascii="Arial" w:hAnsi="Arial" w:cs="Arial"/>
          <w:sz w:val="24"/>
          <w:szCs w:val="24"/>
          <w:lang w:val="en-US"/>
        </w:rPr>
        <w:t xml:space="preserve"> (Fig. 1e).</w:t>
      </w:r>
      <w:r w:rsidR="00CB705F">
        <w:rPr>
          <w:rFonts w:ascii="Arial" w:hAnsi="Arial" w:cs="Arial"/>
          <w:sz w:val="24"/>
          <w:szCs w:val="24"/>
          <w:lang w:val="en-US"/>
        </w:rPr>
        <w:t xml:space="preserve"> </w:t>
      </w:r>
    </w:p>
    <w:p w14:paraId="39F5976D" w14:textId="012B5FBF" w:rsidR="00C12CB2" w:rsidRPr="00CB2BF0" w:rsidRDefault="00DF6EE4" w:rsidP="001C796C">
      <w:pPr>
        <w:spacing w:line="480" w:lineRule="auto"/>
        <w:jc w:val="both"/>
        <w:rPr>
          <w:rFonts w:ascii="Arial" w:hAnsi="Arial" w:cs="Arial"/>
          <w:sz w:val="24"/>
          <w:szCs w:val="24"/>
          <w:lang w:val="en-US"/>
        </w:rPr>
      </w:pPr>
      <w:r w:rsidRPr="00CB2BF0">
        <w:rPr>
          <w:rFonts w:ascii="Arial" w:hAnsi="Arial" w:cs="Arial"/>
          <w:sz w:val="24"/>
          <w:szCs w:val="24"/>
          <w:u w:val="single"/>
          <w:lang w:val="en-US"/>
        </w:rPr>
        <w:t xml:space="preserve">Sampling and </w:t>
      </w:r>
      <w:r w:rsidR="00BB2B15">
        <w:rPr>
          <w:rFonts w:ascii="Arial" w:hAnsi="Arial" w:cs="Arial"/>
          <w:sz w:val="24"/>
          <w:szCs w:val="24"/>
          <w:u w:val="single"/>
          <w:lang w:val="en-US"/>
        </w:rPr>
        <w:t xml:space="preserve">coral </w:t>
      </w:r>
      <w:r w:rsidR="00696137">
        <w:rPr>
          <w:rFonts w:ascii="Arial" w:hAnsi="Arial" w:cs="Arial"/>
          <w:sz w:val="24"/>
          <w:szCs w:val="24"/>
          <w:u w:val="single"/>
          <w:lang w:val="en-US"/>
        </w:rPr>
        <w:t xml:space="preserve">growth </w:t>
      </w:r>
      <w:r w:rsidRPr="00CB2BF0">
        <w:rPr>
          <w:rFonts w:ascii="Arial" w:hAnsi="Arial" w:cs="Arial"/>
          <w:sz w:val="24"/>
          <w:szCs w:val="24"/>
          <w:u w:val="single"/>
          <w:lang w:val="en-US"/>
        </w:rPr>
        <w:t xml:space="preserve">analysis </w:t>
      </w:r>
    </w:p>
    <w:p w14:paraId="779557F0" w14:textId="7EC8AE26" w:rsidR="006765C6" w:rsidRDefault="00BB2B15" w:rsidP="00293772">
      <w:pPr>
        <w:spacing w:line="480" w:lineRule="auto"/>
        <w:rPr>
          <w:rFonts w:ascii="Arial" w:hAnsi="Arial" w:cs="Arial"/>
          <w:sz w:val="24"/>
          <w:szCs w:val="24"/>
          <w:lang w:val="en-US"/>
        </w:rPr>
      </w:pPr>
      <w:r>
        <w:rPr>
          <w:rFonts w:ascii="Arial" w:hAnsi="Arial" w:cs="Arial"/>
          <w:sz w:val="24"/>
          <w:szCs w:val="24"/>
          <w:lang w:val="en-US"/>
        </w:rPr>
        <w:t>Three c</w:t>
      </w:r>
      <w:r w:rsidR="00DF6EE4" w:rsidRPr="001C796C">
        <w:rPr>
          <w:rFonts w:ascii="Arial" w:hAnsi="Arial" w:cs="Arial"/>
          <w:sz w:val="24"/>
          <w:szCs w:val="24"/>
          <w:lang w:val="en-US"/>
        </w:rPr>
        <w:t>oral cores of 6 cm in diameter were collected with a p</w:t>
      </w:r>
      <w:r w:rsidR="00CB2BF0">
        <w:rPr>
          <w:rFonts w:ascii="Arial" w:hAnsi="Arial" w:cs="Arial"/>
          <w:sz w:val="24"/>
          <w:szCs w:val="24"/>
          <w:lang w:val="en-US"/>
        </w:rPr>
        <w:t xml:space="preserve">neumatic drill along the growth axis from </w:t>
      </w:r>
      <w:r>
        <w:rPr>
          <w:rFonts w:ascii="Arial" w:hAnsi="Arial" w:cs="Arial"/>
          <w:sz w:val="24"/>
          <w:szCs w:val="24"/>
          <w:lang w:val="en-US"/>
        </w:rPr>
        <w:t>three</w:t>
      </w:r>
      <w:r w:rsidR="00DF6EE4" w:rsidRPr="001C796C">
        <w:rPr>
          <w:rFonts w:ascii="Arial" w:hAnsi="Arial" w:cs="Arial"/>
          <w:sz w:val="24"/>
          <w:szCs w:val="24"/>
          <w:lang w:val="en-US"/>
        </w:rPr>
        <w:t xml:space="preserve"> massive colonies of </w:t>
      </w:r>
      <w:proofErr w:type="spellStart"/>
      <w:r w:rsidR="00DF6EE4" w:rsidRPr="001C796C">
        <w:rPr>
          <w:rFonts w:ascii="Arial" w:hAnsi="Arial" w:cs="Arial"/>
          <w:i/>
          <w:sz w:val="24"/>
          <w:szCs w:val="24"/>
          <w:lang w:val="en-US"/>
        </w:rPr>
        <w:t>Orbicella</w:t>
      </w:r>
      <w:proofErr w:type="spellEnd"/>
      <w:r w:rsidR="00DF6EE4" w:rsidRPr="001C796C">
        <w:rPr>
          <w:rFonts w:ascii="Arial" w:hAnsi="Arial" w:cs="Arial"/>
          <w:sz w:val="24"/>
          <w:szCs w:val="24"/>
          <w:lang w:val="en-US"/>
        </w:rPr>
        <w:t xml:space="preserve"> </w:t>
      </w:r>
      <w:proofErr w:type="spellStart"/>
      <w:r w:rsidR="00DF6EE4" w:rsidRPr="001C796C">
        <w:rPr>
          <w:rFonts w:ascii="Arial" w:hAnsi="Arial" w:cs="Arial"/>
          <w:i/>
          <w:sz w:val="24"/>
          <w:szCs w:val="24"/>
          <w:lang w:val="en-US"/>
        </w:rPr>
        <w:t>faveolata</w:t>
      </w:r>
      <w:proofErr w:type="spellEnd"/>
      <w:r w:rsidR="00DF6EE4" w:rsidRPr="001C796C">
        <w:rPr>
          <w:rFonts w:ascii="Arial" w:hAnsi="Arial" w:cs="Arial"/>
          <w:sz w:val="24"/>
          <w:szCs w:val="24"/>
          <w:lang w:val="en-US"/>
        </w:rPr>
        <w:t xml:space="preserve"> </w:t>
      </w:r>
      <w:r w:rsidR="00CB2BF0">
        <w:rPr>
          <w:rFonts w:ascii="Arial" w:hAnsi="Arial" w:cs="Arial"/>
          <w:sz w:val="24"/>
          <w:szCs w:val="24"/>
          <w:lang w:val="en-US"/>
        </w:rPr>
        <w:t>at 3-4</w:t>
      </w:r>
      <w:r w:rsidR="00DF6EE4" w:rsidRPr="001C796C">
        <w:rPr>
          <w:rFonts w:ascii="Arial" w:hAnsi="Arial" w:cs="Arial"/>
          <w:sz w:val="24"/>
          <w:szCs w:val="24"/>
          <w:lang w:val="en-US"/>
        </w:rPr>
        <w:t xml:space="preserve"> m</w:t>
      </w:r>
      <w:r w:rsidR="00CB2BF0">
        <w:rPr>
          <w:rFonts w:ascii="Arial" w:hAnsi="Arial" w:cs="Arial"/>
          <w:sz w:val="24"/>
          <w:szCs w:val="24"/>
          <w:lang w:val="en-US"/>
        </w:rPr>
        <w:t xml:space="preserve"> depth</w:t>
      </w:r>
      <w:r w:rsidR="00DF6EE4" w:rsidRPr="001C796C">
        <w:rPr>
          <w:rFonts w:ascii="Arial" w:hAnsi="Arial" w:cs="Arial"/>
          <w:sz w:val="24"/>
          <w:szCs w:val="24"/>
          <w:lang w:val="en-US"/>
        </w:rPr>
        <w:t xml:space="preserve">. The affected live coral tissue </w:t>
      </w:r>
      <w:r w:rsidR="009C405C">
        <w:rPr>
          <w:rFonts w:ascii="Arial" w:hAnsi="Arial" w:cs="Arial"/>
          <w:sz w:val="24"/>
          <w:szCs w:val="24"/>
          <w:lang w:val="en-US"/>
        </w:rPr>
        <w:t>(</w:t>
      </w:r>
      <w:r w:rsidR="009C405C" w:rsidRPr="001C796C">
        <w:rPr>
          <w:rFonts w:ascii="Arial" w:hAnsi="Arial" w:cs="Arial"/>
          <w:sz w:val="24"/>
          <w:szCs w:val="24"/>
          <w:lang w:val="en-US"/>
        </w:rPr>
        <w:t>25-30 cm</w:t>
      </w:r>
      <w:r w:rsidR="009C405C" w:rsidRPr="001C796C">
        <w:rPr>
          <w:rFonts w:ascii="Arial" w:hAnsi="Arial" w:cs="Arial"/>
          <w:sz w:val="24"/>
          <w:szCs w:val="24"/>
          <w:vertAlign w:val="superscript"/>
          <w:lang w:val="en-US"/>
        </w:rPr>
        <w:t>2</w:t>
      </w:r>
      <w:r w:rsidR="009C405C">
        <w:rPr>
          <w:rFonts w:ascii="Arial" w:hAnsi="Arial" w:cs="Arial"/>
          <w:sz w:val="24"/>
          <w:szCs w:val="24"/>
          <w:lang w:val="en-US"/>
        </w:rPr>
        <w:t xml:space="preserve">) </w:t>
      </w:r>
      <w:r w:rsidR="00DF6EE4" w:rsidRPr="001C796C">
        <w:rPr>
          <w:rFonts w:ascii="Arial" w:hAnsi="Arial" w:cs="Arial"/>
          <w:sz w:val="24"/>
          <w:szCs w:val="24"/>
          <w:lang w:val="en-US"/>
        </w:rPr>
        <w:t xml:space="preserve">was covered with a </w:t>
      </w:r>
      <w:r w:rsidR="00920469">
        <w:rPr>
          <w:rFonts w:ascii="Arial" w:hAnsi="Arial" w:cs="Arial"/>
          <w:sz w:val="24"/>
          <w:szCs w:val="24"/>
          <w:lang w:val="en-US"/>
        </w:rPr>
        <w:t>polystyrene</w:t>
      </w:r>
      <w:r w:rsidR="00DF6EE4" w:rsidRPr="001C796C">
        <w:rPr>
          <w:rFonts w:ascii="Arial" w:hAnsi="Arial" w:cs="Arial"/>
          <w:sz w:val="24"/>
          <w:szCs w:val="24"/>
          <w:lang w:val="en-US"/>
        </w:rPr>
        <w:t xml:space="preserve"> ball and epoxy putty to avoid the </w:t>
      </w:r>
      <w:r w:rsidR="00B87426">
        <w:rPr>
          <w:rFonts w:ascii="Arial" w:hAnsi="Arial" w:cs="Arial"/>
          <w:sz w:val="24"/>
          <w:szCs w:val="24"/>
          <w:lang w:val="en-US"/>
        </w:rPr>
        <w:t>intrusion of bioeroder organisms</w:t>
      </w:r>
      <w:r w:rsidR="00DF6EE4" w:rsidRPr="001C796C">
        <w:rPr>
          <w:rFonts w:ascii="Arial" w:hAnsi="Arial" w:cs="Arial"/>
          <w:sz w:val="24"/>
          <w:szCs w:val="24"/>
          <w:lang w:val="en-US"/>
        </w:rPr>
        <w:t>. The cores were rinsed with fresh-water several times to</w:t>
      </w:r>
      <w:r w:rsidR="005A1C06" w:rsidRPr="001C796C">
        <w:rPr>
          <w:rFonts w:ascii="Arial" w:hAnsi="Arial" w:cs="Arial"/>
          <w:sz w:val="24"/>
          <w:szCs w:val="24"/>
          <w:lang w:val="en-US"/>
        </w:rPr>
        <w:t xml:space="preserve"> remove sediment particles and </w:t>
      </w:r>
      <w:r w:rsidR="00DF6EE4" w:rsidRPr="001C796C">
        <w:rPr>
          <w:rFonts w:ascii="Arial" w:hAnsi="Arial" w:cs="Arial"/>
          <w:sz w:val="24"/>
          <w:szCs w:val="24"/>
          <w:lang w:val="en-US"/>
        </w:rPr>
        <w:t xml:space="preserve">then oven-dried for 24-48h at 50-60°C. </w:t>
      </w:r>
    </w:p>
    <w:p w14:paraId="03015CCD" w14:textId="533562E4" w:rsidR="006765C6" w:rsidRDefault="00BB2B15" w:rsidP="006765C6">
      <w:pPr>
        <w:spacing w:line="480" w:lineRule="auto"/>
        <w:rPr>
          <w:rFonts w:ascii="Arial" w:hAnsi="Arial" w:cs="Arial"/>
          <w:sz w:val="24"/>
          <w:szCs w:val="24"/>
          <w:lang w:val="en-US"/>
        </w:rPr>
      </w:pPr>
      <w:r>
        <w:rPr>
          <w:rFonts w:ascii="Arial" w:hAnsi="Arial" w:cs="Arial"/>
          <w:sz w:val="24"/>
          <w:szCs w:val="24"/>
          <w:lang w:val="en-US"/>
        </w:rPr>
        <w:t xml:space="preserve">The </w:t>
      </w:r>
      <w:r w:rsidR="00167813">
        <w:rPr>
          <w:rFonts w:ascii="Arial" w:hAnsi="Arial" w:cs="Arial"/>
          <w:sz w:val="24"/>
          <w:szCs w:val="24"/>
          <w:lang w:val="en-US"/>
        </w:rPr>
        <w:t>c</w:t>
      </w:r>
      <w:r w:rsidR="0049368E">
        <w:rPr>
          <w:rFonts w:ascii="Arial" w:hAnsi="Arial" w:cs="Arial"/>
          <w:sz w:val="24"/>
          <w:szCs w:val="24"/>
          <w:lang w:val="en-US"/>
        </w:rPr>
        <w:t>oral cores</w:t>
      </w:r>
      <w:r>
        <w:rPr>
          <w:rFonts w:ascii="Arial" w:hAnsi="Arial" w:cs="Arial"/>
          <w:sz w:val="24"/>
          <w:szCs w:val="24"/>
          <w:lang w:val="en-US"/>
        </w:rPr>
        <w:t xml:space="preserve"> </w:t>
      </w:r>
      <w:r w:rsidR="006765C6">
        <w:rPr>
          <w:rFonts w:ascii="Arial" w:hAnsi="Arial" w:cs="Arial"/>
          <w:sz w:val="24"/>
          <w:szCs w:val="24"/>
          <w:lang w:val="en-US"/>
        </w:rPr>
        <w:t xml:space="preserve">along with an aragonite step-wedge standard </w:t>
      </w:r>
      <w:r w:rsidR="0049368E">
        <w:rPr>
          <w:rFonts w:ascii="Arial" w:hAnsi="Arial" w:cs="Arial"/>
          <w:sz w:val="24"/>
          <w:szCs w:val="24"/>
          <w:lang w:val="en-US"/>
        </w:rPr>
        <w:t xml:space="preserve">were </w:t>
      </w:r>
      <w:r w:rsidR="006765C6">
        <w:rPr>
          <w:rFonts w:ascii="Arial" w:hAnsi="Arial" w:cs="Arial"/>
          <w:sz w:val="24"/>
          <w:szCs w:val="24"/>
          <w:lang w:val="en-US"/>
        </w:rPr>
        <w:t>imaged</w:t>
      </w:r>
      <w:r w:rsidR="0049368E">
        <w:rPr>
          <w:rFonts w:ascii="Arial" w:hAnsi="Arial" w:cs="Arial"/>
          <w:sz w:val="24"/>
          <w:szCs w:val="24"/>
          <w:lang w:val="en-US"/>
        </w:rPr>
        <w:t xml:space="preserve"> </w:t>
      </w:r>
      <w:r w:rsidR="006765C6">
        <w:rPr>
          <w:rFonts w:ascii="Arial" w:hAnsi="Arial" w:cs="Arial"/>
          <w:sz w:val="24"/>
          <w:szCs w:val="24"/>
          <w:lang w:val="en-US"/>
        </w:rPr>
        <w:t xml:space="preserve">using </w:t>
      </w:r>
      <w:r w:rsidR="0049368E">
        <w:rPr>
          <w:rFonts w:ascii="Arial" w:hAnsi="Arial" w:cs="Arial"/>
          <w:sz w:val="24"/>
          <w:szCs w:val="24"/>
          <w:lang w:val="en-US"/>
        </w:rPr>
        <w:t xml:space="preserve">a </w:t>
      </w:r>
      <w:r w:rsidR="0049368E" w:rsidRPr="001C796C">
        <w:rPr>
          <w:rFonts w:ascii="Arial" w:hAnsi="Arial" w:cs="Arial"/>
          <w:sz w:val="24"/>
          <w:szCs w:val="24"/>
          <w:lang w:val="en-US"/>
        </w:rPr>
        <w:t xml:space="preserve">General Electric LightSpeed VCT 64 </w:t>
      </w:r>
      <w:r w:rsidR="0049368E">
        <w:rPr>
          <w:rFonts w:ascii="Arial" w:hAnsi="Arial" w:cs="Arial"/>
          <w:sz w:val="24"/>
          <w:szCs w:val="24"/>
          <w:lang w:val="en-US"/>
        </w:rPr>
        <w:t>CT-scan</w:t>
      </w:r>
      <w:r w:rsidR="00794489">
        <w:rPr>
          <w:rFonts w:ascii="Arial" w:hAnsi="Arial" w:cs="Arial"/>
          <w:sz w:val="24"/>
          <w:szCs w:val="24"/>
          <w:lang w:val="en-US"/>
        </w:rPr>
        <w:t xml:space="preserve"> </w:t>
      </w:r>
      <w:r w:rsidR="00794489">
        <w:rPr>
          <w:rFonts w:ascii="Arial" w:hAnsi="Arial" w:cs="Arial"/>
          <w:sz w:val="24"/>
          <w:szCs w:val="24"/>
          <w:lang w:val="en-US"/>
        </w:rPr>
        <w:fldChar w:fldCharType="begin" w:fldLock="1"/>
      </w:r>
      <w:r w:rsidR="002C6E2C">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794489">
        <w:rPr>
          <w:rFonts w:ascii="Arial" w:hAnsi="Arial" w:cs="Arial"/>
          <w:sz w:val="24"/>
          <w:szCs w:val="24"/>
          <w:lang w:val="en-US"/>
        </w:rPr>
        <w:fldChar w:fldCharType="separate"/>
      </w:r>
      <w:r w:rsidR="006765C6" w:rsidRPr="006765C6">
        <w:rPr>
          <w:rFonts w:ascii="Arial" w:hAnsi="Arial" w:cs="Arial"/>
          <w:noProof/>
          <w:sz w:val="24"/>
          <w:szCs w:val="24"/>
          <w:lang w:val="en-US"/>
        </w:rPr>
        <w:t>(Lizcano-Sandoval et al. 2019)</w:t>
      </w:r>
      <w:r w:rsidR="00794489">
        <w:rPr>
          <w:rFonts w:ascii="Arial" w:hAnsi="Arial" w:cs="Arial"/>
          <w:sz w:val="24"/>
          <w:szCs w:val="24"/>
          <w:lang w:val="en-US"/>
        </w:rPr>
        <w:fldChar w:fldCharType="end"/>
      </w:r>
      <w:r w:rsidR="00794489">
        <w:rPr>
          <w:rFonts w:ascii="Arial" w:hAnsi="Arial" w:cs="Arial"/>
          <w:sz w:val="24"/>
          <w:szCs w:val="24"/>
          <w:lang w:val="en-US"/>
        </w:rPr>
        <w:t xml:space="preserve">. </w:t>
      </w:r>
      <w:r w:rsidR="006765C6">
        <w:rPr>
          <w:rFonts w:ascii="Arial" w:hAnsi="Arial" w:cs="Arial"/>
          <w:sz w:val="24"/>
          <w:szCs w:val="24"/>
          <w:lang w:val="en-US"/>
        </w:rPr>
        <w:t xml:space="preserve">The aragonite standard was obtained from the shell of the giant clam </w:t>
      </w:r>
      <w:r w:rsidR="006765C6" w:rsidRPr="006765C6">
        <w:rPr>
          <w:rFonts w:ascii="Arial" w:hAnsi="Arial" w:cs="Arial"/>
          <w:i/>
          <w:sz w:val="24"/>
          <w:szCs w:val="24"/>
          <w:lang w:val="en-US"/>
        </w:rPr>
        <w:t>Tridacna maxima</w:t>
      </w:r>
      <w:r w:rsidR="006765C6">
        <w:rPr>
          <w:rFonts w:ascii="Arial" w:hAnsi="Arial" w:cs="Arial"/>
          <w:i/>
          <w:sz w:val="24"/>
          <w:szCs w:val="24"/>
          <w:lang w:val="en-US"/>
        </w:rPr>
        <w:t xml:space="preserve"> </w:t>
      </w:r>
      <w:r w:rsidR="006765C6">
        <w:rPr>
          <w:rFonts w:ascii="Arial" w:hAnsi="Arial" w:cs="Arial"/>
          <w:sz w:val="24"/>
          <w:szCs w:val="24"/>
          <w:lang w:val="en-US"/>
        </w:rPr>
        <w:t>and was used to estimate coral density</w:t>
      </w:r>
      <w:r w:rsidR="002C6E2C">
        <w:rPr>
          <w:rFonts w:ascii="Arial" w:hAnsi="Arial" w:cs="Arial"/>
          <w:sz w:val="24"/>
          <w:szCs w:val="24"/>
          <w:lang w:val="en-US"/>
        </w:rPr>
        <w:t xml:space="preserve"> </w:t>
      </w:r>
      <w:r w:rsidR="002C6E2C">
        <w:rPr>
          <w:rFonts w:ascii="Arial" w:hAnsi="Arial" w:cs="Arial"/>
          <w:sz w:val="24"/>
          <w:szCs w:val="24"/>
          <w:lang w:val="en-US"/>
        </w:rPr>
        <w:fldChar w:fldCharType="begin" w:fldLock="1"/>
      </w:r>
      <w:r w:rsidR="007F0657">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2C6E2C">
        <w:rPr>
          <w:rFonts w:ascii="Arial" w:hAnsi="Arial" w:cs="Arial"/>
          <w:sz w:val="24"/>
          <w:szCs w:val="24"/>
          <w:lang w:val="en-US"/>
        </w:rPr>
        <w:fldChar w:fldCharType="separate"/>
      </w:r>
      <w:r w:rsidR="002C6E2C" w:rsidRPr="002C6E2C">
        <w:rPr>
          <w:rFonts w:ascii="Arial" w:hAnsi="Arial" w:cs="Arial"/>
          <w:noProof/>
          <w:sz w:val="24"/>
          <w:szCs w:val="24"/>
          <w:lang w:val="en-US"/>
        </w:rPr>
        <w:t>(Lizcano-Sandoval et al. 2019)</w:t>
      </w:r>
      <w:r w:rsidR="002C6E2C">
        <w:rPr>
          <w:rFonts w:ascii="Arial" w:hAnsi="Arial" w:cs="Arial"/>
          <w:sz w:val="24"/>
          <w:szCs w:val="24"/>
          <w:lang w:val="en-US"/>
        </w:rPr>
        <w:fldChar w:fldCharType="end"/>
      </w:r>
      <w:r w:rsidR="006765C6">
        <w:rPr>
          <w:rFonts w:ascii="Arial" w:hAnsi="Arial" w:cs="Arial"/>
          <w:sz w:val="24"/>
          <w:szCs w:val="24"/>
          <w:lang w:val="en-US"/>
        </w:rPr>
        <w:t xml:space="preserve">. </w:t>
      </w:r>
      <w:r w:rsidR="00167813">
        <w:rPr>
          <w:rFonts w:ascii="Arial" w:hAnsi="Arial" w:cs="Arial"/>
          <w:sz w:val="24"/>
          <w:szCs w:val="24"/>
          <w:lang w:val="en-US"/>
        </w:rPr>
        <w:t xml:space="preserve">All images </w:t>
      </w:r>
      <w:r w:rsidR="00167813">
        <w:rPr>
          <w:rFonts w:ascii="Arial" w:hAnsi="Arial" w:cs="Arial"/>
          <w:sz w:val="24"/>
          <w:szCs w:val="24"/>
          <w:lang w:val="en-US"/>
        </w:rPr>
        <w:lastRenderedPageBreak/>
        <w:t xml:space="preserve">were analyzed </w:t>
      </w:r>
      <w:r w:rsidR="00191AA2">
        <w:rPr>
          <w:rFonts w:ascii="Arial" w:hAnsi="Arial" w:cs="Arial"/>
          <w:sz w:val="24"/>
          <w:szCs w:val="24"/>
          <w:lang w:val="en-US"/>
        </w:rPr>
        <w:t xml:space="preserve">using </w:t>
      </w:r>
      <w:r w:rsidR="00167813">
        <w:rPr>
          <w:rFonts w:ascii="Arial" w:hAnsi="Arial" w:cs="Arial"/>
          <w:sz w:val="24"/>
          <w:szCs w:val="24"/>
          <w:lang w:val="en-US"/>
        </w:rPr>
        <w:t xml:space="preserve">the software </w:t>
      </w:r>
      <w:proofErr w:type="spellStart"/>
      <w:r w:rsidR="00167813" w:rsidRPr="00167813">
        <w:rPr>
          <w:rFonts w:ascii="Arial" w:hAnsi="Arial" w:cs="Arial"/>
          <w:sz w:val="24"/>
          <w:szCs w:val="24"/>
          <w:lang w:val="en-US"/>
        </w:rPr>
        <w:t>RadiAnt</w:t>
      </w:r>
      <w:proofErr w:type="spellEnd"/>
      <w:r w:rsidR="00167813" w:rsidRPr="00167813">
        <w:rPr>
          <w:rFonts w:ascii="Arial" w:hAnsi="Arial" w:cs="Arial"/>
          <w:sz w:val="24"/>
          <w:szCs w:val="24"/>
          <w:lang w:val="en-US"/>
        </w:rPr>
        <w:t xml:space="preserve"> DICOM Viewer 4.0</w:t>
      </w:r>
      <w:r w:rsidR="00167813">
        <w:rPr>
          <w:rFonts w:ascii="Arial" w:hAnsi="Arial" w:cs="Arial"/>
          <w:sz w:val="24"/>
          <w:szCs w:val="24"/>
          <w:lang w:val="en-US"/>
        </w:rPr>
        <w:t xml:space="preserve">. </w:t>
      </w:r>
      <w:r w:rsidR="006765C6">
        <w:rPr>
          <w:rFonts w:ascii="Arial" w:hAnsi="Arial" w:cs="Arial"/>
          <w:sz w:val="24"/>
          <w:szCs w:val="24"/>
          <w:lang w:val="en-US"/>
        </w:rPr>
        <w:t>The multi</w:t>
      </w:r>
      <w:r w:rsidR="002C6E2C">
        <w:rPr>
          <w:rFonts w:ascii="Arial" w:hAnsi="Arial" w:cs="Arial"/>
          <w:sz w:val="24"/>
          <w:szCs w:val="24"/>
          <w:lang w:val="en-US"/>
        </w:rPr>
        <w:t>-</w:t>
      </w:r>
      <w:r w:rsidR="006765C6">
        <w:rPr>
          <w:rFonts w:ascii="Arial" w:hAnsi="Arial" w:cs="Arial"/>
          <w:sz w:val="24"/>
          <w:szCs w:val="24"/>
          <w:lang w:val="en-US"/>
        </w:rPr>
        <w:t xml:space="preserve">planar reconstruction of coral cores allowed to select the best </w:t>
      </w:r>
      <w:r w:rsidR="002C6E2C">
        <w:rPr>
          <w:rFonts w:ascii="Arial" w:hAnsi="Arial" w:cs="Arial"/>
          <w:sz w:val="24"/>
          <w:szCs w:val="24"/>
          <w:lang w:val="en-US"/>
        </w:rPr>
        <w:t>planes for observing the densit</w:t>
      </w:r>
      <w:r w:rsidR="00130573">
        <w:rPr>
          <w:rFonts w:ascii="Arial" w:hAnsi="Arial" w:cs="Arial"/>
          <w:sz w:val="24"/>
          <w:szCs w:val="24"/>
          <w:lang w:val="en-US"/>
        </w:rPr>
        <w:t>y banding pattern</w:t>
      </w:r>
      <w:r w:rsidR="002C6E2C">
        <w:rPr>
          <w:rFonts w:ascii="Arial" w:hAnsi="Arial" w:cs="Arial"/>
          <w:sz w:val="24"/>
          <w:szCs w:val="24"/>
          <w:lang w:val="en-US"/>
        </w:rPr>
        <w:t xml:space="preserve">. </w:t>
      </w:r>
      <w:r w:rsidRPr="00BB2B15">
        <w:rPr>
          <w:rFonts w:ascii="Arial" w:hAnsi="Arial" w:cs="Arial"/>
          <w:sz w:val="24"/>
          <w:szCs w:val="24"/>
          <w:lang w:val="en-US"/>
        </w:rPr>
        <w:t>For each core, one sagittal and one coronal images were selected and</w:t>
      </w:r>
      <w:r>
        <w:rPr>
          <w:rFonts w:ascii="Arial" w:hAnsi="Arial" w:cs="Arial"/>
          <w:sz w:val="24"/>
          <w:szCs w:val="24"/>
          <w:lang w:val="en-US"/>
        </w:rPr>
        <w:t xml:space="preserve"> o</w:t>
      </w:r>
      <w:r w:rsidR="007F0657">
        <w:rPr>
          <w:rFonts w:ascii="Arial" w:hAnsi="Arial" w:cs="Arial"/>
          <w:sz w:val="24"/>
          <w:szCs w:val="24"/>
          <w:lang w:val="en-US"/>
        </w:rPr>
        <w:t xml:space="preserve">ne transect per image along the coral growth axis was made to extract optical density values in Hounsfield units (HU). </w:t>
      </w:r>
      <w:r>
        <w:rPr>
          <w:rFonts w:ascii="Arial" w:hAnsi="Arial" w:cs="Arial"/>
          <w:sz w:val="24"/>
          <w:szCs w:val="24"/>
          <w:lang w:val="en-US"/>
        </w:rPr>
        <w:t>B</w:t>
      </w:r>
      <w:r w:rsidRPr="00BB2B15">
        <w:rPr>
          <w:rFonts w:ascii="Arial" w:hAnsi="Arial" w:cs="Arial"/>
          <w:sz w:val="24"/>
          <w:szCs w:val="24"/>
          <w:lang w:val="en-US"/>
        </w:rPr>
        <w:t>oth transects per core were averaged</w:t>
      </w:r>
      <w:r>
        <w:rPr>
          <w:rFonts w:ascii="Arial" w:hAnsi="Arial" w:cs="Arial"/>
          <w:sz w:val="24"/>
          <w:szCs w:val="24"/>
          <w:lang w:val="en-US"/>
        </w:rPr>
        <w:t xml:space="preserve">. </w:t>
      </w:r>
      <w:r w:rsidR="007F0657">
        <w:rPr>
          <w:rFonts w:ascii="Arial" w:hAnsi="Arial" w:cs="Arial"/>
          <w:sz w:val="24"/>
          <w:szCs w:val="24"/>
          <w:lang w:val="en-US"/>
        </w:rPr>
        <w:t>The HU values were then converted to skeletal density in g cm</w:t>
      </w:r>
      <w:r w:rsidR="007F0657" w:rsidRPr="007F0657">
        <w:rPr>
          <w:rFonts w:ascii="Arial" w:hAnsi="Arial" w:cs="Arial"/>
          <w:sz w:val="24"/>
          <w:szCs w:val="24"/>
          <w:vertAlign w:val="superscript"/>
          <w:lang w:val="en-US"/>
        </w:rPr>
        <w:t>-3</w:t>
      </w:r>
      <w:r w:rsidR="007F0657">
        <w:rPr>
          <w:rFonts w:ascii="Arial" w:hAnsi="Arial" w:cs="Arial"/>
          <w:sz w:val="24"/>
          <w:szCs w:val="24"/>
          <w:lang w:val="en-US"/>
        </w:rPr>
        <w:t xml:space="preserve"> </w:t>
      </w:r>
      <w:r w:rsidR="001F63C0">
        <w:rPr>
          <w:rFonts w:ascii="Arial" w:hAnsi="Arial" w:cs="Arial"/>
          <w:sz w:val="24"/>
          <w:szCs w:val="24"/>
          <w:lang w:val="en-US"/>
        </w:rPr>
        <w:t xml:space="preserve">by using a calibration curve </w:t>
      </w:r>
      <w:r w:rsidR="007F0657">
        <w:rPr>
          <w:rFonts w:ascii="Arial" w:hAnsi="Arial" w:cs="Arial"/>
          <w:sz w:val="24"/>
          <w:szCs w:val="24"/>
          <w:lang w:val="en-US"/>
        </w:rPr>
        <w:fldChar w:fldCharType="begin" w:fldLock="1"/>
      </w:r>
      <w:r w:rsidR="004E66A9">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7F0657">
        <w:rPr>
          <w:rFonts w:ascii="Arial" w:hAnsi="Arial" w:cs="Arial"/>
          <w:sz w:val="24"/>
          <w:szCs w:val="24"/>
          <w:lang w:val="en-US"/>
        </w:rPr>
        <w:fldChar w:fldCharType="separate"/>
      </w:r>
      <w:r w:rsidR="007F0657" w:rsidRPr="007F0657">
        <w:rPr>
          <w:rFonts w:ascii="Arial" w:hAnsi="Arial" w:cs="Arial"/>
          <w:noProof/>
          <w:sz w:val="24"/>
          <w:szCs w:val="24"/>
          <w:lang w:val="en-US"/>
        </w:rPr>
        <w:t>(Lizcano-Sandoval et al. 2019)</w:t>
      </w:r>
      <w:r w:rsidR="007F0657">
        <w:rPr>
          <w:rFonts w:ascii="Arial" w:hAnsi="Arial" w:cs="Arial"/>
          <w:sz w:val="24"/>
          <w:szCs w:val="24"/>
          <w:lang w:val="en-US"/>
        </w:rPr>
        <w:fldChar w:fldCharType="end"/>
      </w:r>
      <w:r w:rsidR="007F0657">
        <w:rPr>
          <w:rFonts w:ascii="Arial" w:hAnsi="Arial" w:cs="Arial"/>
          <w:sz w:val="24"/>
          <w:szCs w:val="24"/>
          <w:lang w:val="en-US"/>
        </w:rPr>
        <w:t>.</w:t>
      </w:r>
    </w:p>
    <w:p w14:paraId="5CDC78B3" w14:textId="205BC51C" w:rsidR="00920469" w:rsidRDefault="0082687C" w:rsidP="006765C6">
      <w:pPr>
        <w:spacing w:line="480" w:lineRule="auto"/>
        <w:rPr>
          <w:rFonts w:ascii="Arial" w:hAnsi="Arial" w:cs="Arial"/>
          <w:sz w:val="24"/>
          <w:szCs w:val="24"/>
          <w:lang w:val="en-US"/>
        </w:rPr>
      </w:pPr>
      <w:r>
        <w:rPr>
          <w:rFonts w:ascii="Arial" w:hAnsi="Arial" w:cs="Arial"/>
          <w:sz w:val="24"/>
          <w:szCs w:val="24"/>
          <w:lang w:val="en-US"/>
        </w:rPr>
        <w:t>The annual</w:t>
      </w:r>
      <w:r w:rsidR="005A70D6">
        <w:rPr>
          <w:rFonts w:ascii="Arial" w:hAnsi="Arial" w:cs="Arial"/>
          <w:sz w:val="24"/>
          <w:szCs w:val="24"/>
          <w:lang w:val="en-US"/>
        </w:rPr>
        <w:t xml:space="preserve"> skeletal density pattern</w:t>
      </w:r>
      <w:r w:rsidR="00E914C1">
        <w:rPr>
          <w:rFonts w:ascii="Arial" w:hAnsi="Arial" w:cs="Arial"/>
          <w:sz w:val="24"/>
          <w:szCs w:val="24"/>
          <w:lang w:val="en-US"/>
        </w:rPr>
        <w:t xml:space="preserve"> (See Fig. 4 as an example)</w:t>
      </w:r>
      <w:r w:rsidR="005A70D6">
        <w:rPr>
          <w:rFonts w:ascii="Arial" w:hAnsi="Arial" w:cs="Arial"/>
          <w:sz w:val="24"/>
          <w:szCs w:val="24"/>
          <w:lang w:val="en-US"/>
        </w:rPr>
        <w:t xml:space="preserve"> for </w:t>
      </w:r>
      <w:proofErr w:type="spellStart"/>
      <w:r w:rsidR="005A70D6">
        <w:rPr>
          <w:rFonts w:ascii="Arial" w:hAnsi="Arial" w:cs="Arial"/>
          <w:sz w:val="24"/>
          <w:szCs w:val="24"/>
          <w:lang w:val="en-US"/>
        </w:rPr>
        <w:t>orbicellid</w:t>
      </w:r>
      <w:proofErr w:type="spellEnd"/>
      <w:r w:rsidR="00D70337">
        <w:rPr>
          <w:rFonts w:ascii="Arial" w:hAnsi="Arial" w:cs="Arial"/>
          <w:sz w:val="24"/>
          <w:szCs w:val="24"/>
          <w:lang w:val="en-US"/>
        </w:rPr>
        <w:t xml:space="preserve"> </w:t>
      </w:r>
      <w:r w:rsidR="005A70D6">
        <w:rPr>
          <w:rFonts w:ascii="Arial" w:hAnsi="Arial" w:cs="Arial"/>
          <w:sz w:val="24"/>
          <w:szCs w:val="24"/>
          <w:lang w:val="en-US"/>
        </w:rPr>
        <w:t>corals</w:t>
      </w:r>
      <w:r w:rsidR="004634DE">
        <w:rPr>
          <w:rFonts w:ascii="Arial" w:hAnsi="Arial" w:cs="Arial"/>
          <w:sz w:val="24"/>
          <w:szCs w:val="24"/>
          <w:lang w:val="en-US"/>
        </w:rPr>
        <w:t xml:space="preserve"> </w:t>
      </w:r>
      <w:r w:rsidR="005A70D6">
        <w:rPr>
          <w:rFonts w:ascii="Arial" w:hAnsi="Arial" w:cs="Arial"/>
          <w:sz w:val="24"/>
          <w:szCs w:val="24"/>
          <w:lang w:val="en-US"/>
        </w:rPr>
        <w:t xml:space="preserve">is </w:t>
      </w:r>
      <w:r>
        <w:rPr>
          <w:rFonts w:ascii="Arial" w:hAnsi="Arial" w:cs="Arial"/>
          <w:sz w:val="24"/>
          <w:szCs w:val="24"/>
          <w:lang w:val="en-US"/>
        </w:rPr>
        <w:t>the result</w:t>
      </w:r>
      <w:r w:rsidR="005A70D6">
        <w:rPr>
          <w:rFonts w:ascii="Arial" w:hAnsi="Arial" w:cs="Arial"/>
          <w:sz w:val="24"/>
          <w:szCs w:val="24"/>
          <w:lang w:val="en-US"/>
        </w:rPr>
        <w:t xml:space="preserve"> </w:t>
      </w:r>
      <w:r>
        <w:rPr>
          <w:rFonts w:ascii="Arial" w:hAnsi="Arial" w:cs="Arial"/>
          <w:sz w:val="24"/>
          <w:szCs w:val="24"/>
          <w:lang w:val="en-US"/>
        </w:rPr>
        <w:t>of a</w:t>
      </w:r>
      <w:r w:rsidR="005A70D6">
        <w:rPr>
          <w:rFonts w:ascii="Arial" w:hAnsi="Arial" w:cs="Arial"/>
          <w:sz w:val="24"/>
          <w:szCs w:val="24"/>
          <w:lang w:val="en-US"/>
        </w:rPr>
        <w:t xml:space="preserve"> high density</w:t>
      </w:r>
      <w:r w:rsidR="00DA2EA1">
        <w:rPr>
          <w:rFonts w:ascii="Arial" w:hAnsi="Arial" w:cs="Arial"/>
          <w:sz w:val="24"/>
          <w:szCs w:val="24"/>
          <w:lang w:val="en-US"/>
        </w:rPr>
        <w:t xml:space="preserve"> band formed during the warm season</w:t>
      </w:r>
      <w:r w:rsidR="005A70D6">
        <w:rPr>
          <w:rFonts w:ascii="Arial" w:hAnsi="Arial" w:cs="Arial"/>
          <w:sz w:val="24"/>
          <w:szCs w:val="24"/>
          <w:lang w:val="en-US"/>
        </w:rPr>
        <w:t xml:space="preserve"> (last months of the year) and a low de</w:t>
      </w:r>
      <w:r w:rsidR="00DA2EA1">
        <w:rPr>
          <w:rFonts w:ascii="Arial" w:hAnsi="Arial" w:cs="Arial"/>
          <w:sz w:val="24"/>
          <w:szCs w:val="24"/>
          <w:lang w:val="en-US"/>
        </w:rPr>
        <w:t>nsity band formed during the co</w:t>
      </w:r>
      <w:r w:rsidR="005A70D6">
        <w:rPr>
          <w:rFonts w:ascii="Arial" w:hAnsi="Arial" w:cs="Arial"/>
          <w:sz w:val="24"/>
          <w:szCs w:val="24"/>
          <w:lang w:val="en-US"/>
        </w:rPr>
        <w:t>l</w:t>
      </w:r>
      <w:r w:rsidR="00DA2EA1">
        <w:rPr>
          <w:rFonts w:ascii="Arial" w:hAnsi="Arial" w:cs="Arial"/>
          <w:sz w:val="24"/>
          <w:szCs w:val="24"/>
          <w:lang w:val="en-US"/>
        </w:rPr>
        <w:t>d</w:t>
      </w:r>
      <w:r w:rsidR="005A70D6">
        <w:rPr>
          <w:rFonts w:ascii="Arial" w:hAnsi="Arial" w:cs="Arial"/>
          <w:sz w:val="24"/>
          <w:szCs w:val="24"/>
          <w:lang w:val="en-US"/>
        </w:rPr>
        <w:t xml:space="preserve"> season (first months of the year)</w:t>
      </w:r>
      <w:r w:rsidR="00D70337">
        <w:rPr>
          <w:rFonts w:ascii="Arial" w:hAnsi="Arial" w:cs="Arial"/>
          <w:sz w:val="24"/>
          <w:szCs w:val="24"/>
          <w:lang w:val="en-US"/>
        </w:rPr>
        <w:t xml:space="preserve"> </w:t>
      </w:r>
      <w:r w:rsidR="00D70337">
        <w:rPr>
          <w:rFonts w:ascii="Arial" w:hAnsi="Arial" w:cs="Arial"/>
          <w:sz w:val="24"/>
          <w:szCs w:val="24"/>
          <w:lang w:val="en-US"/>
        </w:rPr>
        <w:fldChar w:fldCharType="begin" w:fldLock="1"/>
      </w:r>
      <w:r w:rsidR="00D574DE">
        <w:rPr>
          <w:rFonts w:ascii="Arial" w:hAnsi="Arial" w:cs="Arial"/>
          <w:sz w:val="24"/>
          <w:szCs w:val="24"/>
          <w:lang w:val="en-US"/>
        </w:rPr>
        <w:instrText>ADDIN CSL_CITATION {"citationItems":[{"id":"ITEM-1","itemData":{"abstract":"Growth parameters (skeletal extension, density, and calcification rate) were determined using annual growth bands along 12 slabs of skeletons of the reef building coral Montastraea annularis, collected at 1.5 m depth in Puerto Morelos and at 10 m depth in Xahuayxol, in the Mexican Caribbean. X-radiography contact prints revealed that the high-density annual growth band is formed during summer, possibly between July and September, when the sea water temperatures are highest in the Mexican Caribbean. Skel- etal extension, density and calcification rates obtained were within the range of values presented by other authors for M. annularis in different reefs distributed throughout the Atlantic Ocean. Only slight trends could be identified for the time span represented by the slabs (1980–1995) for the three parameters, suggesting that the environmental condi- tions have been quite similar for the past 1.5 decades. Using the available environmental data, it seems that, at least, water temperatures have been similar for the period of time studied in the two reef zones. In addition, the observed relationships among the growth parameters were similar to those previously described by other authors. An alternative to the more expensive density measurement procedures is described and discussed.","author":[{"dropping-particle":"","family":"Carricart-Ganivet","given":"Juan Pablo","non-dropping-particle":"","parse-names":false,"suffix":""},{"dropping-particle":"","family":"Beltrán-Torres","given":"Aurora U.","non-dropping-particle":"","parse-names":false,"suffix":""},{"dropping-particle":"","family":"Merino","given":"Martín","non-dropping-particle":"","parse-names":false,"suffix":""},{"dropping-particle":"","family":"Ruiz-Zárate","given":"Miguel A.","non-dropping-particle":"","parse-names":false,"suffix":""}],"container-title":"Bulletin of Marine Science","id":"ITEM-1","issue":"1","issued":{"date-parts":[["2000"]]},"page":"215-224","title":"Skeletal extension, density and calcification rate of the reef building coral &lt;i&gt;Montastraea annularis&lt;/i&gt; (Ellis and Solander) in the Mexican Caribbean","type":"article-journal","volume":"66"},"uris":["http://www.mendeley.com/documents/?uuid=254d87cd-ad86-4a5d-9e3d-177c48c6afa4"]},{"id":"ITEM-2","itemData":{"DOI":"10.1016/j.jembe.2003.10.015","ISBN":"0022-0981","ISSN":"00220981","PMID":"2120","abstract":"Relationships were analyzed between sea surface temperature (SST) and annual growth characteristics (density, extension rate and calcification rate) of the Caribbean reef-building coral Montastraea annularis. Colonies were collected from 12 localities in the Gulf of Mexico and the Caribbean Sea. Two well-separated relationships were found, one for the Gulf of Mexico and the other for the Caribbean Sea. Calcification rate and skeletal density increased with increasing SST in both regions, while extension rate tended to decrease. Calcification rate increased ???0.57 g cm-2 year-1 for each 1??C increase in SST. Zero calcification was projected to occur at 23.7??C in corals from the Gulf of Mexico and at 25.5??C in corals from the Caribbean Sea. The 24??C annual average SST isotherm marks the northern limit of distribution of M. annularis. Montastraea annularis populations of the Gulf of Mexico are isolated from those of the Caribbean Sea, and results indicate that corals from the Gulf of Mexico are adapted to growth at lower minimum and average annual SST. Corals from both the Gulf of Mexico and the Caribbean Sea, growing at lower SSTs and having lower calcification rates, extend their skeletons the same or more than those growing at higher SSTs. They achieve this by putting more of their calcification resources into extension and less into thickening, i.e., by sacrificing density. ?? 2003 Elsevier B.V. All rights reserved.","author":[{"dropping-particle":"","family":"Carricart-Ganivet","given":"Juan P.","non-dropping-particle":"","parse-names":false,"suffix":""}],"container-title":"Journal of Experimental Marine Biology and Ecology","id":"ITEM-2","issue":"2","issued":{"date-parts":[["2004"]]},"note":"From Duplicate 1 (Sea surface temperature and the growth of the West Atlantic reef-building coral Montastraea annularis - Carricart-Ganivet, Juan P)\n\ndoi: DOI: 10.1016/j.jembe.2003.10.015","page":"249-260","title":"Sea surface temperature and the growth of the West Atlantic reef-building coral &lt;i&gt;Montastraea annularis&lt;/i&gt;","type":"article-journal","volume":"302"},"uris":["http://www.mendeley.com/documents/?uuid=ab09272c-8734-432d-be95-7d59528de9dd"]}],"mendeley":{"formattedCitation":"(Carricart-Ganivet et al. 2000; Carricart-Ganivet 2004)","plainTextFormattedCitation":"(Carricart-Ganivet et al. 2000; Carricart-Ganivet 2004)","previouslyFormattedCitation":"(Carricart-Ganivet et al. 2000; Carricart-Ganivet 2004)"},"properties":{"noteIndex":0},"schema":"https://github.com/citation-style-language/schema/raw/master/csl-citation.json"}</w:instrText>
      </w:r>
      <w:r w:rsidR="00D70337">
        <w:rPr>
          <w:rFonts w:ascii="Arial" w:hAnsi="Arial" w:cs="Arial"/>
          <w:sz w:val="24"/>
          <w:szCs w:val="24"/>
          <w:lang w:val="en-US"/>
        </w:rPr>
        <w:fldChar w:fldCharType="separate"/>
      </w:r>
      <w:r w:rsidR="00D70337" w:rsidRPr="00D70337">
        <w:rPr>
          <w:rFonts w:ascii="Arial" w:hAnsi="Arial" w:cs="Arial"/>
          <w:noProof/>
          <w:sz w:val="24"/>
          <w:szCs w:val="24"/>
          <w:lang w:val="en-US"/>
        </w:rPr>
        <w:t>(Carricart-Ganivet et al. 2000; Carricart-Ganivet 2004)</w:t>
      </w:r>
      <w:r w:rsidR="00D70337">
        <w:rPr>
          <w:rFonts w:ascii="Arial" w:hAnsi="Arial" w:cs="Arial"/>
          <w:sz w:val="24"/>
          <w:szCs w:val="24"/>
          <w:lang w:val="en-US"/>
        </w:rPr>
        <w:fldChar w:fldCharType="end"/>
      </w:r>
      <w:r w:rsidR="005A70D6">
        <w:rPr>
          <w:rFonts w:ascii="Arial" w:hAnsi="Arial" w:cs="Arial"/>
          <w:sz w:val="24"/>
          <w:szCs w:val="24"/>
          <w:lang w:val="en-US"/>
        </w:rPr>
        <w:t xml:space="preserve">. </w:t>
      </w:r>
      <w:r>
        <w:rPr>
          <w:rFonts w:ascii="Arial" w:hAnsi="Arial" w:cs="Arial"/>
          <w:sz w:val="24"/>
          <w:szCs w:val="24"/>
          <w:lang w:val="en-US"/>
        </w:rPr>
        <w:t>A</w:t>
      </w:r>
      <w:r w:rsidR="00BD28C3">
        <w:rPr>
          <w:rFonts w:ascii="Arial" w:hAnsi="Arial" w:cs="Arial"/>
          <w:sz w:val="24"/>
          <w:szCs w:val="24"/>
          <w:lang w:val="en-US"/>
        </w:rPr>
        <w:t xml:space="preserve">ccording to the climatology for Cartagena Bay (Fig. 3), the highest and lowest density peaks were matched </w:t>
      </w:r>
      <w:r w:rsidR="00E149B9">
        <w:rPr>
          <w:rFonts w:ascii="Arial" w:hAnsi="Arial" w:cs="Arial"/>
          <w:sz w:val="24"/>
          <w:szCs w:val="24"/>
          <w:lang w:val="en-US"/>
        </w:rPr>
        <w:t>for</w:t>
      </w:r>
      <w:r w:rsidR="00BD28C3">
        <w:rPr>
          <w:rFonts w:ascii="Arial" w:hAnsi="Arial" w:cs="Arial"/>
          <w:sz w:val="24"/>
          <w:szCs w:val="24"/>
          <w:lang w:val="en-US"/>
        </w:rPr>
        <w:t xml:space="preserve"> October and February, respectively. </w:t>
      </w:r>
      <w:r w:rsidR="00E562E0">
        <w:rPr>
          <w:rFonts w:ascii="Arial" w:hAnsi="Arial" w:cs="Arial"/>
          <w:sz w:val="24"/>
          <w:szCs w:val="24"/>
          <w:lang w:val="en-US"/>
        </w:rPr>
        <w:t xml:space="preserve">The </w:t>
      </w:r>
      <w:r w:rsidR="001F63C0">
        <w:rPr>
          <w:rFonts w:ascii="Arial" w:hAnsi="Arial" w:cs="Arial"/>
          <w:sz w:val="24"/>
          <w:szCs w:val="24"/>
          <w:lang w:val="en-US"/>
        </w:rPr>
        <w:t>c</w:t>
      </w:r>
      <w:r w:rsidR="00525EFB">
        <w:rPr>
          <w:rFonts w:ascii="Arial" w:hAnsi="Arial" w:cs="Arial"/>
          <w:sz w:val="24"/>
          <w:szCs w:val="24"/>
          <w:lang w:val="en-US"/>
        </w:rPr>
        <w:t>oral years were then counted retrospectively</w:t>
      </w:r>
      <w:r w:rsidR="00E562E0">
        <w:rPr>
          <w:rFonts w:ascii="Arial" w:hAnsi="Arial" w:cs="Arial"/>
          <w:sz w:val="24"/>
          <w:szCs w:val="24"/>
          <w:lang w:val="en-US"/>
        </w:rPr>
        <w:t xml:space="preserve">, and </w:t>
      </w:r>
      <w:r w:rsidR="005D46B4">
        <w:rPr>
          <w:rFonts w:ascii="Arial" w:hAnsi="Arial" w:cs="Arial"/>
          <w:sz w:val="24"/>
          <w:szCs w:val="24"/>
          <w:lang w:val="en-US"/>
        </w:rPr>
        <w:t>t</w:t>
      </w:r>
      <w:r w:rsidR="00430682">
        <w:rPr>
          <w:rFonts w:ascii="Arial" w:hAnsi="Arial" w:cs="Arial"/>
          <w:sz w:val="24"/>
          <w:szCs w:val="24"/>
          <w:lang w:val="en-US"/>
        </w:rPr>
        <w:t>he skeletal density (g cm</w:t>
      </w:r>
      <w:r w:rsidR="00430682" w:rsidRPr="00430682">
        <w:rPr>
          <w:rFonts w:ascii="Arial" w:hAnsi="Arial" w:cs="Arial"/>
          <w:sz w:val="24"/>
          <w:szCs w:val="24"/>
          <w:vertAlign w:val="superscript"/>
          <w:lang w:val="en-US"/>
        </w:rPr>
        <w:t>-3</w:t>
      </w:r>
      <w:r w:rsidR="00430682">
        <w:rPr>
          <w:rFonts w:ascii="Arial" w:hAnsi="Arial" w:cs="Arial"/>
          <w:sz w:val="24"/>
          <w:szCs w:val="24"/>
          <w:lang w:val="en-US"/>
        </w:rPr>
        <w:t>), linear extension (cm yr</w:t>
      </w:r>
      <w:r w:rsidR="00430682" w:rsidRPr="00430682">
        <w:rPr>
          <w:rFonts w:ascii="Arial" w:hAnsi="Arial" w:cs="Arial"/>
          <w:sz w:val="24"/>
          <w:szCs w:val="24"/>
          <w:vertAlign w:val="superscript"/>
          <w:lang w:val="en-US"/>
        </w:rPr>
        <w:t>-1</w:t>
      </w:r>
      <w:r w:rsidR="00430682">
        <w:rPr>
          <w:rFonts w:ascii="Arial" w:hAnsi="Arial" w:cs="Arial"/>
          <w:sz w:val="24"/>
          <w:szCs w:val="24"/>
          <w:lang w:val="en-US"/>
        </w:rPr>
        <w:t>) and calcification rates (g cm</w:t>
      </w:r>
      <w:r w:rsidR="00430682" w:rsidRPr="00430682">
        <w:rPr>
          <w:rFonts w:ascii="Arial" w:hAnsi="Arial" w:cs="Arial"/>
          <w:sz w:val="24"/>
          <w:szCs w:val="24"/>
          <w:vertAlign w:val="superscript"/>
          <w:lang w:val="en-US"/>
        </w:rPr>
        <w:t>-2</w:t>
      </w:r>
      <w:r w:rsidR="00430682">
        <w:rPr>
          <w:rFonts w:ascii="Arial" w:hAnsi="Arial" w:cs="Arial"/>
          <w:sz w:val="24"/>
          <w:szCs w:val="24"/>
          <w:lang w:val="en-US"/>
        </w:rPr>
        <w:t xml:space="preserve"> yr</w:t>
      </w:r>
      <w:r w:rsidR="00430682" w:rsidRPr="00430682">
        <w:rPr>
          <w:rFonts w:ascii="Arial" w:hAnsi="Arial" w:cs="Arial"/>
          <w:sz w:val="24"/>
          <w:szCs w:val="24"/>
          <w:vertAlign w:val="superscript"/>
          <w:lang w:val="en-US"/>
        </w:rPr>
        <w:t>-1</w:t>
      </w:r>
      <w:r w:rsidR="00191AA2">
        <w:rPr>
          <w:rFonts w:ascii="Arial" w:hAnsi="Arial" w:cs="Arial"/>
          <w:sz w:val="24"/>
          <w:szCs w:val="24"/>
          <w:lang w:val="en-US"/>
        </w:rPr>
        <w:t xml:space="preserve">) were </w:t>
      </w:r>
      <w:r w:rsidR="00E562E0">
        <w:rPr>
          <w:rFonts w:ascii="Arial" w:hAnsi="Arial" w:cs="Arial"/>
          <w:sz w:val="24"/>
          <w:szCs w:val="24"/>
          <w:lang w:val="en-US"/>
        </w:rPr>
        <w:t xml:space="preserve">estimated </w:t>
      </w:r>
      <w:r w:rsidR="00E562E0" w:rsidRPr="006833C8">
        <w:rPr>
          <w:rFonts w:ascii="Arial" w:hAnsi="Arial" w:cs="Arial"/>
          <w:sz w:val="24"/>
          <w:szCs w:val="24"/>
          <w:highlight w:val="yellow"/>
          <w:lang w:val="en-US"/>
        </w:rPr>
        <w:t>annually</w:t>
      </w:r>
      <w:r w:rsidR="00191AA2">
        <w:rPr>
          <w:rFonts w:ascii="Arial" w:hAnsi="Arial" w:cs="Arial"/>
          <w:sz w:val="24"/>
          <w:szCs w:val="24"/>
          <w:lang w:val="en-US"/>
        </w:rPr>
        <w:t>.</w:t>
      </w:r>
      <w:r w:rsidR="00732F17">
        <w:rPr>
          <w:rFonts w:ascii="Arial" w:hAnsi="Arial" w:cs="Arial"/>
          <w:sz w:val="24"/>
          <w:szCs w:val="24"/>
          <w:lang w:val="en-US"/>
        </w:rPr>
        <w:t xml:space="preserve"> </w:t>
      </w:r>
      <w:r>
        <w:rPr>
          <w:rFonts w:ascii="Arial" w:hAnsi="Arial" w:cs="Arial"/>
          <w:sz w:val="24"/>
          <w:szCs w:val="24"/>
          <w:lang w:val="en-US"/>
        </w:rPr>
        <w:t xml:space="preserve">Calcification is calculated as the product of skeletal and linear extension values. </w:t>
      </w:r>
    </w:p>
    <w:p w14:paraId="6ABF6101" w14:textId="5EE4B513" w:rsidR="00696137" w:rsidRPr="00191AA2" w:rsidRDefault="007073DE" w:rsidP="001C796C">
      <w:pPr>
        <w:spacing w:line="480" w:lineRule="auto"/>
        <w:jc w:val="both"/>
        <w:rPr>
          <w:rFonts w:ascii="Arial" w:hAnsi="Arial" w:cs="Arial"/>
          <w:sz w:val="24"/>
          <w:szCs w:val="24"/>
          <w:u w:val="single"/>
          <w:lang w:val="en-US"/>
        </w:rPr>
      </w:pPr>
      <w:r>
        <w:rPr>
          <w:rFonts w:ascii="Arial" w:hAnsi="Arial" w:cs="Arial"/>
          <w:sz w:val="24"/>
          <w:szCs w:val="24"/>
          <w:u w:val="single"/>
          <w:lang w:val="en-US"/>
        </w:rPr>
        <w:t>Coral l</w:t>
      </w:r>
      <w:r w:rsidR="00696137" w:rsidRPr="00191AA2">
        <w:rPr>
          <w:rFonts w:ascii="Arial" w:hAnsi="Arial" w:cs="Arial"/>
          <w:sz w:val="24"/>
          <w:szCs w:val="24"/>
          <w:u w:val="single"/>
          <w:lang w:val="en-US"/>
        </w:rPr>
        <w:t>uminescence</w:t>
      </w:r>
      <w:r w:rsidR="006833C8">
        <w:rPr>
          <w:rFonts w:ascii="Arial" w:hAnsi="Arial" w:cs="Arial"/>
          <w:sz w:val="24"/>
          <w:szCs w:val="24"/>
          <w:u w:val="single"/>
          <w:lang w:val="en-US"/>
        </w:rPr>
        <w:t xml:space="preserve"> analysis</w:t>
      </w:r>
    </w:p>
    <w:p w14:paraId="193F9AE3" w14:textId="52F59D11" w:rsidR="00B65777" w:rsidRDefault="00191AA2" w:rsidP="00293772">
      <w:pPr>
        <w:spacing w:before="240" w:line="480" w:lineRule="auto"/>
        <w:rPr>
          <w:rFonts w:ascii="Arial" w:hAnsi="Arial" w:cs="Arial"/>
          <w:sz w:val="24"/>
          <w:szCs w:val="24"/>
          <w:lang w:val="en-US"/>
        </w:rPr>
      </w:pPr>
      <w:r>
        <w:rPr>
          <w:rFonts w:ascii="Arial" w:hAnsi="Arial" w:cs="Arial"/>
          <w:sz w:val="24"/>
          <w:szCs w:val="24"/>
          <w:lang w:val="en-US"/>
        </w:rPr>
        <w:t>After CT</w:t>
      </w:r>
      <w:r w:rsidR="00C10A63">
        <w:rPr>
          <w:rFonts w:ascii="Arial" w:hAnsi="Arial" w:cs="Arial"/>
          <w:sz w:val="24"/>
          <w:szCs w:val="24"/>
          <w:lang w:val="en-US"/>
        </w:rPr>
        <w:t xml:space="preserve">-scanning, coral cores were cut into slabs </w:t>
      </w:r>
      <w:r w:rsidR="00DA45FD">
        <w:rPr>
          <w:rFonts w:ascii="Arial" w:hAnsi="Arial" w:cs="Arial"/>
          <w:sz w:val="24"/>
          <w:szCs w:val="24"/>
          <w:lang w:val="en-US"/>
        </w:rPr>
        <w:t xml:space="preserve">and treated with reagent grade </w:t>
      </w:r>
      <w:proofErr w:type="spellStart"/>
      <w:r w:rsidR="00DA45FD">
        <w:rPr>
          <w:rFonts w:ascii="Arial" w:hAnsi="Arial" w:cs="Arial"/>
          <w:sz w:val="24"/>
          <w:szCs w:val="24"/>
          <w:lang w:val="en-US"/>
        </w:rPr>
        <w:t>NaOCl</w:t>
      </w:r>
      <w:proofErr w:type="spellEnd"/>
      <w:r w:rsidR="00DA45FD">
        <w:rPr>
          <w:rFonts w:ascii="Arial" w:hAnsi="Arial" w:cs="Arial"/>
          <w:sz w:val="24"/>
          <w:szCs w:val="24"/>
          <w:lang w:val="en-US"/>
        </w:rPr>
        <w:t xml:space="preserve"> </w:t>
      </w:r>
      <w:r w:rsidR="007610AD">
        <w:rPr>
          <w:rFonts w:ascii="Arial" w:hAnsi="Arial" w:cs="Arial"/>
          <w:sz w:val="24"/>
          <w:szCs w:val="24"/>
          <w:lang w:val="en-US"/>
        </w:rPr>
        <w:t xml:space="preserve">13% for 24 h </w:t>
      </w:r>
      <w:r w:rsidR="007610AD">
        <w:rPr>
          <w:rFonts w:ascii="Arial" w:hAnsi="Arial" w:cs="Arial"/>
          <w:sz w:val="24"/>
          <w:szCs w:val="24"/>
          <w:lang w:val="en-US"/>
        </w:rPr>
        <w:fldChar w:fldCharType="begin" w:fldLock="1"/>
      </w:r>
      <w:r w:rsidR="004A6F2C">
        <w:rPr>
          <w:rFonts w:ascii="Arial" w:hAnsi="Arial" w:cs="Arial"/>
          <w:sz w:val="24"/>
          <w:szCs w:val="24"/>
          <w:lang w:val="en-US"/>
        </w:rPr>
        <w:instrText>ADDIN CSL_CITATION {"citationItems":[{"id":"ITEM-1","itemData":{"DOI":"10.1016/j.chemgeo.2012.05.006","ISSN":"00092541","abstract":"Luminescent and geochemical properties of coral skeletons are increasingly used for time-series analysis to resolve past and ongoing changes in environmental and climatic conditions. Corals also contain non-skeletal matter which not only quenches luminescence but is also reported to compromise stable isotope and trace element composition. In order to understand the origin and magnitude of these potential sources of error we tested whether three commonly used cleaning treatments (NaOCl, H 2O 2 and HNO 3) improved measurement accuracy of 1) luminescence intensities and spectral ratios, 2) stable isotope composition (?? 18O, ?? 13C), and 3) trace element ratios (Sr/Ca, Mg/Ca, U/Ca, Y/Ca and Ba/Ca). Whole core treatment with concentrated reagent grade NaOCl at pH=9 significantly increased luminescence intensities, reduced the scatter in spectral ratios, revealed clear seasonality in the obscured tissue layer and removed (in)organic patchy contaminants throughout coral cores. Acidic agents (H 2O 2 and HNO 3) caused severe dissolution of the aragonite skeleton and strongly affected the luminescence signature. Meanwhile, NaOCl did not affect absolute values and seasonal amplitudes in ?? 18O, ?? 13C and some trace element ratios. Treatment with reagent grade NaOCl revealed seasonal amplitudes for Sr/Ca and Mg/Ca in the tissue layer, and strongly improved Ba/Ca results. We show that a non-skeletal barium phase can be present in coral segments and suggest that the associated Ba/Ca-spikes may have resulted from anoxia, sulfate reduction, dissolution and re-precipitation of extra crystalline barite (BaSO 4) in a redox front. Based on our findings we conclude that the use of an appropriate standardized cleaning protocol prior to analysis is recommended to reduce potential sources of errors and allow for accurate cross-comparison of coral records analyzed at different laboratories. ?? 2012 Elsevier B.V.","author":[{"dropping-particle":"","family":"Nagtegaal","given":"Roel","non-dropping-particle":"","parse-names":false,"suffix":""},{"dropping-particle":"","family":"Grove","given":"Craig A.","non-dropping-particle":"","parse-names":false,"suffix":""},{"dropping-particle":"","family":"Kasper","given":"Sebastian","non-dropping-particle":"","parse-names":false,"suffix":""},{"dropping-particle":"","family":"Zinke","given":"Jens","non-dropping-particle":"","parse-names":false,"suffix":""},{"dropping-particle":"","family":"Boer","given":"Wim","non-dropping-particle":"","parse-names":false,"suffix":""},{"dropping-particle":"","family":"Brummer","given":"Geert Jan A","non-dropping-particle":"","parse-names":false,"suffix":""}],"container-title":"Chemical Geology","id":"ITEM-1","issued":{"date-parts":[["2012"]]},"page":"6-15","publisher":"Elsevier B.V.","title":"Spectral luminescence and geochemistry of coral aragonite: Effects of whole-core treatment","type":"article-journal","volume":"318-319"},"uris":["http://www.mendeley.com/documents/?uuid=84f41e5d-cba2-408f-99d9-589d49ab56b9"]}],"mendeley":{"formattedCitation":"(Nagtegaal et al. 2012)","plainTextFormattedCitation":"(Nagtegaal et al. 2012)","previouslyFormattedCitation":"(Nagtegaal et al. 2012)"},"properties":{"noteIndex":0},"schema":"https://github.com/citation-style-language/schema/raw/master/csl-citation.json"}</w:instrText>
      </w:r>
      <w:r w:rsidR="007610AD">
        <w:rPr>
          <w:rFonts w:ascii="Arial" w:hAnsi="Arial" w:cs="Arial"/>
          <w:sz w:val="24"/>
          <w:szCs w:val="24"/>
          <w:lang w:val="en-US"/>
        </w:rPr>
        <w:fldChar w:fldCharType="separate"/>
      </w:r>
      <w:r w:rsidR="007610AD" w:rsidRPr="007610AD">
        <w:rPr>
          <w:rFonts w:ascii="Arial" w:hAnsi="Arial" w:cs="Arial"/>
          <w:noProof/>
          <w:sz w:val="24"/>
          <w:szCs w:val="24"/>
          <w:lang w:val="en-US"/>
        </w:rPr>
        <w:t>(Nagtegaal et al. 2012)</w:t>
      </w:r>
      <w:r w:rsidR="007610AD">
        <w:rPr>
          <w:rFonts w:ascii="Arial" w:hAnsi="Arial" w:cs="Arial"/>
          <w:sz w:val="24"/>
          <w:szCs w:val="24"/>
          <w:lang w:val="en-US"/>
        </w:rPr>
        <w:fldChar w:fldCharType="end"/>
      </w:r>
      <w:r w:rsidR="005F14CC">
        <w:rPr>
          <w:rFonts w:ascii="Arial" w:hAnsi="Arial" w:cs="Arial"/>
          <w:sz w:val="24"/>
          <w:szCs w:val="24"/>
          <w:lang w:val="en-US"/>
        </w:rPr>
        <w:t>, rinsed several times with distilled water</w:t>
      </w:r>
      <w:r w:rsidR="007610AD">
        <w:rPr>
          <w:rFonts w:ascii="Arial" w:hAnsi="Arial" w:cs="Arial"/>
          <w:sz w:val="24"/>
          <w:szCs w:val="24"/>
          <w:lang w:val="en-US"/>
        </w:rPr>
        <w:t xml:space="preserve"> and then oven-dried for 24 h at 60°C.</w:t>
      </w:r>
      <w:r w:rsidR="00586020">
        <w:rPr>
          <w:rFonts w:ascii="Arial" w:hAnsi="Arial" w:cs="Arial"/>
          <w:sz w:val="24"/>
          <w:szCs w:val="24"/>
          <w:lang w:val="en-US"/>
        </w:rPr>
        <w:t xml:space="preserve"> The annual luminescence patterns</w:t>
      </w:r>
      <w:r w:rsidR="00C24AB3">
        <w:rPr>
          <w:rFonts w:ascii="Arial" w:hAnsi="Arial" w:cs="Arial"/>
          <w:sz w:val="24"/>
          <w:szCs w:val="24"/>
          <w:lang w:val="en-US"/>
        </w:rPr>
        <w:t xml:space="preserve"> on coral cores</w:t>
      </w:r>
      <w:r w:rsidR="007602A5">
        <w:rPr>
          <w:rFonts w:ascii="Arial" w:hAnsi="Arial" w:cs="Arial"/>
          <w:sz w:val="24"/>
          <w:szCs w:val="24"/>
          <w:lang w:val="en-US"/>
        </w:rPr>
        <w:t xml:space="preserve"> (Fig. 4)</w:t>
      </w:r>
      <w:r w:rsidR="00586020">
        <w:rPr>
          <w:rFonts w:ascii="Arial" w:hAnsi="Arial" w:cs="Arial"/>
          <w:sz w:val="24"/>
          <w:szCs w:val="24"/>
          <w:lang w:val="en-US"/>
        </w:rPr>
        <w:t xml:space="preserve"> were </w:t>
      </w:r>
      <w:r w:rsidR="00DB67CC">
        <w:rPr>
          <w:rFonts w:ascii="Arial" w:hAnsi="Arial" w:cs="Arial"/>
          <w:sz w:val="24"/>
          <w:szCs w:val="24"/>
          <w:lang w:val="en-US"/>
        </w:rPr>
        <w:t>visualized</w:t>
      </w:r>
      <w:r w:rsidR="00586020">
        <w:rPr>
          <w:rFonts w:ascii="Arial" w:hAnsi="Arial" w:cs="Arial"/>
          <w:sz w:val="24"/>
          <w:szCs w:val="24"/>
          <w:lang w:val="en-US"/>
        </w:rPr>
        <w:t xml:space="preserve"> </w:t>
      </w:r>
      <w:r w:rsidR="006833C8">
        <w:rPr>
          <w:rFonts w:ascii="Arial" w:hAnsi="Arial" w:cs="Arial"/>
          <w:sz w:val="24"/>
          <w:szCs w:val="24"/>
          <w:lang w:val="en-US"/>
        </w:rPr>
        <w:t>under UV-A light (</w:t>
      </w:r>
      <w:proofErr w:type="spellStart"/>
      <w:r w:rsidR="006833C8">
        <w:rPr>
          <w:rFonts w:ascii="Arial" w:hAnsi="Arial" w:cs="Arial"/>
          <w:sz w:val="24"/>
          <w:szCs w:val="24"/>
          <w:lang w:val="en-US"/>
        </w:rPr>
        <w:t>Opalux</w:t>
      </w:r>
      <w:proofErr w:type="spellEnd"/>
      <w:r w:rsidR="006833C8">
        <w:rPr>
          <w:rFonts w:ascii="Arial" w:hAnsi="Arial" w:cs="Arial"/>
          <w:sz w:val="24"/>
          <w:szCs w:val="24"/>
          <w:lang w:val="en-US"/>
        </w:rPr>
        <w:t xml:space="preserve"> </w:t>
      </w:r>
      <w:proofErr w:type="spellStart"/>
      <w:r w:rsidR="006833C8">
        <w:rPr>
          <w:rFonts w:ascii="Arial" w:hAnsi="Arial" w:cs="Arial"/>
          <w:sz w:val="24"/>
          <w:szCs w:val="24"/>
          <w:lang w:val="en-US"/>
        </w:rPr>
        <w:t>blacklight</w:t>
      </w:r>
      <w:proofErr w:type="spellEnd"/>
      <w:r w:rsidR="006833C8">
        <w:rPr>
          <w:rFonts w:ascii="Arial" w:hAnsi="Arial" w:cs="Arial"/>
          <w:sz w:val="24"/>
          <w:szCs w:val="24"/>
          <w:lang w:val="en-US"/>
        </w:rPr>
        <w:t xml:space="preserve"> bulb T8 20W) in a black box </w:t>
      </w:r>
      <w:r w:rsidR="007602A5">
        <w:rPr>
          <w:rFonts w:ascii="Arial" w:hAnsi="Arial" w:cs="Arial"/>
          <w:sz w:val="24"/>
          <w:szCs w:val="24"/>
          <w:lang w:val="en-US"/>
        </w:rPr>
        <w:t>and photographed</w:t>
      </w:r>
      <w:r w:rsidR="00586020">
        <w:rPr>
          <w:rFonts w:ascii="Arial" w:hAnsi="Arial" w:cs="Arial"/>
          <w:sz w:val="24"/>
          <w:szCs w:val="24"/>
          <w:lang w:val="en-US"/>
        </w:rPr>
        <w:t xml:space="preserve"> </w:t>
      </w:r>
      <w:r w:rsidR="000D5C57">
        <w:rPr>
          <w:rFonts w:ascii="Arial" w:hAnsi="Arial" w:cs="Arial"/>
          <w:sz w:val="24"/>
          <w:szCs w:val="24"/>
          <w:lang w:val="en-US"/>
        </w:rPr>
        <w:t xml:space="preserve">with a </w:t>
      </w:r>
      <w:commentRangeStart w:id="2"/>
      <w:r w:rsidR="000D5C57" w:rsidRPr="000D5C57">
        <w:rPr>
          <w:rFonts w:ascii="Arial" w:hAnsi="Arial" w:cs="Arial"/>
          <w:sz w:val="24"/>
          <w:szCs w:val="24"/>
          <w:highlight w:val="yellow"/>
          <w:lang w:val="en-US"/>
        </w:rPr>
        <w:t>Canon XXX</w:t>
      </w:r>
      <w:commentRangeEnd w:id="2"/>
      <w:r w:rsidR="00847604">
        <w:rPr>
          <w:rStyle w:val="CommentReference"/>
        </w:rPr>
        <w:commentReference w:id="2"/>
      </w:r>
      <w:r w:rsidR="00C24AB3">
        <w:rPr>
          <w:rFonts w:ascii="Arial" w:hAnsi="Arial" w:cs="Arial"/>
          <w:sz w:val="24"/>
          <w:szCs w:val="24"/>
          <w:lang w:val="en-US"/>
        </w:rPr>
        <w:t>.</w:t>
      </w:r>
      <w:r w:rsidR="00747FBB">
        <w:rPr>
          <w:rFonts w:ascii="Arial" w:hAnsi="Arial" w:cs="Arial"/>
          <w:sz w:val="24"/>
          <w:szCs w:val="24"/>
          <w:lang w:val="en-US"/>
        </w:rPr>
        <w:t xml:space="preserve"> </w:t>
      </w:r>
      <w:r w:rsidR="00316EF9">
        <w:rPr>
          <w:rFonts w:ascii="Arial" w:hAnsi="Arial" w:cs="Arial"/>
          <w:sz w:val="24"/>
          <w:szCs w:val="24"/>
          <w:lang w:val="en-US"/>
        </w:rPr>
        <w:t xml:space="preserve">The red, green and blue (RGB) values were extracted from tracks (5 mm or 62 pixels width) made along the </w:t>
      </w:r>
      <w:r w:rsidR="00316EF9">
        <w:rPr>
          <w:rFonts w:ascii="Arial" w:hAnsi="Arial" w:cs="Arial"/>
          <w:sz w:val="24"/>
          <w:szCs w:val="24"/>
          <w:lang w:val="en-US"/>
        </w:rPr>
        <w:lastRenderedPageBreak/>
        <w:t>coral growth axis for every photograph using the software ImageJ 1.51.</w:t>
      </w:r>
      <w:r w:rsidR="007602A5">
        <w:rPr>
          <w:rFonts w:ascii="Arial" w:hAnsi="Arial" w:cs="Arial"/>
          <w:sz w:val="24"/>
          <w:szCs w:val="24"/>
          <w:lang w:val="en-US"/>
        </w:rPr>
        <w:t xml:space="preserve"> Then, the green/blue (G/B</w:t>
      </w:r>
      <w:r w:rsidR="000D5C57">
        <w:rPr>
          <w:rFonts w:ascii="Arial" w:hAnsi="Arial" w:cs="Arial"/>
          <w:sz w:val="24"/>
          <w:szCs w:val="24"/>
          <w:lang w:val="en-US"/>
        </w:rPr>
        <w:t xml:space="preserve">) </w:t>
      </w:r>
      <w:r w:rsidR="00221AE7">
        <w:rPr>
          <w:rFonts w:ascii="Arial" w:hAnsi="Arial" w:cs="Arial"/>
          <w:sz w:val="24"/>
          <w:szCs w:val="24"/>
          <w:lang w:val="en-US"/>
        </w:rPr>
        <w:t xml:space="preserve">spectral </w:t>
      </w:r>
      <w:r w:rsidR="000D5C57">
        <w:rPr>
          <w:rFonts w:ascii="Arial" w:hAnsi="Arial" w:cs="Arial"/>
          <w:sz w:val="24"/>
          <w:szCs w:val="24"/>
          <w:lang w:val="en-US"/>
        </w:rPr>
        <w:t xml:space="preserve">ratio was used as a measurement for luminescence intensity. </w:t>
      </w:r>
      <w:r w:rsidR="007602A5">
        <w:rPr>
          <w:rFonts w:ascii="Arial" w:hAnsi="Arial" w:cs="Arial"/>
          <w:sz w:val="24"/>
          <w:szCs w:val="24"/>
          <w:lang w:val="en-US"/>
        </w:rPr>
        <w:t xml:space="preserve">Spectral G/B ratios reflect the influence of humic acid/aragonite ratios within the coral skeleton </w:t>
      </w:r>
      <w:r w:rsidR="007602A5">
        <w:rPr>
          <w:rFonts w:ascii="Arial" w:hAnsi="Arial" w:cs="Arial"/>
          <w:sz w:val="24"/>
          <w:szCs w:val="24"/>
          <w:lang w:val="en-US"/>
        </w:rPr>
        <w:fldChar w:fldCharType="begin" w:fldLock="1"/>
      </w:r>
      <w:r w:rsidR="007602A5">
        <w:rPr>
          <w:rFonts w:ascii="Arial" w:hAnsi="Arial" w:cs="Arial"/>
          <w:sz w:val="24"/>
          <w:szCs w:val="24"/>
          <w:lang w:val="en-US"/>
        </w:rPr>
        <w:instrText>ADDIN CSL_CITATION {"citationItems":[{"id":"ITEM-1","itemData":{"DOI":"10.1007/s00338-010-0629-y","ISBN":"0722-4028","ISSN":"07224028","abstract":"Abstract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runoff.","author":[{"dropping-particle":"","family":"Grove","given":"C. A.","non-dropping-particle":"","parse-names":false,"suffix":""},{"dropping-particle":"","family":"Nagtegaal","given":"R.","non-dropping-particle":"","parse-names":false,"suffix":""},{"dropping-particle":"","family":"Zinke","given":"J.","non-dropping-particle":"","parse-names":false,"suffix":""},{"dropping-particle":"","family":"Scheufen","given":"T.","non-dropping-particle":"","parse-names":false,"suffix":""},{"dropping-particle":"","family":"Koster","given":"B.","non-dropping-particle":"","parse-names":false,"suffix":""},{"dropping-particle":"","family":"Kasper","given":"S.","non-dropping-particle":"","parse-names":false,"suffix":""},{"dropping-particle":"","family":"McCulloch","given":"M. T.","non-dropping-particle":"","parse-names":false,"suffix":""},{"dropping-particle":"","family":"Bergh","given":"G.","non-dropping-particle":"van den","parse-names":false,"suffix":""},{"dropping-particle":"","family":"Brummer","given":"G. Jan A","non-dropping-particle":"","parse-names":false,"suffix":""}],"container-title":"Coral Reefs","id":"ITEM-1","issue":"3","issued":{"date-parts":[["2010"]]},"page":"579-591","title":"River runoff reconstructions from novel spectral luminescence scanning of massive coral skeletons","type":"article-journal","volume":"29"},"uris":["http://www.mendeley.com/documents/?uuid=7b478a30-56e3-46cd-863d-abbf14f7cfef"]}],"mendeley":{"formattedCitation":"(Grove et al. 2010)","plainTextFormattedCitation":"(Grove et al. 2010)","previouslyFormattedCitation":"(Grove et al. 2010)"},"properties":{"noteIndex":0},"schema":"https://github.com/citation-style-language/schema/raw/master/csl-citation.json"}</w:instrText>
      </w:r>
      <w:r w:rsidR="007602A5">
        <w:rPr>
          <w:rFonts w:ascii="Arial" w:hAnsi="Arial" w:cs="Arial"/>
          <w:sz w:val="24"/>
          <w:szCs w:val="24"/>
          <w:lang w:val="en-US"/>
        </w:rPr>
        <w:fldChar w:fldCharType="separate"/>
      </w:r>
      <w:r w:rsidR="007602A5" w:rsidRPr="000D5C57">
        <w:rPr>
          <w:rFonts w:ascii="Arial" w:hAnsi="Arial" w:cs="Arial"/>
          <w:noProof/>
          <w:sz w:val="24"/>
          <w:szCs w:val="24"/>
          <w:lang w:val="en-US"/>
        </w:rPr>
        <w:t>(Grove et al. 2010)</w:t>
      </w:r>
      <w:r w:rsidR="007602A5">
        <w:rPr>
          <w:rFonts w:ascii="Arial" w:hAnsi="Arial" w:cs="Arial"/>
          <w:sz w:val="24"/>
          <w:szCs w:val="24"/>
          <w:lang w:val="en-US"/>
        </w:rPr>
        <w:fldChar w:fldCharType="end"/>
      </w:r>
      <w:r w:rsidR="00F33AB6">
        <w:rPr>
          <w:rFonts w:ascii="Arial" w:hAnsi="Arial" w:cs="Arial"/>
          <w:sz w:val="24"/>
          <w:szCs w:val="24"/>
          <w:lang w:val="en-US"/>
        </w:rPr>
        <w:t>, in which higher G/B intensit</w:t>
      </w:r>
      <w:r w:rsidR="00D57121">
        <w:rPr>
          <w:rFonts w:ascii="Arial" w:hAnsi="Arial" w:cs="Arial"/>
          <w:sz w:val="24"/>
          <w:szCs w:val="24"/>
          <w:lang w:val="en-US"/>
        </w:rPr>
        <w:t>ies</w:t>
      </w:r>
      <w:r w:rsidR="00F33AB6">
        <w:rPr>
          <w:rFonts w:ascii="Arial" w:hAnsi="Arial" w:cs="Arial"/>
          <w:sz w:val="24"/>
          <w:szCs w:val="24"/>
          <w:lang w:val="en-US"/>
        </w:rPr>
        <w:t xml:space="preserve"> </w:t>
      </w:r>
      <w:r w:rsidR="00D57121">
        <w:rPr>
          <w:rFonts w:ascii="Arial" w:hAnsi="Arial" w:cs="Arial"/>
          <w:sz w:val="24"/>
          <w:szCs w:val="24"/>
          <w:lang w:val="en-US"/>
        </w:rPr>
        <w:t xml:space="preserve">correspond to </w:t>
      </w:r>
      <w:r w:rsidR="00F33AB6">
        <w:rPr>
          <w:rFonts w:ascii="Arial" w:hAnsi="Arial" w:cs="Arial"/>
          <w:sz w:val="24"/>
          <w:szCs w:val="24"/>
          <w:lang w:val="en-US"/>
        </w:rPr>
        <w:t xml:space="preserve">higher </w:t>
      </w:r>
      <w:r w:rsidR="00B45E25">
        <w:rPr>
          <w:rFonts w:ascii="Arial" w:hAnsi="Arial" w:cs="Arial"/>
          <w:sz w:val="24"/>
          <w:szCs w:val="24"/>
          <w:lang w:val="en-US"/>
        </w:rPr>
        <w:t>freshwater and sediments discharge.</w:t>
      </w:r>
      <w:r w:rsidR="007602A5">
        <w:rPr>
          <w:rFonts w:ascii="Arial" w:hAnsi="Arial" w:cs="Arial"/>
          <w:sz w:val="24"/>
          <w:szCs w:val="24"/>
          <w:lang w:val="en-US"/>
        </w:rPr>
        <w:t xml:space="preserve"> </w:t>
      </w:r>
      <w:r w:rsidR="00B2030C">
        <w:rPr>
          <w:rFonts w:ascii="Arial" w:hAnsi="Arial" w:cs="Arial"/>
          <w:sz w:val="24"/>
          <w:szCs w:val="24"/>
          <w:lang w:val="en-US"/>
        </w:rPr>
        <w:t>For instance, t</w:t>
      </w:r>
      <w:r w:rsidR="00A6443D">
        <w:rPr>
          <w:rFonts w:ascii="Arial" w:hAnsi="Arial" w:cs="Arial"/>
          <w:sz w:val="24"/>
          <w:szCs w:val="24"/>
          <w:lang w:val="en-US"/>
        </w:rPr>
        <w:t>he highest</w:t>
      </w:r>
      <w:r w:rsidR="007602A5">
        <w:rPr>
          <w:rFonts w:ascii="Arial" w:hAnsi="Arial" w:cs="Arial"/>
          <w:sz w:val="24"/>
          <w:szCs w:val="24"/>
          <w:lang w:val="en-US"/>
        </w:rPr>
        <w:t xml:space="preserve"> </w:t>
      </w:r>
      <w:r w:rsidR="00A6443D">
        <w:rPr>
          <w:rFonts w:ascii="Arial" w:hAnsi="Arial" w:cs="Arial"/>
          <w:sz w:val="24"/>
          <w:szCs w:val="24"/>
          <w:lang w:val="en-US"/>
        </w:rPr>
        <w:t xml:space="preserve">and lowest annual </w:t>
      </w:r>
      <w:r w:rsidR="007602A5">
        <w:rPr>
          <w:rFonts w:ascii="Arial" w:hAnsi="Arial" w:cs="Arial"/>
          <w:sz w:val="24"/>
          <w:szCs w:val="24"/>
          <w:lang w:val="en-US"/>
        </w:rPr>
        <w:t xml:space="preserve">luminescence peaks were </w:t>
      </w:r>
      <w:r w:rsidR="00B2030C">
        <w:rPr>
          <w:rFonts w:ascii="Arial" w:hAnsi="Arial" w:cs="Arial"/>
          <w:sz w:val="24"/>
          <w:szCs w:val="24"/>
          <w:lang w:val="en-US"/>
        </w:rPr>
        <w:t xml:space="preserve">matched </w:t>
      </w:r>
      <w:r w:rsidR="00223582">
        <w:rPr>
          <w:rFonts w:ascii="Arial" w:hAnsi="Arial" w:cs="Arial"/>
          <w:sz w:val="24"/>
          <w:szCs w:val="24"/>
          <w:lang w:val="en-US"/>
        </w:rPr>
        <w:t>for</w:t>
      </w:r>
      <w:r w:rsidR="00B2030C">
        <w:rPr>
          <w:rFonts w:ascii="Arial" w:hAnsi="Arial" w:cs="Arial"/>
          <w:sz w:val="24"/>
          <w:szCs w:val="24"/>
          <w:lang w:val="en-US"/>
        </w:rPr>
        <w:t xml:space="preserve"> the </w:t>
      </w:r>
      <w:r w:rsidR="00743C03">
        <w:rPr>
          <w:rFonts w:ascii="Arial" w:hAnsi="Arial" w:cs="Arial"/>
          <w:sz w:val="24"/>
          <w:szCs w:val="24"/>
          <w:lang w:val="en-US"/>
        </w:rPr>
        <w:t xml:space="preserve">months of </w:t>
      </w:r>
      <w:r w:rsidR="00B2030C">
        <w:rPr>
          <w:rFonts w:ascii="Arial" w:hAnsi="Arial" w:cs="Arial"/>
          <w:sz w:val="24"/>
          <w:szCs w:val="24"/>
          <w:lang w:val="en-US"/>
        </w:rPr>
        <w:t>high</w:t>
      </w:r>
      <w:r w:rsidR="00A6443D">
        <w:rPr>
          <w:rFonts w:ascii="Arial" w:hAnsi="Arial" w:cs="Arial"/>
          <w:sz w:val="24"/>
          <w:szCs w:val="24"/>
          <w:lang w:val="en-US"/>
        </w:rPr>
        <w:t>est</w:t>
      </w:r>
      <w:r w:rsidR="00223582">
        <w:rPr>
          <w:rFonts w:ascii="Arial" w:hAnsi="Arial" w:cs="Arial"/>
          <w:sz w:val="24"/>
          <w:szCs w:val="24"/>
          <w:lang w:val="en-US"/>
        </w:rPr>
        <w:t xml:space="preserve"> (March)</w:t>
      </w:r>
      <w:r w:rsidR="00A6443D">
        <w:rPr>
          <w:rFonts w:ascii="Arial" w:hAnsi="Arial" w:cs="Arial"/>
          <w:sz w:val="24"/>
          <w:szCs w:val="24"/>
          <w:lang w:val="en-US"/>
        </w:rPr>
        <w:t xml:space="preserve"> and lowest</w:t>
      </w:r>
      <w:r w:rsidR="00223582">
        <w:rPr>
          <w:rFonts w:ascii="Arial" w:hAnsi="Arial" w:cs="Arial"/>
          <w:sz w:val="24"/>
          <w:szCs w:val="24"/>
          <w:lang w:val="en-US"/>
        </w:rPr>
        <w:t xml:space="preserve"> (December)</w:t>
      </w:r>
      <w:r w:rsidR="00A6443D">
        <w:rPr>
          <w:rFonts w:ascii="Arial" w:hAnsi="Arial" w:cs="Arial"/>
          <w:sz w:val="24"/>
          <w:szCs w:val="24"/>
          <w:lang w:val="en-US"/>
        </w:rPr>
        <w:t xml:space="preserve"> water</w:t>
      </w:r>
      <w:r w:rsidR="00223582">
        <w:rPr>
          <w:rFonts w:ascii="Arial" w:hAnsi="Arial" w:cs="Arial"/>
          <w:sz w:val="24"/>
          <w:szCs w:val="24"/>
          <w:lang w:val="en-US"/>
        </w:rPr>
        <w:t xml:space="preserve"> flow and sediment load records</w:t>
      </w:r>
      <w:r w:rsidR="00A6443D">
        <w:rPr>
          <w:rFonts w:ascii="Arial" w:hAnsi="Arial" w:cs="Arial"/>
          <w:sz w:val="24"/>
          <w:szCs w:val="24"/>
          <w:lang w:val="en-US"/>
        </w:rPr>
        <w:t>, respectively (Fig. 3).</w:t>
      </w:r>
      <w:r w:rsidR="007602A5">
        <w:rPr>
          <w:rFonts w:ascii="Arial" w:hAnsi="Arial" w:cs="Arial"/>
          <w:sz w:val="24"/>
          <w:szCs w:val="24"/>
          <w:lang w:val="en-US"/>
        </w:rPr>
        <w:t xml:space="preserve"> </w:t>
      </w:r>
      <w:r w:rsidR="000D5C57">
        <w:rPr>
          <w:rFonts w:ascii="Arial" w:hAnsi="Arial" w:cs="Arial"/>
          <w:sz w:val="24"/>
          <w:szCs w:val="24"/>
          <w:lang w:val="en-US"/>
        </w:rPr>
        <w:t xml:space="preserve">Estimations of luminescence intensities </w:t>
      </w:r>
      <w:r w:rsidR="0067693A">
        <w:rPr>
          <w:rFonts w:ascii="Arial" w:hAnsi="Arial" w:cs="Arial"/>
          <w:sz w:val="24"/>
          <w:szCs w:val="24"/>
          <w:lang w:val="en-US"/>
        </w:rPr>
        <w:t>using the aforementioned method</w:t>
      </w:r>
      <w:r w:rsidR="00A6443D">
        <w:rPr>
          <w:rFonts w:ascii="Arial" w:hAnsi="Arial" w:cs="Arial"/>
          <w:sz w:val="24"/>
          <w:szCs w:val="24"/>
          <w:lang w:val="en-US"/>
        </w:rPr>
        <w:t xml:space="preserve"> </w:t>
      </w:r>
      <w:r w:rsidR="00DF4A13">
        <w:rPr>
          <w:rFonts w:ascii="Arial" w:hAnsi="Arial" w:cs="Arial"/>
          <w:sz w:val="24"/>
          <w:szCs w:val="24"/>
          <w:lang w:val="en-US"/>
        </w:rPr>
        <w:t xml:space="preserve">are reliable as demonstrated by </w:t>
      </w:r>
      <w:proofErr w:type="spellStart"/>
      <w:r w:rsidR="00DF4A13">
        <w:rPr>
          <w:rFonts w:ascii="Arial" w:hAnsi="Arial" w:cs="Arial"/>
          <w:sz w:val="24"/>
          <w:szCs w:val="24"/>
          <w:lang w:val="en-US"/>
        </w:rPr>
        <w:t>Tanzil</w:t>
      </w:r>
      <w:proofErr w:type="spellEnd"/>
      <w:r w:rsidR="00DF4A13">
        <w:rPr>
          <w:rFonts w:ascii="Arial" w:hAnsi="Arial" w:cs="Arial"/>
          <w:sz w:val="24"/>
          <w:szCs w:val="24"/>
          <w:lang w:val="en-US"/>
        </w:rPr>
        <w:t xml:space="preserve"> et al. </w:t>
      </w:r>
      <w:r w:rsidR="00DF4A13">
        <w:rPr>
          <w:rFonts w:ascii="Arial" w:hAnsi="Arial" w:cs="Arial"/>
          <w:sz w:val="24"/>
          <w:szCs w:val="24"/>
          <w:lang w:val="en-US"/>
        </w:rPr>
        <w:fldChar w:fldCharType="begin" w:fldLock="1"/>
      </w:r>
      <w:r w:rsidR="00D574DE">
        <w:rPr>
          <w:rFonts w:ascii="Arial" w:hAnsi="Arial" w:cs="Arial"/>
          <w:sz w:val="24"/>
          <w:szCs w:val="24"/>
          <w:lang w:val="en-US"/>
        </w:rPr>
        <w:instrText>ADDIN CSL_CITATION {"citationItems":[{"id":"ITEM-1","itemData":{"DOI":"10.1002/lno.10350","ISSN":"00243590","author":[{"dropping-particle":"","family":"Tanzil","given":"J.T.I.","non-dropping-particle":"","parse-names":false,"suffix":""},{"dropping-particle":"","family":"Lee","given":"J.N.","non-dropping-particle":"","parse-names":false,"suffix":""},{"dropping-particle":"","family":"Brown","given":"B.E.","non-dropping-particle":"","parse-names":false,"suffix":""},{"dropping-particle":"","family":"Quax","given":"Rick","non-dropping-particle":"","parse-names":false,"suffix":""},{"dropping-particle":"","family":"Kaandorp","given":"J.A.","non-dropping-particle":"","parse-names":false,"suffix":""},{"dropping-particle":"","family":"Lough","given":"J.M.","non-dropping-particle":"","parse-names":false,"suffix":""},{"dropping-particle":"","family":"Todd","given":"P.A.","non-dropping-particle":"","parse-names":false,"suffix":""}],"container-title":"Limnology and Oceanography","id":"ITEM-1","issue":"6","issued":{"date-parts":[["2016"]]},"page":"2003-2025","title":"Luminescence and density banding patterns in massive &lt;i&gt;Porites&lt;/i&gt; corals around the Thai-Malay Peninsula, Southeast Asia","type":"article-journal","volume":"61"},"suppress-author":1,"uris":["http://www.mendeley.com/documents/?uuid=54414a9d-fcc6-4ea2-a1e6-1bef789c8473"]}],"mendeley":{"formattedCitation":"(2016)","plainTextFormattedCitation":"(2016)","previouslyFormattedCitation":"(2016)"},"properties":{"noteIndex":0},"schema":"https://github.com/citation-style-language/schema/raw/master/csl-citation.json"}</w:instrText>
      </w:r>
      <w:r w:rsidR="00DF4A13">
        <w:rPr>
          <w:rFonts w:ascii="Arial" w:hAnsi="Arial" w:cs="Arial"/>
          <w:sz w:val="24"/>
          <w:szCs w:val="24"/>
          <w:lang w:val="en-US"/>
        </w:rPr>
        <w:fldChar w:fldCharType="separate"/>
      </w:r>
      <w:r w:rsidR="00DF4A13" w:rsidRPr="00DF4A13">
        <w:rPr>
          <w:rFonts w:ascii="Arial" w:hAnsi="Arial" w:cs="Arial"/>
          <w:noProof/>
          <w:sz w:val="24"/>
          <w:szCs w:val="24"/>
          <w:lang w:val="en-US"/>
        </w:rPr>
        <w:t>(2016)</w:t>
      </w:r>
      <w:r w:rsidR="00DF4A13">
        <w:rPr>
          <w:rFonts w:ascii="Arial" w:hAnsi="Arial" w:cs="Arial"/>
          <w:sz w:val="24"/>
          <w:szCs w:val="24"/>
          <w:lang w:val="en-US"/>
        </w:rPr>
        <w:fldChar w:fldCharType="end"/>
      </w:r>
      <w:r w:rsidR="00DF4A13">
        <w:rPr>
          <w:rFonts w:ascii="Arial" w:hAnsi="Arial" w:cs="Arial"/>
          <w:sz w:val="24"/>
          <w:szCs w:val="24"/>
          <w:lang w:val="en-US"/>
        </w:rPr>
        <w:t>.</w:t>
      </w:r>
    </w:p>
    <w:p w14:paraId="0658872D" w14:textId="504F34F3" w:rsidR="00696137" w:rsidRPr="00B65777" w:rsidRDefault="00422FA3" w:rsidP="00B65777">
      <w:pPr>
        <w:spacing w:before="240" w:line="480" w:lineRule="auto"/>
        <w:jc w:val="both"/>
        <w:rPr>
          <w:rFonts w:ascii="Arial" w:hAnsi="Arial" w:cs="Arial"/>
          <w:sz w:val="24"/>
          <w:szCs w:val="24"/>
          <w:u w:val="single"/>
          <w:lang w:val="en-US"/>
        </w:rPr>
      </w:pPr>
      <w:r>
        <w:rPr>
          <w:rFonts w:ascii="Arial" w:hAnsi="Arial" w:cs="Arial"/>
          <w:sz w:val="24"/>
          <w:szCs w:val="24"/>
          <w:u w:val="single"/>
          <w:lang w:val="en-US"/>
        </w:rPr>
        <w:t>Hydrological and e</w:t>
      </w:r>
      <w:r w:rsidR="00DB67CC" w:rsidRPr="00B65777">
        <w:rPr>
          <w:rFonts w:ascii="Arial" w:hAnsi="Arial" w:cs="Arial"/>
          <w:sz w:val="24"/>
          <w:szCs w:val="24"/>
          <w:u w:val="single"/>
          <w:lang w:val="en-US"/>
        </w:rPr>
        <w:t>nvironmental data</w:t>
      </w:r>
    </w:p>
    <w:p w14:paraId="2B9F2CAD" w14:textId="19F24256" w:rsidR="00DB67CC" w:rsidRDefault="00096880" w:rsidP="00293772">
      <w:pPr>
        <w:spacing w:line="480" w:lineRule="auto"/>
        <w:rPr>
          <w:rFonts w:ascii="Arial" w:hAnsi="Arial" w:cs="Arial"/>
          <w:sz w:val="24"/>
          <w:szCs w:val="24"/>
          <w:lang w:val="en-US"/>
        </w:rPr>
      </w:pPr>
      <w:r>
        <w:rPr>
          <w:rFonts w:ascii="Arial" w:hAnsi="Arial" w:cs="Arial"/>
          <w:sz w:val="24"/>
          <w:szCs w:val="24"/>
          <w:lang w:val="en-US"/>
        </w:rPr>
        <w:t>Monthly data of water flow</w:t>
      </w:r>
      <w:r w:rsidR="00C17A7A">
        <w:rPr>
          <w:rFonts w:ascii="Arial" w:hAnsi="Arial" w:cs="Arial"/>
          <w:sz w:val="24"/>
          <w:szCs w:val="24"/>
          <w:lang w:val="en-US"/>
        </w:rPr>
        <w:t xml:space="preserve"> (1981</w:t>
      </w:r>
      <w:r w:rsidR="001C0925">
        <w:rPr>
          <w:rFonts w:ascii="Arial" w:hAnsi="Arial" w:cs="Arial"/>
          <w:sz w:val="24"/>
          <w:szCs w:val="24"/>
          <w:lang w:val="en-US"/>
        </w:rPr>
        <w:t>‒</w:t>
      </w:r>
      <w:r w:rsidR="00C17A7A">
        <w:rPr>
          <w:rFonts w:ascii="Arial" w:hAnsi="Arial" w:cs="Arial"/>
          <w:sz w:val="24"/>
          <w:szCs w:val="24"/>
          <w:lang w:val="en-US"/>
        </w:rPr>
        <w:t>2015)</w:t>
      </w:r>
      <w:r>
        <w:rPr>
          <w:rFonts w:ascii="Arial" w:hAnsi="Arial" w:cs="Arial"/>
          <w:sz w:val="24"/>
          <w:szCs w:val="24"/>
          <w:lang w:val="en-US"/>
        </w:rPr>
        <w:t xml:space="preserve">, sediment load </w:t>
      </w:r>
      <w:r w:rsidR="00C17A7A">
        <w:rPr>
          <w:rFonts w:ascii="Arial" w:hAnsi="Arial" w:cs="Arial"/>
          <w:sz w:val="24"/>
          <w:szCs w:val="24"/>
          <w:lang w:val="en-US"/>
        </w:rPr>
        <w:t>(1984</w:t>
      </w:r>
      <w:r w:rsidR="001C0925">
        <w:rPr>
          <w:rFonts w:ascii="Arial" w:hAnsi="Arial" w:cs="Arial"/>
          <w:sz w:val="24"/>
          <w:szCs w:val="24"/>
          <w:lang w:val="en-US"/>
        </w:rPr>
        <w:t>‒</w:t>
      </w:r>
      <w:r w:rsidR="00C17A7A">
        <w:rPr>
          <w:rFonts w:ascii="Arial" w:hAnsi="Arial" w:cs="Arial"/>
          <w:sz w:val="24"/>
          <w:szCs w:val="24"/>
          <w:lang w:val="en-US"/>
        </w:rPr>
        <w:t xml:space="preserve">2015) </w:t>
      </w:r>
      <w:r>
        <w:rPr>
          <w:rFonts w:ascii="Arial" w:hAnsi="Arial" w:cs="Arial"/>
          <w:sz w:val="24"/>
          <w:szCs w:val="24"/>
          <w:lang w:val="en-US"/>
        </w:rPr>
        <w:t>and water level</w:t>
      </w:r>
      <w:r w:rsidR="00657506">
        <w:rPr>
          <w:rFonts w:ascii="Arial" w:hAnsi="Arial" w:cs="Arial"/>
          <w:sz w:val="24"/>
          <w:szCs w:val="24"/>
          <w:lang w:val="en-US"/>
        </w:rPr>
        <w:t xml:space="preserve"> (1984</w:t>
      </w:r>
      <w:r w:rsidR="001C0925">
        <w:rPr>
          <w:rFonts w:ascii="Arial" w:hAnsi="Arial" w:cs="Arial"/>
          <w:sz w:val="24"/>
          <w:szCs w:val="24"/>
          <w:lang w:val="en-US"/>
        </w:rPr>
        <w:t>‒</w:t>
      </w:r>
      <w:r w:rsidR="00C17A7A">
        <w:rPr>
          <w:rFonts w:ascii="Arial" w:hAnsi="Arial" w:cs="Arial"/>
          <w:sz w:val="24"/>
          <w:szCs w:val="24"/>
          <w:lang w:val="en-US"/>
        </w:rPr>
        <w:t>2015)</w:t>
      </w:r>
      <w:r>
        <w:rPr>
          <w:rFonts w:ascii="Arial" w:hAnsi="Arial" w:cs="Arial"/>
          <w:sz w:val="24"/>
          <w:szCs w:val="24"/>
          <w:lang w:val="en-US"/>
        </w:rPr>
        <w:t xml:space="preserve"> from the Canal del </w:t>
      </w:r>
      <w:proofErr w:type="spellStart"/>
      <w:r>
        <w:rPr>
          <w:rFonts w:ascii="Arial" w:hAnsi="Arial" w:cs="Arial"/>
          <w:sz w:val="24"/>
          <w:szCs w:val="24"/>
          <w:lang w:val="en-US"/>
        </w:rPr>
        <w:t>Dique</w:t>
      </w:r>
      <w:proofErr w:type="spellEnd"/>
      <w:r>
        <w:rPr>
          <w:rFonts w:ascii="Arial" w:hAnsi="Arial" w:cs="Arial"/>
          <w:sz w:val="24"/>
          <w:szCs w:val="24"/>
          <w:lang w:val="en-US"/>
        </w:rPr>
        <w:t xml:space="preserve"> at Santa Helena station</w:t>
      </w:r>
      <w:r w:rsidR="00C17A7A">
        <w:rPr>
          <w:rFonts w:ascii="Arial" w:hAnsi="Arial" w:cs="Arial"/>
          <w:sz w:val="24"/>
          <w:szCs w:val="24"/>
          <w:lang w:val="en-US"/>
        </w:rPr>
        <w:t xml:space="preserve"> (id 29037450)</w:t>
      </w:r>
      <w:r>
        <w:rPr>
          <w:rFonts w:ascii="Arial" w:hAnsi="Arial" w:cs="Arial"/>
          <w:sz w:val="24"/>
          <w:szCs w:val="24"/>
          <w:lang w:val="en-US"/>
        </w:rPr>
        <w:t xml:space="preserve"> (Fig. 1b) were obtained from the </w:t>
      </w:r>
      <w:proofErr w:type="spellStart"/>
      <w:r>
        <w:rPr>
          <w:rFonts w:ascii="Arial" w:hAnsi="Arial" w:cs="Arial"/>
          <w:sz w:val="24"/>
          <w:szCs w:val="24"/>
          <w:lang w:val="en-US"/>
        </w:rPr>
        <w:t>Instituto</w:t>
      </w:r>
      <w:proofErr w:type="spellEnd"/>
      <w:r>
        <w:rPr>
          <w:rFonts w:ascii="Arial" w:hAnsi="Arial" w:cs="Arial"/>
          <w:sz w:val="24"/>
          <w:szCs w:val="24"/>
          <w:lang w:val="en-US"/>
        </w:rPr>
        <w:t xml:space="preserve"> de </w:t>
      </w:r>
      <w:proofErr w:type="spellStart"/>
      <w:r>
        <w:rPr>
          <w:rFonts w:ascii="Arial" w:hAnsi="Arial" w:cs="Arial"/>
          <w:sz w:val="24"/>
          <w:szCs w:val="24"/>
          <w:lang w:val="en-US"/>
        </w:rPr>
        <w:t>Hidrologia</w:t>
      </w:r>
      <w:proofErr w:type="spellEnd"/>
      <w:r w:rsidR="009F0603">
        <w:rPr>
          <w:rFonts w:ascii="Arial" w:hAnsi="Arial" w:cs="Arial"/>
          <w:sz w:val="24"/>
          <w:szCs w:val="24"/>
          <w:lang w:val="en-US"/>
        </w:rPr>
        <w:t>,</w:t>
      </w:r>
      <w:r w:rsidR="006833C8">
        <w:rPr>
          <w:rFonts w:ascii="Arial" w:hAnsi="Arial" w:cs="Arial"/>
          <w:sz w:val="24"/>
          <w:szCs w:val="24"/>
          <w:lang w:val="en-US"/>
        </w:rPr>
        <w:t xml:space="preserve"> </w:t>
      </w:r>
      <w:proofErr w:type="spellStart"/>
      <w:r>
        <w:rPr>
          <w:rFonts w:ascii="Arial" w:hAnsi="Arial" w:cs="Arial"/>
          <w:sz w:val="24"/>
          <w:szCs w:val="24"/>
          <w:lang w:val="en-US"/>
        </w:rPr>
        <w:t>Metereologia</w:t>
      </w:r>
      <w:proofErr w:type="spellEnd"/>
      <w:r>
        <w:rPr>
          <w:rFonts w:ascii="Arial" w:hAnsi="Arial" w:cs="Arial"/>
          <w:sz w:val="24"/>
          <w:szCs w:val="24"/>
          <w:lang w:val="en-US"/>
        </w:rPr>
        <w:t xml:space="preserve"> y </w:t>
      </w:r>
      <w:proofErr w:type="spellStart"/>
      <w:r>
        <w:rPr>
          <w:rFonts w:ascii="Arial" w:hAnsi="Arial" w:cs="Arial"/>
          <w:sz w:val="24"/>
          <w:szCs w:val="24"/>
          <w:lang w:val="en-US"/>
        </w:rPr>
        <w:t>Estudios</w:t>
      </w:r>
      <w:proofErr w:type="spellEnd"/>
      <w:r>
        <w:rPr>
          <w:rFonts w:ascii="Arial" w:hAnsi="Arial" w:cs="Arial"/>
          <w:sz w:val="24"/>
          <w:szCs w:val="24"/>
          <w:lang w:val="en-US"/>
        </w:rPr>
        <w:t xml:space="preserve"> </w:t>
      </w:r>
      <w:proofErr w:type="spellStart"/>
      <w:r>
        <w:rPr>
          <w:rFonts w:ascii="Arial" w:hAnsi="Arial" w:cs="Arial"/>
          <w:sz w:val="24"/>
          <w:szCs w:val="24"/>
          <w:lang w:val="en-US"/>
        </w:rPr>
        <w:t>Ambientales</w:t>
      </w:r>
      <w:proofErr w:type="spellEnd"/>
      <w:r>
        <w:rPr>
          <w:rFonts w:ascii="Arial" w:hAnsi="Arial" w:cs="Arial"/>
          <w:sz w:val="24"/>
          <w:szCs w:val="24"/>
          <w:lang w:val="en-US"/>
        </w:rPr>
        <w:t xml:space="preserve"> (IDEAM)</w:t>
      </w:r>
      <w:r w:rsidR="00C17A7A">
        <w:rPr>
          <w:rFonts w:ascii="Arial" w:hAnsi="Arial" w:cs="Arial"/>
          <w:sz w:val="24"/>
          <w:szCs w:val="24"/>
          <w:lang w:val="en-US"/>
        </w:rPr>
        <w:t>. Monthly precipitation data (1954</w:t>
      </w:r>
      <w:r w:rsidR="001C0925">
        <w:rPr>
          <w:rFonts w:ascii="Arial" w:hAnsi="Arial" w:cs="Arial"/>
          <w:sz w:val="24"/>
          <w:szCs w:val="24"/>
          <w:lang w:val="en-US"/>
        </w:rPr>
        <w:t>‒</w:t>
      </w:r>
      <w:r w:rsidR="00C17A7A">
        <w:rPr>
          <w:rFonts w:ascii="Arial" w:hAnsi="Arial" w:cs="Arial"/>
          <w:sz w:val="24"/>
          <w:szCs w:val="24"/>
          <w:lang w:val="en-US"/>
        </w:rPr>
        <w:t xml:space="preserve">2013) was </w:t>
      </w:r>
      <w:r w:rsidR="00626F74">
        <w:rPr>
          <w:rFonts w:ascii="Arial" w:hAnsi="Arial" w:cs="Arial"/>
          <w:sz w:val="24"/>
          <w:szCs w:val="24"/>
          <w:lang w:val="en-US"/>
        </w:rPr>
        <w:t xml:space="preserve">obtained from the </w:t>
      </w:r>
      <w:r w:rsidR="00C17A7A">
        <w:rPr>
          <w:rFonts w:ascii="Arial" w:hAnsi="Arial" w:cs="Arial"/>
          <w:sz w:val="24"/>
          <w:szCs w:val="24"/>
          <w:lang w:val="en-US"/>
        </w:rPr>
        <w:t>IDEAM</w:t>
      </w:r>
      <w:r w:rsidR="00626F74">
        <w:rPr>
          <w:rFonts w:ascii="Arial" w:hAnsi="Arial" w:cs="Arial"/>
          <w:sz w:val="24"/>
          <w:szCs w:val="24"/>
          <w:lang w:val="en-US"/>
        </w:rPr>
        <w:t>’s</w:t>
      </w:r>
      <w:r w:rsidR="00C17A7A">
        <w:rPr>
          <w:rFonts w:ascii="Arial" w:hAnsi="Arial" w:cs="Arial"/>
          <w:sz w:val="24"/>
          <w:szCs w:val="24"/>
          <w:lang w:val="en-US"/>
        </w:rPr>
        <w:t xml:space="preserve"> </w:t>
      </w:r>
      <w:r w:rsidR="00D662C3">
        <w:rPr>
          <w:rFonts w:ascii="Arial" w:hAnsi="Arial" w:cs="Arial"/>
          <w:sz w:val="24"/>
          <w:szCs w:val="24"/>
          <w:lang w:val="en-US"/>
        </w:rPr>
        <w:t xml:space="preserve">Escuela </w:t>
      </w:r>
      <w:r w:rsidR="00C17A7A">
        <w:rPr>
          <w:rFonts w:ascii="Arial" w:hAnsi="Arial" w:cs="Arial"/>
          <w:sz w:val="24"/>
          <w:szCs w:val="24"/>
          <w:lang w:val="en-US"/>
        </w:rPr>
        <w:t>Naval</w:t>
      </w:r>
      <w:r w:rsidR="00D662C3">
        <w:rPr>
          <w:rFonts w:ascii="Arial" w:hAnsi="Arial" w:cs="Arial"/>
          <w:sz w:val="24"/>
          <w:szCs w:val="24"/>
          <w:lang w:val="en-US"/>
        </w:rPr>
        <w:t xml:space="preserve"> </w:t>
      </w:r>
      <w:r w:rsidR="00626F74">
        <w:rPr>
          <w:rFonts w:ascii="Arial" w:hAnsi="Arial" w:cs="Arial"/>
          <w:sz w:val="24"/>
          <w:szCs w:val="24"/>
          <w:lang w:val="en-US"/>
        </w:rPr>
        <w:t xml:space="preserve">station </w:t>
      </w:r>
      <w:r w:rsidR="00C17A7A">
        <w:rPr>
          <w:rFonts w:ascii="Arial" w:hAnsi="Arial" w:cs="Arial"/>
          <w:sz w:val="24"/>
          <w:szCs w:val="24"/>
          <w:lang w:val="en-US"/>
        </w:rPr>
        <w:t>(id 14015030) (Fig. 1b).</w:t>
      </w:r>
    </w:p>
    <w:p w14:paraId="485BF295" w14:textId="3D8C6743" w:rsidR="007073DE" w:rsidRDefault="007073DE" w:rsidP="00293772">
      <w:pPr>
        <w:spacing w:line="480" w:lineRule="auto"/>
        <w:rPr>
          <w:rFonts w:ascii="Arial" w:hAnsi="Arial" w:cs="Arial"/>
          <w:sz w:val="24"/>
          <w:szCs w:val="24"/>
          <w:lang w:val="en-US"/>
        </w:rPr>
      </w:pPr>
      <w:commentRangeStart w:id="3"/>
      <w:r>
        <w:rPr>
          <w:rFonts w:ascii="Arial" w:hAnsi="Arial" w:cs="Arial"/>
          <w:sz w:val="24"/>
          <w:szCs w:val="24"/>
          <w:lang w:val="en-US"/>
        </w:rPr>
        <w:t>Monthly sea surface temperature (SST</w:t>
      </w:r>
      <w:r w:rsidR="00E46E55">
        <w:rPr>
          <w:rFonts w:ascii="Arial" w:hAnsi="Arial" w:cs="Arial"/>
          <w:sz w:val="24"/>
          <w:szCs w:val="24"/>
          <w:lang w:val="en-US"/>
        </w:rPr>
        <w:t xml:space="preserve">; </w:t>
      </w:r>
      <w:r w:rsidR="00B45E25">
        <w:rPr>
          <w:rFonts w:ascii="Arial" w:hAnsi="Arial" w:cs="Arial"/>
          <w:sz w:val="24"/>
          <w:szCs w:val="24"/>
          <w:lang w:val="en-US"/>
        </w:rPr>
        <w:t>1951</w:t>
      </w:r>
      <w:r w:rsidR="001C0925">
        <w:rPr>
          <w:rFonts w:ascii="Arial" w:hAnsi="Arial" w:cs="Arial"/>
          <w:sz w:val="24"/>
          <w:szCs w:val="24"/>
          <w:lang w:val="en-US"/>
        </w:rPr>
        <w:t>‒</w:t>
      </w:r>
      <w:r w:rsidR="009C43F0">
        <w:rPr>
          <w:rFonts w:ascii="Arial" w:hAnsi="Arial" w:cs="Arial"/>
          <w:sz w:val="24"/>
          <w:szCs w:val="24"/>
          <w:lang w:val="en-US"/>
        </w:rPr>
        <w:t>2015</w:t>
      </w:r>
      <w:r>
        <w:rPr>
          <w:rFonts w:ascii="Arial" w:hAnsi="Arial" w:cs="Arial"/>
          <w:sz w:val="24"/>
          <w:szCs w:val="24"/>
          <w:lang w:val="en-US"/>
        </w:rPr>
        <w:t>) was obtained from the 1</w:t>
      </w:r>
      <w:r w:rsidR="00E46E55">
        <w:rPr>
          <w:rFonts w:ascii="Arial" w:hAnsi="Arial" w:cs="Arial"/>
          <w:sz w:val="24"/>
          <w:szCs w:val="24"/>
          <w:lang w:val="en-US"/>
        </w:rPr>
        <w:t>°</w:t>
      </w:r>
      <w:r>
        <w:rPr>
          <w:rFonts w:ascii="Arial" w:hAnsi="Arial" w:cs="Arial"/>
          <w:sz w:val="24"/>
          <w:szCs w:val="24"/>
          <w:lang w:val="en-US"/>
        </w:rPr>
        <w:t xml:space="preserve"> x 1</w:t>
      </w:r>
      <w:r w:rsidR="00E46E55">
        <w:rPr>
          <w:rFonts w:ascii="Arial" w:hAnsi="Arial" w:cs="Arial"/>
          <w:sz w:val="24"/>
          <w:szCs w:val="24"/>
          <w:lang w:val="en-US"/>
        </w:rPr>
        <w:t>°</w:t>
      </w:r>
      <w:r>
        <w:rPr>
          <w:rFonts w:ascii="Arial" w:hAnsi="Arial" w:cs="Arial"/>
          <w:sz w:val="24"/>
          <w:szCs w:val="24"/>
          <w:lang w:val="en-US"/>
        </w:rPr>
        <w:t xml:space="preserve"> gridded </w:t>
      </w:r>
      <w:proofErr w:type="spellStart"/>
      <w:r>
        <w:rPr>
          <w:rFonts w:ascii="Arial" w:hAnsi="Arial" w:cs="Arial"/>
          <w:sz w:val="24"/>
          <w:szCs w:val="24"/>
          <w:lang w:val="en-US"/>
        </w:rPr>
        <w:t>HadISST</w:t>
      </w:r>
      <w:proofErr w:type="spellEnd"/>
      <w:r>
        <w:rPr>
          <w:rFonts w:ascii="Arial" w:hAnsi="Arial" w:cs="Arial"/>
          <w:sz w:val="24"/>
          <w:szCs w:val="24"/>
          <w:lang w:val="en-US"/>
        </w:rPr>
        <w:t xml:space="preserve"> dataset </w:t>
      </w:r>
      <w:r>
        <w:rPr>
          <w:rFonts w:ascii="Arial" w:hAnsi="Arial" w:cs="Arial"/>
          <w:sz w:val="24"/>
          <w:szCs w:val="24"/>
          <w:lang w:val="en-US"/>
        </w:rPr>
        <w:fldChar w:fldCharType="begin" w:fldLock="1"/>
      </w:r>
      <w:r w:rsidR="00447078">
        <w:rPr>
          <w:rFonts w:ascii="Arial" w:hAnsi="Arial" w:cs="Arial"/>
          <w:sz w:val="24"/>
          <w:szCs w:val="24"/>
          <w:lang w:val="en-US"/>
        </w:rPr>
        <w:instrText>ADDIN CSL_CITATION {"citationItems":[{"id":"ITEM-1","itemData":{"DOI":"10.1029/2002JD002670","ISBN":"0148-0227","ISSN":"0148-0227","PMID":"509","abstract":"Supported gold nanoparticles rare earth (europium, dysprosium, samarium oxide, neodymium, gadolinium oxide and lanthanum oxide) materials were prepared using precipitation-deposition/co-precipitation methods. The techniques employed for the characterization of these materials were ICP-MS, TEM, XRD, BET, and XAS. Au L3-edge X-ray absorption spectroscopic measurements were carried out over a series of rare earth materials containing gold nanoparticles. The size of gold nanoparticles varied in the range of ???2 to 6 nm in the Eu/Dy/Sm/Nd/Gd/La materials. These materials possess surface areas ranging from 29 to 41 m2/g with the high phase purity and crystallinity of the support (Eu/Dy/Sm/Nd/Gd/La) materials. An X-ray absorption fine structure (XANES, EXAFS) technique was used in obtaining critical information about the atomic distances, bonding and neighbouring environment for gold atoms in the rare earth Eu/Dy/Sm/Nd/Gd/La oxide materials for understanding the typical characteristics and structure of gold nanoparticles in these materials. ?? 2006 Elsevier B.V. All rights reserved.","author":[{"dropping-particle":"","family":"Rayner","given":"N.A.","non-dropping-particle":"","parse-names":false,"suffix":""},{"dropping-particle":"","family":"Parker","given":"D.E.","non-dropping-particle":"","parse-names":false,"suffix":""},{"dropping-particle":"","family":"Horton","given":"E.B.","non-dropping-particle":"","parse-names":false,"suffix":""},{"dropping-particle":"","family":"Folland","given":"C.K.","non-dropping-particle":"","parse-names":false,"suffix":""},{"dropping-particle":"","family":"Alexander","given":"L.V.","non-dropping-particle":"","parse-names":false,"suffix":""},{"dropping-particle":"","family":"Rowell","given":"D.P.","non-dropping-particle":"","parse-names":false,"suffix":""}],"container-title":"Journal of Geophysical Research","id":"ITEM-1","issue":"D14","issued":{"date-parts":[["2003"]]},"page":"4407","title":"Global analyses of sea surface temperature, sea ice, and night marine air temperature since the late nineteenth century","type":"article-journal","volume":"108"},"uris":["http://www.mendeley.com/documents/?uuid=935a7d5a-4b58-49e0-bf0c-b695b139bfb7"]}],"mendeley":{"formattedCitation":"(Rayner et al. 2003)","plainTextFormattedCitation":"(Rayner et al. 2003)","previouslyFormattedCitation":"(Rayner et al. 2003)"},"properties":{"noteIndex":0},"schema":"https://github.com/citation-style-language/schema/raw/master/csl-citation.json"}</w:instrText>
      </w:r>
      <w:r>
        <w:rPr>
          <w:rFonts w:ascii="Arial" w:hAnsi="Arial" w:cs="Arial"/>
          <w:sz w:val="24"/>
          <w:szCs w:val="24"/>
          <w:lang w:val="en-US"/>
        </w:rPr>
        <w:fldChar w:fldCharType="separate"/>
      </w:r>
      <w:r w:rsidRPr="007073DE">
        <w:rPr>
          <w:rFonts w:ascii="Arial" w:hAnsi="Arial" w:cs="Arial"/>
          <w:noProof/>
          <w:sz w:val="24"/>
          <w:szCs w:val="24"/>
          <w:lang w:val="en-US"/>
        </w:rPr>
        <w:t>(Rayner et al. 2003)</w:t>
      </w:r>
      <w:r>
        <w:rPr>
          <w:rFonts w:ascii="Arial" w:hAnsi="Arial" w:cs="Arial"/>
          <w:sz w:val="24"/>
          <w:szCs w:val="24"/>
          <w:lang w:val="en-US"/>
        </w:rPr>
        <w:fldChar w:fldCharType="end"/>
      </w:r>
      <w:r w:rsidR="00E46E55">
        <w:rPr>
          <w:rFonts w:ascii="Arial" w:hAnsi="Arial" w:cs="Arial"/>
          <w:sz w:val="24"/>
          <w:szCs w:val="24"/>
          <w:lang w:val="en-US"/>
        </w:rPr>
        <w:t xml:space="preserve"> centered on 9°30’‒10°</w:t>
      </w:r>
      <w:r>
        <w:rPr>
          <w:rFonts w:ascii="Arial" w:hAnsi="Arial" w:cs="Arial"/>
          <w:sz w:val="24"/>
          <w:szCs w:val="24"/>
          <w:lang w:val="en-US"/>
        </w:rPr>
        <w:t>30’ N</w:t>
      </w:r>
      <w:r w:rsidR="00E46E55">
        <w:rPr>
          <w:rFonts w:ascii="Arial" w:hAnsi="Arial" w:cs="Arial"/>
          <w:sz w:val="24"/>
          <w:szCs w:val="24"/>
          <w:lang w:val="en-US"/>
        </w:rPr>
        <w:t xml:space="preserve"> and 75°30’‒76°30’ W.</w:t>
      </w:r>
      <w:commentRangeEnd w:id="3"/>
      <w:r w:rsidR="00087A55">
        <w:rPr>
          <w:rStyle w:val="CommentReference"/>
        </w:rPr>
        <w:commentReference w:id="3"/>
      </w:r>
      <w:r w:rsidR="00E46E55">
        <w:rPr>
          <w:rFonts w:ascii="Arial" w:hAnsi="Arial" w:cs="Arial"/>
          <w:sz w:val="24"/>
          <w:szCs w:val="24"/>
          <w:lang w:val="en-US"/>
        </w:rPr>
        <w:t xml:space="preserve"> The Southern Oscillation Index (SOI) data</w:t>
      </w:r>
      <w:r w:rsidR="00B45E25">
        <w:rPr>
          <w:rFonts w:ascii="Arial" w:hAnsi="Arial" w:cs="Arial"/>
          <w:sz w:val="24"/>
          <w:szCs w:val="24"/>
          <w:lang w:val="en-US"/>
        </w:rPr>
        <w:t xml:space="preserve"> (1951</w:t>
      </w:r>
      <w:r w:rsidR="001C0925">
        <w:rPr>
          <w:rFonts w:ascii="Arial" w:hAnsi="Arial" w:cs="Arial"/>
          <w:sz w:val="24"/>
          <w:szCs w:val="24"/>
          <w:lang w:val="en-US"/>
        </w:rPr>
        <w:t>‒</w:t>
      </w:r>
      <w:r w:rsidR="00B45E25">
        <w:rPr>
          <w:rFonts w:ascii="Arial" w:hAnsi="Arial" w:cs="Arial"/>
          <w:sz w:val="24"/>
          <w:szCs w:val="24"/>
          <w:lang w:val="en-US"/>
        </w:rPr>
        <w:t>2015)</w:t>
      </w:r>
      <w:r w:rsidR="00E46E55">
        <w:rPr>
          <w:rFonts w:ascii="Arial" w:hAnsi="Arial" w:cs="Arial"/>
          <w:sz w:val="24"/>
          <w:szCs w:val="24"/>
          <w:lang w:val="en-US"/>
        </w:rPr>
        <w:t xml:space="preserve"> </w:t>
      </w:r>
      <w:r w:rsidR="00142D43">
        <w:rPr>
          <w:rFonts w:ascii="Arial" w:hAnsi="Arial" w:cs="Arial"/>
          <w:sz w:val="24"/>
          <w:szCs w:val="24"/>
          <w:lang w:val="en-US"/>
        </w:rPr>
        <w:t xml:space="preserve">was obtained from </w:t>
      </w:r>
      <w:r w:rsidR="00C7661E">
        <w:rPr>
          <w:rFonts w:ascii="Arial" w:hAnsi="Arial" w:cs="Arial"/>
          <w:sz w:val="24"/>
          <w:szCs w:val="24"/>
          <w:lang w:val="en-US"/>
        </w:rPr>
        <w:t>the National Oceanic and Atmospheric Administration (NOAA) (</w:t>
      </w:r>
      <w:hyperlink r:id="rId7" w:history="1">
        <w:r w:rsidR="00C7661E" w:rsidRPr="007D0698">
          <w:rPr>
            <w:rStyle w:val="Hyperlink"/>
            <w:rFonts w:ascii="Arial" w:hAnsi="Arial" w:cs="Arial"/>
            <w:sz w:val="24"/>
            <w:szCs w:val="24"/>
            <w:lang w:val="en-US"/>
          </w:rPr>
          <w:t>https://www.ncdc.noaa.gov/teleconnections/enso/indicators/soi/</w:t>
        </w:r>
      </w:hyperlink>
      <w:r w:rsidR="00C7661E">
        <w:rPr>
          <w:rFonts w:ascii="Arial" w:hAnsi="Arial" w:cs="Arial"/>
          <w:sz w:val="24"/>
          <w:szCs w:val="24"/>
          <w:lang w:val="en-US"/>
        </w:rPr>
        <w:t xml:space="preserve">). Negative and positive values of this index </w:t>
      </w:r>
      <w:r w:rsidR="00C949FC">
        <w:rPr>
          <w:rFonts w:ascii="Arial" w:hAnsi="Arial" w:cs="Arial"/>
          <w:sz w:val="24"/>
          <w:szCs w:val="24"/>
          <w:lang w:val="en-US"/>
        </w:rPr>
        <w:t>are useful to identify El Niño and</w:t>
      </w:r>
      <w:r w:rsidR="00382932">
        <w:rPr>
          <w:rFonts w:ascii="Arial" w:hAnsi="Arial" w:cs="Arial"/>
          <w:sz w:val="24"/>
          <w:szCs w:val="24"/>
          <w:lang w:val="en-US"/>
        </w:rPr>
        <w:t xml:space="preserve"> La Niñ</w:t>
      </w:r>
      <w:r w:rsidR="00C7661E">
        <w:rPr>
          <w:rFonts w:ascii="Arial" w:hAnsi="Arial" w:cs="Arial"/>
          <w:sz w:val="24"/>
          <w:szCs w:val="24"/>
          <w:lang w:val="en-US"/>
        </w:rPr>
        <w:t>a events, respectively.</w:t>
      </w:r>
      <w:r w:rsidR="008A48F0">
        <w:rPr>
          <w:rFonts w:ascii="Arial" w:hAnsi="Arial" w:cs="Arial"/>
          <w:sz w:val="24"/>
          <w:szCs w:val="24"/>
          <w:lang w:val="en-US"/>
        </w:rPr>
        <w:t xml:space="preserve"> The Atlantic Multidecadal Oscillation (AMO)</w:t>
      </w:r>
      <w:r w:rsidR="00B45E25">
        <w:rPr>
          <w:rFonts w:ascii="Arial" w:hAnsi="Arial" w:cs="Arial"/>
          <w:sz w:val="24"/>
          <w:szCs w:val="24"/>
          <w:lang w:val="en-US"/>
        </w:rPr>
        <w:t xml:space="preserve"> data (1951</w:t>
      </w:r>
      <w:r w:rsidR="001C0925">
        <w:rPr>
          <w:rFonts w:ascii="Arial" w:hAnsi="Arial" w:cs="Arial"/>
          <w:sz w:val="24"/>
          <w:szCs w:val="24"/>
          <w:lang w:val="en-US"/>
        </w:rPr>
        <w:t>‒</w:t>
      </w:r>
      <w:r w:rsidR="00B45E25">
        <w:rPr>
          <w:rFonts w:ascii="Arial" w:hAnsi="Arial" w:cs="Arial"/>
          <w:sz w:val="24"/>
          <w:szCs w:val="24"/>
          <w:lang w:val="en-US"/>
        </w:rPr>
        <w:t>2015)</w:t>
      </w:r>
      <w:r w:rsidR="008A48F0">
        <w:rPr>
          <w:rFonts w:ascii="Arial" w:hAnsi="Arial" w:cs="Arial"/>
          <w:sz w:val="24"/>
          <w:szCs w:val="24"/>
          <w:lang w:val="en-US"/>
        </w:rPr>
        <w:t xml:space="preserve"> is calculated from the Kaplan SST dataset </w:t>
      </w:r>
      <w:r w:rsidR="008A48F0">
        <w:rPr>
          <w:rFonts w:ascii="Arial" w:hAnsi="Arial" w:cs="Arial"/>
          <w:sz w:val="24"/>
          <w:szCs w:val="24"/>
          <w:lang w:val="en-US"/>
        </w:rPr>
        <w:fldChar w:fldCharType="begin" w:fldLock="1"/>
      </w:r>
      <w:r w:rsidR="008A48F0">
        <w:rPr>
          <w:rFonts w:ascii="Arial" w:hAnsi="Arial" w:cs="Arial"/>
          <w:sz w:val="24"/>
          <w:szCs w:val="24"/>
          <w:lang w:val="en-US"/>
        </w:rPr>
        <w:instrText>ADDIN CSL_CITATION {"citationItems":[{"id":"ITEM-1","itemData":{"DOI":"10.1029/2000GL012745","author":[{"dropping-particle":"","family":"Enfield","given":"David B.","non-dropping-particle":"","parse-names":false,"suffix":""},{"dropping-particle":"","family":"Mestas-Nuñez","given":"Alberto M.","non-dropping-particle":"","parse-names":false,"suffix":""},{"dropping-particle":"","family":"Trimble","given":"Paul J.","non-dropping-particle":"","parse-names":false,"suffix":""}],"container-title":"Geophysical Research Letters","id":"ITEM-1","issue":"10","issued":{"date-parts":[["2001"]]},"page":"2077-2080","title":"The Atlantic multidecadal oscillation and its relationship to rainfall and river flows in the continental U.S.A.","type":"article-journal","volume":"28"},"uris":["http://www.mendeley.com/documents/?uuid=62b24b2b-15ea-4e6a-bb11-c7faaf02803f"]}],"mendeley":{"formattedCitation":"(Enfield et al. 2001)","plainTextFormattedCitation":"(Enfield et al. 2001)","previouslyFormattedCitation":"(Enfield et al. 2001)"},"properties":{"noteIndex":0},"schema":"https://github.com/citation-style-language/schema/raw/master/csl-citation.json"}</w:instrText>
      </w:r>
      <w:r w:rsidR="008A48F0">
        <w:rPr>
          <w:rFonts w:ascii="Arial" w:hAnsi="Arial" w:cs="Arial"/>
          <w:sz w:val="24"/>
          <w:szCs w:val="24"/>
          <w:lang w:val="en-US"/>
        </w:rPr>
        <w:fldChar w:fldCharType="separate"/>
      </w:r>
      <w:r w:rsidR="008A48F0" w:rsidRPr="008A48F0">
        <w:rPr>
          <w:rFonts w:ascii="Arial" w:hAnsi="Arial" w:cs="Arial"/>
          <w:noProof/>
          <w:sz w:val="24"/>
          <w:szCs w:val="24"/>
          <w:lang w:val="en-US"/>
        </w:rPr>
        <w:t>(Enfield et al. 2001)</w:t>
      </w:r>
      <w:r w:rsidR="008A48F0">
        <w:rPr>
          <w:rFonts w:ascii="Arial" w:hAnsi="Arial" w:cs="Arial"/>
          <w:sz w:val="24"/>
          <w:szCs w:val="24"/>
          <w:lang w:val="en-US"/>
        </w:rPr>
        <w:fldChar w:fldCharType="end"/>
      </w:r>
      <w:r w:rsidR="008A48F0">
        <w:rPr>
          <w:rFonts w:ascii="Arial" w:hAnsi="Arial" w:cs="Arial"/>
          <w:sz w:val="24"/>
          <w:szCs w:val="24"/>
          <w:lang w:val="en-US"/>
        </w:rPr>
        <w:t xml:space="preserve">, which is an index of </w:t>
      </w:r>
      <w:r w:rsidR="008A48F0">
        <w:rPr>
          <w:rFonts w:ascii="Arial" w:hAnsi="Arial" w:cs="Arial"/>
          <w:sz w:val="24"/>
          <w:szCs w:val="24"/>
          <w:lang w:val="en-US"/>
        </w:rPr>
        <w:lastRenderedPageBreak/>
        <w:t xml:space="preserve">North Atlantic temperatures </w:t>
      </w:r>
      <w:r w:rsidR="006833C8">
        <w:rPr>
          <w:rFonts w:ascii="Arial" w:hAnsi="Arial" w:cs="Arial"/>
          <w:sz w:val="24"/>
          <w:szCs w:val="24"/>
          <w:lang w:val="en-US"/>
        </w:rPr>
        <w:t>that</w:t>
      </w:r>
      <w:r w:rsidR="008A48F0">
        <w:rPr>
          <w:rFonts w:ascii="Arial" w:hAnsi="Arial" w:cs="Arial"/>
          <w:sz w:val="24"/>
          <w:szCs w:val="24"/>
          <w:lang w:val="en-US"/>
        </w:rPr>
        <w:t xml:space="preserve"> ha</w:t>
      </w:r>
      <w:r w:rsidR="009F0603">
        <w:rPr>
          <w:rFonts w:ascii="Arial" w:hAnsi="Arial" w:cs="Arial"/>
          <w:sz w:val="24"/>
          <w:szCs w:val="24"/>
          <w:lang w:val="en-US"/>
        </w:rPr>
        <w:t>s</w:t>
      </w:r>
      <w:r w:rsidR="008A48F0">
        <w:rPr>
          <w:rFonts w:ascii="Arial" w:hAnsi="Arial" w:cs="Arial"/>
          <w:sz w:val="24"/>
          <w:szCs w:val="24"/>
          <w:lang w:val="en-US"/>
        </w:rPr>
        <w:t xml:space="preserve"> shown long-term influences on the growth of </w:t>
      </w:r>
      <w:r w:rsidR="008A48F0" w:rsidRPr="008A48F0">
        <w:rPr>
          <w:rFonts w:ascii="Arial" w:hAnsi="Arial" w:cs="Arial"/>
          <w:i/>
          <w:sz w:val="24"/>
          <w:szCs w:val="24"/>
          <w:lang w:val="en-US"/>
        </w:rPr>
        <w:t xml:space="preserve">O. </w:t>
      </w:r>
      <w:proofErr w:type="spellStart"/>
      <w:r w:rsidR="008A48F0" w:rsidRPr="008A48F0">
        <w:rPr>
          <w:rFonts w:ascii="Arial" w:hAnsi="Arial" w:cs="Arial"/>
          <w:i/>
          <w:sz w:val="24"/>
          <w:szCs w:val="24"/>
          <w:lang w:val="en-US"/>
        </w:rPr>
        <w:t>faveolata</w:t>
      </w:r>
      <w:proofErr w:type="spellEnd"/>
      <w:r w:rsidR="008A48F0">
        <w:rPr>
          <w:rFonts w:ascii="Arial" w:hAnsi="Arial" w:cs="Arial"/>
          <w:sz w:val="24"/>
          <w:szCs w:val="24"/>
          <w:lang w:val="en-US"/>
        </w:rPr>
        <w:t xml:space="preserve"> </w:t>
      </w:r>
      <w:r w:rsidR="008A48F0">
        <w:rPr>
          <w:rFonts w:ascii="Arial" w:hAnsi="Arial" w:cs="Arial"/>
          <w:sz w:val="24"/>
          <w:szCs w:val="24"/>
          <w:lang w:val="en-US"/>
        </w:rPr>
        <w:fldChar w:fldCharType="begin" w:fldLock="1"/>
      </w:r>
      <w:r w:rsidR="006765C6">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Caribbean","type":"article-journal","volume":"6"},"uris":["http://www.mendeley.com/documents/?uuid=1155b45c-3ab0-4c4c-b793-4fc8d0147f03"]}],"mendeley":{"formattedCitation":"(Lizcano-Sandoval et al. 2019)","plainTextFormattedCitation":"(Lizcano-Sandoval et al. 2019)","previouslyFormattedCitation":"(Lizcano-Sandoval et al. 2019)"},"properties":{"noteIndex":0},"schema":"https://github.com/citation-style-language/schema/raw/master/csl-citation.json"}</w:instrText>
      </w:r>
      <w:r w:rsidR="008A48F0">
        <w:rPr>
          <w:rFonts w:ascii="Arial" w:hAnsi="Arial" w:cs="Arial"/>
          <w:sz w:val="24"/>
          <w:szCs w:val="24"/>
          <w:lang w:val="en-US"/>
        </w:rPr>
        <w:fldChar w:fldCharType="separate"/>
      </w:r>
      <w:r w:rsidR="008A48F0" w:rsidRPr="008A48F0">
        <w:rPr>
          <w:rFonts w:ascii="Arial" w:hAnsi="Arial" w:cs="Arial"/>
          <w:noProof/>
          <w:sz w:val="24"/>
          <w:szCs w:val="24"/>
          <w:lang w:val="en-US"/>
        </w:rPr>
        <w:t>(Lizcano-Sandoval et al. 2019)</w:t>
      </w:r>
      <w:r w:rsidR="008A48F0">
        <w:rPr>
          <w:rFonts w:ascii="Arial" w:hAnsi="Arial" w:cs="Arial"/>
          <w:sz w:val="24"/>
          <w:szCs w:val="24"/>
          <w:lang w:val="en-US"/>
        </w:rPr>
        <w:fldChar w:fldCharType="end"/>
      </w:r>
      <w:r w:rsidR="008A48F0">
        <w:rPr>
          <w:rFonts w:ascii="Arial" w:hAnsi="Arial" w:cs="Arial"/>
          <w:sz w:val="24"/>
          <w:szCs w:val="24"/>
          <w:lang w:val="en-US"/>
        </w:rPr>
        <w:t>.</w:t>
      </w:r>
    </w:p>
    <w:p w14:paraId="3288724E" w14:textId="08FFC6A2" w:rsidR="00290FE0" w:rsidRPr="007F0C63" w:rsidRDefault="00C85871" w:rsidP="001C796C">
      <w:pPr>
        <w:spacing w:line="480" w:lineRule="auto"/>
        <w:jc w:val="both"/>
        <w:rPr>
          <w:rFonts w:ascii="Arial" w:hAnsi="Arial" w:cs="Arial"/>
          <w:sz w:val="24"/>
          <w:szCs w:val="24"/>
          <w:u w:val="single"/>
          <w:lang w:val="en-US"/>
        </w:rPr>
      </w:pPr>
      <w:r>
        <w:rPr>
          <w:rFonts w:ascii="Arial" w:hAnsi="Arial" w:cs="Arial"/>
          <w:sz w:val="24"/>
          <w:szCs w:val="24"/>
          <w:u w:val="single"/>
          <w:lang w:val="en-US"/>
        </w:rPr>
        <w:t>Correlations and time-series a</w:t>
      </w:r>
      <w:r w:rsidR="00290FE0" w:rsidRPr="007F0C63">
        <w:rPr>
          <w:rFonts w:ascii="Arial" w:hAnsi="Arial" w:cs="Arial"/>
          <w:sz w:val="24"/>
          <w:szCs w:val="24"/>
          <w:u w:val="single"/>
          <w:lang w:val="en-US"/>
        </w:rPr>
        <w:t xml:space="preserve">nalysis </w:t>
      </w:r>
    </w:p>
    <w:p w14:paraId="21CF7DB8" w14:textId="60645ED9" w:rsidR="00B347B1" w:rsidRDefault="00EF2B6C" w:rsidP="00B347B1">
      <w:pPr>
        <w:spacing w:line="480" w:lineRule="auto"/>
        <w:rPr>
          <w:rFonts w:ascii="Arial" w:hAnsi="Arial" w:cs="Arial"/>
          <w:sz w:val="24"/>
          <w:szCs w:val="24"/>
          <w:lang w:val="en-US"/>
        </w:rPr>
      </w:pPr>
      <w:r>
        <w:rPr>
          <w:rFonts w:ascii="Arial" w:hAnsi="Arial" w:cs="Arial"/>
          <w:sz w:val="24"/>
          <w:szCs w:val="24"/>
          <w:lang w:val="en-US"/>
        </w:rPr>
        <w:t>All the coral growth parameters</w:t>
      </w:r>
      <w:r w:rsidR="0022422C">
        <w:rPr>
          <w:rFonts w:ascii="Arial" w:hAnsi="Arial" w:cs="Arial"/>
          <w:sz w:val="24"/>
          <w:szCs w:val="24"/>
          <w:lang w:val="en-US"/>
        </w:rPr>
        <w:t>,</w:t>
      </w:r>
      <w:r>
        <w:rPr>
          <w:rFonts w:ascii="Arial" w:hAnsi="Arial" w:cs="Arial"/>
          <w:sz w:val="24"/>
          <w:szCs w:val="24"/>
          <w:lang w:val="en-US"/>
        </w:rPr>
        <w:t xml:space="preserve"> and </w:t>
      </w:r>
      <w:r w:rsidR="0022422C">
        <w:rPr>
          <w:rFonts w:ascii="Arial" w:hAnsi="Arial" w:cs="Arial"/>
          <w:sz w:val="24"/>
          <w:szCs w:val="24"/>
          <w:lang w:val="en-US"/>
        </w:rPr>
        <w:t xml:space="preserve">hydrological and </w:t>
      </w:r>
      <w:r>
        <w:rPr>
          <w:rFonts w:ascii="Arial" w:hAnsi="Arial" w:cs="Arial"/>
          <w:sz w:val="24"/>
          <w:szCs w:val="24"/>
          <w:lang w:val="en-US"/>
        </w:rPr>
        <w:t xml:space="preserve">environmental variables were transformed to </w:t>
      </w:r>
      <w:r w:rsidR="00B347B1">
        <w:rPr>
          <w:rFonts w:ascii="Arial" w:hAnsi="Arial" w:cs="Arial"/>
          <w:sz w:val="24"/>
          <w:szCs w:val="24"/>
          <w:lang w:val="en-US"/>
        </w:rPr>
        <w:t>standardized anomalies (STDA)</w:t>
      </w:r>
      <w:r>
        <w:rPr>
          <w:rFonts w:ascii="Arial" w:hAnsi="Arial" w:cs="Arial"/>
          <w:sz w:val="24"/>
          <w:szCs w:val="24"/>
          <w:lang w:val="en-US"/>
        </w:rPr>
        <w:t xml:space="preserve"> for every </w:t>
      </w:r>
      <w:r w:rsidR="0022422C">
        <w:rPr>
          <w:rFonts w:ascii="Arial" w:hAnsi="Arial" w:cs="Arial"/>
          <w:sz w:val="24"/>
          <w:szCs w:val="24"/>
          <w:lang w:val="en-US"/>
        </w:rPr>
        <w:t xml:space="preserve">correlation and time-series </w:t>
      </w:r>
      <w:r>
        <w:rPr>
          <w:rFonts w:ascii="Arial" w:hAnsi="Arial" w:cs="Arial"/>
          <w:sz w:val="24"/>
          <w:szCs w:val="24"/>
          <w:lang w:val="en-US"/>
        </w:rPr>
        <w:t>analysis, except the SOI and AMO, whi</w:t>
      </w:r>
      <w:r w:rsidR="0022422C">
        <w:rPr>
          <w:rFonts w:ascii="Arial" w:hAnsi="Arial" w:cs="Arial"/>
          <w:sz w:val="24"/>
          <w:szCs w:val="24"/>
          <w:lang w:val="en-US"/>
        </w:rPr>
        <w:t>ch were</w:t>
      </w:r>
      <w:r>
        <w:rPr>
          <w:rFonts w:ascii="Arial" w:hAnsi="Arial" w:cs="Arial"/>
          <w:sz w:val="24"/>
          <w:szCs w:val="24"/>
          <w:lang w:val="en-US"/>
        </w:rPr>
        <w:t xml:space="preserve"> originally anomaly indexes. </w:t>
      </w:r>
      <w:r w:rsidR="00B347B1">
        <w:rPr>
          <w:rFonts w:ascii="Arial" w:hAnsi="Arial" w:cs="Arial"/>
          <w:sz w:val="24"/>
          <w:szCs w:val="24"/>
          <w:lang w:val="en-US"/>
        </w:rPr>
        <w:t>STDA were calculated from each value (annual/monthly) minus the mean, divided by the standard deviation.</w:t>
      </w:r>
    </w:p>
    <w:p w14:paraId="765C20B2" w14:textId="10B35162" w:rsidR="00C7661E" w:rsidRPr="00B65777" w:rsidRDefault="00C85871" w:rsidP="00293772">
      <w:pPr>
        <w:spacing w:line="480" w:lineRule="auto"/>
        <w:rPr>
          <w:rFonts w:ascii="Arial" w:hAnsi="Arial" w:cs="Arial"/>
          <w:sz w:val="24"/>
          <w:szCs w:val="24"/>
          <w:lang w:val="en-US"/>
        </w:rPr>
      </w:pPr>
      <w:r>
        <w:rPr>
          <w:rFonts w:ascii="Arial" w:hAnsi="Arial" w:cs="Arial"/>
          <w:sz w:val="24"/>
          <w:szCs w:val="24"/>
          <w:lang w:val="en-US"/>
        </w:rPr>
        <w:t xml:space="preserve">Annual coral growth parameters and monthly G/B values from each coral </w:t>
      </w:r>
      <w:r w:rsidR="00EF2B6C">
        <w:rPr>
          <w:rFonts w:ascii="Arial" w:hAnsi="Arial" w:cs="Arial"/>
          <w:sz w:val="24"/>
          <w:szCs w:val="24"/>
          <w:lang w:val="en-US"/>
        </w:rPr>
        <w:t>were</w:t>
      </w:r>
      <w:r w:rsidR="00C7661E">
        <w:rPr>
          <w:rFonts w:ascii="Arial" w:hAnsi="Arial" w:cs="Arial"/>
          <w:sz w:val="24"/>
          <w:szCs w:val="24"/>
          <w:lang w:val="en-US"/>
        </w:rPr>
        <w:t xml:space="preserve"> correlated</w:t>
      </w:r>
      <w:r w:rsidR="00290FE0">
        <w:rPr>
          <w:rFonts w:ascii="Arial" w:hAnsi="Arial" w:cs="Arial"/>
          <w:sz w:val="24"/>
          <w:szCs w:val="24"/>
          <w:lang w:val="en-US"/>
        </w:rPr>
        <w:t xml:space="preserve"> (Pearson correlation, α = 0.05)</w:t>
      </w:r>
      <w:r w:rsidR="00C7661E">
        <w:rPr>
          <w:rFonts w:ascii="Arial" w:hAnsi="Arial" w:cs="Arial"/>
          <w:sz w:val="24"/>
          <w:szCs w:val="24"/>
          <w:lang w:val="en-US"/>
        </w:rPr>
        <w:t xml:space="preserve"> with </w:t>
      </w:r>
      <w:r>
        <w:rPr>
          <w:rFonts w:ascii="Arial" w:hAnsi="Arial" w:cs="Arial"/>
          <w:sz w:val="24"/>
          <w:szCs w:val="24"/>
          <w:lang w:val="en-US"/>
        </w:rPr>
        <w:t>the hydrological variables.</w:t>
      </w:r>
      <w:r w:rsidR="00D93EA3">
        <w:rPr>
          <w:rFonts w:ascii="Arial" w:hAnsi="Arial" w:cs="Arial"/>
          <w:sz w:val="24"/>
          <w:szCs w:val="24"/>
          <w:lang w:val="en-US"/>
        </w:rPr>
        <w:t xml:space="preserve"> </w:t>
      </w:r>
      <w:r w:rsidR="00EF2B6C">
        <w:rPr>
          <w:rFonts w:ascii="Arial" w:hAnsi="Arial" w:cs="Arial"/>
          <w:sz w:val="24"/>
          <w:szCs w:val="24"/>
          <w:lang w:val="en-US"/>
        </w:rPr>
        <w:t>Time-series of s</w:t>
      </w:r>
      <w:r w:rsidR="00732F17">
        <w:rPr>
          <w:rFonts w:ascii="Arial" w:hAnsi="Arial" w:cs="Arial"/>
          <w:sz w:val="24"/>
          <w:szCs w:val="24"/>
          <w:lang w:val="en-US"/>
        </w:rPr>
        <w:t>edimen</w:t>
      </w:r>
      <w:r w:rsidR="00EF2B6C">
        <w:rPr>
          <w:rFonts w:ascii="Arial" w:hAnsi="Arial" w:cs="Arial"/>
          <w:sz w:val="24"/>
          <w:szCs w:val="24"/>
          <w:lang w:val="en-US"/>
        </w:rPr>
        <w:t>t load, water level, water flow, precipitation and</w:t>
      </w:r>
      <w:r w:rsidR="00732F17">
        <w:rPr>
          <w:rFonts w:ascii="Arial" w:hAnsi="Arial" w:cs="Arial"/>
          <w:sz w:val="24"/>
          <w:szCs w:val="24"/>
          <w:lang w:val="en-US"/>
        </w:rPr>
        <w:t xml:space="preserve"> </w:t>
      </w:r>
      <w:r w:rsidR="00EF2B6C">
        <w:rPr>
          <w:rFonts w:ascii="Arial" w:hAnsi="Arial" w:cs="Arial"/>
          <w:sz w:val="24"/>
          <w:szCs w:val="24"/>
          <w:lang w:val="en-US"/>
        </w:rPr>
        <w:t>G/B values were plotted,</w:t>
      </w:r>
      <w:r w:rsidR="00732F17">
        <w:rPr>
          <w:rFonts w:ascii="Arial" w:hAnsi="Arial" w:cs="Arial"/>
          <w:sz w:val="24"/>
          <w:szCs w:val="24"/>
          <w:lang w:val="en-US"/>
        </w:rPr>
        <w:t xml:space="preserve"> in order to obser</w:t>
      </w:r>
      <w:r w:rsidR="00290FE0">
        <w:rPr>
          <w:rFonts w:ascii="Arial" w:hAnsi="Arial" w:cs="Arial"/>
          <w:sz w:val="24"/>
          <w:szCs w:val="24"/>
          <w:lang w:val="en-US"/>
        </w:rPr>
        <w:t xml:space="preserve">ve long-term patterns </w:t>
      </w:r>
      <w:r w:rsidR="004F3B6A">
        <w:rPr>
          <w:rFonts w:ascii="Arial" w:hAnsi="Arial" w:cs="Arial"/>
          <w:sz w:val="24"/>
          <w:szCs w:val="24"/>
          <w:lang w:val="en-US"/>
        </w:rPr>
        <w:t>for</w:t>
      </w:r>
      <w:r w:rsidR="00290FE0">
        <w:rPr>
          <w:rFonts w:ascii="Arial" w:hAnsi="Arial" w:cs="Arial"/>
          <w:sz w:val="24"/>
          <w:szCs w:val="24"/>
          <w:lang w:val="en-US"/>
        </w:rPr>
        <w:t xml:space="preserve"> </w:t>
      </w:r>
      <w:r w:rsidR="004F3B6A">
        <w:rPr>
          <w:rFonts w:ascii="Arial" w:hAnsi="Arial" w:cs="Arial"/>
          <w:sz w:val="24"/>
          <w:szCs w:val="24"/>
          <w:lang w:val="en-US"/>
        </w:rPr>
        <w:t xml:space="preserve">cycles of </w:t>
      </w:r>
      <w:r w:rsidR="00290FE0">
        <w:rPr>
          <w:rFonts w:ascii="Arial" w:hAnsi="Arial" w:cs="Arial"/>
          <w:sz w:val="24"/>
          <w:szCs w:val="24"/>
          <w:lang w:val="en-US"/>
        </w:rPr>
        <w:t xml:space="preserve">coral </w:t>
      </w:r>
      <w:r w:rsidR="004F3B6A">
        <w:rPr>
          <w:rFonts w:ascii="Arial" w:hAnsi="Arial" w:cs="Arial"/>
          <w:sz w:val="24"/>
          <w:szCs w:val="24"/>
          <w:lang w:val="en-US"/>
        </w:rPr>
        <w:t>luminescence</w:t>
      </w:r>
      <w:r w:rsidR="00290FE0">
        <w:rPr>
          <w:rFonts w:ascii="Arial" w:hAnsi="Arial" w:cs="Arial"/>
          <w:sz w:val="24"/>
          <w:szCs w:val="24"/>
          <w:lang w:val="en-US"/>
        </w:rPr>
        <w:t>.</w:t>
      </w:r>
      <w:r w:rsidR="004F3B6A">
        <w:rPr>
          <w:rFonts w:ascii="Arial" w:hAnsi="Arial" w:cs="Arial"/>
          <w:sz w:val="24"/>
          <w:szCs w:val="24"/>
          <w:lang w:val="en-US"/>
        </w:rPr>
        <w:t xml:space="preserve"> The SOI was also included in this comparison as a potential climate driver for coral luminescence. </w:t>
      </w:r>
      <w:commentRangeStart w:id="4"/>
      <w:r w:rsidR="007F0C63" w:rsidRPr="007F0C63">
        <w:rPr>
          <w:rFonts w:ascii="Arial" w:hAnsi="Arial" w:cs="Arial"/>
          <w:sz w:val="24"/>
          <w:szCs w:val="24"/>
          <w:highlight w:val="yellow"/>
          <w:lang w:val="en-US"/>
        </w:rPr>
        <w:t>Any other analyses?</w:t>
      </w:r>
      <w:commentRangeEnd w:id="4"/>
      <w:r w:rsidR="00BC02A0">
        <w:rPr>
          <w:rStyle w:val="CommentReference"/>
        </w:rPr>
        <w:commentReference w:id="4"/>
      </w:r>
    </w:p>
    <w:p w14:paraId="1B6EFBC0" w14:textId="7CD28FBA" w:rsidR="004E2181" w:rsidRPr="00C451E0" w:rsidRDefault="004E2181" w:rsidP="001C796C">
      <w:pPr>
        <w:spacing w:line="480" w:lineRule="auto"/>
        <w:jc w:val="both"/>
        <w:rPr>
          <w:rFonts w:ascii="Arial" w:hAnsi="Arial" w:cs="Arial"/>
          <w:b/>
          <w:sz w:val="24"/>
          <w:szCs w:val="24"/>
          <w:lang w:val="en-US"/>
        </w:rPr>
      </w:pPr>
      <w:r w:rsidRPr="00C451E0">
        <w:rPr>
          <w:rFonts w:ascii="Arial" w:hAnsi="Arial" w:cs="Arial"/>
          <w:b/>
          <w:sz w:val="24"/>
          <w:szCs w:val="24"/>
          <w:lang w:val="en-US"/>
        </w:rPr>
        <w:t>Results</w:t>
      </w:r>
    </w:p>
    <w:p w14:paraId="7ADA521E" w14:textId="1EA2222B" w:rsidR="00586020" w:rsidRPr="00586020" w:rsidRDefault="00586020" w:rsidP="009D15AB">
      <w:pPr>
        <w:spacing w:line="480" w:lineRule="auto"/>
        <w:jc w:val="both"/>
        <w:rPr>
          <w:rFonts w:ascii="Arial" w:hAnsi="Arial" w:cs="Arial"/>
          <w:sz w:val="24"/>
          <w:szCs w:val="24"/>
          <w:u w:val="single"/>
          <w:lang w:val="en-US"/>
        </w:rPr>
      </w:pPr>
      <w:r w:rsidRPr="00586020">
        <w:rPr>
          <w:rFonts w:ascii="Arial" w:hAnsi="Arial" w:cs="Arial"/>
          <w:sz w:val="24"/>
          <w:szCs w:val="24"/>
          <w:u w:val="single"/>
          <w:lang w:val="en-US"/>
        </w:rPr>
        <w:t xml:space="preserve">Coral growth </w:t>
      </w:r>
      <w:r w:rsidR="00B347B1">
        <w:rPr>
          <w:rFonts w:ascii="Arial" w:hAnsi="Arial" w:cs="Arial"/>
          <w:sz w:val="24"/>
          <w:szCs w:val="24"/>
          <w:u w:val="single"/>
          <w:lang w:val="en-US"/>
        </w:rPr>
        <w:t>parameters</w:t>
      </w:r>
    </w:p>
    <w:p w14:paraId="4EA9CABD" w14:textId="7A2658E6" w:rsidR="00C12CB2" w:rsidRDefault="00034F3F" w:rsidP="00293772">
      <w:pPr>
        <w:spacing w:line="480" w:lineRule="auto"/>
        <w:rPr>
          <w:rFonts w:ascii="Arial" w:hAnsi="Arial" w:cs="Arial"/>
          <w:sz w:val="24"/>
          <w:szCs w:val="24"/>
          <w:lang w:val="en-US"/>
        </w:rPr>
      </w:pPr>
      <w:r>
        <w:rPr>
          <w:rFonts w:ascii="Arial" w:hAnsi="Arial" w:cs="Arial"/>
          <w:sz w:val="24"/>
          <w:szCs w:val="24"/>
          <w:lang w:val="en-US"/>
        </w:rPr>
        <w:t xml:space="preserve">The </w:t>
      </w:r>
      <w:r w:rsidR="00F43C8F">
        <w:rPr>
          <w:rFonts w:ascii="Arial" w:hAnsi="Arial" w:cs="Arial"/>
          <w:sz w:val="24"/>
          <w:szCs w:val="24"/>
          <w:lang w:val="en-US"/>
        </w:rPr>
        <w:t xml:space="preserve">period of coral growth was standardized </w:t>
      </w:r>
      <w:r w:rsidR="001E4B29">
        <w:rPr>
          <w:rFonts w:ascii="Arial" w:hAnsi="Arial" w:cs="Arial"/>
          <w:sz w:val="24"/>
          <w:szCs w:val="24"/>
          <w:lang w:val="en-US"/>
        </w:rPr>
        <w:t>to 1951</w:t>
      </w:r>
      <w:r w:rsidR="00847604">
        <w:rPr>
          <w:rFonts w:ascii="Arial" w:hAnsi="Arial" w:cs="Arial"/>
          <w:sz w:val="24"/>
          <w:szCs w:val="24"/>
          <w:lang w:val="en-US"/>
        </w:rPr>
        <w:t>‒</w:t>
      </w:r>
      <w:r w:rsidR="001E4B29">
        <w:rPr>
          <w:rFonts w:ascii="Arial" w:hAnsi="Arial" w:cs="Arial"/>
          <w:sz w:val="24"/>
          <w:szCs w:val="24"/>
          <w:lang w:val="en-US"/>
        </w:rPr>
        <w:t xml:space="preserve">2015 for three of the coral cores (Table 1), in order to </w:t>
      </w:r>
      <w:r w:rsidR="00B347B1">
        <w:rPr>
          <w:rFonts w:ascii="Arial" w:hAnsi="Arial" w:cs="Arial"/>
          <w:sz w:val="24"/>
          <w:szCs w:val="24"/>
          <w:lang w:val="en-US"/>
        </w:rPr>
        <w:t>reduce</w:t>
      </w:r>
      <w:r w:rsidR="00657506">
        <w:rPr>
          <w:rFonts w:ascii="Arial" w:hAnsi="Arial" w:cs="Arial"/>
          <w:sz w:val="24"/>
          <w:szCs w:val="24"/>
          <w:lang w:val="en-US"/>
        </w:rPr>
        <w:t xml:space="preserve"> bias</w:t>
      </w:r>
      <w:r w:rsidR="00280160">
        <w:rPr>
          <w:rFonts w:ascii="Arial" w:hAnsi="Arial" w:cs="Arial"/>
          <w:sz w:val="24"/>
          <w:szCs w:val="24"/>
          <w:lang w:val="en-US"/>
        </w:rPr>
        <w:t xml:space="preserve"> by the low number of coral cores</w:t>
      </w:r>
      <w:r w:rsidR="00847604">
        <w:rPr>
          <w:rFonts w:ascii="Arial" w:hAnsi="Arial" w:cs="Arial"/>
          <w:sz w:val="24"/>
          <w:szCs w:val="24"/>
          <w:lang w:val="en-US"/>
        </w:rPr>
        <w:t xml:space="preserve">. </w:t>
      </w:r>
      <w:r w:rsidR="00F326B3">
        <w:rPr>
          <w:rFonts w:ascii="Arial" w:hAnsi="Arial" w:cs="Arial"/>
          <w:sz w:val="24"/>
          <w:szCs w:val="24"/>
          <w:lang w:val="en-US"/>
        </w:rPr>
        <w:t xml:space="preserve">None of the coral cores showed signs of temporal mortality or hiatuses during their growth. </w:t>
      </w:r>
      <w:r w:rsidR="00F326B3" w:rsidRPr="00B347B1">
        <w:rPr>
          <w:rFonts w:ascii="Arial" w:hAnsi="Arial" w:cs="Arial"/>
          <w:sz w:val="24"/>
          <w:szCs w:val="24"/>
          <w:highlight w:val="yellow"/>
          <w:lang w:val="en-US"/>
        </w:rPr>
        <w:t>Although, every coral skeleton presented brownish bands at different ages.</w:t>
      </w:r>
      <w:r w:rsidR="00F326B3">
        <w:rPr>
          <w:rFonts w:ascii="Arial" w:hAnsi="Arial" w:cs="Arial"/>
          <w:sz w:val="24"/>
          <w:szCs w:val="24"/>
          <w:lang w:val="en-US"/>
        </w:rPr>
        <w:t xml:space="preserve"> </w:t>
      </w:r>
      <w:r>
        <w:rPr>
          <w:rFonts w:ascii="Arial" w:hAnsi="Arial" w:cs="Arial"/>
          <w:sz w:val="24"/>
          <w:szCs w:val="24"/>
          <w:lang w:val="en-US"/>
        </w:rPr>
        <w:t>The</w:t>
      </w:r>
      <w:r w:rsidR="00D541E5" w:rsidRPr="001C796C">
        <w:rPr>
          <w:rFonts w:ascii="Arial" w:hAnsi="Arial" w:cs="Arial"/>
          <w:sz w:val="24"/>
          <w:szCs w:val="24"/>
          <w:lang w:val="en-US"/>
        </w:rPr>
        <w:t xml:space="preserve"> skeletal density, linear extension and calcification </w:t>
      </w:r>
      <w:r w:rsidR="00303E41">
        <w:rPr>
          <w:rFonts w:ascii="Arial" w:hAnsi="Arial" w:cs="Arial"/>
          <w:sz w:val="24"/>
          <w:szCs w:val="24"/>
          <w:lang w:val="en-US"/>
        </w:rPr>
        <w:t>varied between 0.67‒0.79 g cm</w:t>
      </w:r>
      <w:r w:rsidR="00303E41" w:rsidRPr="00303E41">
        <w:rPr>
          <w:rFonts w:ascii="Arial" w:hAnsi="Arial" w:cs="Arial"/>
          <w:sz w:val="24"/>
          <w:szCs w:val="24"/>
          <w:vertAlign w:val="superscript"/>
          <w:lang w:val="en-US"/>
        </w:rPr>
        <w:t>-3</w:t>
      </w:r>
      <w:r w:rsidR="008A1103">
        <w:rPr>
          <w:rFonts w:ascii="Arial" w:hAnsi="Arial" w:cs="Arial"/>
          <w:sz w:val="24"/>
          <w:szCs w:val="24"/>
          <w:lang w:val="en-US"/>
        </w:rPr>
        <w:t>, 0.95‒1.10</w:t>
      </w:r>
      <w:r w:rsidR="00303E41">
        <w:rPr>
          <w:rFonts w:ascii="Arial" w:hAnsi="Arial" w:cs="Arial"/>
          <w:sz w:val="24"/>
          <w:szCs w:val="24"/>
          <w:lang w:val="en-US"/>
        </w:rPr>
        <w:t xml:space="preserve"> cm yr</w:t>
      </w:r>
      <w:r w:rsidR="00303E41" w:rsidRPr="00303E41">
        <w:rPr>
          <w:rFonts w:ascii="Arial" w:hAnsi="Arial" w:cs="Arial"/>
          <w:sz w:val="24"/>
          <w:szCs w:val="24"/>
          <w:vertAlign w:val="superscript"/>
          <w:lang w:val="en-US"/>
        </w:rPr>
        <w:t>-1</w:t>
      </w:r>
      <w:r w:rsidR="00303E41">
        <w:rPr>
          <w:rFonts w:ascii="Arial" w:hAnsi="Arial" w:cs="Arial"/>
          <w:sz w:val="24"/>
          <w:szCs w:val="24"/>
          <w:lang w:val="en-US"/>
        </w:rPr>
        <w:t xml:space="preserve"> and 0.68‒0.</w:t>
      </w:r>
      <w:r w:rsidR="008A1103">
        <w:rPr>
          <w:rFonts w:ascii="Arial" w:hAnsi="Arial" w:cs="Arial"/>
          <w:sz w:val="24"/>
          <w:szCs w:val="24"/>
          <w:lang w:val="en-US"/>
        </w:rPr>
        <w:t>81</w:t>
      </w:r>
      <w:r w:rsidR="00303E41">
        <w:rPr>
          <w:rFonts w:ascii="Arial" w:hAnsi="Arial" w:cs="Arial"/>
          <w:sz w:val="24"/>
          <w:szCs w:val="24"/>
          <w:lang w:val="en-US"/>
        </w:rPr>
        <w:t xml:space="preserve"> g cm</w:t>
      </w:r>
      <w:r w:rsidR="00303E41" w:rsidRPr="00303E41">
        <w:rPr>
          <w:rFonts w:ascii="Arial" w:hAnsi="Arial" w:cs="Arial"/>
          <w:sz w:val="24"/>
          <w:szCs w:val="24"/>
          <w:vertAlign w:val="superscript"/>
          <w:lang w:val="en-US"/>
        </w:rPr>
        <w:t>-2</w:t>
      </w:r>
      <w:r w:rsidR="00303E41">
        <w:rPr>
          <w:rFonts w:ascii="Arial" w:hAnsi="Arial" w:cs="Arial"/>
          <w:sz w:val="24"/>
          <w:szCs w:val="24"/>
          <w:lang w:val="en-US"/>
        </w:rPr>
        <w:t xml:space="preserve"> yr</w:t>
      </w:r>
      <w:r w:rsidR="00303E41" w:rsidRPr="00303E41">
        <w:rPr>
          <w:rFonts w:ascii="Arial" w:hAnsi="Arial" w:cs="Arial"/>
          <w:sz w:val="24"/>
          <w:szCs w:val="24"/>
          <w:vertAlign w:val="superscript"/>
          <w:lang w:val="en-US"/>
        </w:rPr>
        <w:t>-1</w:t>
      </w:r>
      <w:r w:rsidR="00303E41">
        <w:rPr>
          <w:rFonts w:ascii="Arial" w:hAnsi="Arial" w:cs="Arial"/>
          <w:sz w:val="24"/>
          <w:szCs w:val="24"/>
          <w:lang w:val="en-US"/>
        </w:rPr>
        <w:t>, respectively</w:t>
      </w:r>
      <w:r w:rsidR="00386546">
        <w:rPr>
          <w:rFonts w:ascii="Arial" w:hAnsi="Arial" w:cs="Arial"/>
          <w:sz w:val="24"/>
          <w:szCs w:val="24"/>
          <w:lang w:val="en-US"/>
        </w:rPr>
        <w:t xml:space="preserve"> (Table 1)</w:t>
      </w:r>
      <w:r w:rsidR="00D541E5" w:rsidRPr="001C796C">
        <w:rPr>
          <w:rFonts w:ascii="Arial" w:hAnsi="Arial" w:cs="Arial"/>
          <w:sz w:val="24"/>
          <w:szCs w:val="24"/>
          <w:lang w:val="en-US"/>
        </w:rPr>
        <w:t xml:space="preserve">. </w:t>
      </w:r>
      <w:r w:rsidR="006F6DC7" w:rsidRPr="008C2B0C">
        <w:rPr>
          <w:rFonts w:ascii="Arial" w:hAnsi="Arial" w:cs="Arial"/>
          <w:sz w:val="24"/>
          <w:szCs w:val="24"/>
          <w:lang w:val="en-US"/>
        </w:rPr>
        <w:t xml:space="preserve">The growth </w:t>
      </w:r>
      <w:r w:rsidR="006F6DC7" w:rsidRPr="008C2B0C">
        <w:rPr>
          <w:rFonts w:ascii="Arial" w:hAnsi="Arial" w:cs="Arial"/>
          <w:sz w:val="24"/>
          <w:szCs w:val="24"/>
          <w:lang w:val="en-US"/>
        </w:rPr>
        <w:lastRenderedPageBreak/>
        <w:t>tre</w:t>
      </w:r>
      <w:r w:rsidR="0031068B" w:rsidRPr="008C2B0C">
        <w:rPr>
          <w:rFonts w:ascii="Arial" w:hAnsi="Arial" w:cs="Arial"/>
          <w:sz w:val="24"/>
          <w:szCs w:val="24"/>
          <w:lang w:val="en-US"/>
        </w:rPr>
        <w:t>nd based on the overall mean STDA data for the</w:t>
      </w:r>
      <w:r w:rsidR="004E2181" w:rsidRPr="008C2B0C">
        <w:rPr>
          <w:rFonts w:ascii="Arial" w:hAnsi="Arial" w:cs="Arial"/>
          <w:sz w:val="24"/>
          <w:szCs w:val="24"/>
          <w:lang w:val="en-US"/>
        </w:rPr>
        <w:t xml:space="preserve"> period</w:t>
      </w:r>
      <w:r w:rsidR="0031068B" w:rsidRPr="008C2B0C">
        <w:rPr>
          <w:rFonts w:ascii="Arial" w:hAnsi="Arial" w:cs="Arial"/>
          <w:sz w:val="24"/>
          <w:szCs w:val="24"/>
          <w:lang w:val="en-US"/>
        </w:rPr>
        <w:t xml:space="preserve"> 1951</w:t>
      </w:r>
      <w:r w:rsidR="00847604">
        <w:rPr>
          <w:rFonts w:ascii="Arial" w:hAnsi="Arial" w:cs="Arial"/>
          <w:sz w:val="24"/>
          <w:szCs w:val="24"/>
          <w:lang w:val="en-US"/>
        </w:rPr>
        <w:t>‒</w:t>
      </w:r>
      <w:r w:rsidR="0031068B" w:rsidRPr="008C2B0C">
        <w:rPr>
          <w:rFonts w:ascii="Arial" w:hAnsi="Arial" w:cs="Arial"/>
          <w:sz w:val="24"/>
          <w:szCs w:val="24"/>
          <w:lang w:val="en-US"/>
        </w:rPr>
        <w:t>2015</w:t>
      </w:r>
      <w:r w:rsidR="004E2181" w:rsidRPr="008C2B0C">
        <w:rPr>
          <w:rFonts w:ascii="Arial" w:hAnsi="Arial" w:cs="Arial"/>
          <w:sz w:val="24"/>
          <w:szCs w:val="24"/>
          <w:lang w:val="en-US"/>
        </w:rPr>
        <w:t xml:space="preserve"> </w:t>
      </w:r>
      <w:r w:rsidR="0031068B" w:rsidRPr="008C2B0C">
        <w:rPr>
          <w:rFonts w:ascii="Arial" w:hAnsi="Arial" w:cs="Arial"/>
          <w:sz w:val="24"/>
          <w:szCs w:val="24"/>
          <w:lang w:val="en-US"/>
        </w:rPr>
        <w:t>(Fig. 5</w:t>
      </w:r>
      <w:r w:rsidR="00146443" w:rsidRPr="008C2B0C">
        <w:rPr>
          <w:rFonts w:ascii="Arial" w:hAnsi="Arial" w:cs="Arial"/>
          <w:sz w:val="24"/>
          <w:szCs w:val="24"/>
          <w:lang w:val="en-US"/>
        </w:rPr>
        <w:t xml:space="preserve">) </w:t>
      </w:r>
      <w:r w:rsidR="004E2181" w:rsidRPr="008C2B0C">
        <w:rPr>
          <w:rFonts w:ascii="Arial" w:hAnsi="Arial" w:cs="Arial"/>
          <w:sz w:val="24"/>
          <w:szCs w:val="24"/>
          <w:lang w:val="en-US"/>
        </w:rPr>
        <w:t>indicated a significan</w:t>
      </w:r>
      <w:r w:rsidR="009D6287" w:rsidRPr="008C2B0C">
        <w:rPr>
          <w:rFonts w:ascii="Arial" w:hAnsi="Arial" w:cs="Arial"/>
          <w:sz w:val="24"/>
          <w:szCs w:val="24"/>
          <w:lang w:val="en-US"/>
        </w:rPr>
        <w:t xml:space="preserve">t decrease on density </w:t>
      </w:r>
      <w:r w:rsidR="009D6287" w:rsidRPr="008A1103">
        <w:rPr>
          <w:rFonts w:ascii="Arial" w:hAnsi="Arial" w:cs="Arial"/>
          <w:sz w:val="24"/>
          <w:szCs w:val="24"/>
          <w:highlight w:val="yellow"/>
          <w:lang w:val="en-US"/>
        </w:rPr>
        <w:t>(r = -0.47</w:t>
      </w:r>
      <w:r w:rsidR="004E2181" w:rsidRPr="008A1103">
        <w:rPr>
          <w:rFonts w:ascii="Arial" w:hAnsi="Arial" w:cs="Arial"/>
          <w:sz w:val="24"/>
          <w:szCs w:val="24"/>
          <w:highlight w:val="yellow"/>
          <w:lang w:val="en-US"/>
        </w:rPr>
        <w:t>, p &lt; 0.001) and calcification (r =</w:t>
      </w:r>
      <w:r w:rsidR="009D6287" w:rsidRPr="008A1103">
        <w:rPr>
          <w:rFonts w:ascii="Arial" w:hAnsi="Arial" w:cs="Arial"/>
          <w:sz w:val="24"/>
          <w:szCs w:val="24"/>
          <w:highlight w:val="yellow"/>
          <w:lang w:val="en-US"/>
        </w:rPr>
        <w:t xml:space="preserve"> -0.42, p &lt;</w:t>
      </w:r>
      <w:r w:rsidR="004E2181" w:rsidRPr="008A1103">
        <w:rPr>
          <w:rFonts w:ascii="Arial" w:hAnsi="Arial" w:cs="Arial"/>
          <w:sz w:val="24"/>
          <w:szCs w:val="24"/>
          <w:highlight w:val="yellow"/>
          <w:lang w:val="en-US"/>
        </w:rPr>
        <w:t xml:space="preserve"> 0.0</w:t>
      </w:r>
      <w:r w:rsidR="009D6287" w:rsidRPr="008A1103">
        <w:rPr>
          <w:rFonts w:ascii="Arial" w:hAnsi="Arial" w:cs="Arial"/>
          <w:sz w:val="24"/>
          <w:szCs w:val="24"/>
          <w:highlight w:val="yellow"/>
          <w:lang w:val="en-US"/>
        </w:rPr>
        <w:t>01</w:t>
      </w:r>
      <w:r w:rsidR="004E2181" w:rsidRPr="008A1103">
        <w:rPr>
          <w:rFonts w:ascii="Arial" w:hAnsi="Arial" w:cs="Arial"/>
          <w:sz w:val="24"/>
          <w:szCs w:val="24"/>
          <w:highlight w:val="yellow"/>
          <w:lang w:val="en-US"/>
        </w:rPr>
        <w:t>)</w:t>
      </w:r>
      <w:r w:rsidR="004E2181" w:rsidRPr="008C2B0C">
        <w:rPr>
          <w:rFonts w:ascii="Arial" w:hAnsi="Arial" w:cs="Arial"/>
          <w:sz w:val="24"/>
          <w:szCs w:val="24"/>
          <w:lang w:val="en-US"/>
        </w:rPr>
        <w:t xml:space="preserve"> over time</w:t>
      </w:r>
      <w:r w:rsidR="001C796C" w:rsidRPr="008C2B0C">
        <w:rPr>
          <w:rFonts w:ascii="Arial" w:hAnsi="Arial" w:cs="Arial"/>
          <w:sz w:val="24"/>
          <w:szCs w:val="24"/>
          <w:lang w:val="en-US"/>
        </w:rPr>
        <w:t>,</w:t>
      </w:r>
      <w:r w:rsidR="004E2181" w:rsidRPr="008C2B0C">
        <w:rPr>
          <w:rFonts w:ascii="Arial" w:hAnsi="Arial" w:cs="Arial"/>
          <w:sz w:val="24"/>
          <w:szCs w:val="24"/>
          <w:lang w:val="en-US"/>
        </w:rPr>
        <w:t xml:space="preserve"> unlike the extension, which</w:t>
      </w:r>
      <w:r w:rsidR="001D27AE" w:rsidRPr="008C2B0C">
        <w:rPr>
          <w:rFonts w:ascii="Arial" w:hAnsi="Arial" w:cs="Arial"/>
          <w:sz w:val="24"/>
          <w:szCs w:val="24"/>
          <w:lang w:val="en-US"/>
        </w:rPr>
        <w:t xml:space="preserve"> did not</w:t>
      </w:r>
      <w:r w:rsidR="00F43C8F" w:rsidRPr="008C2B0C">
        <w:rPr>
          <w:rFonts w:ascii="Arial" w:hAnsi="Arial" w:cs="Arial"/>
          <w:sz w:val="24"/>
          <w:szCs w:val="24"/>
          <w:lang w:val="en-US"/>
        </w:rPr>
        <w:t xml:space="preserve"> show</w:t>
      </w:r>
      <w:r w:rsidR="004E2181" w:rsidRPr="008C2B0C">
        <w:rPr>
          <w:rFonts w:ascii="Arial" w:hAnsi="Arial" w:cs="Arial"/>
          <w:sz w:val="24"/>
          <w:szCs w:val="24"/>
          <w:lang w:val="en-US"/>
        </w:rPr>
        <w:t xml:space="preserve"> signific</w:t>
      </w:r>
      <w:r w:rsidR="009D6287" w:rsidRPr="008C2B0C">
        <w:rPr>
          <w:rFonts w:ascii="Arial" w:hAnsi="Arial" w:cs="Arial"/>
          <w:sz w:val="24"/>
          <w:szCs w:val="24"/>
          <w:lang w:val="en-US"/>
        </w:rPr>
        <w:t>a</w:t>
      </w:r>
      <w:r w:rsidR="00B9769D">
        <w:rPr>
          <w:rFonts w:ascii="Arial" w:hAnsi="Arial" w:cs="Arial"/>
          <w:sz w:val="24"/>
          <w:szCs w:val="24"/>
          <w:lang w:val="en-US"/>
        </w:rPr>
        <w:t>nt</w:t>
      </w:r>
      <w:r w:rsidR="009D6287" w:rsidRPr="008C2B0C">
        <w:rPr>
          <w:rFonts w:ascii="Arial" w:hAnsi="Arial" w:cs="Arial"/>
          <w:sz w:val="24"/>
          <w:szCs w:val="24"/>
          <w:lang w:val="en-US"/>
        </w:rPr>
        <w:t xml:space="preserve"> change </w:t>
      </w:r>
      <w:r w:rsidR="009D6287" w:rsidRPr="008A1103">
        <w:rPr>
          <w:rFonts w:ascii="Arial" w:hAnsi="Arial" w:cs="Arial"/>
          <w:sz w:val="24"/>
          <w:szCs w:val="24"/>
          <w:highlight w:val="yellow"/>
          <w:lang w:val="en-US"/>
        </w:rPr>
        <w:t>(r = 0.16, p = 0.194</w:t>
      </w:r>
      <w:r w:rsidR="004E2181" w:rsidRPr="008A1103">
        <w:rPr>
          <w:rFonts w:ascii="Arial" w:hAnsi="Arial" w:cs="Arial"/>
          <w:sz w:val="24"/>
          <w:szCs w:val="24"/>
          <w:highlight w:val="yellow"/>
          <w:lang w:val="en-US"/>
        </w:rPr>
        <w:t>)</w:t>
      </w:r>
      <w:r w:rsidR="004E2181" w:rsidRPr="008C2B0C">
        <w:rPr>
          <w:rFonts w:ascii="Arial" w:hAnsi="Arial" w:cs="Arial"/>
          <w:sz w:val="24"/>
          <w:szCs w:val="24"/>
          <w:lang w:val="en-US"/>
        </w:rPr>
        <w:t>.</w:t>
      </w:r>
      <w:r w:rsidR="00F43C8F">
        <w:rPr>
          <w:rFonts w:ascii="Arial" w:hAnsi="Arial" w:cs="Arial"/>
          <w:sz w:val="24"/>
          <w:szCs w:val="24"/>
          <w:lang w:val="en-US"/>
        </w:rPr>
        <w:t xml:space="preserve"> </w:t>
      </w:r>
      <w:r w:rsidR="000B7D3B">
        <w:rPr>
          <w:rFonts w:ascii="Arial" w:hAnsi="Arial" w:cs="Arial"/>
          <w:sz w:val="24"/>
          <w:szCs w:val="24"/>
          <w:lang w:val="en-US"/>
        </w:rPr>
        <w:t>The c</w:t>
      </w:r>
      <w:r w:rsidR="00DD445D">
        <w:rPr>
          <w:rFonts w:ascii="Arial" w:hAnsi="Arial" w:cs="Arial"/>
          <w:sz w:val="24"/>
          <w:szCs w:val="24"/>
          <w:lang w:val="en-US"/>
        </w:rPr>
        <w:t xml:space="preserve">orrelations </w:t>
      </w:r>
      <w:r w:rsidR="000B7D3B">
        <w:rPr>
          <w:rFonts w:ascii="Arial" w:hAnsi="Arial" w:cs="Arial"/>
          <w:sz w:val="24"/>
          <w:szCs w:val="24"/>
          <w:lang w:val="en-US"/>
        </w:rPr>
        <w:t>of coral growth parameters with environmental records were variable but, significa</w:t>
      </w:r>
      <w:r w:rsidR="00B9769D">
        <w:rPr>
          <w:rFonts w:ascii="Arial" w:hAnsi="Arial" w:cs="Arial"/>
          <w:sz w:val="24"/>
          <w:szCs w:val="24"/>
          <w:lang w:val="en-US"/>
        </w:rPr>
        <w:t>n</w:t>
      </w:r>
      <w:r w:rsidR="000B7D3B">
        <w:rPr>
          <w:rFonts w:ascii="Arial" w:hAnsi="Arial" w:cs="Arial"/>
          <w:sz w:val="24"/>
          <w:szCs w:val="24"/>
          <w:lang w:val="en-US"/>
        </w:rPr>
        <w:t>t correlations with SST and AMO</w:t>
      </w:r>
      <w:r w:rsidR="00386546">
        <w:rPr>
          <w:rFonts w:ascii="Arial" w:hAnsi="Arial" w:cs="Arial"/>
          <w:sz w:val="24"/>
          <w:szCs w:val="24"/>
          <w:lang w:val="en-US"/>
        </w:rPr>
        <w:t xml:space="preserve"> </w:t>
      </w:r>
      <w:r w:rsidR="00FF7D0D">
        <w:rPr>
          <w:rFonts w:ascii="Arial" w:hAnsi="Arial" w:cs="Arial"/>
          <w:sz w:val="24"/>
          <w:szCs w:val="24"/>
          <w:lang w:val="en-US"/>
        </w:rPr>
        <w:t>were</w:t>
      </w:r>
      <w:r w:rsidR="000B7D3B">
        <w:rPr>
          <w:rFonts w:ascii="Arial" w:hAnsi="Arial" w:cs="Arial"/>
          <w:sz w:val="24"/>
          <w:szCs w:val="24"/>
          <w:lang w:val="en-US"/>
        </w:rPr>
        <w:t xml:space="preserve"> common in every coral </w:t>
      </w:r>
      <w:r w:rsidR="00386546">
        <w:rPr>
          <w:rFonts w:ascii="Arial" w:hAnsi="Arial" w:cs="Arial"/>
          <w:sz w:val="24"/>
          <w:szCs w:val="24"/>
          <w:lang w:val="en-US"/>
        </w:rPr>
        <w:t>(Table 2</w:t>
      </w:r>
      <w:r w:rsidR="000B7D3B">
        <w:rPr>
          <w:rFonts w:ascii="Arial" w:hAnsi="Arial" w:cs="Arial"/>
          <w:sz w:val="24"/>
          <w:szCs w:val="24"/>
          <w:lang w:val="en-US"/>
        </w:rPr>
        <w:t>)</w:t>
      </w:r>
      <w:r w:rsidR="00DD445D">
        <w:rPr>
          <w:rFonts w:ascii="Arial" w:hAnsi="Arial" w:cs="Arial"/>
          <w:sz w:val="24"/>
          <w:szCs w:val="24"/>
          <w:lang w:val="en-US"/>
        </w:rPr>
        <w:t>.</w:t>
      </w:r>
    </w:p>
    <w:p w14:paraId="33C90C61" w14:textId="35598A1F" w:rsidR="009D15AB" w:rsidRPr="00586020" w:rsidRDefault="00586020" w:rsidP="009D15AB">
      <w:pPr>
        <w:spacing w:line="480" w:lineRule="auto"/>
        <w:jc w:val="both"/>
        <w:rPr>
          <w:rFonts w:ascii="Arial" w:hAnsi="Arial" w:cs="Arial"/>
          <w:sz w:val="24"/>
          <w:szCs w:val="24"/>
          <w:u w:val="single"/>
          <w:lang w:val="en-US"/>
        </w:rPr>
      </w:pPr>
      <w:r w:rsidRPr="00586020">
        <w:rPr>
          <w:rFonts w:ascii="Arial" w:hAnsi="Arial" w:cs="Arial"/>
          <w:sz w:val="24"/>
          <w:szCs w:val="24"/>
          <w:u w:val="single"/>
          <w:lang w:val="en-US"/>
        </w:rPr>
        <w:t>Cora</w:t>
      </w:r>
      <w:r w:rsidR="003C0674" w:rsidRPr="00586020">
        <w:rPr>
          <w:rFonts w:ascii="Arial" w:hAnsi="Arial" w:cs="Arial"/>
          <w:sz w:val="24"/>
          <w:szCs w:val="24"/>
          <w:u w:val="single"/>
          <w:lang w:val="en-US"/>
        </w:rPr>
        <w:t>l skeleton luminescence</w:t>
      </w:r>
    </w:p>
    <w:p w14:paraId="69E34C99" w14:textId="0C27E554" w:rsidR="00C12CB2" w:rsidRPr="001C796C" w:rsidRDefault="003C0674" w:rsidP="001C796C">
      <w:pPr>
        <w:spacing w:line="480" w:lineRule="auto"/>
        <w:rPr>
          <w:rFonts w:ascii="Arial" w:hAnsi="Arial" w:cs="Arial"/>
          <w:sz w:val="24"/>
          <w:szCs w:val="24"/>
          <w:lang w:val="en-US"/>
        </w:rPr>
      </w:pPr>
      <w:r>
        <w:rPr>
          <w:rFonts w:ascii="Arial" w:hAnsi="Arial" w:cs="Arial"/>
          <w:sz w:val="24"/>
          <w:szCs w:val="24"/>
          <w:lang w:val="en-US"/>
        </w:rPr>
        <w:t>Luminescence bands</w:t>
      </w:r>
      <w:r w:rsidR="00AB13A2">
        <w:rPr>
          <w:rFonts w:ascii="Arial" w:hAnsi="Arial" w:cs="Arial"/>
          <w:sz w:val="24"/>
          <w:szCs w:val="24"/>
          <w:lang w:val="en-US"/>
        </w:rPr>
        <w:t xml:space="preserve"> were</w:t>
      </w:r>
      <w:r>
        <w:rPr>
          <w:rFonts w:ascii="Arial" w:hAnsi="Arial" w:cs="Arial"/>
          <w:sz w:val="24"/>
          <w:szCs w:val="24"/>
          <w:lang w:val="en-US"/>
        </w:rPr>
        <w:t xml:space="preserve"> </w:t>
      </w:r>
      <w:r w:rsidR="00AB13A2">
        <w:rPr>
          <w:rFonts w:ascii="Arial" w:hAnsi="Arial" w:cs="Arial"/>
          <w:sz w:val="24"/>
          <w:szCs w:val="24"/>
          <w:lang w:val="en-US"/>
        </w:rPr>
        <w:t xml:space="preserve">present and </w:t>
      </w:r>
      <w:r w:rsidR="00C24D04">
        <w:rPr>
          <w:rFonts w:ascii="Arial" w:hAnsi="Arial" w:cs="Arial"/>
          <w:sz w:val="24"/>
          <w:szCs w:val="24"/>
          <w:lang w:val="en-US"/>
        </w:rPr>
        <w:t xml:space="preserve">visibly </w:t>
      </w:r>
      <w:r w:rsidR="00BA2670">
        <w:rPr>
          <w:rFonts w:ascii="Arial" w:hAnsi="Arial" w:cs="Arial"/>
          <w:sz w:val="24"/>
          <w:szCs w:val="24"/>
          <w:lang w:val="en-US"/>
        </w:rPr>
        <w:t>well-defined</w:t>
      </w:r>
      <w:r>
        <w:rPr>
          <w:rFonts w:ascii="Arial" w:hAnsi="Arial" w:cs="Arial"/>
          <w:sz w:val="24"/>
          <w:szCs w:val="24"/>
          <w:lang w:val="en-US"/>
        </w:rPr>
        <w:t xml:space="preserve"> along the coral </w:t>
      </w:r>
      <w:r w:rsidR="00331BBB">
        <w:rPr>
          <w:rFonts w:ascii="Arial" w:hAnsi="Arial" w:cs="Arial"/>
          <w:sz w:val="24"/>
          <w:szCs w:val="24"/>
          <w:lang w:val="en-US"/>
        </w:rPr>
        <w:t xml:space="preserve">cores </w:t>
      </w:r>
      <w:r w:rsidR="00FF7D0D">
        <w:rPr>
          <w:rFonts w:ascii="Arial" w:hAnsi="Arial" w:cs="Arial"/>
          <w:sz w:val="24"/>
          <w:szCs w:val="24"/>
          <w:lang w:val="en-US"/>
        </w:rPr>
        <w:t>(Fig. 4</w:t>
      </w:r>
      <w:r w:rsidR="00D60CEE">
        <w:rPr>
          <w:rFonts w:ascii="Arial" w:hAnsi="Arial" w:cs="Arial"/>
          <w:sz w:val="24"/>
          <w:szCs w:val="24"/>
          <w:lang w:val="en-US"/>
        </w:rPr>
        <w:t xml:space="preserve">). </w:t>
      </w:r>
      <w:r w:rsidR="00747ABA">
        <w:rPr>
          <w:rFonts w:ascii="Arial" w:hAnsi="Arial" w:cs="Arial"/>
          <w:sz w:val="24"/>
          <w:szCs w:val="24"/>
          <w:lang w:val="en-US"/>
        </w:rPr>
        <w:t>The hydrological records (water flow, water level, sediment load, precipitation) were significa</w:t>
      </w:r>
      <w:r w:rsidR="00CF08AB">
        <w:rPr>
          <w:rFonts w:ascii="Arial" w:hAnsi="Arial" w:cs="Arial"/>
          <w:sz w:val="24"/>
          <w:szCs w:val="24"/>
          <w:lang w:val="en-US"/>
        </w:rPr>
        <w:t>n</w:t>
      </w:r>
      <w:r w:rsidR="00747ABA">
        <w:rPr>
          <w:rFonts w:ascii="Arial" w:hAnsi="Arial" w:cs="Arial"/>
          <w:sz w:val="24"/>
          <w:szCs w:val="24"/>
          <w:lang w:val="en-US"/>
        </w:rPr>
        <w:t xml:space="preserve">tly correlated with luminescence in each coral core (Table 3). SST, SOI and AMO showed correlations with the G/B values as well, but not in all coral cores (Table 3). </w:t>
      </w:r>
      <w:r w:rsidR="00D60CEE">
        <w:rPr>
          <w:rFonts w:ascii="Arial" w:hAnsi="Arial" w:cs="Arial"/>
          <w:sz w:val="24"/>
          <w:szCs w:val="24"/>
          <w:lang w:val="en-US"/>
        </w:rPr>
        <w:t>The</w:t>
      </w:r>
      <w:r w:rsidR="00E26714">
        <w:rPr>
          <w:rFonts w:ascii="Arial" w:hAnsi="Arial" w:cs="Arial"/>
          <w:sz w:val="24"/>
          <w:szCs w:val="24"/>
          <w:lang w:val="en-US"/>
        </w:rPr>
        <w:t xml:space="preserve"> </w:t>
      </w:r>
      <w:r w:rsidR="00FF7D0D">
        <w:rPr>
          <w:rFonts w:ascii="Arial" w:hAnsi="Arial" w:cs="Arial"/>
          <w:sz w:val="24"/>
          <w:szCs w:val="24"/>
          <w:lang w:val="en-US"/>
        </w:rPr>
        <w:t>STDA</w:t>
      </w:r>
      <w:r w:rsidR="00D60CEE">
        <w:rPr>
          <w:rFonts w:ascii="Arial" w:hAnsi="Arial" w:cs="Arial"/>
          <w:sz w:val="24"/>
          <w:szCs w:val="24"/>
          <w:lang w:val="en-US"/>
        </w:rPr>
        <w:t xml:space="preserve"> of </w:t>
      </w:r>
      <w:r w:rsidR="00E26714">
        <w:rPr>
          <w:rFonts w:ascii="Arial" w:hAnsi="Arial" w:cs="Arial"/>
          <w:sz w:val="24"/>
          <w:szCs w:val="24"/>
          <w:lang w:val="en-US"/>
        </w:rPr>
        <w:t xml:space="preserve">environmental records </w:t>
      </w:r>
      <w:r w:rsidR="00402A87">
        <w:rPr>
          <w:rFonts w:ascii="Arial" w:hAnsi="Arial" w:cs="Arial"/>
          <w:sz w:val="24"/>
          <w:szCs w:val="24"/>
          <w:lang w:val="en-US"/>
        </w:rPr>
        <w:t>revealed</w:t>
      </w:r>
      <w:r w:rsidR="00E26714">
        <w:rPr>
          <w:rFonts w:ascii="Arial" w:hAnsi="Arial" w:cs="Arial"/>
          <w:sz w:val="24"/>
          <w:szCs w:val="24"/>
          <w:lang w:val="en-US"/>
        </w:rPr>
        <w:t xml:space="preserve"> </w:t>
      </w:r>
      <w:r w:rsidR="00747962">
        <w:rPr>
          <w:rFonts w:ascii="Arial" w:hAnsi="Arial" w:cs="Arial"/>
          <w:sz w:val="24"/>
          <w:szCs w:val="24"/>
          <w:lang w:val="en-US"/>
        </w:rPr>
        <w:t>more frequent positive anomalies after 1998 (Fig. 6).</w:t>
      </w:r>
      <w:r w:rsidR="00C24D04">
        <w:rPr>
          <w:rFonts w:ascii="Arial" w:hAnsi="Arial" w:cs="Arial"/>
          <w:sz w:val="24"/>
          <w:szCs w:val="24"/>
          <w:lang w:val="en-US"/>
        </w:rPr>
        <w:t xml:space="preserve"> </w:t>
      </w:r>
      <w:commentRangeStart w:id="5"/>
      <w:r w:rsidR="00747962">
        <w:rPr>
          <w:rFonts w:ascii="Arial" w:hAnsi="Arial" w:cs="Arial"/>
          <w:sz w:val="24"/>
          <w:szCs w:val="24"/>
          <w:lang w:val="en-US"/>
        </w:rPr>
        <w:t>In contrast</w:t>
      </w:r>
      <w:r w:rsidR="00D60CEE">
        <w:rPr>
          <w:rFonts w:ascii="Arial" w:hAnsi="Arial" w:cs="Arial"/>
          <w:sz w:val="24"/>
          <w:szCs w:val="24"/>
          <w:lang w:val="en-US"/>
        </w:rPr>
        <w:t xml:space="preserve">, </w:t>
      </w:r>
      <w:r w:rsidR="00331BBB">
        <w:rPr>
          <w:rFonts w:ascii="Arial" w:hAnsi="Arial" w:cs="Arial"/>
          <w:sz w:val="24"/>
          <w:szCs w:val="24"/>
          <w:lang w:val="en-US"/>
        </w:rPr>
        <w:t>the</w:t>
      </w:r>
      <w:r w:rsidR="00D60CEE">
        <w:rPr>
          <w:rFonts w:ascii="Arial" w:hAnsi="Arial" w:cs="Arial"/>
          <w:sz w:val="24"/>
          <w:szCs w:val="24"/>
          <w:lang w:val="en-US"/>
        </w:rPr>
        <w:t xml:space="preserve"> G/B </w:t>
      </w:r>
      <w:r w:rsidR="00331BBB">
        <w:rPr>
          <w:rFonts w:ascii="Arial" w:hAnsi="Arial" w:cs="Arial"/>
          <w:sz w:val="24"/>
          <w:szCs w:val="24"/>
          <w:lang w:val="en-US"/>
        </w:rPr>
        <w:t>values</w:t>
      </w:r>
      <w:r w:rsidR="00D60CEE">
        <w:rPr>
          <w:rFonts w:ascii="Arial" w:hAnsi="Arial" w:cs="Arial"/>
          <w:sz w:val="24"/>
          <w:szCs w:val="24"/>
          <w:lang w:val="en-US"/>
        </w:rPr>
        <w:t xml:space="preserve"> </w:t>
      </w:r>
      <w:r w:rsidR="00747962">
        <w:rPr>
          <w:rFonts w:ascii="Arial" w:hAnsi="Arial" w:cs="Arial"/>
          <w:sz w:val="24"/>
          <w:szCs w:val="24"/>
          <w:lang w:val="en-US"/>
        </w:rPr>
        <w:t xml:space="preserve">for each coral were more frequently negative anomalies </w:t>
      </w:r>
      <w:r w:rsidR="00C24D04">
        <w:rPr>
          <w:rFonts w:ascii="Arial" w:hAnsi="Arial" w:cs="Arial"/>
          <w:sz w:val="24"/>
          <w:szCs w:val="24"/>
          <w:lang w:val="en-US"/>
        </w:rPr>
        <w:t xml:space="preserve">after the same year </w:t>
      </w:r>
      <w:r w:rsidR="00747962">
        <w:rPr>
          <w:rFonts w:ascii="Arial" w:hAnsi="Arial" w:cs="Arial"/>
          <w:sz w:val="24"/>
          <w:szCs w:val="24"/>
          <w:lang w:val="en-US"/>
        </w:rPr>
        <w:t>(Fig. 6).</w:t>
      </w:r>
      <w:r w:rsidR="00BB0DFE">
        <w:rPr>
          <w:rFonts w:ascii="Arial" w:hAnsi="Arial" w:cs="Arial"/>
          <w:sz w:val="24"/>
          <w:szCs w:val="24"/>
          <w:lang w:val="en-US"/>
        </w:rPr>
        <w:t xml:space="preserve"> </w:t>
      </w:r>
      <w:commentRangeEnd w:id="5"/>
      <w:r w:rsidR="00EB0D70">
        <w:rPr>
          <w:rStyle w:val="CommentReference"/>
        </w:rPr>
        <w:commentReference w:id="5"/>
      </w:r>
      <w:r w:rsidR="00C24D04">
        <w:rPr>
          <w:rFonts w:ascii="Arial" w:hAnsi="Arial" w:cs="Arial"/>
          <w:sz w:val="24"/>
          <w:szCs w:val="24"/>
          <w:lang w:val="en-US"/>
        </w:rPr>
        <w:t>However, the oscillation patterns of G/B values are similar to the SOI</w:t>
      </w:r>
      <w:r w:rsidR="00747ABA">
        <w:rPr>
          <w:rFonts w:ascii="Arial" w:hAnsi="Arial" w:cs="Arial"/>
          <w:sz w:val="24"/>
          <w:szCs w:val="24"/>
          <w:lang w:val="en-US"/>
        </w:rPr>
        <w:t>. The</w:t>
      </w:r>
      <w:r w:rsidR="00C24D04">
        <w:rPr>
          <w:rFonts w:ascii="Arial" w:hAnsi="Arial" w:cs="Arial"/>
          <w:sz w:val="24"/>
          <w:szCs w:val="24"/>
          <w:lang w:val="en-US"/>
        </w:rPr>
        <w:t xml:space="preserve"> 1997-98</w:t>
      </w:r>
      <w:r w:rsidR="00747ABA">
        <w:rPr>
          <w:rFonts w:ascii="Arial" w:hAnsi="Arial" w:cs="Arial"/>
          <w:sz w:val="24"/>
          <w:szCs w:val="24"/>
          <w:lang w:val="en-US"/>
        </w:rPr>
        <w:t xml:space="preserve"> El Niño event</w:t>
      </w:r>
      <w:r w:rsidR="00C24D04">
        <w:rPr>
          <w:rFonts w:ascii="Arial" w:hAnsi="Arial" w:cs="Arial"/>
          <w:sz w:val="24"/>
          <w:szCs w:val="24"/>
          <w:lang w:val="en-US"/>
        </w:rPr>
        <w:t xml:space="preserve"> represented a common decline in hydrological data and G/B values for every single coral (Fig. 6). </w:t>
      </w:r>
      <w:r w:rsidR="00747ABA">
        <w:rPr>
          <w:rFonts w:ascii="Arial" w:hAnsi="Arial" w:cs="Arial"/>
          <w:sz w:val="24"/>
          <w:szCs w:val="24"/>
          <w:lang w:val="en-US"/>
        </w:rPr>
        <w:t xml:space="preserve">This suggest </w:t>
      </w:r>
      <w:r w:rsidR="00BB0DFE">
        <w:rPr>
          <w:rFonts w:ascii="Arial" w:hAnsi="Arial" w:cs="Arial"/>
          <w:sz w:val="24"/>
          <w:szCs w:val="24"/>
          <w:lang w:val="en-US"/>
        </w:rPr>
        <w:t>t</w:t>
      </w:r>
      <w:r w:rsidR="00747ABA">
        <w:rPr>
          <w:rFonts w:ascii="Arial" w:hAnsi="Arial" w:cs="Arial"/>
          <w:sz w:val="24"/>
          <w:szCs w:val="24"/>
          <w:lang w:val="en-US"/>
        </w:rPr>
        <w:t>he SOI have a notable</w:t>
      </w:r>
      <w:r w:rsidR="00BB0DFE">
        <w:rPr>
          <w:rFonts w:ascii="Arial" w:hAnsi="Arial" w:cs="Arial"/>
          <w:sz w:val="24"/>
          <w:szCs w:val="24"/>
          <w:lang w:val="en-US"/>
        </w:rPr>
        <w:t xml:space="preserve"> influence on the water and sediments discharged by the Canal del </w:t>
      </w:r>
      <w:proofErr w:type="spellStart"/>
      <w:r w:rsidR="00F913C1">
        <w:rPr>
          <w:rFonts w:ascii="Arial" w:hAnsi="Arial" w:cs="Arial"/>
          <w:sz w:val="24"/>
          <w:szCs w:val="24"/>
          <w:lang w:val="en-US"/>
        </w:rPr>
        <w:t>Dique</w:t>
      </w:r>
      <w:proofErr w:type="spellEnd"/>
      <w:r w:rsidR="00F913C1">
        <w:rPr>
          <w:rFonts w:ascii="Arial" w:hAnsi="Arial" w:cs="Arial"/>
          <w:sz w:val="24"/>
          <w:szCs w:val="24"/>
          <w:lang w:val="en-US"/>
        </w:rPr>
        <w:t>, reflected in the skeletal</w:t>
      </w:r>
      <w:r w:rsidR="00BB0DFE">
        <w:rPr>
          <w:rFonts w:ascii="Arial" w:hAnsi="Arial" w:cs="Arial"/>
          <w:sz w:val="24"/>
          <w:szCs w:val="24"/>
          <w:lang w:val="en-US"/>
        </w:rPr>
        <w:t xml:space="preserve"> luminescence </w:t>
      </w:r>
      <w:r w:rsidR="00747ABA">
        <w:rPr>
          <w:rFonts w:ascii="Arial" w:hAnsi="Arial" w:cs="Arial"/>
          <w:sz w:val="24"/>
          <w:szCs w:val="24"/>
          <w:lang w:val="en-US"/>
        </w:rPr>
        <w:t>of some corals</w:t>
      </w:r>
      <w:r w:rsidR="00BB0DFE">
        <w:rPr>
          <w:rFonts w:ascii="Arial" w:hAnsi="Arial" w:cs="Arial"/>
          <w:sz w:val="24"/>
          <w:szCs w:val="24"/>
          <w:lang w:val="en-US"/>
        </w:rPr>
        <w:t>.</w:t>
      </w:r>
    </w:p>
    <w:p w14:paraId="1DD9F69D" w14:textId="111DF84C" w:rsidR="0038085E" w:rsidRPr="00263F15" w:rsidRDefault="001B0CCE" w:rsidP="001C796C">
      <w:pPr>
        <w:spacing w:line="480" w:lineRule="auto"/>
        <w:rPr>
          <w:rFonts w:ascii="Arial" w:hAnsi="Arial" w:cs="Arial"/>
          <w:b/>
          <w:sz w:val="24"/>
          <w:szCs w:val="24"/>
          <w:lang w:val="en-US"/>
        </w:rPr>
      </w:pPr>
      <w:r w:rsidRPr="00263F15">
        <w:rPr>
          <w:rFonts w:ascii="Arial" w:hAnsi="Arial" w:cs="Arial"/>
          <w:b/>
          <w:sz w:val="24"/>
          <w:szCs w:val="24"/>
          <w:lang w:val="en-US"/>
        </w:rPr>
        <w:t>Discussion</w:t>
      </w:r>
    </w:p>
    <w:p w14:paraId="7E1E6199" w14:textId="56503D80" w:rsidR="0061529D" w:rsidRDefault="00421CD3" w:rsidP="001C796C">
      <w:pPr>
        <w:spacing w:line="480" w:lineRule="auto"/>
        <w:rPr>
          <w:rFonts w:ascii="Arial" w:hAnsi="Arial" w:cs="Arial"/>
          <w:sz w:val="24"/>
          <w:szCs w:val="24"/>
        </w:rPr>
      </w:pPr>
      <w:r>
        <w:rPr>
          <w:rFonts w:ascii="Arial" w:hAnsi="Arial" w:cs="Arial"/>
          <w:sz w:val="24"/>
          <w:szCs w:val="24"/>
          <w:lang w:val="en-US"/>
        </w:rPr>
        <w:t xml:space="preserve">The </w:t>
      </w:r>
      <w:r w:rsidRPr="00421CD3">
        <w:rPr>
          <w:rFonts w:ascii="Arial" w:hAnsi="Arial" w:cs="Arial"/>
          <w:i/>
          <w:sz w:val="24"/>
          <w:szCs w:val="24"/>
          <w:lang w:val="en-US"/>
        </w:rPr>
        <w:t xml:space="preserve">O. </w:t>
      </w:r>
      <w:proofErr w:type="spellStart"/>
      <w:r w:rsidRPr="00421CD3">
        <w:rPr>
          <w:rFonts w:ascii="Arial" w:hAnsi="Arial" w:cs="Arial"/>
          <w:i/>
          <w:sz w:val="24"/>
          <w:szCs w:val="24"/>
          <w:lang w:val="en-US"/>
        </w:rPr>
        <w:t>faveolata</w:t>
      </w:r>
      <w:proofErr w:type="spellEnd"/>
      <w:r>
        <w:rPr>
          <w:rFonts w:ascii="Arial" w:hAnsi="Arial" w:cs="Arial"/>
          <w:sz w:val="24"/>
          <w:szCs w:val="24"/>
          <w:lang w:val="en-US"/>
        </w:rPr>
        <w:t xml:space="preserve"> corals </w:t>
      </w:r>
      <w:r w:rsidRPr="00421CD3">
        <w:rPr>
          <w:rFonts w:ascii="Arial" w:hAnsi="Arial" w:cs="Arial"/>
          <w:sz w:val="24"/>
          <w:szCs w:val="24"/>
          <w:lang w:val="en-US"/>
        </w:rPr>
        <w:t xml:space="preserve">in </w:t>
      </w:r>
      <w:proofErr w:type="spellStart"/>
      <w:r>
        <w:rPr>
          <w:rFonts w:ascii="Arial" w:hAnsi="Arial" w:cs="Arial"/>
          <w:sz w:val="24"/>
          <w:szCs w:val="24"/>
          <w:lang w:val="en-US"/>
        </w:rPr>
        <w:t>Varadero</w:t>
      </w:r>
      <w:proofErr w:type="spellEnd"/>
      <w:r>
        <w:rPr>
          <w:rFonts w:ascii="Arial" w:hAnsi="Arial" w:cs="Arial"/>
          <w:sz w:val="24"/>
          <w:szCs w:val="24"/>
          <w:lang w:val="en-US"/>
        </w:rPr>
        <w:t xml:space="preserve"> Reef are growing under marginal conditions. These corals presented less dense skeletons</w:t>
      </w:r>
      <w:r w:rsidR="00251B26">
        <w:rPr>
          <w:rFonts w:ascii="Arial" w:hAnsi="Arial" w:cs="Arial"/>
          <w:sz w:val="24"/>
          <w:szCs w:val="24"/>
          <w:lang w:val="en-US"/>
        </w:rPr>
        <w:t xml:space="preserve"> (0.73</w:t>
      </w:r>
      <w:r w:rsidR="00A1526F">
        <w:rPr>
          <w:rFonts w:ascii="Arial" w:hAnsi="Arial" w:cs="Arial"/>
          <w:sz w:val="24"/>
          <w:szCs w:val="24"/>
          <w:lang w:val="en-US"/>
        </w:rPr>
        <w:t xml:space="preserve"> ±0.07 g cm</w:t>
      </w:r>
      <w:r w:rsidR="00A1526F" w:rsidRPr="00A1526F">
        <w:rPr>
          <w:rFonts w:ascii="Arial" w:hAnsi="Arial" w:cs="Arial"/>
          <w:sz w:val="24"/>
          <w:szCs w:val="24"/>
          <w:vertAlign w:val="superscript"/>
          <w:lang w:val="en-US"/>
        </w:rPr>
        <w:t>-3</w:t>
      </w:r>
      <w:r w:rsidR="00A1526F">
        <w:rPr>
          <w:rFonts w:ascii="Arial" w:hAnsi="Arial" w:cs="Arial"/>
          <w:sz w:val="24"/>
          <w:szCs w:val="24"/>
          <w:lang w:val="en-US"/>
        </w:rPr>
        <w:t>)</w:t>
      </w:r>
      <w:r>
        <w:rPr>
          <w:rFonts w:ascii="Arial" w:hAnsi="Arial" w:cs="Arial"/>
          <w:sz w:val="24"/>
          <w:szCs w:val="24"/>
          <w:lang w:val="en-US"/>
        </w:rPr>
        <w:t xml:space="preserve"> and lower </w:t>
      </w:r>
      <w:r>
        <w:rPr>
          <w:rFonts w:ascii="Arial" w:hAnsi="Arial" w:cs="Arial"/>
          <w:sz w:val="24"/>
          <w:szCs w:val="24"/>
          <w:lang w:val="en-US"/>
        </w:rPr>
        <w:lastRenderedPageBreak/>
        <w:t>calcification rates</w:t>
      </w:r>
      <w:r w:rsidR="00A1526F">
        <w:rPr>
          <w:rFonts w:ascii="Arial" w:hAnsi="Arial" w:cs="Arial"/>
          <w:sz w:val="24"/>
          <w:szCs w:val="24"/>
          <w:lang w:val="en-US"/>
        </w:rPr>
        <w:t xml:space="preserve"> (0.78 ±0.09 g cm</w:t>
      </w:r>
      <w:r w:rsidR="00A1526F" w:rsidRPr="00A1526F">
        <w:rPr>
          <w:rFonts w:ascii="Arial" w:hAnsi="Arial" w:cs="Arial"/>
          <w:sz w:val="24"/>
          <w:szCs w:val="24"/>
          <w:vertAlign w:val="superscript"/>
          <w:lang w:val="en-US"/>
        </w:rPr>
        <w:t>-2</w:t>
      </w:r>
      <w:r w:rsidR="00A1526F">
        <w:rPr>
          <w:rFonts w:ascii="Arial" w:hAnsi="Arial" w:cs="Arial"/>
          <w:sz w:val="24"/>
          <w:szCs w:val="24"/>
          <w:lang w:val="en-US"/>
        </w:rPr>
        <w:t xml:space="preserve"> yr</w:t>
      </w:r>
      <w:r w:rsidR="00A1526F" w:rsidRPr="00A1526F">
        <w:rPr>
          <w:rFonts w:ascii="Arial" w:hAnsi="Arial" w:cs="Arial"/>
          <w:sz w:val="24"/>
          <w:szCs w:val="24"/>
          <w:vertAlign w:val="superscript"/>
          <w:lang w:val="en-US"/>
        </w:rPr>
        <w:t>-1</w:t>
      </w:r>
      <w:r w:rsidR="00A1526F">
        <w:rPr>
          <w:rFonts w:ascii="Arial" w:hAnsi="Arial" w:cs="Arial"/>
          <w:sz w:val="24"/>
          <w:szCs w:val="24"/>
          <w:lang w:val="en-US"/>
        </w:rPr>
        <w:t>)</w:t>
      </w:r>
      <w:r w:rsidR="00F75B51">
        <w:rPr>
          <w:rFonts w:ascii="Arial" w:hAnsi="Arial" w:cs="Arial"/>
          <w:sz w:val="24"/>
          <w:szCs w:val="24"/>
          <w:lang w:val="en-US"/>
        </w:rPr>
        <w:t>,</w:t>
      </w:r>
      <w:r>
        <w:rPr>
          <w:rFonts w:ascii="Arial" w:hAnsi="Arial" w:cs="Arial"/>
          <w:sz w:val="24"/>
          <w:szCs w:val="24"/>
          <w:lang w:val="en-US"/>
        </w:rPr>
        <w:t xml:space="preserve"> </w:t>
      </w:r>
      <w:r w:rsidR="00763F4F">
        <w:rPr>
          <w:rFonts w:ascii="Arial" w:hAnsi="Arial" w:cs="Arial"/>
          <w:sz w:val="24"/>
          <w:szCs w:val="24"/>
          <w:lang w:val="en-US"/>
        </w:rPr>
        <w:t>compared</w:t>
      </w:r>
      <w:r w:rsidR="00A1526F">
        <w:rPr>
          <w:rFonts w:ascii="Arial" w:hAnsi="Arial" w:cs="Arial"/>
          <w:sz w:val="24"/>
          <w:szCs w:val="24"/>
          <w:lang w:val="en-US"/>
        </w:rPr>
        <w:t xml:space="preserve"> to previous</w:t>
      </w:r>
      <w:r>
        <w:rPr>
          <w:rFonts w:ascii="Arial" w:hAnsi="Arial" w:cs="Arial"/>
          <w:sz w:val="24"/>
          <w:szCs w:val="24"/>
          <w:lang w:val="en-US"/>
        </w:rPr>
        <w:t xml:space="preserve"> values reported in </w:t>
      </w:r>
      <w:r w:rsidR="00A1526F">
        <w:rPr>
          <w:rFonts w:ascii="Arial" w:hAnsi="Arial" w:cs="Arial"/>
          <w:sz w:val="24"/>
          <w:szCs w:val="24"/>
          <w:lang w:val="en-US"/>
        </w:rPr>
        <w:t>literature</w:t>
      </w:r>
      <w:r>
        <w:rPr>
          <w:rFonts w:ascii="Arial" w:hAnsi="Arial" w:cs="Arial"/>
          <w:sz w:val="24"/>
          <w:szCs w:val="24"/>
          <w:lang w:val="en-US"/>
        </w:rPr>
        <w:t xml:space="preserve"> for the same species</w:t>
      </w:r>
      <w:r w:rsidR="00E11BCD">
        <w:rPr>
          <w:rFonts w:ascii="Arial" w:hAnsi="Arial" w:cs="Arial"/>
          <w:sz w:val="24"/>
          <w:szCs w:val="24"/>
          <w:lang w:val="en-US"/>
        </w:rPr>
        <w:t xml:space="preserve"> growing at 3‒9 m depth, </w:t>
      </w:r>
      <w:r w:rsidR="004E66A9">
        <w:rPr>
          <w:rFonts w:ascii="Arial" w:hAnsi="Arial" w:cs="Arial"/>
          <w:sz w:val="24"/>
          <w:szCs w:val="24"/>
          <w:lang w:val="en-US"/>
        </w:rPr>
        <w:t>1.08</w:t>
      </w:r>
      <w:r w:rsidR="00E11BCD">
        <w:rPr>
          <w:rFonts w:ascii="Arial" w:hAnsi="Arial" w:cs="Arial"/>
          <w:sz w:val="24"/>
          <w:szCs w:val="24"/>
          <w:lang w:val="en-US"/>
        </w:rPr>
        <w:t>‒1.34</w:t>
      </w:r>
      <w:r w:rsidR="004E66A9">
        <w:rPr>
          <w:rFonts w:ascii="Arial" w:hAnsi="Arial" w:cs="Arial"/>
          <w:sz w:val="24"/>
          <w:szCs w:val="24"/>
          <w:lang w:val="en-US"/>
        </w:rPr>
        <w:t xml:space="preserve"> g cm</w:t>
      </w:r>
      <w:r w:rsidR="004E66A9" w:rsidRPr="004E66A9">
        <w:rPr>
          <w:rFonts w:ascii="Arial" w:hAnsi="Arial" w:cs="Arial"/>
          <w:sz w:val="24"/>
          <w:szCs w:val="24"/>
          <w:vertAlign w:val="superscript"/>
          <w:lang w:val="en-US"/>
        </w:rPr>
        <w:t>-3</w:t>
      </w:r>
      <w:r w:rsidR="00E11BCD">
        <w:rPr>
          <w:rFonts w:ascii="Arial" w:hAnsi="Arial" w:cs="Arial"/>
          <w:sz w:val="24"/>
          <w:szCs w:val="24"/>
          <w:lang w:val="en-US"/>
        </w:rPr>
        <w:t xml:space="preserve"> and </w:t>
      </w:r>
      <w:r w:rsidR="004E66A9">
        <w:rPr>
          <w:rFonts w:ascii="Arial" w:hAnsi="Arial" w:cs="Arial"/>
          <w:sz w:val="24"/>
          <w:szCs w:val="24"/>
          <w:lang w:val="en-US"/>
        </w:rPr>
        <w:t>0.83</w:t>
      </w:r>
      <w:r w:rsidR="00E11BCD">
        <w:rPr>
          <w:rFonts w:ascii="Arial" w:hAnsi="Arial" w:cs="Arial"/>
          <w:sz w:val="24"/>
          <w:szCs w:val="24"/>
          <w:lang w:val="en-US"/>
        </w:rPr>
        <w:t>‒1.10</w:t>
      </w:r>
      <w:r w:rsidR="004E66A9">
        <w:rPr>
          <w:rFonts w:ascii="Arial" w:hAnsi="Arial" w:cs="Arial"/>
          <w:sz w:val="24"/>
          <w:szCs w:val="24"/>
          <w:lang w:val="en-US"/>
        </w:rPr>
        <w:t xml:space="preserve"> g cm</w:t>
      </w:r>
      <w:r w:rsidR="004E66A9" w:rsidRPr="004E66A9">
        <w:rPr>
          <w:rFonts w:ascii="Arial" w:hAnsi="Arial" w:cs="Arial"/>
          <w:sz w:val="24"/>
          <w:szCs w:val="24"/>
          <w:vertAlign w:val="superscript"/>
          <w:lang w:val="en-US"/>
        </w:rPr>
        <w:t>-2</w:t>
      </w:r>
      <w:r w:rsidR="004E66A9">
        <w:rPr>
          <w:rFonts w:ascii="Arial" w:hAnsi="Arial" w:cs="Arial"/>
          <w:sz w:val="24"/>
          <w:szCs w:val="24"/>
          <w:lang w:val="en-US"/>
        </w:rPr>
        <w:t xml:space="preserve"> yr</w:t>
      </w:r>
      <w:r w:rsidR="004E66A9" w:rsidRPr="004E66A9">
        <w:rPr>
          <w:rFonts w:ascii="Arial" w:hAnsi="Arial" w:cs="Arial"/>
          <w:sz w:val="24"/>
          <w:szCs w:val="24"/>
          <w:vertAlign w:val="superscript"/>
          <w:lang w:val="en-US"/>
        </w:rPr>
        <w:t>-1</w:t>
      </w:r>
      <w:r w:rsidR="004E66A9">
        <w:rPr>
          <w:rFonts w:ascii="Arial" w:hAnsi="Arial" w:cs="Arial"/>
          <w:sz w:val="24"/>
          <w:szCs w:val="24"/>
          <w:lang w:val="en-US"/>
        </w:rPr>
        <w:t xml:space="preserve">, respectively </w:t>
      </w:r>
      <w:r w:rsidR="004E66A9">
        <w:rPr>
          <w:rFonts w:ascii="Arial" w:hAnsi="Arial" w:cs="Arial"/>
          <w:sz w:val="24"/>
          <w:szCs w:val="24"/>
          <w:lang w:val="en-US"/>
        </w:rPr>
        <w:fldChar w:fldCharType="begin" w:fldLock="1"/>
      </w:r>
      <w:r w:rsidR="00D574DE">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Caribbean","type":"article-journal","volume":"6"},"uris":["http://www.mendeley.com/documents/?uuid=1155b45c-3ab0-4c4c-b793-4fc8d0147f03"]},{"id":"ITEM-2","itemData":{"DOI":"10.3354/meps11085","ISSN":"01718630","abstract":"Coral reefs along the Florida Keys portion of the Florida Reef Tract (FRT) have undergone a dramatic decline since the 1980s. Since the 1997-1998 El Niño event, coral cover on offshore reefs of the FRT has been ≤5% and continues to decline. Mortality of the frameworkconstructing coral in the Orbicella (formerly Montastraea) annularis species complex has driven this recent loss in overall coral cover. One exception to this decline occurred on the inshore patch reefs of the Florida Keys, where coral cover has remained relatively high. We examined the growth and calcification of Orbicella faveolata, an ecologically important subspecies of the O. annularis complex, at both an inshore and an offshore reef site representing this dichotomy of present-day coral cover. The period examined (2004 to 2013) encompasses the Caribbean-wide 2005 mass coral bleaching, the 2009-2010 catastrophic cold-water bleaching, and a warm-water bleaching event in 2011. Extension and calcification rates were higher inshore every year from 2004 to 2013 except when there were thermal stress events that solely impacted inshore reefs (as in 2009-2010 and 2011). Inshore growth rates recovered quickly from cold and warm-water stress. These higher calcification rates and their quick recovery after thermal stress are likely important factors in the persistence of high coral cover inshore.","author":[{"dropping-particle":"","family":"Manzello","given":"Derek P.","non-dropping-particle":"","parse-names":false,"suffix":""},{"dropping-particle":"","family":"Enochs","given":"Ian C.","non-dropping-particle":"","parse-names":false,"suffix":""},{"dropping-particle":"","family":"Kolodziej","given":"Graham","non-dropping-particle":"","parse-names":false,"suffix":""},{"dropping-particle":"","family":"Carlton","given":"Renee Renée","non-dropping-particle":"","parse-names":false,"suffix":""}],"container-title":"Marine Ecology Progress Series","id":"ITEM-2","issue":"Walter 2014","issued":{"date-parts":[["2015"]]},"page":"81-89","title":"Recent decade of growth and calcification of &lt;i&gt;Orbicella faveolata&lt;/i&gt; in the Florida Keys: An inshore-offshore comparison","type":"article-journal","volume":"521"},"uris":["http://www.mendeley.com/documents/?uuid=afc739a6-d122-46f1-b2c8-7bc022c2b6fc"]},{"id":"ITEM-3","itemData":{"DOI":"10.1038/ncomms1222","ISBN":"2041-1723 (Electronic)\\r2041-1723 (Linking)","ISSN":"2041-1723","PMID":"21364554","abstract":"Ocean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(1996).","author":[{"dropping-particle":"","family":"Helmle","given":"Kevin P.","non-dropping-particle":"","parse-names":false,"suffix":""},{"dropping-particle":"","family":"Dodge","given":"Richard E.","non-dropping-particle":"","parse-names":false,"suffix":""},{"dropping-particle":"","family":"Swart","given":"Peter K.","non-dropping-particle":"","parse-names":false,"suffix":""},{"dropping-particle":"","family":"Gledhill","given":"Dwight K.","non-dropping-particle":"","parse-names":false,"suffix":""},{"dropping-particle":"","family":"Eakin","given":"C. Mark","non-dropping-particle":"","parse-names":false,"suffix":""}],"container-title":"Nature Communications","id":"ITEM-3","issue":"1","issued":{"date-parts":[["2011"]]},"page":"215","publisher":"Nature Publishing Group","title":"Growth rates of Florida corals from 1937 to 1996 and their response to climate change","type":"article-journal","volume":"2"},"uris":["http://www.mendeley.com/documents/?uuid=2c8869f2-9466-4086-b9d5-c6c8b3c55c4a"]},{"id":"ITEM-4","itemData":{"DOI":"10.1371/journal.pone.0032859","ISBN":"0009-2541","ISSN":"00079723","PMID":"23940820","abstract":"Reductions in calcification in reef-building corals occur when thermal conditions are suboptimal, but it is unclear how they vary between genera in response to the same thermal stress event. Using densitometry techniques, we investigate reductions in the calcification rate of massive Porites spp. from the Great Barrier Reef (GBR), and P. astreoides, Montastraea faveolata, and M. franksi from the Mesoamerican Barrier Reef (MBR), and correlate them to thermal stress associated with ocean warming. Results show that Porites spp. are more sensitive to increasing temperature than Montastraea, with calcification rates decreasing by 0.40 g cm22 year21 in Porites spp. and 0.12 g cm22 year21 in Montastraea spp. for each 1uC increase. Under similar warming trends, the predicted calcification rates at 2100 are close to zero in Porites spp. and reduced by 40% in Montastraea spp. However, these predictions do not account for ocean acidification. Although yearly mean aragonite saturation (Var) at MBR sites has recently decreased, only P. astreoides at Chinchorro showed a reduction in calcification. In corals at the other sites calcification did not change, indicating there was no widespread effect of Var changes on coral calcification rate in the MBR. Even in the absence of ocean acidification, differential reductions in calcification between Porites spp. and Montastraea spp. associated with warming might be expected to have significant ecological repercussions. For instance, Porites spp. invest increased calcification in extension, and under warming scenarios it may reduce their ability to compete for space. As a consequence, shifts in taxonomic composition would be expected in Indo-Pacific reefs with uncertain repercussions for biodiversity. By contrast, Montastraea spp. use their increased calcification resources to construct denser skeletons. Reductions in calcification would therefore make them more susceptible to both physical and biological breakdown, seriously affecting ecosystem function in Atlantic reefs.","author":[{"dropping-particle":"","family":"Carricart-Ganivet","given":"Juan P.","non-dropping-particle":"","parse-names":false,"suffix":""},{"dropping-particle":"","family":"Cabanillas-Terán","given":"Nancy","non-dropping-particle":"","parse-names":false,"suffix":""},{"dropping-particle":"","family":"Cruz-Ortega","given":"Israel","non-dropping-particle":"","parse-names":false,"suffix":""},{"dropping-particle":"","family":"Blanchon","given":"Paul","non-dropping-particle":"","parse-names":false,"suffix":""}],"container-title":"PLoS ONE","id":"ITEM-4","issue":"3","issued":{"date-parts":[["2012"]]},"page":"e32859","publisher":"Public Library of Science","title":"Sensitivity of calcification to thermal stress varies among genera of massive reef-building corals","type":"article-journal","volume":"7"},"uris":["http://www.mendeley.com/documents/?uuid=6731768d-021c-4d1c-b2b7-8c7a695771af"]}],"mendeley":{"formattedCitation":"(Helmle et al. 2011; Carricart-Ganivet et al. 2012; Manzello et al. 2015b; Lizcano-Sandoval et al. 2019)","plainTextFormattedCitation":"(Helmle et al. 2011; Carricart-Ganivet et al. 2012; Manzello et al. 2015b; Lizcano-Sandoval et al. 2019)","previouslyFormattedCitation":"(Helmle et al. 2011; Carricart-Ganivet et al. 2012; Manzello et al. 2015b; Lizcano-Sandoval et al. 2019)"},"properties":{"noteIndex":0},"schema":"https://github.com/citation-style-language/schema/raw/master/csl-citation.json"}</w:instrText>
      </w:r>
      <w:r w:rsidR="004E66A9">
        <w:rPr>
          <w:rFonts w:ascii="Arial" w:hAnsi="Arial" w:cs="Arial"/>
          <w:sz w:val="24"/>
          <w:szCs w:val="24"/>
          <w:lang w:val="en-US"/>
        </w:rPr>
        <w:fldChar w:fldCharType="separate"/>
      </w:r>
      <w:r w:rsidR="00D574DE" w:rsidRPr="00D574DE">
        <w:rPr>
          <w:rFonts w:ascii="Arial" w:hAnsi="Arial" w:cs="Arial"/>
          <w:noProof/>
          <w:sz w:val="24"/>
          <w:szCs w:val="24"/>
          <w:lang w:val="en-US"/>
        </w:rPr>
        <w:t>(Helmle et al. 2011; Carricart-Ganivet et al. 2012; Manzello et al. 2015b; Lizcano-Sandoval et al. 2019)</w:t>
      </w:r>
      <w:r w:rsidR="004E66A9">
        <w:rPr>
          <w:rFonts w:ascii="Arial" w:hAnsi="Arial" w:cs="Arial"/>
          <w:sz w:val="24"/>
          <w:szCs w:val="24"/>
          <w:lang w:val="en-US"/>
        </w:rPr>
        <w:fldChar w:fldCharType="end"/>
      </w:r>
      <w:r w:rsidR="00251B26" w:rsidRPr="007B45E1">
        <w:rPr>
          <w:rFonts w:ascii="Arial" w:hAnsi="Arial" w:cs="Arial"/>
          <w:sz w:val="24"/>
          <w:szCs w:val="24"/>
          <w:lang w:val="en-US"/>
        </w:rPr>
        <w:t>.</w:t>
      </w:r>
      <w:r w:rsidR="000D7E42" w:rsidRPr="000D7E42">
        <w:rPr>
          <w:rFonts w:ascii="Arial" w:hAnsi="Arial" w:cs="Arial"/>
          <w:sz w:val="24"/>
          <w:szCs w:val="24"/>
          <w:lang w:val="en-US"/>
        </w:rPr>
        <w:t xml:space="preserve">The time series of coral growth </w:t>
      </w:r>
      <w:r w:rsidR="00592F9B">
        <w:rPr>
          <w:rFonts w:ascii="Arial" w:hAnsi="Arial" w:cs="Arial"/>
          <w:sz w:val="24"/>
          <w:szCs w:val="24"/>
          <w:lang w:val="en-US"/>
        </w:rPr>
        <w:t xml:space="preserve">showed a decline trend in density and calcification. </w:t>
      </w:r>
      <w:r w:rsidR="007B45E1">
        <w:rPr>
          <w:rFonts w:ascii="Arial" w:hAnsi="Arial" w:cs="Arial"/>
          <w:sz w:val="24"/>
          <w:szCs w:val="24"/>
          <w:lang w:val="en-US"/>
        </w:rPr>
        <w:t xml:space="preserve">Similar </w:t>
      </w:r>
      <w:r w:rsidR="007C6025">
        <w:rPr>
          <w:rFonts w:ascii="Arial" w:hAnsi="Arial" w:cs="Arial"/>
          <w:sz w:val="24"/>
          <w:szCs w:val="24"/>
          <w:lang w:val="en-US"/>
        </w:rPr>
        <w:t>trends</w:t>
      </w:r>
      <w:r w:rsidR="007B45E1">
        <w:rPr>
          <w:rFonts w:ascii="Arial" w:hAnsi="Arial" w:cs="Arial"/>
          <w:sz w:val="24"/>
          <w:szCs w:val="24"/>
          <w:lang w:val="en-US"/>
        </w:rPr>
        <w:t xml:space="preserve"> have been</w:t>
      </w:r>
      <w:r w:rsidR="007C6025">
        <w:rPr>
          <w:rFonts w:ascii="Arial" w:hAnsi="Arial" w:cs="Arial"/>
          <w:sz w:val="24"/>
          <w:szCs w:val="24"/>
          <w:lang w:val="en-US"/>
        </w:rPr>
        <w:t xml:space="preserve"> observed in </w:t>
      </w:r>
      <w:r w:rsidR="007B45E1">
        <w:rPr>
          <w:rFonts w:ascii="Arial" w:hAnsi="Arial" w:cs="Arial"/>
          <w:sz w:val="24"/>
          <w:szCs w:val="24"/>
          <w:lang w:val="en-US"/>
        </w:rPr>
        <w:t>other studies</w:t>
      </w:r>
      <w:r w:rsidR="007C6025">
        <w:rPr>
          <w:rFonts w:ascii="Arial" w:hAnsi="Arial" w:cs="Arial"/>
          <w:sz w:val="24"/>
          <w:szCs w:val="24"/>
          <w:lang w:val="en-US"/>
        </w:rPr>
        <w:t xml:space="preserve"> </w:t>
      </w:r>
      <w:r w:rsidR="007B45E1">
        <w:rPr>
          <w:rFonts w:ascii="Arial" w:hAnsi="Arial" w:cs="Arial"/>
          <w:sz w:val="24"/>
          <w:szCs w:val="24"/>
          <w:lang w:val="en-US"/>
        </w:rPr>
        <w:t>of</w:t>
      </w:r>
      <w:r w:rsidR="007C6025">
        <w:rPr>
          <w:rFonts w:ascii="Arial" w:hAnsi="Arial" w:cs="Arial"/>
          <w:sz w:val="24"/>
          <w:szCs w:val="24"/>
          <w:lang w:val="en-US"/>
        </w:rPr>
        <w:t xml:space="preserve"> the coral </w:t>
      </w:r>
      <w:r w:rsidR="007C6025" w:rsidRPr="007C6025">
        <w:rPr>
          <w:rFonts w:ascii="Arial" w:hAnsi="Arial" w:cs="Arial"/>
          <w:i/>
          <w:sz w:val="24"/>
          <w:szCs w:val="24"/>
          <w:lang w:val="en-US"/>
        </w:rPr>
        <w:t xml:space="preserve">O. </w:t>
      </w:r>
      <w:proofErr w:type="spellStart"/>
      <w:r w:rsidR="007C6025" w:rsidRPr="007C6025">
        <w:rPr>
          <w:rFonts w:ascii="Arial" w:hAnsi="Arial" w:cs="Arial"/>
          <w:i/>
          <w:sz w:val="24"/>
          <w:szCs w:val="24"/>
          <w:lang w:val="en-US"/>
        </w:rPr>
        <w:t>faveolata</w:t>
      </w:r>
      <w:proofErr w:type="spellEnd"/>
      <w:r w:rsidR="007C6025">
        <w:rPr>
          <w:rFonts w:ascii="Arial" w:hAnsi="Arial" w:cs="Arial"/>
          <w:sz w:val="24"/>
          <w:szCs w:val="24"/>
          <w:lang w:val="en-US"/>
        </w:rPr>
        <w:t xml:space="preserve"> </w:t>
      </w:r>
      <w:r w:rsidR="007C6025">
        <w:rPr>
          <w:rFonts w:ascii="Arial" w:hAnsi="Arial" w:cs="Arial"/>
          <w:sz w:val="24"/>
          <w:szCs w:val="24"/>
          <w:lang w:val="en-US"/>
        </w:rPr>
        <w:fldChar w:fldCharType="begin" w:fldLock="1"/>
      </w:r>
      <w:r w:rsidR="00D574DE">
        <w:rPr>
          <w:rFonts w:ascii="Arial" w:hAnsi="Arial" w:cs="Arial"/>
          <w:sz w:val="24"/>
          <w:szCs w:val="24"/>
          <w:lang w:val="en-US"/>
        </w:rPr>
        <w:instrText>ADDIN CSL_CITATION {"citationItems":[{"id":"ITEM-1","itemData":{"DOI":"10.1038/ncomms1222","ISBN":"2041-1723 (Electronic)\\r2041-1723 (Linking)","ISSN":"2041-1723","PMID":"21364554","abstract":"Ocean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(1996).","author":[{"dropping-particle":"","family":"Helmle","given":"Kevin P.","non-dropping-particle":"","parse-names":false,"suffix":""},{"dropping-particle":"","family":"Dodge","given":"Richard E.","non-dropping-particle":"","parse-names":false,"suffix":""},{"dropping-particle":"","family":"Swart","given":"Peter K.","non-dropping-particle":"","parse-names":false,"suffix":""},{"dropping-particle":"","family":"Gledhill","given":"Dwight K.","non-dropping-particle":"","parse-names":false,"suffix":""},{"dropping-particle":"","family":"Eakin","given":"C. Mark","non-dropping-particle":"","parse-names":false,"suffix":""}],"container-title":"Nature Communications","id":"ITEM-1","issue":"1","issued":{"date-parts":[["2011"]]},"page":"215","publisher":"Nature Publishing Group","title":"Growth rates of Florida corals from 1937 to 1996 and their response to climate change","type":"article-journal","volume":"2"},"uris":["http://www.mendeley.com/documents/?uuid=2c8869f2-9466-4086-b9d5-c6c8b3c55c4a"]},{"id":"ITEM-2","itemData":{"DOI":"10.1111/j.1365-2486.2009.02043.x","ISBN":"1354-1013","ISSN":"13541013","abstract":"Coral bleaching, during which corals lose their symbiotic dinoflagellates, appears to be increasing in frequency and geographic extent, and is typically associated with abnormally high water temperatures and solar irradiance. A key question in coral reef ecology is whether local stressors reduce the coral thermal tolerance threshold, leading to increased bleaching incidence. Using tree-ring techniques, we produced master chronologies of growth rates in the dominant reef builder, massive Montastraea faveolata corals, over the past 75–150 years from the Mesoamerican Reef. Our records indicate that the 1998 mass bleaching event was unprecedented in the past century, despite evidence that water temperatures and solar irradiance in the region were as high or higher mid-century than in more recent decades. We tested the influence on coral extension rate from the interactive effects of human populations and thermal stress, calculated here with degree-heating-months (DHM).We find that when the effects of chronic local stressors, represented by human population, are taken into account, recent reductions in extension rate are better explained than whenDHMis used as the sole predictor. Therefore, the occurrence of mass bleaching on the Mesoamerican reef in 1998 appears to stem from reduced thermal tolerance due to the synergistic impacts of chronic local stressors. Keywords:","author":[{"dropping-particle":"","family":"Carilli","given":"Jessica E.","non-dropping-particle":"","parse-names":false,"suffix":""},{"dropping-particle":"","family":"Norris","given":"Richard D.","non-dropping-particle":"","parse-names":false,"suffix":""},{"dropping-particle":"","family":"Black","given":"Bryan","non-dropping-particle":"","parse-names":false,"suffix":""},{"dropping-particle":"","family":"Walsh","given":"Sheila M.","non-dropping-particle":"","parse-names":false,"suffix":""},{"dropping-particle":"","family":"McField","given":"Melanie","non-dropping-particle":"","parse-names":false,"suffix":""}],"container-title":"Global Change Biology","id":"ITEM-2","issue":"4","issued":{"date-parts":[["2010"]]},"page":"1247-1257","title":"Century-scale records of coral growth rates indicate that local stressors reduce coral thermal tolerance threshold","type":"article-journal","volume":"16"},"uris":["http://www.mendeley.</w:instrText>
      </w:r>
      <w:r w:rsidR="00D574DE" w:rsidRPr="00D574DE">
        <w:rPr>
          <w:rFonts w:ascii="Arial" w:hAnsi="Arial" w:cs="Arial"/>
          <w:sz w:val="24"/>
          <w:szCs w:val="24"/>
        </w:rPr>
        <w:instrText>com/documents/?uuid=59f8bf6c-c369-4c16-9a3f-6f8574f4ce6c"]},{"id":"ITEM-3","itemData":{"DOI":"10.3389/fmars.2019.00038","ISSN":"22967745","author":[{"dropping-particle":"","family":"Lizcano-Sandoval","given":"Luis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Science","id":"ITEM-3","issue":"February","issued":{"date-parts":[["2019"]]},"page":"38","title":"Climate change and Atlantic Multidecadal Oscillation as drivers of recent declines in coral growth rates in the Southwestern Caribbean","type":"article-journal","volume":"6"},"uris":["http://www.mendeley.com/documents/?uuid=1155b45c-3ab0-4c4c-b793-4fc8d0147f03"]}],"mendeley":{"formattedCitation":"(Carilli et al. 2010; Helmle et al. 2011; Lizcano-Sandoval et al. 2019)","plainTextFormattedCitation":"(Carilli et al. 2010; Helmle et al. 2011; Lizcano-Sandoval et al. 2019)","previouslyFormattedCitation":"(Carilli et al. 2010; Helmle et al. 2011; Lizcano-Sandoval et al. 2019)"},"properties":{"noteIndex":0},"schema":"https://github.com/citation-style-language/schema/raw/master/csl-citation.json"}</w:instrText>
      </w:r>
      <w:r w:rsidR="007C6025">
        <w:rPr>
          <w:rFonts w:ascii="Arial" w:hAnsi="Arial" w:cs="Arial"/>
          <w:sz w:val="24"/>
          <w:szCs w:val="24"/>
          <w:lang w:val="en-US"/>
        </w:rPr>
        <w:fldChar w:fldCharType="separate"/>
      </w:r>
      <w:r w:rsidR="007C6025" w:rsidRPr="007C6025">
        <w:rPr>
          <w:rFonts w:ascii="Arial" w:hAnsi="Arial" w:cs="Arial"/>
          <w:noProof/>
          <w:sz w:val="24"/>
          <w:szCs w:val="24"/>
        </w:rPr>
        <w:t>(Carilli et al. 2010; Helmle et al. 2011; Lizcano-Sandoval et al. 2019)</w:t>
      </w:r>
      <w:r w:rsidR="007C6025">
        <w:rPr>
          <w:rFonts w:ascii="Arial" w:hAnsi="Arial" w:cs="Arial"/>
          <w:sz w:val="24"/>
          <w:szCs w:val="24"/>
          <w:lang w:val="en-US"/>
        </w:rPr>
        <w:fldChar w:fldCharType="end"/>
      </w:r>
      <w:r w:rsidR="007C6025" w:rsidRPr="007C6025">
        <w:rPr>
          <w:rFonts w:ascii="Arial" w:hAnsi="Arial" w:cs="Arial"/>
          <w:sz w:val="24"/>
          <w:szCs w:val="24"/>
        </w:rPr>
        <w:t xml:space="preserve">. </w:t>
      </w:r>
    </w:p>
    <w:p w14:paraId="783577C4" w14:textId="598DA1AA" w:rsidR="0061529D" w:rsidRPr="000D7E42" w:rsidRDefault="0061529D" w:rsidP="0061529D">
      <w:pPr>
        <w:spacing w:line="480" w:lineRule="auto"/>
        <w:rPr>
          <w:rFonts w:ascii="Arial" w:hAnsi="Arial" w:cs="Arial"/>
          <w:sz w:val="24"/>
          <w:szCs w:val="24"/>
          <w:lang w:val="en-US"/>
        </w:rPr>
      </w:pPr>
      <w:r>
        <w:rPr>
          <w:rFonts w:ascii="Arial" w:hAnsi="Arial" w:cs="Arial"/>
          <w:sz w:val="24"/>
          <w:szCs w:val="24"/>
          <w:lang w:val="en-US"/>
        </w:rPr>
        <w:t xml:space="preserve">In this study, SST and AMO were the variables that showed significant correlations with one or more coral growth parameters. </w:t>
      </w:r>
      <w:r w:rsidR="00FF5585">
        <w:rPr>
          <w:rFonts w:ascii="Arial" w:hAnsi="Arial" w:cs="Arial"/>
          <w:sz w:val="24"/>
          <w:szCs w:val="24"/>
          <w:lang w:val="en-US"/>
        </w:rPr>
        <w:t xml:space="preserve">These variables </w:t>
      </w:r>
      <w:r w:rsidR="00B13F11">
        <w:rPr>
          <w:rFonts w:ascii="Arial" w:hAnsi="Arial" w:cs="Arial"/>
          <w:sz w:val="24"/>
          <w:szCs w:val="24"/>
          <w:lang w:val="en-US"/>
        </w:rPr>
        <w:t>have an effect on</w:t>
      </w:r>
      <w:r w:rsidR="00FF5585">
        <w:rPr>
          <w:rFonts w:ascii="Arial" w:hAnsi="Arial" w:cs="Arial"/>
          <w:sz w:val="24"/>
          <w:szCs w:val="24"/>
          <w:lang w:val="en-US"/>
        </w:rPr>
        <w:t xml:space="preserve"> coral growth, but</w:t>
      </w:r>
      <w:r>
        <w:rPr>
          <w:rFonts w:ascii="Arial" w:hAnsi="Arial" w:cs="Arial"/>
          <w:sz w:val="24"/>
          <w:szCs w:val="24"/>
          <w:lang w:val="en-US"/>
        </w:rPr>
        <w:t xml:space="preserve"> there </w:t>
      </w:r>
      <w:r w:rsidR="00FF5585">
        <w:rPr>
          <w:rFonts w:ascii="Arial" w:hAnsi="Arial" w:cs="Arial"/>
          <w:sz w:val="24"/>
          <w:szCs w:val="24"/>
          <w:lang w:val="en-US"/>
        </w:rPr>
        <w:t>is</w:t>
      </w:r>
      <w:r>
        <w:rPr>
          <w:rFonts w:ascii="Arial" w:hAnsi="Arial" w:cs="Arial"/>
          <w:sz w:val="24"/>
          <w:szCs w:val="24"/>
          <w:lang w:val="en-US"/>
        </w:rPr>
        <w:t xml:space="preserve"> not a clear pattern</w:t>
      </w:r>
      <w:r w:rsidR="00B13F11">
        <w:rPr>
          <w:rFonts w:ascii="Arial" w:hAnsi="Arial" w:cs="Arial"/>
          <w:sz w:val="24"/>
          <w:szCs w:val="24"/>
          <w:lang w:val="en-US"/>
        </w:rPr>
        <w:t xml:space="preserve"> that shows how the growth of</w:t>
      </w:r>
      <w:r w:rsidR="0084496B">
        <w:rPr>
          <w:rFonts w:ascii="Arial" w:hAnsi="Arial" w:cs="Arial"/>
          <w:sz w:val="24"/>
          <w:szCs w:val="24"/>
          <w:lang w:val="en-US"/>
        </w:rPr>
        <w:t xml:space="preserve"> </w:t>
      </w:r>
      <w:r w:rsidR="00FF5585">
        <w:rPr>
          <w:rFonts w:ascii="Arial" w:hAnsi="Arial" w:cs="Arial"/>
          <w:sz w:val="24"/>
          <w:szCs w:val="24"/>
          <w:lang w:val="en-US"/>
        </w:rPr>
        <w:t>Caribbean corals</w:t>
      </w:r>
      <w:r w:rsidR="00B13F11">
        <w:rPr>
          <w:rFonts w:ascii="Arial" w:hAnsi="Arial" w:cs="Arial"/>
          <w:sz w:val="24"/>
          <w:szCs w:val="24"/>
          <w:lang w:val="en-US"/>
        </w:rPr>
        <w:t xml:space="preserve"> is affected</w:t>
      </w:r>
      <w:r w:rsidR="00FF5585">
        <w:rPr>
          <w:rFonts w:ascii="Arial" w:hAnsi="Arial" w:cs="Arial"/>
          <w:sz w:val="24"/>
          <w:szCs w:val="24"/>
          <w:lang w:val="en-US"/>
        </w:rPr>
        <w:t xml:space="preserve"> </w:t>
      </w:r>
      <w:r w:rsidR="00FF5585">
        <w:rPr>
          <w:rFonts w:ascii="Arial" w:hAnsi="Arial" w:cs="Arial"/>
          <w:sz w:val="24"/>
          <w:szCs w:val="24"/>
          <w:lang w:val="en-US"/>
        </w:rPr>
        <w:fldChar w:fldCharType="begin" w:fldLock="1"/>
      </w:r>
      <w:r w:rsidR="00D574DE">
        <w:rPr>
          <w:rFonts w:ascii="Arial" w:hAnsi="Arial" w:cs="Arial"/>
          <w:sz w:val="24"/>
          <w:szCs w:val="24"/>
          <w:lang w:val="en-US"/>
        </w:rPr>
        <w:instrText>ADDIN CSL_CITATION {"citationItems":[{"id":"ITEM-1","itemData":{"DOI":"10.3389/fmars.2019.00038","ISSN":"22967745","author":[{"dropping-particle":"","family":"Lizcano-Sandoval","given":"Luis D.","non-dropping-particle":"","parse-names":false,"suffix":""},{"dropping-particle":"","family":"Marulanda-Gómez","given":"Ángela","non-dropping-particle":"","parse-names":false,"suffix":""},{"dropping-particle":"","family":"López-Victoria","given":"Mateo","non-dropping-particle":"","parse-names":false,"suffix":""},{"dropping-particle":"","family":"Rodriguez-Ramirez","given":"Alberto","non-dropping-particle":"","parse-names":false,"suffix":""}],"container-title":"Frontiers in Marine Science","id":"ITEM-1","issue":"February","issued":{"date-parts":[["2019"]]},"page":"38","title":"Climate change and Atlantic Multidecadal Oscillation as drivers of recent declines in coral growth rates in the Southwestern Caribbean","type":"article-journal","volume":"6"},"uris":["http://www.mendeley.com/documents/?uuid=1155b45c-3ab0-4c4c-b793-4fc8d0147f03"]},{"id":"ITEM-2","itemData":{"DOI":"10.1038/ncomms1222","ISBN":"2041-1723 (Electronic)\\r2041-1723 (Linking)","ISSN":"2041-1723","PMID":"21364554","abstract":"Ocean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(1996).","author":[{"dropping-particle":"","family":"Helmle","given":"Kevin P.","non-dropping-particle":"","parse-names":false,"suffix":""},{"dropping-particle":"","family":"Dodge","given":"Richard E.","non-dropping-particle":"","parse-names":false,"suffix":""},{"dropping-particle":"","family":"Swart","given":"Peter K.","non-dropping-particle":"","parse-names":false,"suffix":""},{"dropping-particle":"","family":"Gledhill","given":"Dwight K.","non-dropping-particle":"","parse-names":false,"suffix":""},{"dropping-particle":"","family":"Eakin","given":"C. Mark","non-dropping-particle":"","parse-names":false,"suffix":""}],"container-title":"Nature Communications","id":"ITEM-2","issue":"1","issued":{"date-parts":[["2011"]]},"page":"215","publisher":"Nature Publishing Group","title":"Growth rates of Florida corals from 1937 to 1996 and their response to climate change","type":"article-journal","volume":"2"},"uris":["http://www.mendeley.com/documents/?uuid=2c8869f2-9466-4086-b9d5-c6c8b3c55c4a"]},{"id":"ITEM-3","itemData":{"DOI":"10.1038/ngeo1780","ISBN":"1752-0894","ISSN":"17520894","abstract":"Coral growth rates are highly dependent on environmental variables such as sea surface temperature1, 2 and solar irradiance3, 4. Multi-decadal variability in coral growth rates has been documented throughout the Caribbean over the past 150–200 years5, 6, and linked to variations in Atlantic sea surface temperatures5. Multi-decadal variability in sea surface temperatures in the North Atlantic, in turn, has been linked to volcanic and anthropogenic aerosol forcing7. Here, we examine the drivers of changes in coral growth rates in the western Caribbean between 1880 and 2000, using previously published coral growth chronologies from two sites in the region, and a numerical model. Changes in coral growth rates over this period coincided with variations in sea surface temperature and incoming short-wave radiation. Our model simulations show that variations in the concentration of anthropogenic aerosols caused variations in sea surface temperature and incoming radiation in the second half of the twentieth century. Before this, variations in volcanic aerosols may have played a more important role. With the exception of extreme mass bleaching events, we suggest that neither climate change from greenhouse-gas emissions nor ocean acidification is necessarily the driver of multi-decadal variations in growth rates at some Caribbean locations. Rather, the cause may be regional climate change due to volcanic and anthropogenic aerosol emissions.","author":[{"dropping-particle":"","family":"Kwiatkowski","given":"Lester","non-dropping-particle":"","parse-names":false,"suffix":""},{"dropping-particle":"","family":"Cox","given":"Peter M.","non-dropping-particle":"","parse-names":false,"suffix":""},{"dropping-particle":"","family":"Economou","given":"Theo","non-dropping-particle":"","parse-names":false,"suffix":""},{"dropping-particle":"","family":"Halloran","given":"Paul R.","non-dropping-particle":"","parse-names":false,"suffix":""},{"dropping-particle":"","family":"Mumby","given":"Peter J.","non-dropping-particle":"","parse-names":false,"suffix":""},{"dropping-particle":"","family":"Booth","given":"Ben B B","non-dropping-particle":"","parse-names":false,"suffix":""},{"dropping-particle":"","family":"Carilli","given":"Jessica","non-dropping-particle":"","parse-names":false,"suffix":""},{"dropping-particle":"","family":"Guzman","given":"Hector M.","non-dropping-particle":"","parse-names":false,"suffix":""}],"container-title":"Nature Geoscience","id":"ITEM-3","issue":"5","issued":{"date-parts":[["2013"]]},"page":"362-366","publisher":"Nature Publishing Group","title":"Supplemental","type":"article-journal","volume":"6"},"uris":["http://www.mendeley.com/documents/?uuid=493dd345-40b5-407a-95ed-8fa458fc125a"]},{"id":"ITEM-4","itemData":{"DOI":"10.1029/2012PA002313","ISBN":"0883-8305","ISSN":"08838305","abstract":"Accurate low-latitude sea surface temperature (SST) records that predate the instrumental era are needed to put recent warming in the context of natural climate variability and to evaluate the persistence of lower frequency climate variability prior to the instrumental era and the possible influence of anthropogenic climate change on this variability. Here we present a 235-year-long SST reconstruction based on annual growth rates (linear extension) of three colonies of the Atlantic coral Siderastrea siderea sampled at two sites on the northeastern Yucatan Peninsula, Mexico, located within the Atlantic Warm Pool (AWP). AWP SSTs vary in concert the Atlantic Multidecadal Oscillation (AMO), a basin-wide, quasiperiodic (</w:instrText>
      </w:r>
      <w:r w:rsidR="00D574DE">
        <w:rPr>
          <w:rFonts w:ascii="Cambria Math" w:hAnsi="Cambria Math" w:cs="Cambria Math"/>
          <w:sz w:val="24"/>
          <w:szCs w:val="24"/>
          <w:lang w:val="en-US"/>
        </w:rPr>
        <w:instrText>∼</w:instrText>
      </w:r>
      <w:r w:rsidR="00D574DE">
        <w:rPr>
          <w:rFonts w:ascii="Arial" w:hAnsi="Arial" w:cs="Arial"/>
          <w:sz w:val="24"/>
          <w:szCs w:val="24"/>
          <w:lang w:val="en-US"/>
        </w:rPr>
        <w:instrText>60--80 years) oscillation of North Atlantic SSTs. We demonstrate that the annual linear growth rates of all three coral colonies are significantly inversely correlated with SST. We calibrate annual linear growth rates to SST between 1900 and 1960 AD. The linear correlation coefficient over the calibration period is r = −0.77 and −0.66 over the instrumental record (1860--2008 AD). We apply our calibration to annual linear growth rates to extend the SST record to 1775 AD and show that multidecadal SST variability has been a persistent feature of the AWP, and likely, of the North Atlantic over this time period. Our results imply that tropical Atlantic SSTs remained within 1\\,^{\\circ}C of modern values during the past 225 years, consistent with a previous reconstruction based on coral growth rates and with most estimates based on the Mg/Ca of planktonic foraminifera from marine sediments.","author":[{"dropping-particle":"","family":"Vásquez-Bedoya","given":"Luis Fernando","non-dropping-particle":"","parse-names":false,"suffix":""},{"dropping-particle":"","family":"Cohen","given":"Anne L.","non-dropping-particle":"","parse-names":false,"suffix":""},{"dropping-particle":"","family":"Oppo","given":"Delia W.","non-dropping-particle":"","parse-names":false,"suffix":""},{"dropping-particle":"","family":"Blanchon","given":"Paul","non-dropping-particle":"","parse-names":false,"suffix":""}],"container-title":"Paleoceanography","id":"ITEM-4","issue":"3","issued":{"date-parts":[["2012"]]},"page":"PA3231","title":"Corals record persistent multidecadal SST variability in the Atlantic Warm Pool since 1775 AD","type":"article-journal","volume":"27"},"uris":["http://www.mendeley.com/documents/?uuid=1a16b6ad-d3da-4d1d-807a-bc7fb166214b"]},{"id":"ITEM-5","itemData":{"DOI":"10.1038/ngeo552","ISBN":"1752-0894","ISSN":"1752-0894","abstract":"Sea surface temperature variability in the North Atlantic Ocean recorded since about 1850 has been ascribed to a natural multidecadal oscillation superimposed on a background warming trend1, 2, 3, 4, 5, 6. It has been suggested that the multidecadal variability may be a persistent feature6, 7, 8, raising the possibility that the associated climate impacts may be predictable9. However, our understanding of the multidecadal ocean variability before the instrumental record is based on interpretations of high-latitude terrestrial proxy records7, 8. Here we present an absolutely dated and annually resolved record of sea surface temperature from the Bahamas, based on a 440-year time series of coral growth rates. The reconstruction indicates that temperatures were as warm as today from about 1552 to 1570, then cooled by about 1 °C from 1650 to 1730 before warming until the present. Our estimates of background variability suggest that much of the warming since 1900 was driven by anthropogenic forcing. Interdecadal variability with a period of 15–25 years is superimposed on most of the record, but multidecadal variability becomes significant only after 1730. We conclude that the multidecadal variability in sea surface temperatures in the low-latitude western Atlantic Ocean may not be persistent, potentially making accurate decadal climate forecasts more difficult to achieve.","author":[{"dropping-particle":"","family":"Saenger</w:instrText>
      </w:r>
      <w:r w:rsidR="00D574DE" w:rsidRPr="00D574DE">
        <w:rPr>
          <w:rFonts w:ascii="Arial" w:hAnsi="Arial" w:cs="Arial"/>
          <w:sz w:val="24"/>
          <w:szCs w:val="24"/>
        </w:rPr>
        <w:instrText>","given":"Casey","non-dropping-particle":"","parse-names":false,"suffix":""},{"dropping-particle":"","family":"Cohen","given":"Anne L.","non-dropping-particle":"","parse-names":false,"suffix":""},{"dropping-particle":"","family":"Oppo","given":"Delia W.","non-dropping-particle":"","parse-names":false,"suffix":""},{"dropping-particle":"","family":"Halley","given":"Robert B.","non-dropping-particle":"","parse-names":false,"suffix":""},{"dropping-particle":"","family":"Carilli","given":"Jessica E.","non-dropping-particle":"","parse-names":false,"suffix":""}],"container-title":"Nature Geoscience","id":"ITEM-5","issue":"7","issued":{"date-parts":[["2009"]]},"page":"492-495","title":"Surface-temperature trends and variability in the low-latitude North Atlantic since 1552","type":"article-journal","volume":"2"},"uris":["http://www.mendeley.com/documents/?uuid=ab445abf-1629-4986-a450-b9d5782a9249"]}],"mendeley":{"formattedCitation":"(Saenger et al. 2009; Helmle et al. 2011; Vásquez-Bedoya et al. 2012; Kwiatkowski et al. 2013; Lizcano-Sandoval et al. 2019)","plainTextFormattedCitation":"(Saenger et al. 2009; Helmle et al. 2011; Vásquez-Bedoya et al. 2012; Kwiatkowski et al. 2013; Lizcano-Sandoval et al. 2019)","previouslyFormattedCitation":"(Saenger et al. 2009; Helmle et al. 2011; Vásquez-Bedoya et al. 2012; Kwiatkowski et al. 2013; Lizcano-Sandoval et al. 2019)"},"properties":{"noteIndex":0},"schema":"https://github.com/citation-style-language/schema/raw/master/csl-citation.json"}</w:instrText>
      </w:r>
      <w:r w:rsidR="00FF5585">
        <w:rPr>
          <w:rFonts w:ascii="Arial" w:hAnsi="Arial" w:cs="Arial"/>
          <w:sz w:val="24"/>
          <w:szCs w:val="24"/>
          <w:lang w:val="en-US"/>
        </w:rPr>
        <w:fldChar w:fldCharType="separate"/>
      </w:r>
      <w:r w:rsidR="00AC1795" w:rsidRPr="00AC1795">
        <w:rPr>
          <w:rFonts w:ascii="Arial" w:hAnsi="Arial" w:cs="Arial"/>
          <w:noProof/>
          <w:sz w:val="24"/>
          <w:szCs w:val="24"/>
        </w:rPr>
        <w:t>(Saenger et al. 2009; Helmle et al. 2011; Vásquez-Bedoya et al. 2012; Kwiatkowski et al. 2013; Lizcano-Sandoval et al. 2019)</w:t>
      </w:r>
      <w:r w:rsidR="00FF5585">
        <w:rPr>
          <w:rFonts w:ascii="Arial" w:hAnsi="Arial" w:cs="Arial"/>
          <w:sz w:val="24"/>
          <w:szCs w:val="24"/>
          <w:lang w:val="en-US"/>
        </w:rPr>
        <w:fldChar w:fldCharType="end"/>
      </w:r>
      <w:r w:rsidRPr="00FF5585">
        <w:rPr>
          <w:rFonts w:ascii="Arial" w:hAnsi="Arial" w:cs="Arial"/>
          <w:sz w:val="24"/>
          <w:szCs w:val="24"/>
        </w:rPr>
        <w:t xml:space="preserve">. </w:t>
      </w:r>
      <w:r w:rsidR="004E6411" w:rsidRPr="004E6411">
        <w:rPr>
          <w:rFonts w:ascii="Arial" w:hAnsi="Arial" w:cs="Arial"/>
          <w:sz w:val="24"/>
          <w:szCs w:val="24"/>
          <w:lang w:val="en-US"/>
        </w:rPr>
        <w:t>A</w:t>
      </w:r>
      <w:r w:rsidR="004E6411">
        <w:rPr>
          <w:rFonts w:ascii="Arial" w:hAnsi="Arial" w:cs="Arial"/>
          <w:sz w:val="24"/>
          <w:szCs w:val="24"/>
          <w:lang w:val="en-US"/>
        </w:rPr>
        <w:t xml:space="preserve">lso, </w:t>
      </w:r>
      <w:r w:rsidR="00E31195">
        <w:rPr>
          <w:rFonts w:ascii="Arial" w:hAnsi="Arial" w:cs="Arial"/>
          <w:sz w:val="24"/>
          <w:szCs w:val="24"/>
          <w:lang w:val="en-US"/>
        </w:rPr>
        <w:t xml:space="preserve">it is important to consider that </w:t>
      </w:r>
      <w:r w:rsidR="004E6411">
        <w:rPr>
          <w:rFonts w:ascii="Arial" w:hAnsi="Arial" w:cs="Arial"/>
          <w:sz w:val="24"/>
          <w:szCs w:val="24"/>
          <w:lang w:val="en-US"/>
        </w:rPr>
        <w:t xml:space="preserve">the response </w:t>
      </w:r>
      <w:r w:rsidR="00916EEB">
        <w:rPr>
          <w:rFonts w:ascii="Arial" w:hAnsi="Arial" w:cs="Arial"/>
          <w:sz w:val="24"/>
          <w:szCs w:val="24"/>
          <w:lang w:val="en-US"/>
        </w:rPr>
        <w:t xml:space="preserve">of coral growth to </w:t>
      </w:r>
      <w:r w:rsidR="004E6411">
        <w:rPr>
          <w:rFonts w:ascii="Arial" w:hAnsi="Arial" w:cs="Arial"/>
          <w:sz w:val="24"/>
          <w:szCs w:val="24"/>
          <w:lang w:val="en-US"/>
        </w:rPr>
        <w:t>conditions</w:t>
      </w:r>
      <w:r w:rsidR="00996243">
        <w:rPr>
          <w:rFonts w:ascii="Arial" w:hAnsi="Arial" w:cs="Arial"/>
          <w:sz w:val="24"/>
          <w:szCs w:val="24"/>
          <w:lang w:val="en-US"/>
        </w:rPr>
        <w:t xml:space="preserve"> at surface</w:t>
      </w:r>
      <w:r w:rsidR="004E6411">
        <w:rPr>
          <w:rFonts w:ascii="Arial" w:hAnsi="Arial" w:cs="Arial"/>
          <w:sz w:val="24"/>
          <w:szCs w:val="24"/>
          <w:lang w:val="en-US"/>
        </w:rPr>
        <w:t xml:space="preserve"> </w:t>
      </w:r>
      <w:r>
        <w:rPr>
          <w:rFonts w:ascii="Arial" w:hAnsi="Arial" w:cs="Arial"/>
          <w:sz w:val="24"/>
          <w:szCs w:val="24"/>
          <w:lang w:val="en-US"/>
        </w:rPr>
        <w:t>can differ from those on the bottom</w:t>
      </w:r>
      <w:r w:rsidR="00B07419">
        <w:rPr>
          <w:rFonts w:ascii="Arial" w:hAnsi="Arial" w:cs="Arial"/>
          <w:sz w:val="24"/>
          <w:szCs w:val="24"/>
          <w:lang w:val="en-US"/>
        </w:rPr>
        <w:t>,</w:t>
      </w:r>
      <w:r w:rsidR="00916EEB">
        <w:rPr>
          <w:rFonts w:ascii="Arial" w:hAnsi="Arial" w:cs="Arial"/>
          <w:sz w:val="24"/>
          <w:szCs w:val="24"/>
          <w:lang w:val="en-US"/>
        </w:rPr>
        <w:t xml:space="preserve"> where corals grow.</w:t>
      </w:r>
      <w:r>
        <w:rPr>
          <w:rFonts w:ascii="Arial" w:hAnsi="Arial" w:cs="Arial"/>
          <w:sz w:val="24"/>
          <w:szCs w:val="24"/>
          <w:lang w:val="en-US"/>
        </w:rPr>
        <w:t xml:space="preserve"> For example, Pizarro et al. </w:t>
      </w:r>
      <w:r>
        <w:rPr>
          <w:rFonts w:ascii="Arial" w:hAnsi="Arial" w:cs="Arial"/>
          <w:sz w:val="24"/>
          <w:szCs w:val="24"/>
          <w:lang w:val="en-US"/>
        </w:rPr>
        <w:fldChar w:fldCharType="begin" w:fldLock="1"/>
      </w:r>
      <w:r>
        <w:rPr>
          <w:rFonts w:ascii="Arial" w:hAnsi="Arial" w:cs="Arial"/>
          <w:sz w:val="24"/>
          <w:szCs w:val="24"/>
          <w:lang w:val="en-US"/>
        </w:rPr>
        <w:instrText>ADDIN CSL_CITATION {"citationItems":[{"id":"ITEM-1","itemData":{"DOI":"10.7717/peerj.4119","ISSN":"2167-8359","abstract":"&lt;p&gt;Coral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-1","issued":{"date-parts":[["2017"]]},"page":"e4119","title":"Unraveling the structure and composition of Varadero Reef, an improbable and imperiled coral reef in the Colombian Caribbean","type":"article-journal","volume":"5"},"suppress-author":1,"uris":["http://www.mendeley.com/documents/?uuid=90e24e7d-16e5-4258-b335-bcafee911305"]}],"mendeley":{"formattedCitation":"(2017)","plainTextFormattedCitation":"(2017)","previouslyFormattedCitation":"(2017)"},"properties":{"noteIndex":0},"schema":"https://github.com/citation-style-language/schema/raw/master/csl-citation.json"}</w:instrText>
      </w:r>
      <w:r>
        <w:rPr>
          <w:rFonts w:ascii="Arial" w:hAnsi="Arial" w:cs="Arial"/>
          <w:sz w:val="24"/>
          <w:szCs w:val="24"/>
          <w:lang w:val="en-US"/>
        </w:rPr>
        <w:fldChar w:fldCharType="separate"/>
      </w:r>
      <w:r w:rsidRPr="005361F2">
        <w:rPr>
          <w:rFonts w:ascii="Arial" w:hAnsi="Arial" w:cs="Arial"/>
          <w:noProof/>
          <w:sz w:val="24"/>
          <w:szCs w:val="24"/>
          <w:lang w:val="en-US"/>
        </w:rPr>
        <w:t>(2017)</w:t>
      </w:r>
      <w:r>
        <w:rPr>
          <w:rFonts w:ascii="Arial" w:hAnsi="Arial" w:cs="Arial"/>
          <w:sz w:val="24"/>
          <w:szCs w:val="24"/>
          <w:lang w:val="en-US"/>
        </w:rPr>
        <w:fldChar w:fldCharType="end"/>
      </w:r>
      <w:r>
        <w:rPr>
          <w:rFonts w:ascii="Arial" w:hAnsi="Arial" w:cs="Arial"/>
          <w:sz w:val="24"/>
          <w:szCs w:val="24"/>
          <w:lang w:val="en-US"/>
        </w:rPr>
        <w:t xml:space="preserve"> found a strong stratification </w:t>
      </w:r>
      <w:r w:rsidR="00E31195">
        <w:rPr>
          <w:rFonts w:ascii="Arial" w:hAnsi="Arial" w:cs="Arial"/>
          <w:sz w:val="24"/>
          <w:szCs w:val="24"/>
          <w:lang w:val="en-US"/>
        </w:rPr>
        <w:t>of</w:t>
      </w:r>
      <w:r>
        <w:rPr>
          <w:rFonts w:ascii="Arial" w:hAnsi="Arial" w:cs="Arial"/>
          <w:sz w:val="24"/>
          <w:szCs w:val="24"/>
          <w:lang w:val="en-US"/>
        </w:rPr>
        <w:t xml:space="preserve"> </w:t>
      </w:r>
      <w:r w:rsidR="00C1393A">
        <w:rPr>
          <w:rFonts w:ascii="Arial" w:hAnsi="Arial" w:cs="Arial"/>
          <w:sz w:val="24"/>
          <w:szCs w:val="24"/>
          <w:lang w:val="en-US"/>
        </w:rPr>
        <w:t>light attenuation (</w:t>
      </w:r>
      <w:proofErr w:type="spellStart"/>
      <w:r w:rsidR="00C1393A">
        <w:rPr>
          <w:rFonts w:ascii="Arial" w:hAnsi="Arial" w:cs="Arial"/>
          <w:sz w:val="24"/>
          <w:szCs w:val="24"/>
          <w:lang w:val="en-US"/>
        </w:rPr>
        <w:t>K</w:t>
      </w:r>
      <w:r w:rsidR="00C1393A" w:rsidRPr="005361F2">
        <w:rPr>
          <w:rFonts w:ascii="Arial" w:hAnsi="Arial" w:cs="Arial"/>
          <w:sz w:val="24"/>
          <w:szCs w:val="24"/>
          <w:vertAlign w:val="subscript"/>
          <w:lang w:val="en-US"/>
        </w:rPr>
        <w:t>d</w:t>
      </w:r>
      <w:proofErr w:type="spellEnd"/>
      <w:r w:rsidR="00C1393A">
        <w:rPr>
          <w:rFonts w:ascii="Arial" w:hAnsi="Arial" w:cs="Arial"/>
          <w:sz w:val="24"/>
          <w:szCs w:val="24"/>
          <w:lang w:val="en-US"/>
        </w:rPr>
        <w:t xml:space="preserve">) in the water column along </w:t>
      </w:r>
      <w:r>
        <w:rPr>
          <w:rFonts w:ascii="Arial" w:hAnsi="Arial" w:cs="Arial"/>
          <w:sz w:val="24"/>
          <w:szCs w:val="24"/>
          <w:lang w:val="en-US"/>
        </w:rPr>
        <w:t xml:space="preserve">a 9 m </w:t>
      </w:r>
      <w:r w:rsidR="00B07419">
        <w:rPr>
          <w:rFonts w:ascii="Arial" w:hAnsi="Arial" w:cs="Arial"/>
          <w:sz w:val="24"/>
          <w:szCs w:val="24"/>
          <w:lang w:val="en-US"/>
        </w:rPr>
        <w:t>water-depth</w:t>
      </w:r>
      <w:r w:rsidR="00C1393A">
        <w:rPr>
          <w:rFonts w:ascii="Arial" w:hAnsi="Arial" w:cs="Arial"/>
          <w:sz w:val="24"/>
          <w:szCs w:val="24"/>
          <w:lang w:val="en-US"/>
        </w:rPr>
        <w:t xml:space="preserve">. </w:t>
      </w:r>
      <w:r w:rsidR="00996243">
        <w:rPr>
          <w:rFonts w:ascii="Arial" w:hAnsi="Arial" w:cs="Arial"/>
          <w:sz w:val="24"/>
          <w:szCs w:val="24"/>
          <w:lang w:val="en-US"/>
        </w:rPr>
        <w:t xml:space="preserve">Similar stratifications might be occurring </w:t>
      </w:r>
      <w:r w:rsidR="0087656E">
        <w:rPr>
          <w:rFonts w:ascii="Arial" w:hAnsi="Arial" w:cs="Arial"/>
          <w:sz w:val="24"/>
          <w:szCs w:val="24"/>
          <w:lang w:val="en-US"/>
        </w:rPr>
        <w:t>with variables such as temperature, salinity and suspend</w:t>
      </w:r>
      <w:bookmarkStart w:id="6" w:name="_GoBack"/>
      <w:bookmarkEnd w:id="6"/>
      <w:r w:rsidR="0087656E">
        <w:rPr>
          <w:rFonts w:ascii="Arial" w:hAnsi="Arial" w:cs="Arial"/>
          <w:sz w:val="24"/>
          <w:szCs w:val="24"/>
          <w:lang w:val="en-US"/>
        </w:rPr>
        <w:t>ed particles.</w:t>
      </w:r>
    </w:p>
    <w:p w14:paraId="668A63DF" w14:textId="58B85F95" w:rsidR="0061529D" w:rsidRDefault="00B07419" w:rsidP="0061529D">
      <w:pPr>
        <w:spacing w:line="480" w:lineRule="auto"/>
        <w:rPr>
          <w:rFonts w:ascii="Arial" w:hAnsi="Arial" w:cs="Arial"/>
          <w:sz w:val="24"/>
          <w:szCs w:val="24"/>
          <w:lang w:val="en-US"/>
        </w:rPr>
      </w:pPr>
      <w:ins w:id="7" w:author="Autorizado" w:date="2019-08-14T13:45:00Z">
        <w:r>
          <w:rPr>
            <w:rFonts w:ascii="Arial" w:hAnsi="Arial" w:cs="Arial"/>
            <w:sz w:val="24"/>
            <w:szCs w:val="24"/>
            <w:lang w:val="en-US"/>
          </w:rPr>
          <w:t xml:space="preserve">Regardless of the variables affecting coral growth parameters in Varadero, the conditions of this reef continue to be </w:t>
        </w:r>
      </w:ins>
      <w:del w:id="8" w:author="Autorizado" w:date="2019-08-14T13:50:00Z">
        <w:r w:rsidR="0061529D" w:rsidDel="00B07419">
          <w:rPr>
            <w:rFonts w:ascii="Arial" w:hAnsi="Arial" w:cs="Arial"/>
            <w:sz w:val="24"/>
            <w:szCs w:val="24"/>
            <w:lang w:val="en-US"/>
          </w:rPr>
          <w:delText xml:space="preserve">Nonetheless, a coral reef like Varadero is </w:delText>
        </w:r>
      </w:del>
      <w:r w:rsidR="0061529D">
        <w:rPr>
          <w:rFonts w:ascii="Arial" w:hAnsi="Arial" w:cs="Arial"/>
          <w:sz w:val="24"/>
          <w:szCs w:val="24"/>
          <w:lang w:val="en-US"/>
        </w:rPr>
        <w:t xml:space="preserve">very unusual. Under </w:t>
      </w:r>
      <w:ins w:id="9" w:author="Autorizado" w:date="2019-08-14T13:52:00Z">
        <w:r>
          <w:rPr>
            <w:rFonts w:ascii="Arial" w:hAnsi="Arial" w:cs="Arial"/>
            <w:sz w:val="24"/>
            <w:szCs w:val="24"/>
            <w:lang w:val="en-US"/>
          </w:rPr>
          <w:t xml:space="preserve">Varadero’s </w:t>
        </w:r>
      </w:ins>
      <w:del w:id="10" w:author="Autorizado" w:date="2019-08-14T13:52:00Z">
        <w:r w:rsidR="0061529D" w:rsidDel="00B07419">
          <w:rPr>
            <w:rFonts w:ascii="Arial" w:hAnsi="Arial" w:cs="Arial"/>
            <w:sz w:val="24"/>
            <w:szCs w:val="24"/>
            <w:lang w:val="en-US"/>
          </w:rPr>
          <w:delText xml:space="preserve">these </w:delText>
        </w:r>
      </w:del>
      <w:r w:rsidR="0061529D">
        <w:rPr>
          <w:rFonts w:ascii="Arial" w:hAnsi="Arial" w:cs="Arial"/>
          <w:sz w:val="24"/>
          <w:szCs w:val="24"/>
          <w:lang w:val="en-US"/>
        </w:rPr>
        <w:t xml:space="preserve">turbid </w:t>
      </w:r>
      <w:r w:rsidR="00CB341B">
        <w:rPr>
          <w:rFonts w:ascii="Arial" w:hAnsi="Arial" w:cs="Arial"/>
          <w:sz w:val="24"/>
          <w:szCs w:val="24"/>
          <w:lang w:val="en-US"/>
        </w:rPr>
        <w:t xml:space="preserve">and contaminated </w:t>
      </w:r>
      <w:ins w:id="11" w:author="Autorizado" w:date="2019-08-14T13:52:00Z">
        <w:r>
          <w:rPr>
            <w:rFonts w:ascii="Arial" w:hAnsi="Arial" w:cs="Arial"/>
            <w:sz w:val="24"/>
            <w:szCs w:val="24"/>
            <w:lang w:val="en-US"/>
          </w:rPr>
          <w:t>waters</w:t>
        </w:r>
      </w:ins>
      <w:del w:id="12" w:author="Autorizado" w:date="2019-08-14T13:52:00Z">
        <w:r w:rsidR="0061529D" w:rsidDel="00B07419">
          <w:rPr>
            <w:rFonts w:ascii="Arial" w:hAnsi="Arial" w:cs="Arial"/>
            <w:sz w:val="24"/>
            <w:szCs w:val="24"/>
            <w:lang w:val="en-US"/>
          </w:rPr>
          <w:delText>conditions</w:delText>
        </w:r>
      </w:del>
      <w:r w:rsidR="0061529D">
        <w:rPr>
          <w:rFonts w:ascii="Arial" w:hAnsi="Arial" w:cs="Arial"/>
          <w:sz w:val="24"/>
          <w:szCs w:val="24"/>
          <w:lang w:val="en-US"/>
        </w:rPr>
        <w:t xml:space="preserve">, corals have shown to have high </w:t>
      </w:r>
      <w:proofErr w:type="spellStart"/>
      <w:r w:rsidR="0061529D">
        <w:rPr>
          <w:rFonts w:ascii="Arial" w:hAnsi="Arial" w:cs="Arial"/>
          <w:sz w:val="24"/>
          <w:szCs w:val="24"/>
          <w:lang w:val="en-US"/>
        </w:rPr>
        <w:t>Q</w:t>
      </w:r>
      <w:r w:rsidR="0061529D" w:rsidRPr="003301D2">
        <w:rPr>
          <w:rFonts w:ascii="Arial" w:hAnsi="Arial" w:cs="Arial"/>
          <w:sz w:val="24"/>
          <w:szCs w:val="24"/>
          <w:vertAlign w:val="subscript"/>
          <w:lang w:val="en-US"/>
        </w:rPr>
        <w:t>m</w:t>
      </w:r>
      <w:proofErr w:type="spellEnd"/>
      <w:r w:rsidR="0061529D">
        <w:rPr>
          <w:rFonts w:ascii="Arial" w:hAnsi="Arial" w:cs="Arial"/>
          <w:sz w:val="24"/>
          <w:szCs w:val="24"/>
          <w:lang w:val="en-US"/>
        </w:rPr>
        <w:t xml:space="preserve"> (maximum excitation pressure over photosystem II) values </w:t>
      </w:r>
      <w:r w:rsidR="0061529D">
        <w:rPr>
          <w:rFonts w:ascii="Arial" w:hAnsi="Arial" w:cs="Arial"/>
          <w:sz w:val="24"/>
          <w:szCs w:val="24"/>
          <w:lang w:val="en-US"/>
        </w:rPr>
        <w:fldChar w:fldCharType="begin" w:fldLock="1"/>
      </w:r>
      <w:r w:rsidR="0061529D">
        <w:rPr>
          <w:rFonts w:ascii="Arial" w:hAnsi="Arial" w:cs="Arial"/>
          <w:sz w:val="24"/>
          <w:szCs w:val="24"/>
          <w:lang w:val="en-US"/>
        </w:rPr>
        <w:instrText>ADDIN CSL_CITATION {"citationItems":[{"id":"ITEM-1","itemData":{"DOI":"10.7717/peerj.4119","ISSN":"2167-8359","abstract":"&lt;p&gt;Coral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protections.&lt;/p&gt;","author":[{"dropping-particle":"","family":"Pizarro","given":"Valeria","non-dropping-particle":"","parse-names":false,"suffix":""},{"dropping-particle":"","family":"Rodríguez","given":"Sara C.","non-dropping-particle":"","parse-names":false,"suffix":""},{"dropping-particle":"","family":"López-Victoria","given":"Mateo","non-dropping-particle":"","parse-names":false,"suffix":""},{"dropping-particle":"","family":"Zapata","given":"Fernando A.","non-dropping-particle":"","parse-names":false,"suffix":""},{"dropping-particle":"","family":"Zea","given":"Sven","non-dropping-particle":"","parse-names":false,"suffix":""},{"dropping-particle":"","family":"Galindo-Martínez","given":"Claudia T.","non-dropping-particle":"","parse-names":false,"suffix":""},{"dropping-particle":"","family":"Iglesias-Prieto","given":"Roberto","non-dropping-particle":"","parse-names":false,"suffix":""},{"dropping-particle":"","family":"Pollock","given":"Joseph","non-dropping-particle":"","parse-names":false,"suffix":""},{"dropping-particle":"","family":"Medina","given":"Mónica","non-dropping-particle":"","parse-names":false,"suffix":""}],"container-title":"PeerJ","id":"ITEM-1","issued":{"date-parts":[["2017"]]},"page":"e4119","title":"Unraveling the structure and composition of Varadero Reef, an improbable and imperiled coral reef in the Colombian Caribbean","type":"article-journal","volume":"5"},"uris":["http://www.mendeley.com/documents/?uuid=90e24e7d-16e5-4258-b335-bcafee911305"]}],"mendeley":{"formattedCitation":"(Pizarro et al. 2017)","plainTextFormattedCitation":"(Pizarro et al. 2017)","previouslyFormattedCitation":"(Pizarro et al. 2017)"},"properties":{"noteIndex":0},"schema":"https://github.com/citation-style-language/schema/raw/master/csl-citation.json"}</w:instrText>
      </w:r>
      <w:r w:rsidR="0061529D">
        <w:rPr>
          <w:rFonts w:ascii="Arial" w:hAnsi="Arial" w:cs="Arial"/>
          <w:sz w:val="24"/>
          <w:szCs w:val="24"/>
          <w:lang w:val="en-US"/>
        </w:rPr>
        <w:fldChar w:fldCharType="separate"/>
      </w:r>
      <w:r w:rsidR="0061529D" w:rsidRPr="00447078">
        <w:rPr>
          <w:rFonts w:ascii="Arial" w:hAnsi="Arial" w:cs="Arial"/>
          <w:noProof/>
          <w:sz w:val="24"/>
          <w:szCs w:val="24"/>
          <w:lang w:val="en-US"/>
        </w:rPr>
        <w:t>(Pizarro et al. 2017)</w:t>
      </w:r>
      <w:r w:rsidR="0061529D">
        <w:rPr>
          <w:rFonts w:ascii="Arial" w:hAnsi="Arial" w:cs="Arial"/>
          <w:sz w:val="24"/>
          <w:szCs w:val="24"/>
          <w:lang w:val="en-US"/>
        </w:rPr>
        <w:fldChar w:fldCharType="end"/>
      </w:r>
      <w:r w:rsidR="0061529D">
        <w:rPr>
          <w:rFonts w:ascii="Arial" w:hAnsi="Arial" w:cs="Arial"/>
          <w:sz w:val="24"/>
          <w:szCs w:val="24"/>
          <w:lang w:val="en-US"/>
        </w:rPr>
        <w:t xml:space="preserve">, suggesting that the symbiont algae </w:t>
      </w:r>
      <w:ins w:id="13" w:author="Autorizado" w:date="2019-08-14T13:52:00Z">
        <w:r>
          <w:rPr>
            <w:rFonts w:ascii="Arial" w:hAnsi="Arial" w:cs="Arial"/>
            <w:sz w:val="24"/>
            <w:szCs w:val="24"/>
            <w:lang w:val="en-US"/>
          </w:rPr>
          <w:t>are</w:t>
        </w:r>
      </w:ins>
      <w:del w:id="14" w:author="Autorizado" w:date="2019-08-14T13:52:00Z">
        <w:r w:rsidR="0061529D" w:rsidDel="00B07419">
          <w:rPr>
            <w:rFonts w:ascii="Arial" w:hAnsi="Arial" w:cs="Arial"/>
            <w:sz w:val="24"/>
            <w:szCs w:val="24"/>
            <w:lang w:val="en-US"/>
          </w:rPr>
          <w:delText>is</w:delText>
        </w:r>
      </w:del>
      <w:r w:rsidR="0061529D">
        <w:rPr>
          <w:rFonts w:ascii="Arial" w:hAnsi="Arial" w:cs="Arial"/>
          <w:sz w:val="24"/>
          <w:szCs w:val="24"/>
          <w:lang w:val="en-US"/>
        </w:rPr>
        <w:t xml:space="preserve"> not light-limited to make photosynthesis</w:t>
      </w:r>
      <w:r w:rsidR="00B81B49">
        <w:rPr>
          <w:rFonts w:ascii="Arial" w:hAnsi="Arial" w:cs="Arial"/>
          <w:sz w:val="24"/>
          <w:szCs w:val="24"/>
          <w:lang w:val="en-US"/>
        </w:rPr>
        <w:t xml:space="preserve">, as </w:t>
      </w:r>
      <w:r w:rsidR="00E13634">
        <w:rPr>
          <w:rFonts w:ascii="Arial" w:hAnsi="Arial" w:cs="Arial"/>
          <w:sz w:val="24"/>
          <w:szCs w:val="24"/>
          <w:lang w:val="en-US"/>
        </w:rPr>
        <w:t>observed in others studies</w:t>
      </w:r>
      <w:r w:rsidR="00B81B49">
        <w:rPr>
          <w:rFonts w:ascii="Arial" w:hAnsi="Arial" w:cs="Arial"/>
          <w:sz w:val="24"/>
          <w:szCs w:val="24"/>
          <w:lang w:val="en-US"/>
        </w:rPr>
        <w:t xml:space="preserve"> </w:t>
      </w:r>
      <w:r w:rsidR="00B81B49">
        <w:rPr>
          <w:rFonts w:ascii="Arial" w:hAnsi="Arial" w:cs="Arial"/>
          <w:sz w:val="24"/>
          <w:szCs w:val="24"/>
          <w:lang w:val="en-US"/>
        </w:rPr>
        <w:fldChar w:fldCharType="begin" w:fldLock="1"/>
      </w:r>
      <w:r w:rsidR="00F07834">
        <w:rPr>
          <w:rFonts w:ascii="Arial" w:hAnsi="Arial" w:cs="Arial"/>
          <w:sz w:val="24"/>
          <w:szCs w:val="24"/>
          <w:lang w:val="en-US"/>
        </w:rPr>
        <w:instrText>ADDIN CSL_CITATION {"citationItems":[{"id":"ITEM-1","itemData":{"DOI":"10.1371/journal.pone.0107195","ISSN":"19326203","abstract":"© 2014 Junjie et al. Sediment loads have long been known to be deleterious to corals, but the effects of turbidity and settling particles have not previously been partitioned. This study provides a novel approach using inert silicon carbide powder to partition and quantify the mechanical effects of sediment settling versus reduced light under a chronically high sedimentary regime on two turbid water corals commonly found in Singapore (Galaxea fascicularis and Goniopora somaliensis). Coral fragments were evenly distributed among three treatments: an open control (30% ambient PAR), a shaded control (15% ambient PAR) and sediment treatment (15% ambient PAR;  26.4 mg cm -2  day -1 ). The rate of photosynthesis and respiration, and the dark-adapted quantum yield were measured once a week for four weeks. By week four, the photosynthesis to respiration ratio (P/R ratio) and the photosynthetic yield (F v /F m ) had fallen by 14% and 3-17% respectively in the shaded control, contrasting with corals exposed to sediments whose P/R ratio and yield had declined by 21% and 18-34% respectively. The differences in rates between the shaded control and the sediment treatment were attributed to the mechanical effects of sediment deposition. The physiological response to sediment stress differed between species with G. fascicularis experiencing a greater decline in the net photosynthetic yield (13%) than G. somaliensis (9.5%), but a smaller increase in the respiration rates (G. fascicularis = 9.9%, G. somaliensis = 14.2%). These different physiological responses were attributed, in part, to coral morphology and highlighted key physiological processes that drive species distribution along high to low turbidity and depositional gradients.","author":[{"dropping-particle":"","family":"Junjie","given":"Reef K.","non-dropping-particle":"","parse-names":false,"suffix":""},{"dropping-particle":"","family":"Browne","given":"Nicola K.","non-dropping-particle":"","parse-names":false,"suffix":""},{"dropping-particle":"","family":"Erftemeijer","given":"Paul L.A.","non-dropping-particle":"","parse-names":false,"suffix":""},{"dropping-particle":"","family":"Todd","given":"Peter A.","non-dropping-particle":"","parse-names":false,"suffix":""}],"container-title":"PLoS ONE","id":"ITEM-1","issue":"9","issued":{"date-parts":[["2014"]]},"title":"Impacts of sediments on coral energetics: Partitioning the effects of turbidity and settling particles","type":"article-journal","volume":"9"},"uris":["http://www.mendeley.com/documents/?uuid=1fb21099-bd1e-4d5e-b28c-4f9569bbb2f4"]}],"mendeley":{"formattedCitation":"(Junjie et al. 2014)","plainTextFormattedCitation":"(Junjie et al. 2014)","previouslyFormattedCitation":"(Junjie et al. 2014)"},"properties":{"noteIndex":0},"schema":"https://github.com/citation-style-language/schema/raw/master/csl-citation.json"}</w:instrText>
      </w:r>
      <w:r w:rsidR="00B81B49">
        <w:rPr>
          <w:rFonts w:ascii="Arial" w:hAnsi="Arial" w:cs="Arial"/>
          <w:sz w:val="24"/>
          <w:szCs w:val="24"/>
          <w:lang w:val="en-US"/>
        </w:rPr>
        <w:fldChar w:fldCharType="separate"/>
      </w:r>
      <w:r w:rsidR="00B81B49" w:rsidRPr="00B81B49">
        <w:rPr>
          <w:rFonts w:ascii="Arial" w:hAnsi="Arial" w:cs="Arial"/>
          <w:noProof/>
          <w:sz w:val="24"/>
          <w:szCs w:val="24"/>
          <w:lang w:val="en-US"/>
        </w:rPr>
        <w:t>(Junjie et al. 2014)</w:t>
      </w:r>
      <w:r w:rsidR="00B81B49">
        <w:rPr>
          <w:rFonts w:ascii="Arial" w:hAnsi="Arial" w:cs="Arial"/>
          <w:sz w:val="24"/>
          <w:szCs w:val="24"/>
          <w:lang w:val="en-US"/>
        </w:rPr>
        <w:fldChar w:fldCharType="end"/>
      </w:r>
      <w:r w:rsidR="0061529D">
        <w:rPr>
          <w:rFonts w:ascii="Arial" w:hAnsi="Arial" w:cs="Arial"/>
          <w:sz w:val="24"/>
          <w:szCs w:val="24"/>
          <w:lang w:val="en-US"/>
        </w:rPr>
        <w:t>.</w:t>
      </w:r>
      <w:r w:rsidR="00B81B49" w:rsidRPr="00B81B49">
        <w:rPr>
          <w:rFonts w:ascii="Arial" w:hAnsi="Arial" w:cs="Arial"/>
          <w:sz w:val="24"/>
          <w:szCs w:val="24"/>
          <w:lang w:val="en-US"/>
        </w:rPr>
        <w:t xml:space="preserve"> </w:t>
      </w:r>
      <w:r w:rsidR="00B81B49">
        <w:rPr>
          <w:rFonts w:ascii="Arial" w:hAnsi="Arial" w:cs="Arial"/>
          <w:sz w:val="24"/>
          <w:szCs w:val="24"/>
          <w:lang w:val="en-US"/>
        </w:rPr>
        <w:lastRenderedPageBreak/>
        <w:t xml:space="preserve">Energetically, photosynthesis plays an important role for the calcification process on </w:t>
      </w:r>
      <w:proofErr w:type="spellStart"/>
      <w:r w:rsidR="00B81B49">
        <w:rPr>
          <w:rFonts w:ascii="Arial" w:hAnsi="Arial" w:cs="Arial"/>
          <w:sz w:val="24"/>
          <w:szCs w:val="24"/>
          <w:lang w:val="en-US"/>
        </w:rPr>
        <w:t>scleractinian</w:t>
      </w:r>
      <w:proofErr w:type="spellEnd"/>
      <w:r w:rsidR="00B81B49">
        <w:rPr>
          <w:rFonts w:ascii="Arial" w:hAnsi="Arial" w:cs="Arial"/>
          <w:sz w:val="24"/>
          <w:szCs w:val="24"/>
          <w:lang w:val="en-US"/>
        </w:rPr>
        <w:t xml:space="preserve"> corals </w:t>
      </w:r>
      <w:r w:rsidR="00B81B49">
        <w:rPr>
          <w:rFonts w:ascii="Arial" w:hAnsi="Arial" w:cs="Arial"/>
          <w:sz w:val="24"/>
          <w:szCs w:val="24"/>
          <w:lang w:val="en-US"/>
        </w:rPr>
        <w:fldChar w:fldCharType="begin" w:fldLock="1"/>
      </w:r>
      <w:r w:rsidR="00B81B49">
        <w:rPr>
          <w:rFonts w:ascii="Arial" w:hAnsi="Arial" w:cs="Arial"/>
          <w:sz w:val="24"/>
          <w:szCs w:val="24"/>
          <w:lang w:val="en-US"/>
        </w:rPr>
        <w:instrText>ADDIN CSL_CITATION {"citationItems":[{"id":"ITEM-1","itemData":{"DOI":"10.1007/s00338-010-0638-x","ISBN":"0722-4028","ISSN":"07224028","abstract":"All reef-building corals are symbiotic with dinoflagellates of the genus Symbiodinium, which influences many aspects of the host's physiology including calcification. Coral calcification is a biologically controlled process performed by the host that takes place several membranes away from the site of photosynthesis performed by the symbiont. Although it is well established that light accelerates CaCO3 deposition in reef-building corals (commonly referred to as light-enhanced calcification), the complete physiological mechanism behind the process is not fully understood. To better comprehend the coral calcification process, a series of laboratory experiments were conducted in the major Caribbean reef-building species Montastraea faveolata, to evaluate the effect of glycerol addition and/or the super-saturation of oxygen in the seawater. These manipulations were performed in bleached and unbleached corals, to separate the effect of photosynthesis from calcification. The results suggest that under normal physiological conditions, a 42% increase in seawater oxygen concentration promotes a twofold increase in dark-calcification rates relative to controls. On the other hand, the results obtained using bleached corals suggest that glycerol is required, as a metabolic fuel, in addition to an oxygenic environment in a symbiosis that has been disrupted. Also, respiration rates in symbiotic corals that were pre-incubated in light conditions showed a kinetic limitation, whereas corals that were pre-incubated in darkness were oxygen limited, clearly emphasizing the role of oxygen in this regard. These findings indicate that calcification in symbiotic corals is not strictly a \"light-enhanced\" or \"dark-repressed\" process, but rather, the products of photosynthesis have a critical role in calcification, which should be viewed as a \"photosynthesis-driven\" process. The results presented here are discussed in the context of the current knowledge of the coral calcification process.","author":[{"dropping-particle":"","family":"Colombo-Pallotta","given":"M. F.","non-dropping-particle":"","parse-names":false,"suffix":""},{"dropping-particle":"","family":"Rodríguez-Román","given":"A.","non-dropping-particle":"","parse-names":false,"suffix":""},{"dropping-particle":"","family":"Iglesias-Prieto","given":"Roberto","non-dropping-particle":"","parse-names":false,"suffix":""}],"container-title":"Coral Reefs","id":"ITEM-1","issue":"4","issued":{"date-parts":[["2010"]]},"page":"899-907","title":"Calcification in bleached and unbleached &lt;i&gt;Montastraea faveolata&lt;/i&gt;: Evaluating the role of oxygen and glycerol","type":"article-journal","volume":"29"},"uris":["http://www.mendeley.com/documents/?uuid=aa49db67-9424-415d-8d1c-407f5bb9840e"]}],"mendeley":{"formattedCitation":"(Colombo-Pallotta et al. 2010)","plainTextFormattedCitation":"(Colombo-Pallotta et al. 2010)","previouslyFormattedCitation":"(Colombo-Pallotta et al. 2010)"},"properties":{"noteIndex":0},"schema":"https://github.com/citation-style-language/schema/raw/master/csl-citation.json"}</w:instrText>
      </w:r>
      <w:r w:rsidR="00B81B49">
        <w:rPr>
          <w:rFonts w:ascii="Arial" w:hAnsi="Arial" w:cs="Arial"/>
          <w:sz w:val="24"/>
          <w:szCs w:val="24"/>
          <w:lang w:val="en-US"/>
        </w:rPr>
        <w:fldChar w:fldCharType="separate"/>
      </w:r>
      <w:r w:rsidR="00B81B49" w:rsidRPr="000F3382">
        <w:rPr>
          <w:rFonts w:ascii="Arial" w:hAnsi="Arial" w:cs="Arial"/>
          <w:noProof/>
          <w:sz w:val="24"/>
          <w:szCs w:val="24"/>
          <w:lang w:val="en-US"/>
        </w:rPr>
        <w:t>(Colombo-Pallotta et al. 2010)</w:t>
      </w:r>
      <w:r w:rsidR="00B81B49">
        <w:rPr>
          <w:rFonts w:ascii="Arial" w:hAnsi="Arial" w:cs="Arial"/>
          <w:sz w:val="24"/>
          <w:szCs w:val="24"/>
          <w:lang w:val="en-US"/>
        </w:rPr>
        <w:fldChar w:fldCharType="end"/>
      </w:r>
      <w:r w:rsidR="00B81B49">
        <w:rPr>
          <w:rFonts w:ascii="Arial" w:hAnsi="Arial" w:cs="Arial"/>
          <w:sz w:val="24"/>
          <w:szCs w:val="24"/>
          <w:lang w:val="en-US"/>
        </w:rPr>
        <w:t>.</w:t>
      </w:r>
      <w:r w:rsidR="0061529D">
        <w:rPr>
          <w:rFonts w:ascii="Arial" w:hAnsi="Arial" w:cs="Arial"/>
          <w:sz w:val="24"/>
          <w:szCs w:val="24"/>
          <w:lang w:val="en-US"/>
        </w:rPr>
        <w:t xml:space="preserve"> </w:t>
      </w:r>
      <w:r w:rsidR="00CB25F6">
        <w:rPr>
          <w:rFonts w:ascii="Arial" w:hAnsi="Arial" w:cs="Arial"/>
          <w:sz w:val="24"/>
          <w:szCs w:val="24"/>
          <w:lang w:val="en-US"/>
        </w:rPr>
        <w:t xml:space="preserve">Therefore, </w:t>
      </w:r>
      <w:ins w:id="15" w:author="Autorizado" w:date="2019-08-14T13:54:00Z">
        <w:r w:rsidR="00B51972">
          <w:rPr>
            <w:rFonts w:ascii="Arial" w:hAnsi="Arial" w:cs="Arial"/>
            <w:sz w:val="24"/>
            <w:szCs w:val="24"/>
            <w:lang w:val="en-US"/>
          </w:rPr>
          <w:t xml:space="preserve">the ongoing calcification process observed in </w:t>
        </w:r>
      </w:ins>
      <w:r w:rsidR="00CB25F6">
        <w:rPr>
          <w:rFonts w:ascii="Arial" w:hAnsi="Arial" w:cs="Arial"/>
          <w:sz w:val="24"/>
          <w:szCs w:val="24"/>
          <w:lang w:val="en-US"/>
        </w:rPr>
        <w:t xml:space="preserve">corals </w:t>
      </w:r>
      <w:del w:id="16" w:author="Autorizado" w:date="2019-08-14T13:54:00Z">
        <w:r w:rsidR="00CB25F6" w:rsidDel="00B51972">
          <w:rPr>
            <w:rFonts w:ascii="Arial" w:hAnsi="Arial" w:cs="Arial"/>
            <w:sz w:val="24"/>
            <w:szCs w:val="24"/>
            <w:lang w:val="en-US"/>
          </w:rPr>
          <w:delText>in</w:delText>
        </w:r>
      </w:del>
      <w:ins w:id="17" w:author="Autorizado" w:date="2019-08-14T13:54:00Z">
        <w:r w:rsidR="00B51972">
          <w:rPr>
            <w:rFonts w:ascii="Arial" w:hAnsi="Arial" w:cs="Arial"/>
            <w:sz w:val="24"/>
            <w:szCs w:val="24"/>
            <w:lang w:val="en-US"/>
          </w:rPr>
          <w:t xml:space="preserve"> </w:t>
        </w:r>
        <w:proofErr w:type="spellStart"/>
        <w:r w:rsidR="00B51972">
          <w:rPr>
            <w:rFonts w:ascii="Arial" w:hAnsi="Arial" w:cs="Arial"/>
            <w:sz w:val="24"/>
            <w:szCs w:val="24"/>
            <w:lang w:val="en-US"/>
          </w:rPr>
          <w:t>from</w:t>
        </w:r>
      </w:ins>
      <w:del w:id="18" w:author="Autorizado" w:date="2019-08-14T13:54:00Z">
        <w:r w:rsidR="00CB25F6" w:rsidDel="00B51972">
          <w:rPr>
            <w:rFonts w:ascii="Arial" w:hAnsi="Arial" w:cs="Arial"/>
            <w:sz w:val="24"/>
            <w:szCs w:val="24"/>
            <w:lang w:val="en-US"/>
          </w:rPr>
          <w:delText xml:space="preserve"> </w:delText>
        </w:r>
      </w:del>
      <w:r w:rsidR="00CB25F6">
        <w:rPr>
          <w:rFonts w:ascii="Arial" w:hAnsi="Arial" w:cs="Arial"/>
          <w:sz w:val="24"/>
          <w:szCs w:val="24"/>
          <w:lang w:val="en-US"/>
        </w:rPr>
        <w:t>Varadero</w:t>
      </w:r>
      <w:proofErr w:type="spellEnd"/>
      <w:r w:rsidR="00CB25F6">
        <w:rPr>
          <w:rFonts w:ascii="Arial" w:hAnsi="Arial" w:cs="Arial"/>
          <w:sz w:val="24"/>
          <w:szCs w:val="24"/>
          <w:lang w:val="en-US"/>
        </w:rPr>
        <w:t xml:space="preserve"> </w:t>
      </w:r>
      <w:ins w:id="19" w:author="Autorizado" w:date="2019-08-14T13:55:00Z">
        <w:r w:rsidR="00B51972">
          <w:rPr>
            <w:rFonts w:ascii="Arial" w:hAnsi="Arial" w:cs="Arial"/>
            <w:sz w:val="24"/>
            <w:szCs w:val="24"/>
            <w:lang w:val="en-US"/>
          </w:rPr>
          <w:t xml:space="preserve">suggest that photosynthesis of </w:t>
        </w:r>
      </w:ins>
      <w:del w:id="20" w:author="Autorizado" w:date="2019-08-14T13:55:00Z">
        <w:r w:rsidR="00CB25F6" w:rsidDel="00B51972">
          <w:rPr>
            <w:rFonts w:ascii="Arial" w:hAnsi="Arial" w:cs="Arial"/>
            <w:sz w:val="24"/>
            <w:szCs w:val="24"/>
            <w:lang w:val="en-US"/>
          </w:rPr>
          <w:delText xml:space="preserve">keep the calcification process as long as </w:delText>
        </w:r>
      </w:del>
      <w:r w:rsidR="00CB25F6">
        <w:rPr>
          <w:rFonts w:ascii="Arial" w:hAnsi="Arial" w:cs="Arial"/>
          <w:sz w:val="24"/>
          <w:szCs w:val="24"/>
          <w:lang w:val="en-US"/>
        </w:rPr>
        <w:t xml:space="preserve">the symbiont algae </w:t>
      </w:r>
      <w:ins w:id="21" w:author="Autorizado" w:date="2019-08-14T13:55:00Z">
        <w:r w:rsidR="00B51972">
          <w:rPr>
            <w:rFonts w:ascii="Arial" w:hAnsi="Arial" w:cs="Arial"/>
            <w:sz w:val="24"/>
            <w:szCs w:val="24"/>
            <w:lang w:val="en-US"/>
          </w:rPr>
          <w:t xml:space="preserve">can still occur despite water turbidity </w:t>
        </w:r>
      </w:ins>
      <w:ins w:id="22" w:author="Autorizado" w:date="2019-08-14T13:57:00Z">
        <w:r w:rsidR="00B51972">
          <w:rPr>
            <w:rFonts w:ascii="Arial" w:hAnsi="Arial" w:cs="Arial"/>
            <w:sz w:val="24"/>
            <w:szCs w:val="24"/>
            <w:lang w:val="en-US"/>
          </w:rPr>
          <w:t xml:space="preserve">on the reef. </w:t>
        </w:r>
      </w:ins>
      <w:del w:id="23" w:author="Autorizado" w:date="2019-08-14T13:57:00Z">
        <w:r w:rsidR="00CB25F6" w:rsidDel="00B51972">
          <w:rPr>
            <w:rFonts w:ascii="Arial" w:hAnsi="Arial" w:cs="Arial"/>
            <w:sz w:val="24"/>
            <w:szCs w:val="24"/>
            <w:lang w:val="en-US"/>
          </w:rPr>
          <w:delText xml:space="preserve">keeps the photosynthetic process. </w:delText>
        </w:r>
      </w:del>
      <w:r w:rsidR="00D35282">
        <w:rPr>
          <w:rFonts w:ascii="Arial" w:hAnsi="Arial" w:cs="Arial"/>
          <w:sz w:val="24"/>
          <w:szCs w:val="24"/>
          <w:lang w:val="en-US"/>
        </w:rPr>
        <w:t>It</w:t>
      </w:r>
      <w:r w:rsidR="00D35282" w:rsidRPr="00D35282">
        <w:rPr>
          <w:rFonts w:ascii="Arial" w:hAnsi="Arial" w:cs="Arial"/>
          <w:sz w:val="24"/>
          <w:szCs w:val="24"/>
          <w:lang w:val="en-US"/>
        </w:rPr>
        <w:t xml:space="preserve"> </w:t>
      </w:r>
      <w:r w:rsidR="00D35282">
        <w:rPr>
          <w:rFonts w:ascii="Arial" w:hAnsi="Arial" w:cs="Arial"/>
          <w:sz w:val="24"/>
          <w:szCs w:val="24"/>
          <w:lang w:val="en-US"/>
        </w:rPr>
        <w:t xml:space="preserve">is known that turbid waters filter mostly the blue region of </w:t>
      </w:r>
      <w:ins w:id="24" w:author="Autorizado" w:date="2019-08-14T13:57:00Z">
        <w:r w:rsidR="00824A1F">
          <w:rPr>
            <w:rFonts w:ascii="Arial" w:hAnsi="Arial" w:cs="Arial"/>
            <w:sz w:val="24"/>
            <w:szCs w:val="24"/>
            <w:lang w:val="en-US"/>
          </w:rPr>
          <w:t xml:space="preserve">the </w:t>
        </w:r>
      </w:ins>
      <w:r w:rsidR="00D35282">
        <w:rPr>
          <w:rFonts w:ascii="Arial" w:hAnsi="Arial" w:cs="Arial"/>
          <w:sz w:val="24"/>
          <w:szCs w:val="24"/>
          <w:lang w:val="en-US"/>
        </w:rPr>
        <w:t xml:space="preserve">light spectrum </w:t>
      </w:r>
      <w:r w:rsidR="00D35282">
        <w:rPr>
          <w:rFonts w:ascii="Arial" w:hAnsi="Arial" w:cs="Arial"/>
          <w:sz w:val="24"/>
          <w:szCs w:val="24"/>
          <w:lang w:val="en-US"/>
        </w:rPr>
        <w:fldChar w:fldCharType="begin" w:fldLock="1"/>
      </w:r>
      <w:r w:rsidR="00D35282">
        <w:rPr>
          <w:rFonts w:ascii="Arial" w:hAnsi="Arial" w:cs="Arial"/>
          <w:sz w:val="24"/>
          <w:szCs w:val="24"/>
          <w:lang w:val="en-US"/>
        </w:rPr>
        <w:instrText>ADDIN CSL_CITATION {"citationItems":[{"id":"ITEM-1","itemData":{"DOI":"10.4319/lo.1981.26.1.0043","ISBN":"0024-3590","ISSN":"19395590","abstract":"Spectral values of absorption of light by dissolved organic matter were measured in samples originating from diverse parts of the ocean, quite different with respect to pigment and par-ticle content. The use of llO-cm cells and then of lo-cm cells, with a highly sensitive spec-trophotometer, allowed measurement throughout the UV-visible range (200-700 nm) even for the low concentrations of yellow substance encountered in the open sea. The concentra-tion appears influenced predominantly by natural and industrial land discharges. In oceanic waters, it remains low and seems to be related to the biological activity averaged over a long period rather than to the local and temporary phytoplankton content. However, even at such low concentrations, yellow substance in the open sea may have an effect on absorption and hence on ocean color similar to that of low or moderate algal biomass. The spectral depen-dence law of absorption appears to vary within a restricted range, and an average law can be considered representative of rapid measurements at one selected wavelength. The increasing absorption of light by filtered natural waters with decreasing wavelength is well known. The dissolved and colloidal organic compounds present in natural waters and responsible for this absorption were collectively called \" Gelbstoff' by Kalle (1938), i.e. yellow substance, and more recently \" Gilvin \" (Kirk 1976). This substance has been subjected to many investigations to determine its ori-gin and chemical composition. Most ab-sorption measurements have been re-stricted to the UV part of the spectrum, where absorption is much higher than in the visible part. However, yellow sub-stance (y .s.), in addition to pigments and nonliving material, is one of the factors determining the shape of the total ab-sorption spectrum in the visible range, and thus causes variations in ocean color (Morel and P rieur 1977). To study the effect of this substance on the optical properties of seawater, for instance for remote sensing applications, we must know its spectral absorption coefficients throughout the visible range. These","author":[{"dropping-particle":"","family":"Bricaud","given":"Annick","non-dropping-particle":"","parse-names":false,"suffix":""},{"dropping-particle":"","family":"Morel","given":"Andre","non-dropping-particle":"","parse-names":false,"suffix":""},{"dropping-particle":"","family":"Prieur","given":"Louis","non-dropping-particle":"","parse-names":false,"suffix":""}],"container-title":"Limnology and Oceanography","id":"ITEM-1","issue":"1","issued":{"date-parts":[["1981"]]},"page":"43-53","title":"Absorption by dissolved organic matter of the sea (yellow substance) in the UV and visible domains","type":"article-journal","volume":"26"},"uris":["http://www.mendeley.com/documents/?uuid=a7cb3ab2-35df-4b2f-a32e-9c2320c1e10f"]},{"id":"ITEM-2","itemData":{"DOI":"10.1016/j.csr.2007.01.012","ISBN":"7275531186","ISSN":"02784343","abstract":"The spectral absorption coefficients of particles (phytoplankton and detritus) and colored dissolved organic matter (CDOM) were measured in the Orinoco River plume in the Gulf of Paria (GOP) and southeastern Caribbean (SEC) Sea in the wet (June, October) and dry (February, March) seasons of 1998, 1999, and 2000. During both seasons and over the three years, there was substantial patchiness in water color off the Orinoco Delta, and CDOM accounted for 61-98% of the total light absorption coefficient at 440 nm in the GOP and SEC at most stations (over(x, -) ≈ 89 ± 7.6 %; N = 44). Detritus dominated absorption due to particles (over(x, -) ≈ 70 ± 20 %; N = 27) near the Orinoco Delta, while phytoplankton dominated particle absorption in the northern GOP and in the SEC (over(x, -) ≈ 65 ± 17 %; N = 42). Absorption coefficients of CDOM, phytoplankton, and detritus at 440 nm ranged 0.23-2.59, 0.016-0.55, and 0.002-0.545 m- 1 during the dry seasons, and 0.38-3.21, 0.013-0.113, and 0.003-0.754 m- 1 during the wet seasons, respectively. The ratio of CDOM to phytoplankton absorption in the Orinoco plume [aCDOM (440) / aph (440)] ranged from 3.3 to 139 (over(x, -) ≈ 30 ± 24; N = 44), which are extremely high compared to other coastal regions. These values are explained by the unique characteristics of the Orinoco River (e.g. low phytoplankton biomass and high discharge of sediments and CDOM which inhibit phytoplankton growth). Our results demonstrate that it is fundamentally difficult to estimate phytoplankton absorption or chlorophyll-a concentrations from space using wavelengths in the blue portion of the light spectrum in coastal and estuarine waters affected by large rivers like the Orinoco. New chlorophyll algorithm development efforts need to focus on the red wavelengths (e.g. fluorescence peak) where CDOM influence is minimal.","author":[{"dropping-particle":"","family":"Odriozola","given":"Ana Lucia","non-dropping-particle":"","parse-names":false,"suffix":""},{"dropping-particle":"","family":"Varela","given":"Ramon","non-dropping-particle":"","parse-names":false,"suffix":""},{"dropping-particle":"","family":"Hu","given":"Chuanmin","non-dropping-particle":"","parse-names":false,"suffix":""},{"dropping-particle":"","family":"Astor","given":"Yrene","non-dropping-particle":"","parse-names":false,"suffix":""},{"dropping-particle":"","family":"Lorenzoni","given":"Laura","non-dropping-particle":"","parse-names":false,"suffix":""},{"dropping-particle":"","family":"Müller-Karger","given":"Frank E.","non-dropping-particle":"","parse-names":false,"suffix":""}],"container-title":"Continental Shelf Research","id":"ITEM-2","issue":"10-11","issued":{"date-parts":[["2007"]]},"page":"1447-1464","title":"On the absorption of light in the Orinoco River plume","type":"article-journal","volume":"27"},"uris":["http://www.mendeley.com/documents/?uuid=826b1aa4-5f36-48fa-86c5-6fed1c499de1"]}],"mendeley":{"formattedCitation":"(Bricaud et al. 1981; Odriozola et al. 2007)","plainTextFormattedCitation":"(Bricaud et al. 1981; Odriozola et al. 2007)","previouslyFormattedCitation":"(Bricaud et al. 1981; Odriozola et al. 2007)"},"properties":{"noteIndex":0},"schema":"https://github.com/citation-style-language/schema/raw/master/csl-citation.json"}</w:instrText>
      </w:r>
      <w:r w:rsidR="00D35282">
        <w:rPr>
          <w:rFonts w:ascii="Arial" w:hAnsi="Arial" w:cs="Arial"/>
          <w:sz w:val="24"/>
          <w:szCs w:val="24"/>
          <w:lang w:val="en-US"/>
        </w:rPr>
        <w:fldChar w:fldCharType="separate"/>
      </w:r>
      <w:r w:rsidR="00D35282" w:rsidRPr="002A28F7">
        <w:rPr>
          <w:rFonts w:ascii="Arial" w:hAnsi="Arial" w:cs="Arial"/>
          <w:noProof/>
          <w:sz w:val="24"/>
          <w:szCs w:val="24"/>
          <w:lang w:val="en-US"/>
        </w:rPr>
        <w:t>(Bricaud et al. 1981; Odriozola et al. 2007)</w:t>
      </w:r>
      <w:r w:rsidR="00D35282">
        <w:rPr>
          <w:rFonts w:ascii="Arial" w:hAnsi="Arial" w:cs="Arial"/>
          <w:sz w:val="24"/>
          <w:szCs w:val="24"/>
          <w:lang w:val="en-US"/>
        </w:rPr>
        <w:fldChar w:fldCharType="end"/>
      </w:r>
      <w:ins w:id="25" w:author="Autorizado" w:date="2019-08-14T14:02:00Z">
        <w:r w:rsidR="00F773C6">
          <w:rPr>
            <w:rFonts w:ascii="Arial" w:hAnsi="Arial" w:cs="Arial"/>
            <w:sz w:val="24"/>
            <w:szCs w:val="24"/>
            <w:lang w:val="en-US"/>
          </w:rPr>
          <w:t>.</w:t>
        </w:r>
        <w:r w:rsidR="008963BA">
          <w:rPr>
            <w:rFonts w:ascii="Arial" w:hAnsi="Arial" w:cs="Arial"/>
            <w:sz w:val="24"/>
            <w:szCs w:val="24"/>
            <w:lang w:val="en-US"/>
          </w:rPr>
          <w:t xml:space="preserve"> However, this decrease in blue light does not inhibit the </w:t>
        </w:r>
      </w:ins>
      <w:del w:id="26" w:author="Autorizado" w:date="2019-08-14T14:02:00Z">
        <w:r w:rsidR="00D35282" w:rsidDel="00F773C6">
          <w:rPr>
            <w:rFonts w:ascii="Arial" w:hAnsi="Arial" w:cs="Arial"/>
            <w:sz w:val="24"/>
            <w:szCs w:val="24"/>
            <w:lang w:val="en-US"/>
          </w:rPr>
          <w:delText>,</w:delText>
        </w:r>
      </w:del>
      <w:del w:id="27" w:author="Autorizado" w:date="2019-08-14T14:05:00Z">
        <w:r w:rsidR="00D35282" w:rsidDel="008963BA">
          <w:rPr>
            <w:rFonts w:ascii="Arial" w:hAnsi="Arial" w:cs="Arial"/>
            <w:sz w:val="24"/>
            <w:szCs w:val="24"/>
            <w:lang w:val="en-US"/>
          </w:rPr>
          <w:delText xml:space="preserve"> but this do not stop the</w:delText>
        </w:r>
      </w:del>
      <w:r w:rsidR="00D35282">
        <w:rPr>
          <w:rFonts w:ascii="Arial" w:hAnsi="Arial" w:cs="Arial"/>
          <w:sz w:val="24"/>
          <w:szCs w:val="24"/>
          <w:lang w:val="en-US"/>
        </w:rPr>
        <w:t xml:space="preserve"> photosynthesis process as other regions from the</w:t>
      </w:r>
      <w:ins w:id="28" w:author="Autorizado" w:date="2019-08-14T14:04:00Z">
        <w:r w:rsidR="008963BA">
          <w:rPr>
            <w:rFonts w:ascii="Arial" w:hAnsi="Arial" w:cs="Arial"/>
            <w:sz w:val="24"/>
            <w:szCs w:val="24"/>
            <w:lang w:val="en-US"/>
          </w:rPr>
          <w:t xml:space="preserve"> Photosynthetically Active</w:t>
        </w:r>
      </w:ins>
      <w:ins w:id="29" w:author="Autorizado" w:date="2019-08-14T14:05:00Z">
        <w:r w:rsidR="008963BA">
          <w:rPr>
            <w:rFonts w:ascii="Arial" w:hAnsi="Arial" w:cs="Arial"/>
            <w:sz w:val="24"/>
            <w:szCs w:val="24"/>
            <w:lang w:val="en-US"/>
          </w:rPr>
          <w:t xml:space="preserve"> Radiation</w:t>
        </w:r>
      </w:ins>
      <w:r w:rsidR="00D35282">
        <w:rPr>
          <w:rFonts w:ascii="Arial" w:hAnsi="Arial" w:cs="Arial"/>
          <w:sz w:val="24"/>
          <w:szCs w:val="24"/>
          <w:lang w:val="en-US"/>
        </w:rPr>
        <w:t xml:space="preserve"> </w:t>
      </w:r>
      <w:ins w:id="30" w:author="Autorizado" w:date="2019-08-14T14:05:00Z">
        <w:r w:rsidR="008963BA">
          <w:rPr>
            <w:rFonts w:ascii="Arial" w:hAnsi="Arial" w:cs="Arial"/>
            <w:sz w:val="24"/>
            <w:szCs w:val="24"/>
            <w:lang w:val="en-US"/>
          </w:rPr>
          <w:t>(</w:t>
        </w:r>
      </w:ins>
      <w:r w:rsidR="00D35282">
        <w:rPr>
          <w:rFonts w:ascii="Arial" w:hAnsi="Arial" w:cs="Arial"/>
          <w:sz w:val="24"/>
          <w:szCs w:val="24"/>
          <w:lang w:val="en-US"/>
        </w:rPr>
        <w:t>PAR</w:t>
      </w:r>
      <w:ins w:id="31" w:author="Autorizado" w:date="2019-08-14T14:05:00Z">
        <w:r w:rsidR="008963BA">
          <w:rPr>
            <w:rFonts w:ascii="Arial" w:hAnsi="Arial" w:cs="Arial"/>
            <w:sz w:val="24"/>
            <w:szCs w:val="24"/>
            <w:lang w:val="en-US"/>
          </w:rPr>
          <w:t>)</w:t>
        </w:r>
      </w:ins>
      <w:r w:rsidR="00D35282">
        <w:rPr>
          <w:rFonts w:ascii="Arial" w:hAnsi="Arial" w:cs="Arial"/>
          <w:sz w:val="24"/>
          <w:szCs w:val="24"/>
          <w:lang w:val="en-US"/>
        </w:rPr>
        <w:t xml:space="preserve"> </w:t>
      </w:r>
      <w:ins w:id="32" w:author="Autorizado" w:date="2019-08-14T14:06:00Z">
        <w:r w:rsidR="008963BA">
          <w:rPr>
            <w:rFonts w:ascii="Arial" w:hAnsi="Arial" w:cs="Arial"/>
            <w:sz w:val="24"/>
            <w:szCs w:val="24"/>
            <w:lang w:val="en-US"/>
          </w:rPr>
          <w:t xml:space="preserve">can be use by </w:t>
        </w:r>
      </w:ins>
      <w:del w:id="33" w:author="Autorizado" w:date="2019-08-14T14:06:00Z">
        <w:r w:rsidR="00D35282" w:rsidDel="008963BA">
          <w:rPr>
            <w:rFonts w:ascii="Arial" w:hAnsi="Arial" w:cs="Arial"/>
            <w:sz w:val="24"/>
            <w:szCs w:val="24"/>
            <w:lang w:val="en-US"/>
          </w:rPr>
          <w:delText>are available for</w:delText>
        </w:r>
      </w:del>
      <w:r w:rsidR="00D35282">
        <w:rPr>
          <w:rFonts w:ascii="Arial" w:hAnsi="Arial" w:cs="Arial"/>
          <w:sz w:val="24"/>
          <w:szCs w:val="24"/>
          <w:lang w:val="en-US"/>
        </w:rPr>
        <w:t xml:space="preserve"> the algae </w:t>
      </w:r>
      <w:r w:rsidR="00D35282">
        <w:rPr>
          <w:rFonts w:ascii="Arial" w:hAnsi="Arial" w:cs="Arial"/>
          <w:sz w:val="24"/>
          <w:szCs w:val="24"/>
          <w:lang w:val="en-US"/>
        </w:rPr>
        <w:fldChar w:fldCharType="begin" w:fldLock="1"/>
      </w:r>
      <w:r w:rsidR="00D574DE">
        <w:rPr>
          <w:rFonts w:ascii="Arial" w:hAnsi="Arial" w:cs="Arial"/>
          <w:sz w:val="24"/>
          <w:szCs w:val="24"/>
          <w:lang w:val="en-US"/>
        </w:rPr>
        <w:instrText>ADDIN CSL_CITATION {"citationItems":[{"id":"ITEM-1","itemData":{"DOI":"10.3389/fmars.2015.00122","ISSN":"2296-7745","author":[{"dropping-particle":"","family":"Cohen","given":"Itay","non-dropping-particle":"","parse-names":false,"suffix":""},{"dropping-particle":"","family":"Dubinsky","given":"Zvy","non-dropping-particle":"","parse-names":false,"suffix":""},{"dropping-particle":"","family":"Erez","given":"Jonathan","non-dropping-particle":"","parse-names":false,"suffix":""}],"container-title":"Frontiers in Marine Science","id":"ITEM-1","issue":"January","issued":{"date-parts":[["2016"]]},"page":"122","title":"Light enhanced calcification in hermatypic corals: New insights from light spectral responses","type":"article-journal","volume":"2"},"uris":["http://www.mendeley.com/documents/?uuid=a5fe2772-54c0-430a-8f69-eef581c83742"]},{"id":"ITEM-2","itemData":{"DOI":"10.1242/jeb.039891","ISBN":"0022-0949","ISSN":"1477-9145","PMID":"21075950","abstract":"Depth zonation on coral reefs is largely driven by the amount of downwelling, photosynthetically active radiation (PAR) that is absorbed by the symbiotic algae (zooxanthellae) of corals. The minimum light requirements of zooxanthellae are related to both the total intensity of downwelling PAR and the spectral quality of the light. Here we used Stylophora pistillata colonies collected from shallow (3 m) and deep (40 m) water; colonies were placed in a respirometer under both ambient PAR irradiance and a filter that only transmits blue light. We found that the colonies exhibited a clear difference in their photosynthetic rates when illuminated under PAR and filtered blue light, with higher photosynthetic performance when deep colonies were exposed to blue light compared with full-spectrum PAR for the same light intensity and duration. By contrast, colonies from shallow water showed the opposite trend, with higher photosynthetic performances under full-spectrum PAR than under filtered blue light. These findings are supported by the absorption spectra of corals, with deeper colonies absorbing higher energy wavelengths than the shallow colonies, with different spectral signatures. Our results indicate that S. pistillata colonies are chromatically adapted to their surrounding light environment, with photoacclimation probably occurring via an increase in photosynthetic pigments rather than algal density. The spectral properties of the downwelling light are clearly a crucial component of photoacclimation that should be considered in future transplantation and photoacclimation studies.","author":[{"dropping-particle":"","family":"Mass","given":"T.","non-dropping-particle":"","parse-names":false,"suffix":""},{"dropping-particle":"","family":"Kline","given":"D. I.","non-dropping-particle":"","parse-names":false,"suffix":""},{"dropping-particle":"","family":"Roopin","given":"M.","non-dropping-particle":"","parse-names":false,"suffix":""},{"dropping-particle":"","family":"Veal","given":"C. J.","non-dropping-particle":"","parse-names":false,"suffix":""},{"dropping-particle":"","family":"Cohen","given":"S.","non-dropping-particle":"","parse-names":false,"suffix":""},{"dropping-particle":"","family":"Iluz","given":"D.","non-dropping-particle":"","parse-names":false,"suffix":""},{"dropping-particle":"","family":"Levy","given":"O.","non-dropping-particle":"","parse-names":false,"suffix":""}],"container-title":"The Journal of Experimental Biology","id":"ITEM-2","issue":"Pt 23","issued":{"date-parts":[["2010"]]},"page":"4084-91","title":"The spectral quality of light is a key driver of photosynthesis and photoadaptation in &lt;i&gt;Stylophora pistillata&lt;/i&gt; colonies from different depths in the Red Sea","type":"article-journal","volume":"213"},"uris":["http://www.mendeley.com/documents/?uuid=2f248814-0da5-4f43-8882-f62099d33f06"]}],"mendeley":{"formattedCitation":"(Mass et al. 2010; Cohen et al. 2016)","plainTextFormattedCitation":"(Mass et al. 2010; Cohen et al. 2016)","previouslyFormattedCitation":"(Mass et al. 2010; Cohen et al. 2016)"},"properties":{"noteIndex":0},"schema":"https://github.com/citation-style-language/schema/raw/master/csl-citation.json"}</w:instrText>
      </w:r>
      <w:r w:rsidR="00D35282">
        <w:rPr>
          <w:rFonts w:ascii="Arial" w:hAnsi="Arial" w:cs="Arial"/>
          <w:sz w:val="24"/>
          <w:szCs w:val="24"/>
          <w:lang w:val="en-US"/>
        </w:rPr>
        <w:fldChar w:fldCharType="separate"/>
      </w:r>
      <w:r w:rsidR="008718D2" w:rsidRPr="008718D2">
        <w:rPr>
          <w:rFonts w:ascii="Arial" w:hAnsi="Arial" w:cs="Arial"/>
          <w:noProof/>
          <w:sz w:val="24"/>
          <w:szCs w:val="24"/>
          <w:lang w:val="en-US"/>
        </w:rPr>
        <w:t>(Mass et al. 2010; Cohen et al. 2016)</w:t>
      </w:r>
      <w:r w:rsidR="00D35282">
        <w:rPr>
          <w:rFonts w:ascii="Arial" w:hAnsi="Arial" w:cs="Arial"/>
          <w:sz w:val="24"/>
          <w:szCs w:val="24"/>
          <w:lang w:val="en-US"/>
        </w:rPr>
        <w:fldChar w:fldCharType="end"/>
      </w:r>
      <w:r w:rsidR="00D35282">
        <w:rPr>
          <w:rFonts w:ascii="Arial" w:hAnsi="Arial" w:cs="Arial"/>
          <w:sz w:val="24"/>
          <w:szCs w:val="24"/>
          <w:lang w:val="en-US"/>
        </w:rPr>
        <w:t xml:space="preserve">. </w:t>
      </w:r>
      <w:r w:rsidR="00B81B49">
        <w:rPr>
          <w:rFonts w:ascii="Arial" w:hAnsi="Arial" w:cs="Arial"/>
          <w:sz w:val="24"/>
          <w:szCs w:val="24"/>
          <w:lang w:val="en-US"/>
        </w:rPr>
        <w:t>We can infer that</w:t>
      </w:r>
      <w:r w:rsidR="000F3382">
        <w:rPr>
          <w:rFonts w:ascii="Arial" w:hAnsi="Arial" w:cs="Arial"/>
          <w:sz w:val="24"/>
          <w:szCs w:val="24"/>
          <w:lang w:val="en-US"/>
        </w:rPr>
        <w:t xml:space="preserve"> </w:t>
      </w:r>
      <w:ins w:id="34" w:author="Autorizado" w:date="2019-08-14T14:07:00Z">
        <w:r w:rsidR="00996A0E">
          <w:rPr>
            <w:rFonts w:ascii="Arial" w:hAnsi="Arial" w:cs="Arial"/>
            <w:sz w:val="24"/>
            <w:szCs w:val="24"/>
            <w:lang w:val="en-US"/>
          </w:rPr>
          <w:t xml:space="preserve">the symbiont algae of the </w:t>
        </w:r>
      </w:ins>
      <w:r w:rsidR="00D35282" w:rsidRPr="006E3B1B">
        <w:rPr>
          <w:rFonts w:ascii="Arial" w:hAnsi="Arial" w:cs="Arial"/>
          <w:i/>
          <w:sz w:val="24"/>
          <w:szCs w:val="24"/>
          <w:lang w:val="en-US"/>
        </w:rPr>
        <w:t xml:space="preserve">O. </w:t>
      </w:r>
      <w:proofErr w:type="spellStart"/>
      <w:r w:rsidR="00D35282" w:rsidRPr="006E3B1B">
        <w:rPr>
          <w:rFonts w:ascii="Arial" w:hAnsi="Arial" w:cs="Arial"/>
          <w:i/>
          <w:sz w:val="24"/>
          <w:szCs w:val="24"/>
          <w:lang w:val="en-US"/>
        </w:rPr>
        <w:t>faveolata</w:t>
      </w:r>
      <w:r w:rsidR="00D35282">
        <w:rPr>
          <w:rFonts w:ascii="Arial" w:hAnsi="Arial" w:cs="Arial"/>
          <w:sz w:val="24"/>
          <w:szCs w:val="24"/>
          <w:lang w:val="en-US"/>
        </w:rPr>
        <w:t>’s</w:t>
      </w:r>
      <w:proofErr w:type="spellEnd"/>
      <w:r w:rsidR="00D35282">
        <w:rPr>
          <w:rFonts w:ascii="Arial" w:hAnsi="Arial" w:cs="Arial"/>
          <w:sz w:val="24"/>
          <w:szCs w:val="24"/>
          <w:lang w:val="en-US"/>
        </w:rPr>
        <w:t xml:space="preserve"> </w:t>
      </w:r>
      <w:ins w:id="35" w:author="Autorizado" w:date="2019-08-14T14:07:00Z">
        <w:r w:rsidR="00996A0E">
          <w:rPr>
            <w:rFonts w:ascii="Arial" w:hAnsi="Arial" w:cs="Arial"/>
            <w:sz w:val="24"/>
            <w:szCs w:val="24"/>
            <w:lang w:val="en-US"/>
          </w:rPr>
          <w:t xml:space="preserve">colonies growing in the turbid waters of Varadero, are </w:t>
        </w:r>
      </w:ins>
      <w:del w:id="36" w:author="Autorizado" w:date="2019-08-14T14:07:00Z">
        <w:r w:rsidR="00D35282" w:rsidDel="00996A0E">
          <w:rPr>
            <w:rFonts w:ascii="Arial" w:hAnsi="Arial" w:cs="Arial"/>
            <w:sz w:val="24"/>
            <w:szCs w:val="24"/>
            <w:lang w:val="en-US"/>
          </w:rPr>
          <w:delText xml:space="preserve">symbiont algae is </w:delText>
        </w:r>
      </w:del>
      <w:r w:rsidR="00D35282">
        <w:rPr>
          <w:rFonts w:ascii="Arial" w:hAnsi="Arial" w:cs="Arial"/>
          <w:sz w:val="24"/>
          <w:szCs w:val="24"/>
          <w:lang w:val="en-US"/>
        </w:rPr>
        <w:t xml:space="preserve">mostly doing </w:t>
      </w:r>
      <w:r w:rsidR="00CB25F6">
        <w:rPr>
          <w:rFonts w:ascii="Arial" w:hAnsi="Arial" w:cs="Arial"/>
          <w:sz w:val="24"/>
          <w:szCs w:val="24"/>
          <w:lang w:val="en-US"/>
        </w:rPr>
        <w:t xml:space="preserve">photosynthesis </w:t>
      </w:r>
      <w:r w:rsidR="00D35282">
        <w:rPr>
          <w:rFonts w:ascii="Arial" w:hAnsi="Arial" w:cs="Arial"/>
          <w:sz w:val="24"/>
          <w:szCs w:val="24"/>
          <w:lang w:val="en-US"/>
        </w:rPr>
        <w:t xml:space="preserve">using other PAR regions </w:t>
      </w:r>
      <w:ins w:id="37" w:author="Autorizado" w:date="2019-08-14T14:08:00Z">
        <w:r w:rsidR="00996A0E">
          <w:rPr>
            <w:rFonts w:ascii="Arial" w:hAnsi="Arial" w:cs="Arial"/>
            <w:sz w:val="24"/>
            <w:szCs w:val="24"/>
            <w:lang w:val="en-US"/>
          </w:rPr>
          <w:t xml:space="preserve">rather </w:t>
        </w:r>
      </w:ins>
      <w:r w:rsidR="00D35282">
        <w:rPr>
          <w:rFonts w:ascii="Arial" w:hAnsi="Arial" w:cs="Arial"/>
          <w:sz w:val="24"/>
          <w:szCs w:val="24"/>
          <w:lang w:val="en-US"/>
        </w:rPr>
        <w:t xml:space="preserve">than </w:t>
      </w:r>
      <w:ins w:id="38" w:author="Autorizado" w:date="2019-08-14T14:08:00Z">
        <w:r w:rsidR="00996A0E">
          <w:rPr>
            <w:rFonts w:ascii="Arial" w:hAnsi="Arial" w:cs="Arial"/>
            <w:sz w:val="24"/>
            <w:szCs w:val="24"/>
            <w:lang w:val="en-US"/>
          </w:rPr>
          <w:t xml:space="preserve">the </w:t>
        </w:r>
      </w:ins>
      <w:r w:rsidR="00D35282">
        <w:rPr>
          <w:rFonts w:ascii="Arial" w:hAnsi="Arial" w:cs="Arial"/>
          <w:sz w:val="24"/>
          <w:szCs w:val="24"/>
          <w:lang w:val="en-US"/>
        </w:rPr>
        <w:t>blue</w:t>
      </w:r>
      <w:ins w:id="39" w:author="Autorizado" w:date="2019-08-14T14:08:00Z">
        <w:r w:rsidR="00996A0E">
          <w:rPr>
            <w:rFonts w:ascii="Arial" w:hAnsi="Arial" w:cs="Arial"/>
            <w:sz w:val="24"/>
            <w:szCs w:val="24"/>
            <w:lang w:val="en-US"/>
          </w:rPr>
          <w:t xml:space="preserve"> region</w:t>
        </w:r>
      </w:ins>
      <w:del w:id="40" w:author="Autorizado" w:date="2019-08-14T14:08:00Z">
        <w:r w:rsidR="00D35282" w:rsidDel="00996A0E">
          <w:rPr>
            <w:rFonts w:ascii="Arial" w:hAnsi="Arial" w:cs="Arial"/>
            <w:sz w:val="24"/>
            <w:szCs w:val="24"/>
            <w:lang w:val="en-US"/>
          </w:rPr>
          <w:delText xml:space="preserve"> in</w:delText>
        </w:r>
        <w:r w:rsidR="00B81B49" w:rsidDel="00996A0E">
          <w:rPr>
            <w:rFonts w:ascii="Arial" w:hAnsi="Arial" w:cs="Arial"/>
            <w:sz w:val="24"/>
            <w:szCs w:val="24"/>
            <w:lang w:val="en-US"/>
          </w:rPr>
          <w:delText xml:space="preserve"> </w:delText>
        </w:r>
        <w:r w:rsidR="00D35282" w:rsidDel="00996A0E">
          <w:rPr>
            <w:rFonts w:ascii="Arial" w:hAnsi="Arial" w:cs="Arial"/>
            <w:sz w:val="24"/>
            <w:szCs w:val="24"/>
            <w:lang w:val="en-US"/>
          </w:rPr>
          <w:delText>the</w:delText>
        </w:r>
      </w:del>
      <w:del w:id="41" w:author="Autorizado" w:date="2019-08-14T14:07:00Z">
        <w:r w:rsidR="00D35282" w:rsidDel="00996A0E">
          <w:rPr>
            <w:rFonts w:ascii="Arial" w:hAnsi="Arial" w:cs="Arial"/>
            <w:sz w:val="24"/>
            <w:szCs w:val="24"/>
            <w:lang w:val="en-US"/>
          </w:rPr>
          <w:delText xml:space="preserve"> turbid waters of </w:delText>
        </w:r>
        <w:r w:rsidR="00B81B49" w:rsidDel="00996A0E">
          <w:rPr>
            <w:rFonts w:ascii="Arial" w:hAnsi="Arial" w:cs="Arial"/>
            <w:sz w:val="24"/>
            <w:szCs w:val="24"/>
            <w:lang w:val="en-US"/>
          </w:rPr>
          <w:delText>Varadero</w:delText>
        </w:r>
      </w:del>
      <w:r w:rsidR="00D35282">
        <w:rPr>
          <w:rFonts w:ascii="Arial" w:hAnsi="Arial" w:cs="Arial"/>
          <w:sz w:val="24"/>
          <w:szCs w:val="24"/>
          <w:lang w:val="en-US"/>
        </w:rPr>
        <w:t>.</w:t>
      </w:r>
      <w:r w:rsidR="00B81B49">
        <w:rPr>
          <w:rFonts w:ascii="Arial" w:hAnsi="Arial" w:cs="Arial"/>
          <w:sz w:val="24"/>
          <w:szCs w:val="24"/>
          <w:lang w:val="en-US"/>
        </w:rPr>
        <w:t xml:space="preserve"> </w:t>
      </w:r>
      <w:r w:rsidR="00F07834">
        <w:rPr>
          <w:rFonts w:ascii="Arial" w:hAnsi="Arial" w:cs="Arial"/>
          <w:sz w:val="24"/>
          <w:szCs w:val="24"/>
          <w:lang w:val="en-US"/>
        </w:rPr>
        <w:t xml:space="preserve">This suggests that </w:t>
      </w:r>
      <w:r w:rsidR="00F07834" w:rsidRPr="00F07834">
        <w:rPr>
          <w:rFonts w:ascii="Arial" w:hAnsi="Arial" w:cs="Arial"/>
          <w:i/>
          <w:sz w:val="24"/>
          <w:szCs w:val="24"/>
          <w:lang w:val="en-US"/>
        </w:rPr>
        <w:t xml:space="preserve">O. </w:t>
      </w:r>
      <w:proofErr w:type="spellStart"/>
      <w:r w:rsidR="00F07834" w:rsidRPr="00F07834">
        <w:rPr>
          <w:rFonts w:ascii="Arial" w:hAnsi="Arial" w:cs="Arial"/>
          <w:i/>
          <w:sz w:val="24"/>
          <w:szCs w:val="24"/>
          <w:lang w:val="en-US"/>
        </w:rPr>
        <w:t>faveolata</w:t>
      </w:r>
      <w:proofErr w:type="spellEnd"/>
      <w:r w:rsidR="00F07834">
        <w:rPr>
          <w:rFonts w:ascii="Arial" w:hAnsi="Arial" w:cs="Arial"/>
          <w:sz w:val="24"/>
          <w:szCs w:val="24"/>
          <w:lang w:val="en-US"/>
        </w:rPr>
        <w:t xml:space="preserve"> is highly photo</w:t>
      </w:r>
      <w:ins w:id="42" w:author="Autorizado" w:date="2019-08-14T14:09:00Z">
        <w:r w:rsidR="00073987">
          <w:rPr>
            <w:rFonts w:ascii="Arial" w:hAnsi="Arial" w:cs="Arial"/>
            <w:sz w:val="24"/>
            <w:szCs w:val="24"/>
            <w:lang w:val="en-US"/>
          </w:rPr>
          <w:t>-</w:t>
        </w:r>
      </w:ins>
      <w:r w:rsidR="00F07834">
        <w:rPr>
          <w:rFonts w:ascii="Arial" w:hAnsi="Arial" w:cs="Arial"/>
          <w:sz w:val="24"/>
          <w:szCs w:val="24"/>
          <w:lang w:val="en-US"/>
        </w:rPr>
        <w:t xml:space="preserve">acclimated to the </w:t>
      </w:r>
      <w:del w:id="43" w:author="Autorizado" w:date="2019-08-14T14:10:00Z">
        <w:r w:rsidR="007B7388" w:rsidDel="00073987">
          <w:rPr>
            <w:rFonts w:ascii="Arial" w:hAnsi="Arial" w:cs="Arial"/>
            <w:sz w:val="24"/>
            <w:szCs w:val="24"/>
            <w:lang w:val="en-US"/>
          </w:rPr>
          <w:delText xml:space="preserve">marked </w:delText>
        </w:r>
      </w:del>
      <w:ins w:id="44" w:author="Autorizado" w:date="2019-08-14T14:10:00Z">
        <w:r w:rsidR="00073987">
          <w:rPr>
            <w:rFonts w:ascii="Arial" w:hAnsi="Arial" w:cs="Arial"/>
            <w:sz w:val="24"/>
            <w:szCs w:val="24"/>
            <w:lang w:val="en-US"/>
          </w:rPr>
          <w:t xml:space="preserve">pronounced </w:t>
        </w:r>
      </w:ins>
      <w:r w:rsidR="00F07834">
        <w:rPr>
          <w:rFonts w:ascii="Arial" w:hAnsi="Arial" w:cs="Arial"/>
          <w:sz w:val="24"/>
          <w:szCs w:val="24"/>
          <w:lang w:val="en-US"/>
        </w:rPr>
        <w:t xml:space="preserve">light regime in Varadero Reef, as observed in other coral species growing in turbid </w:t>
      </w:r>
      <w:r w:rsidR="008718D2">
        <w:rPr>
          <w:rFonts w:ascii="Arial" w:hAnsi="Arial" w:cs="Arial"/>
          <w:sz w:val="24"/>
          <w:szCs w:val="24"/>
          <w:lang w:val="en-US"/>
        </w:rPr>
        <w:t>waters</w:t>
      </w:r>
      <w:r w:rsidR="00F07834">
        <w:rPr>
          <w:rFonts w:ascii="Arial" w:hAnsi="Arial" w:cs="Arial"/>
          <w:sz w:val="24"/>
          <w:szCs w:val="24"/>
          <w:lang w:val="en-US"/>
        </w:rPr>
        <w:t xml:space="preserve"> </w:t>
      </w:r>
      <w:r w:rsidR="00F07834">
        <w:rPr>
          <w:rFonts w:ascii="Arial" w:hAnsi="Arial" w:cs="Arial"/>
          <w:sz w:val="24"/>
          <w:szCs w:val="24"/>
          <w:lang w:val="en-US"/>
        </w:rPr>
        <w:fldChar w:fldCharType="begin" w:fldLock="1"/>
      </w:r>
      <w:r w:rsidR="008718D2">
        <w:rPr>
          <w:rFonts w:ascii="Arial" w:hAnsi="Arial" w:cs="Arial"/>
          <w:sz w:val="24"/>
          <w:szCs w:val="24"/>
          <w:lang w:val="en-US"/>
        </w:rPr>
        <w:instrText>ADDIN CSL_CITATION {"citationItems":[{"id":"ITEM-1","itemData":{"DOI":"10.3354/meps07612","ISBN":"0171-8630","ISSN":"01718630","abstract":"Massive coral species play a key role in coral reef ecosystems, adding significantly to physical integrity, long term stability and reef biodiversity. This study coupled the assessment of the distribution and abundance of 4 dominant massive coral species, Diploastrea heliopora, Favia speciosa, F. matthaii and Porites lutea, with investigations into species-specific photoacclimatory responses within the Wakatobi Marine National Park of southeast Sulawesi, Indonesia, to determine the potential of photoacclimation to be a driver of biological success. For this, rapid light curves using pulse amplitude modulated (PAM) chlorophyll a fluorescence techniques were employed with additional manipulations to circumvent differences of light quality and absorption between species and across environmental gradients. P. lutea was examined over a range of depths and sites to determine patterns of photoacclimation, and all 4 species were assessed at a single depth between sites for which long-term data for coral community structure and growth existed. Light availability was more highly constrained with depth than between sites; consequently, photoacclimation patterns for P. lutea appeared greater with depth than across environmental gradients. All 4 species were found to differentially modify the extent of non-photochemical quenching to maintain a constant photochemical operating efficiency (qP). Therefore, our results suggest that these massive corals photoacclimate to ensure a constant light-dependent rate of reduction of the plastoquinone pool across growth environments.","author":[{"dropping-particle":"","family":"Hennige","given":"Sebastian J.","non-dropping-particle":"","parse-names":false,"suffix":""},{"dropping-particle":"","family":"Smith","given":"David J.","non-dropping-particle":"","parse-names":false,"suffix":""},{"dropping-particle":"","family":"Perkins","given":"Rupert","non-dropping-particle":"","parse-names":false,"suffix":""},{"dropping-particle":"","family":"Consalvey","given":"Mireille","non-dropping-particle":"","parse-names":false,"suffix":""},{"dropping-particle":"","family":"Paterson","given":"David M.","non-dropping-particle":"","parse-names":false,"suffix":""},{"dropping-particle":"","family":"Suggett","given":"David J.","non-dropping-particle":"","parse-names":false,"suffix":""}],"container-title":"Marine Ecology Progress Series","id":"ITEM-1","issued":{"date-parts":[["2008"]]},"page":"77-88","title":"Photoacclimation, growth and distribution of massive coral species in clear and turbid waters","type":"article-journal","volume":"369"},"uris":["http://www.mendeley.com/documents/?uuid=95529f08-4895-47dc-af7f-f2ef2fc06123"]},{"id":"ITEM-2","itemData":{"DOI":"10.4319/lo.2004.49.6.2201","ISBN":"0024-3590","ISSN":"0024-3590","PMID":"552","abstract":"We analyzed the contributions of clouds, turbidity, and tides to variations in irradiance and predicted benthic primary productivity on a coastal coral reef over a period of 2 yr (2001-2002). At 1.5 m below lowest astronomical tide (3.8-m tidal range), attenuation by suspended solids (turbidity) accounted for 74-79% of the total annual variation in irradiance, clouds for 14-17%, and tides for 7-10%. With increasing depth, the contribution from turbidity to irradiance variation increased asymptotically toward 95%. Fourier (spectral) analyses indicated that the benthic irradiance regime followed strong 8-week periodicities and weaker 2-4-week periodicities. The 8-week cycle was driven primarily by turbidity and secondarily by clouds and matches the periodicity of the intraseasonal Madden-Julian atmospheric oscillation. The weaker 3-4-week irradiance cycle was driven by turbidity; the 2-week cycle was driven by tides and, to a lesser extent, clouds. Comparisons of the benthic irradiance pattern with predictions of physiologically optimal irradiance levels (parameter E-k) for the coral Turbinaria mesenterina suggested that corals at the site alternate between states of potential light limitation and light stress, with a 2-8-week periodicity caused mainly by variations in turbidity. The effect of external sources of light reduction, such as episodic runoff events, on the energetics of benthic primary producers is likely to vary critically with the timing of such events","author":[{"dropping-particle":"","family":"Anthony","given":"Kenneth R. N.","non-dropping-particle":"","parse-names":false,"suffix":""},{"dropping-particle":"V.","family":"Ridd","given":"P.","non-dropping-particle":"","parse-names":false,"suffix":""},{"dropping-particle":"","family":"Orpin","given":"Alan R.","non-dropping-particle":"","parse-names":false,"suffix":""},{"dropping-particle":"","family":"Larcombe","given":"Piers","non-dropping-particle":"","parse-names":false,"suffix":""},{"dropping-particle":"","family":"Lough","given":"Janice","non-dropping-particle":"","parse-names":false,"suffix":""}],"container-title":"Limnology and Oceanography","id":"ITEM-2","issue":"6","issued":{"date-parts":[["2004"]]},"page":"2201-2211","title":"Temporal variation in light availability in coastal benthic habitats: Effects of clouds, turbidity, and tides","type":"article-journal","volume":"49"},"uris":["http://www.mendeley.com/documents/?uuid=a719b842-1271-45b8-89ba-54ea429ef17c"]}],"mendeley":{"formattedCitation":"(Anthony et al. 2004; Hennige et al. 2008)","plainTextFormattedCitation":"(Anthony et al. 2004; Hennige et al. 2008)","previouslyFormattedCitation":"(Anthony et al. 2004; Hennige et al. 2008)"},"properties":{"noteIndex":0},"schema":"https://github.com/citation-style-language/schema/raw/master/csl-citation.json"}</w:instrText>
      </w:r>
      <w:r w:rsidR="00F07834">
        <w:rPr>
          <w:rFonts w:ascii="Arial" w:hAnsi="Arial" w:cs="Arial"/>
          <w:sz w:val="24"/>
          <w:szCs w:val="24"/>
          <w:lang w:val="en-US"/>
        </w:rPr>
        <w:fldChar w:fldCharType="separate"/>
      </w:r>
      <w:r w:rsidR="007B7388" w:rsidRPr="007B7388">
        <w:rPr>
          <w:rFonts w:ascii="Arial" w:hAnsi="Arial" w:cs="Arial"/>
          <w:noProof/>
          <w:sz w:val="24"/>
          <w:szCs w:val="24"/>
          <w:lang w:val="en-US"/>
        </w:rPr>
        <w:t>(Anthony et al. 2004; Hennige et al. 2008)</w:t>
      </w:r>
      <w:r w:rsidR="00F07834">
        <w:rPr>
          <w:rFonts w:ascii="Arial" w:hAnsi="Arial" w:cs="Arial"/>
          <w:sz w:val="24"/>
          <w:szCs w:val="24"/>
          <w:lang w:val="en-US"/>
        </w:rPr>
        <w:fldChar w:fldCharType="end"/>
      </w:r>
      <w:r w:rsidR="00F07834">
        <w:rPr>
          <w:rFonts w:ascii="Arial" w:hAnsi="Arial" w:cs="Arial"/>
          <w:sz w:val="24"/>
          <w:szCs w:val="24"/>
          <w:lang w:val="en-US"/>
        </w:rPr>
        <w:t xml:space="preserve">. </w:t>
      </w:r>
      <w:ins w:id="45" w:author="Autorizado" w:date="2019-08-14T14:11:00Z">
        <w:r w:rsidR="00FE7949">
          <w:rPr>
            <w:rFonts w:ascii="Arial" w:hAnsi="Arial" w:cs="Arial"/>
            <w:sz w:val="24"/>
            <w:szCs w:val="24"/>
            <w:lang w:val="en-US"/>
          </w:rPr>
          <w:t xml:space="preserve">Additionally, </w:t>
        </w:r>
      </w:ins>
      <w:ins w:id="46" w:author="Autorizado" w:date="2019-08-14T14:12:00Z">
        <w:r w:rsidR="00FF723F">
          <w:rPr>
            <w:rFonts w:ascii="Arial" w:hAnsi="Arial" w:cs="Arial"/>
            <w:sz w:val="24"/>
            <w:szCs w:val="24"/>
            <w:lang w:val="en-US"/>
          </w:rPr>
          <w:t>there is the possibility energy requirements for calcification process are been</w:t>
        </w:r>
      </w:ins>
      <w:ins w:id="47" w:author="Autorizado" w:date="2019-08-14T14:11:00Z">
        <w:r w:rsidR="00FE7949">
          <w:rPr>
            <w:rFonts w:ascii="Arial" w:hAnsi="Arial" w:cs="Arial"/>
            <w:sz w:val="24"/>
            <w:szCs w:val="24"/>
            <w:lang w:val="en-US"/>
          </w:rPr>
          <w:t xml:space="preserve"> </w:t>
        </w:r>
      </w:ins>
      <w:ins w:id="48" w:author="Autorizado" w:date="2019-08-14T14:13:00Z">
        <w:r w:rsidR="00FF723F">
          <w:rPr>
            <w:rFonts w:ascii="Arial" w:hAnsi="Arial" w:cs="Arial"/>
            <w:sz w:val="24"/>
            <w:szCs w:val="24"/>
            <w:lang w:val="en-US"/>
          </w:rPr>
          <w:t>meet</w:t>
        </w:r>
      </w:ins>
      <w:ins w:id="49" w:author="Autorizado" w:date="2019-08-14T14:14:00Z">
        <w:r w:rsidR="00FF723F">
          <w:rPr>
            <w:rFonts w:ascii="Arial" w:hAnsi="Arial" w:cs="Arial"/>
            <w:sz w:val="24"/>
            <w:szCs w:val="24"/>
            <w:lang w:val="en-US"/>
          </w:rPr>
          <w:t xml:space="preserve"> through heterotrophic feeding. It is possible that </w:t>
        </w:r>
      </w:ins>
      <w:del w:id="50" w:author="Autorizado" w:date="2019-08-14T14:14:00Z">
        <w:r w:rsidR="0061529D" w:rsidDel="00FF723F">
          <w:rPr>
            <w:rFonts w:ascii="Arial" w:hAnsi="Arial" w:cs="Arial"/>
            <w:sz w:val="24"/>
            <w:szCs w:val="24"/>
            <w:lang w:val="en-US"/>
          </w:rPr>
          <w:delText xml:space="preserve">But, we did not discard the possibility that </w:delText>
        </w:r>
      </w:del>
      <w:r w:rsidR="0061529D">
        <w:rPr>
          <w:rFonts w:ascii="Arial" w:hAnsi="Arial" w:cs="Arial"/>
          <w:sz w:val="24"/>
          <w:szCs w:val="24"/>
          <w:lang w:val="en-US"/>
        </w:rPr>
        <w:t xml:space="preserve">corals in Varadero Reef are using </w:t>
      </w:r>
      <w:r w:rsidR="007B7388">
        <w:rPr>
          <w:rFonts w:ascii="Arial" w:hAnsi="Arial" w:cs="Arial"/>
          <w:sz w:val="24"/>
          <w:szCs w:val="24"/>
          <w:lang w:val="en-US"/>
        </w:rPr>
        <w:t xml:space="preserve">a high proportion of </w:t>
      </w:r>
      <w:r w:rsidR="0061529D">
        <w:rPr>
          <w:rFonts w:ascii="Arial" w:hAnsi="Arial" w:cs="Arial"/>
          <w:sz w:val="24"/>
          <w:szCs w:val="24"/>
          <w:lang w:val="en-US"/>
        </w:rPr>
        <w:t xml:space="preserve">organic matter </w:t>
      </w:r>
      <w:r w:rsidR="007B7388">
        <w:rPr>
          <w:rFonts w:ascii="Arial" w:hAnsi="Arial" w:cs="Arial"/>
          <w:sz w:val="24"/>
          <w:szCs w:val="24"/>
          <w:lang w:val="en-US"/>
        </w:rPr>
        <w:t>as source of carbon</w:t>
      </w:r>
      <w:r w:rsidR="0061529D">
        <w:rPr>
          <w:rFonts w:ascii="Arial" w:hAnsi="Arial" w:cs="Arial"/>
          <w:sz w:val="24"/>
          <w:szCs w:val="24"/>
          <w:lang w:val="en-US"/>
        </w:rPr>
        <w:t>, contributing to their physiological demands</w:t>
      </w:r>
      <w:r w:rsidR="008718D2">
        <w:rPr>
          <w:rFonts w:ascii="Arial" w:hAnsi="Arial" w:cs="Arial"/>
          <w:sz w:val="24"/>
          <w:szCs w:val="24"/>
          <w:lang w:val="en-US"/>
        </w:rPr>
        <w:t xml:space="preserve"> and maintaining a positive energy balance</w:t>
      </w:r>
      <w:r w:rsidR="007B7388">
        <w:rPr>
          <w:rFonts w:ascii="Arial" w:hAnsi="Arial" w:cs="Arial"/>
          <w:sz w:val="24"/>
          <w:szCs w:val="24"/>
          <w:lang w:val="en-US"/>
        </w:rPr>
        <w:t xml:space="preserve"> </w:t>
      </w:r>
      <w:r w:rsidR="007B7388">
        <w:rPr>
          <w:rFonts w:ascii="Arial" w:hAnsi="Arial" w:cs="Arial"/>
          <w:sz w:val="24"/>
          <w:szCs w:val="24"/>
          <w:lang w:val="en-US"/>
        </w:rPr>
        <w:fldChar w:fldCharType="begin" w:fldLock="1"/>
      </w:r>
      <w:r w:rsidR="008718D2">
        <w:rPr>
          <w:rFonts w:ascii="Arial" w:hAnsi="Arial" w:cs="Arial"/>
          <w:sz w:val="24"/>
          <w:szCs w:val="24"/>
          <w:lang w:val="en-US"/>
        </w:rPr>
        <w:instrText>ADDIN CSL_CITATION {"citationItems":[{"id":"ITEM-1","itemData":{"DOI":"10.2307/1309663","ISBN":"00063568","ISSN":"00063568","PMID":"594","abstract":"Colonies of the coral Stylophora pistillata growing at high light can obtain all the reduced carbon needed for animal respiration from photosynthesis by symbiotic zooxanthellae. In contrast, colonies in shaded reef areas must acquire 60% of their reduced carbon heterotrophically. More than 90% of the carbon fixed by zooxanth- ellae is translocated to the animal host in both light regimes, but very little is as- similated, apparently because the translocated products are deficient in nitrogen. Thus, the coral's overall growth efficiency is similar to that of aquatic herbivores that forage actively.","author":[{"dropping-particle":"","family":"Falkowski","given":"Paul G.","non-dropping-particle":"","parse-names":false,"suffix":""},{"dropping-particle":"","family":"Dubinsky","given":"Zvy","non-dropping-particle":"","parse-names":false,"suffix":""},{"dropping-particle":"","family":"Muscatine","given":"Leonard","non-dropping-particle":"","parse-names":false,"suffix":""},{"dropping-particle":"","family":"Porter","given":"James W.","non-dropping-particle":"","parse-names":false,"suffix":""}],"container-title":"BioScience","id":"ITEM-1","issue":"11","issued":{"date-parts":[["1984"]]},"page":"705-709","title":"Light and the bioenergetics of a symbiotic coral","type":"article-journal","volume":"34"},"uris":["http://www.mendeley.com/documents/?uuid=b346f4f4-3050-48ee-94ad-c9c46960bafe"]},{"id":"ITEM-2","itemData":{"DOI":"10.1007/s00442-004-","ISBN":"1250387671","author":[{"dropping-particle":"","family":"Anthony","given":"Kenneth R. N.","non-dropping-particle":"","parse-names":false,"suffix":""},{"dropping-particle":"","family":"Connolly","given":"Sean R.","non-dropping-particle":"","parse-names":false,"suffix":""}],"container-title":"Oecologia","id":"ITEM-2","issue":"3","issued":{"date-parts":[["2004"]]},"page":"373-384","title":"Environmental limits to growth: Physiological niche boundaries of corals along turbidity: Light gradients","type":"article-journal","volume":"141"},"uris":["http://www.mendeley.com/documents/?uuid=76b3f149-93c3-4d33-806f-927e9718a558"]}],"mendeley":{"formattedCitation":"(Falkowski et al. 1984; Anthony and Connolly 2004)","plainTextFormattedCitation":"(Falkowski et al. 1984; Anthony and Connolly 2004)","previouslyFormattedCitation":"(Falkowski et al. 1984; Anthony and Connolly 2004)"},"properties":{"noteIndex":0},"schema":"https://github.com/citation-style-language/schema/raw/master/csl-citation.json"}</w:instrText>
      </w:r>
      <w:r w:rsidR="007B7388">
        <w:rPr>
          <w:rFonts w:ascii="Arial" w:hAnsi="Arial" w:cs="Arial"/>
          <w:sz w:val="24"/>
          <w:szCs w:val="24"/>
          <w:lang w:val="en-US"/>
        </w:rPr>
        <w:fldChar w:fldCharType="separate"/>
      </w:r>
      <w:r w:rsidR="008718D2" w:rsidRPr="008718D2">
        <w:rPr>
          <w:rFonts w:ascii="Arial" w:hAnsi="Arial" w:cs="Arial"/>
          <w:noProof/>
          <w:sz w:val="24"/>
          <w:szCs w:val="24"/>
          <w:lang w:val="en-US"/>
        </w:rPr>
        <w:t>(Falkowski et al. 1984; Anthony and Connolly 2004)</w:t>
      </w:r>
      <w:r w:rsidR="007B7388">
        <w:rPr>
          <w:rFonts w:ascii="Arial" w:hAnsi="Arial" w:cs="Arial"/>
          <w:sz w:val="24"/>
          <w:szCs w:val="24"/>
          <w:lang w:val="en-US"/>
        </w:rPr>
        <w:fldChar w:fldCharType="end"/>
      </w:r>
      <w:r w:rsidR="0061529D">
        <w:rPr>
          <w:rFonts w:ascii="Arial" w:hAnsi="Arial" w:cs="Arial"/>
          <w:sz w:val="24"/>
          <w:szCs w:val="24"/>
          <w:lang w:val="en-US"/>
        </w:rPr>
        <w:t xml:space="preserve">. </w:t>
      </w:r>
      <w:r w:rsidR="00EF3759">
        <w:rPr>
          <w:rFonts w:ascii="Arial" w:hAnsi="Arial" w:cs="Arial"/>
          <w:sz w:val="24"/>
          <w:szCs w:val="24"/>
          <w:lang w:val="en-US"/>
        </w:rPr>
        <w:t xml:space="preserve">The </w:t>
      </w:r>
      <w:commentRangeStart w:id="51"/>
      <w:r w:rsidR="00EF3759">
        <w:rPr>
          <w:rFonts w:ascii="Arial" w:hAnsi="Arial" w:cs="Arial"/>
          <w:sz w:val="24"/>
          <w:szCs w:val="24"/>
          <w:lang w:val="en-US"/>
        </w:rPr>
        <w:t xml:space="preserve">flattened coral morphology </w:t>
      </w:r>
      <w:commentRangeEnd w:id="51"/>
      <w:r w:rsidR="00D45C0D">
        <w:rPr>
          <w:rStyle w:val="CommentReference"/>
        </w:rPr>
        <w:commentReference w:id="51"/>
      </w:r>
      <w:r w:rsidR="00EF3759">
        <w:rPr>
          <w:rFonts w:ascii="Arial" w:hAnsi="Arial" w:cs="Arial"/>
          <w:sz w:val="24"/>
          <w:szCs w:val="24"/>
          <w:lang w:val="en-US"/>
        </w:rPr>
        <w:t>might be the adaptation to low quality and quantity of light</w:t>
      </w:r>
      <w:ins w:id="52" w:author="Autorizado" w:date="2019-08-14T14:22:00Z">
        <w:r w:rsidR="00A328DB">
          <w:rPr>
            <w:rFonts w:ascii="Arial" w:hAnsi="Arial" w:cs="Arial"/>
            <w:sz w:val="24"/>
            <w:szCs w:val="24"/>
            <w:lang w:val="en-US"/>
          </w:rPr>
          <w:t>,</w:t>
        </w:r>
      </w:ins>
      <w:r w:rsidR="00EF3759">
        <w:rPr>
          <w:rFonts w:ascii="Arial" w:hAnsi="Arial" w:cs="Arial"/>
          <w:sz w:val="24"/>
          <w:szCs w:val="24"/>
          <w:lang w:val="en-US"/>
        </w:rPr>
        <w:t xml:space="preserve"> </w:t>
      </w:r>
      <w:del w:id="53" w:author="Autorizado" w:date="2019-08-14T14:22:00Z">
        <w:r w:rsidR="00EF3759" w:rsidDel="00A328DB">
          <w:rPr>
            <w:rFonts w:ascii="Arial" w:hAnsi="Arial" w:cs="Arial"/>
            <w:sz w:val="24"/>
            <w:szCs w:val="24"/>
            <w:lang w:val="en-US"/>
          </w:rPr>
          <w:delText xml:space="preserve">and </w:delText>
        </w:r>
      </w:del>
      <w:r w:rsidR="00EF3759">
        <w:rPr>
          <w:rFonts w:ascii="Arial" w:hAnsi="Arial" w:cs="Arial"/>
          <w:sz w:val="24"/>
          <w:szCs w:val="24"/>
          <w:lang w:val="en-US"/>
        </w:rPr>
        <w:t>to the narrow depth range of distribution</w:t>
      </w:r>
      <w:ins w:id="54" w:author="Autorizado" w:date="2019-08-14T14:22:00Z">
        <w:r w:rsidR="00A328DB">
          <w:rPr>
            <w:rFonts w:ascii="Arial" w:hAnsi="Arial" w:cs="Arial"/>
            <w:sz w:val="24"/>
            <w:szCs w:val="24"/>
            <w:lang w:val="en-US"/>
          </w:rPr>
          <w:t>, and to</w:t>
        </w:r>
      </w:ins>
      <w:ins w:id="55" w:author="Autorizado" w:date="2019-08-14T14:25:00Z">
        <w:r w:rsidR="0063642D">
          <w:rPr>
            <w:rFonts w:ascii="Arial" w:hAnsi="Arial" w:cs="Arial"/>
            <w:sz w:val="24"/>
            <w:szCs w:val="24"/>
            <w:lang w:val="en-US"/>
          </w:rPr>
          <w:t xml:space="preserve"> maximize surface are </w:t>
        </w:r>
      </w:ins>
      <w:ins w:id="56" w:author="Autorizado" w:date="2019-08-14T14:26:00Z">
        <w:r w:rsidR="0063642D">
          <w:rPr>
            <w:rFonts w:ascii="Arial" w:hAnsi="Arial" w:cs="Arial"/>
            <w:sz w:val="24"/>
            <w:szCs w:val="24"/>
            <w:lang w:val="en-US"/>
          </w:rPr>
          <w:t>available</w:t>
        </w:r>
      </w:ins>
      <w:ins w:id="57" w:author="Autorizado" w:date="2019-08-14T14:25:00Z">
        <w:r w:rsidR="0063642D">
          <w:rPr>
            <w:rFonts w:ascii="Arial" w:hAnsi="Arial" w:cs="Arial"/>
            <w:sz w:val="24"/>
            <w:szCs w:val="24"/>
            <w:lang w:val="en-US"/>
          </w:rPr>
          <w:t xml:space="preserve"> </w:t>
        </w:r>
      </w:ins>
      <w:ins w:id="58" w:author="Autorizado" w:date="2019-08-14T14:26:00Z">
        <w:r w:rsidR="0063642D">
          <w:rPr>
            <w:rFonts w:ascii="Arial" w:hAnsi="Arial" w:cs="Arial"/>
            <w:sz w:val="24"/>
            <w:szCs w:val="24"/>
            <w:lang w:val="en-US"/>
          </w:rPr>
          <w:t>for heterotrophic feeding</w:t>
        </w:r>
      </w:ins>
      <w:r w:rsidR="00EF3759">
        <w:rPr>
          <w:rFonts w:ascii="Arial" w:hAnsi="Arial" w:cs="Arial"/>
          <w:sz w:val="24"/>
          <w:szCs w:val="24"/>
          <w:lang w:val="en-US"/>
        </w:rPr>
        <w:t>.</w:t>
      </w:r>
    </w:p>
    <w:p w14:paraId="609E9C73" w14:textId="442407E8" w:rsidR="000C0005" w:rsidRPr="00093B07" w:rsidRDefault="00040087" w:rsidP="001C796C">
      <w:pPr>
        <w:spacing w:line="480" w:lineRule="auto"/>
        <w:rPr>
          <w:ins w:id="59" w:author="Autorizado" w:date="2019-08-14T14:38:00Z"/>
          <w:rFonts w:ascii="Arial" w:hAnsi="Arial" w:cs="Arial"/>
          <w:sz w:val="24"/>
          <w:szCs w:val="24"/>
          <w:rPrChange w:id="60" w:author="Autorizado" w:date="2019-08-14T16:13:00Z">
            <w:rPr>
              <w:ins w:id="61" w:author="Autorizado" w:date="2019-08-14T14:38:00Z"/>
              <w:rFonts w:ascii="Arial" w:hAnsi="Arial" w:cs="Arial"/>
              <w:sz w:val="24"/>
              <w:szCs w:val="24"/>
              <w:lang w:val="en-US"/>
            </w:rPr>
          </w:rPrChange>
        </w:rPr>
      </w:pPr>
      <w:r>
        <w:rPr>
          <w:rFonts w:ascii="Arial" w:hAnsi="Arial" w:cs="Arial"/>
          <w:sz w:val="24"/>
          <w:szCs w:val="24"/>
          <w:lang w:val="en-US"/>
        </w:rPr>
        <w:lastRenderedPageBreak/>
        <w:t>Despite of being located in a small area</w:t>
      </w:r>
      <w:r w:rsidR="00E0547E">
        <w:rPr>
          <w:rFonts w:ascii="Arial" w:hAnsi="Arial" w:cs="Arial"/>
          <w:sz w:val="24"/>
          <w:szCs w:val="24"/>
          <w:lang w:val="en-US"/>
        </w:rPr>
        <w:t>, the corals growing in Varadero seem</w:t>
      </w:r>
      <w:del w:id="62" w:author="Autorizado" w:date="2019-08-14T14:32:00Z">
        <w:r w:rsidR="00E0547E" w:rsidDel="000D7F13">
          <w:rPr>
            <w:rFonts w:ascii="Arial" w:hAnsi="Arial" w:cs="Arial"/>
            <w:sz w:val="24"/>
            <w:szCs w:val="24"/>
            <w:lang w:val="en-US"/>
          </w:rPr>
          <w:delText>s</w:delText>
        </w:r>
      </w:del>
      <w:r w:rsidR="00E0547E">
        <w:rPr>
          <w:rFonts w:ascii="Arial" w:hAnsi="Arial" w:cs="Arial"/>
          <w:sz w:val="24"/>
          <w:szCs w:val="24"/>
          <w:lang w:val="en-US"/>
        </w:rPr>
        <w:t xml:space="preserve"> to experience a highly variable set of conditions</w:t>
      </w:r>
      <w:del w:id="63" w:author="Autorizado" w:date="2019-08-14T14:33:00Z">
        <w:r w:rsidR="009C5ECC" w:rsidDel="000D7F13">
          <w:rPr>
            <w:rFonts w:ascii="Arial" w:hAnsi="Arial" w:cs="Arial"/>
            <w:sz w:val="24"/>
            <w:szCs w:val="24"/>
            <w:lang w:val="en-US"/>
          </w:rPr>
          <w:delText>, which varies</w:delText>
        </w:r>
      </w:del>
      <w:ins w:id="64" w:author="Autorizado" w:date="2019-08-14T14:33:00Z">
        <w:r w:rsidR="000D7F13">
          <w:rPr>
            <w:rFonts w:ascii="Arial" w:hAnsi="Arial" w:cs="Arial"/>
            <w:sz w:val="24"/>
            <w:szCs w:val="24"/>
            <w:lang w:val="en-US"/>
          </w:rPr>
          <w:t xml:space="preserve"> governed by</w:t>
        </w:r>
      </w:ins>
      <w:r w:rsidR="009C5ECC">
        <w:rPr>
          <w:rFonts w:ascii="Arial" w:hAnsi="Arial" w:cs="Arial"/>
          <w:sz w:val="24"/>
          <w:szCs w:val="24"/>
          <w:lang w:val="en-US"/>
        </w:rPr>
        <w:t xml:space="preserve"> </w:t>
      </w:r>
      <w:del w:id="65" w:author="Autorizado" w:date="2019-08-14T14:33:00Z">
        <w:r w:rsidR="009C5ECC" w:rsidDel="000D7F13">
          <w:rPr>
            <w:rFonts w:ascii="Arial" w:hAnsi="Arial" w:cs="Arial"/>
            <w:sz w:val="24"/>
            <w:szCs w:val="24"/>
            <w:lang w:val="en-US"/>
          </w:rPr>
          <w:delText>seasonal</w:delText>
        </w:r>
      </w:del>
      <w:ins w:id="66" w:author="Autorizado" w:date="2019-08-14T14:33:00Z">
        <w:r w:rsidR="000D7F13">
          <w:rPr>
            <w:rFonts w:ascii="Arial" w:hAnsi="Arial" w:cs="Arial"/>
            <w:sz w:val="24"/>
            <w:szCs w:val="24"/>
            <w:lang w:val="en-US"/>
          </w:rPr>
          <w:t>seasonality</w:t>
        </w:r>
      </w:ins>
      <w:del w:id="67" w:author="Autorizado" w:date="2019-08-14T14:33:00Z">
        <w:r w:rsidR="009C5ECC" w:rsidDel="000D7F13">
          <w:rPr>
            <w:rFonts w:ascii="Arial" w:hAnsi="Arial" w:cs="Arial"/>
            <w:sz w:val="24"/>
            <w:szCs w:val="24"/>
            <w:lang w:val="en-US"/>
          </w:rPr>
          <w:delText>ly</w:delText>
        </w:r>
      </w:del>
      <w:r w:rsidR="00E0547E">
        <w:rPr>
          <w:rFonts w:ascii="Arial" w:hAnsi="Arial" w:cs="Arial"/>
          <w:sz w:val="24"/>
          <w:szCs w:val="24"/>
          <w:lang w:val="en-US"/>
        </w:rPr>
        <w:t xml:space="preserve">. </w:t>
      </w:r>
      <w:commentRangeStart w:id="68"/>
      <w:ins w:id="69" w:author="Autorizado" w:date="2019-08-14T14:36:00Z">
        <w:r w:rsidR="000D7F13">
          <w:rPr>
            <w:rFonts w:ascii="Arial" w:hAnsi="Arial" w:cs="Arial"/>
            <w:sz w:val="24"/>
            <w:szCs w:val="24"/>
            <w:lang w:val="en-US"/>
          </w:rPr>
          <w:t>Sedimentation for example can</w:t>
        </w:r>
        <w:r w:rsidR="005E1845">
          <w:rPr>
            <w:rFonts w:ascii="Arial" w:hAnsi="Arial" w:cs="Arial"/>
            <w:sz w:val="24"/>
            <w:szCs w:val="24"/>
            <w:lang w:val="en-US"/>
          </w:rPr>
          <w:t xml:space="preserve"> change according to rain seasons. </w:t>
        </w:r>
      </w:ins>
      <w:ins w:id="70" w:author="Autorizado" w:date="2019-08-14T14:41:00Z">
        <w:r w:rsidR="005E1845">
          <w:rPr>
            <w:rFonts w:ascii="Arial" w:hAnsi="Arial" w:cs="Arial"/>
            <w:sz w:val="24"/>
            <w:szCs w:val="24"/>
            <w:lang w:val="en-US"/>
          </w:rPr>
          <w:t xml:space="preserve">Most of the sediments are deposited close to </w:t>
        </w:r>
      </w:ins>
      <w:ins w:id="71" w:author="Autorizado" w:date="2019-08-14T14:42:00Z">
        <w:r w:rsidR="005E1845">
          <w:rPr>
            <w:rFonts w:ascii="Arial" w:hAnsi="Arial" w:cs="Arial"/>
            <w:sz w:val="24"/>
            <w:szCs w:val="24"/>
            <w:lang w:val="en-US"/>
          </w:rPr>
          <w:t xml:space="preserve">the </w:t>
        </w:r>
      </w:ins>
      <w:ins w:id="72" w:author="Autorizado" w:date="2019-08-14T14:41:00Z">
        <w:r w:rsidR="005E1845">
          <w:rPr>
            <w:rFonts w:ascii="Arial" w:hAnsi="Arial" w:cs="Arial"/>
            <w:sz w:val="24"/>
            <w:szCs w:val="24"/>
            <w:lang w:val="en-US"/>
          </w:rPr>
          <w:t xml:space="preserve">mouth of the Canal del </w:t>
        </w:r>
        <w:proofErr w:type="spellStart"/>
        <w:r w:rsidR="005E1845">
          <w:rPr>
            <w:rFonts w:ascii="Arial" w:hAnsi="Arial" w:cs="Arial"/>
            <w:sz w:val="24"/>
            <w:szCs w:val="24"/>
            <w:lang w:val="en-US"/>
          </w:rPr>
          <w:t>Dique</w:t>
        </w:r>
        <w:proofErr w:type="spellEnd"/>
        <w:r w:rsidR="005E1845">
          <w:rPr>
            <w:rFonts w:ascii="Arial" w:hAnsi="Arial" w:cs="Arial"/>
            <w:sz w:val="24"/>
            <w:szCs w:val="24"/>
            <w:lang w:val="en-US"/>
          </w:rPr>
          <w:t xml:space="preserve">, </w:t>
        </w:r>
      </w:ins>
      <w:ins w:id="73" w:author="Autorizado" w:date="2019-08-14T14:42:00Z">
        <w:r w:rsidR="005E1845">
          <w:rPr>
            <w:rFonts w:ascii="Arial" w:hAnsi="Arial" w:cs="Arial"/>
            <w:sz w:val="24"/>
            <w:szCs w:val="24"/>
            <w:lang w:val="en-US"/>
          </w:rPr>
          <w:t xml:space="preserve">while </w:t>
        </w:r>
      </w:ins>
      <w:ins w:id="74" w:author="Autorizado" w:date="2019-08-14T14:41:00Z">
        <w:r w:rsidR="005E1845">
          <w:rPr>
            <w:rFonts w:ascii="Arial" w:hAnsi="Arial" w:cs="Arial"/>
            <w:sz w:val="24"/>
            <w:szCs w:val="24"/>
            <w:lang w:val="en-US"/>
          </w:rPr>
          <w:t xml:space="preserve">other areas of the bay can present seasonally deposition of fine sediments </w:t>
        </w:r>
        <w:r w:rsidR="005E1845">
          <w:rPr>
            <w:rFonts w:ascii="Arial" w:hAnsi="Arial" w:cs="Arial"/>
            <w:sz w:val="24"/>
            <w:szCs w:val="24"/>
            <w:lang w:val="en-US"/>
          </w:rPr>
          <w:fldChar w:fldCharType="begin" w:fldLock="1"/>
        </w:r>
        <w:r w:rsidR="005E1845">
          <w:rPr>
            <w:rFonts w:ascii="Arial" w:hAnsi="Arial" w:cs="Arial"/>
            <w:sz w:val="24"/>
            <w:szCs w:val="24"/>
            <w:lang w:val="en-US"/>
          </w:rPr>
          <w:instrText>ADDIN CSL_CITATION {"citationItems":[{"id":"ITEM-1","itemData":{"DOI":"10.2112/JCOASTRES-D-15-00185.1","ISSN":"0749-0208","abstract":"This study evaluated patterns of coastal sediment movement and deposition under different seasonal conditions (warm and cold phases of the El Ni</w:instrText>
        </w:r>
        <w:r w:rsidR="005E1845">
          <w:rPr>
            <w:rFonts w:ascii="Tahoma" w:hAnsi="Tahoma" w:cs="Tahoma"/>
            <w:sz w:val="24"/>
            <w:szCs w:val="24"/>
            <w:lang w:val="en-US"/>
          </w:rPr>
          <w:instrText>�</w:instrText>
        </w:r>
        <w:r w:rsidR="005E1845">
          <w:rPr>
            <w:rFonts w:ascii="Arial" w:hAnsi="Arial" w:cs="Arial"/>
            <w:sz w:val="24"/>
            <w:szCs w:val="24"/>
            <w:lang w:val="en-US"/>
          </w:rPr>
          <w: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Research","id":"ITEM-1","issued":{"date-parts":[["2017"]]},"page":"135-148","title":"Factors influencing the distribution and characteristics of surface sediment in the Bay of Cartagena, Colombia","type":"article-journal","volume":"331"},"uris":["http://www.mendeley.com/documents/?uuid=478c427e-48bf-4347-ba5b-19676458bd2b"]}],"mendeley":{"formattedCitation":"(Restrepo et al. 2017)","plainTextFormattedCitation":"(Restrepo et al. 2017)","previouslyFormattedCitation":"(Restrepo et al. 2017)"},"properties":{"noteIndex":0},"schema":"https://github.com/citation-style-language/schema/raw/master/csl-citation.json"}</w:instrText>
        </w:r>
        <w:r w:rsidR="005E1845">
          <w:rPr>
            <w:rFonts w:ascii="Arial" w:hAnsi="Arial" w:cs="Arial"/>
            <w:sz w:val="24"/>
            <w:szCs w:val="24"/>
            <w:lang w:val="en-US"/>
          </w:rPr>
          <w:fldChar w:fldCharType="separate"/>
        </w:r>
        <w:r w:rsidR="005E1845" w:rsidRPr="000924F3">
          <w:rPr>
            <w:rFonts w:ascii="Arial" w:hAnsi="Arial" w:cs="Arial"/>
            <w:noProof/>
            <w:sz w:val="24"/>
            <w:szCs w:val="24"/>
            <w:lang w:val="en-US"/>
          </w:rPr>
          <w:t>(Restrepo et al. 2017)</w:t>
        </w:r>
        <w:r w:rsidR="005E1845">
          <w:rPr>
            <w:rFonts w:ascii="Arial" w:hAnsi="Arial" w:cs="Arial"/>
            <w:sz w:val="24"/>
            <w:szCs w:val="24"/>
            <w:lang w:val="en-US"/>
          </w:rPr>
          <w:fldChar w:fldCharType="end"/>
        </w:r>
      </w:ins>
      <w:ins w:id="75" w:author="Autorizado" w:date="2019-08-14T14:42:00Z">
        <w:r w:rsidR="005E1845">
          <w:rPr>
            <w:rFonts w:ascii="Arial" w:hAnsi="Arial" w:cs="Arial"/>
            <w:sz w:val="24"/>
            <w:szCs w:val="24"/>
            <w:lang w:val="en-US"/>
          </w:rPr>
          <w:t xml:space="preserve">. For </w:t>
        </w:r>
      </w:ins>
      <w:ins w:id="76" w:author="Autorizado" w:date="2019-08-14T14:43:00Z">
        <w:r w:rsidR="005E1845">
          <w:rPr>
            <w:rFonts w:ascii="Arial" w:hAnsi="Arial" w:cs="Arial"/>
            <w:sz w:val="24"/>
            <w:szCs w:val="24"/>
            <w:lang w:val="en-US"/>
          </w:rPr>
          <w:t>instance, d</w:t>
        </w:r>
      </w:ins>
      <w:ins w:id="77" w:author="Autorizado" w:date="2019-08-14T14:40:00Z">
        <w:r w:rsidR="005E1845">
          <w:rPr>
            <w:rFonts w:ascii="Arial" w:hAnsi="Arial" w:cs="Arial"/>
            <w:sz w:val="24"/>
            <w:szCs w:val="24"/>
            <w:lang w:val="en-US"/>
          </w:rPr>
          <w:t xml:space="preserve">uring rainy seasons the winds can drive surface current and turbidity plume towards the northern strait of the bay </w:t>
        </w:r>
        <w:r w:rsidR="005E1845">
          <w:rPr>
            <w:rFonts w:ascii="Arial" w:hAnsi="Arial" w:cs="Arial"/>
            <w:sz w:val="24"/>
            <w:szCs w:val="24"/>
            <w:lang w:val="en-US"/>
          </w:rPr>
          <w:fldChar w:fldCharType="begin" w:fldLock="1"/>
        </w:r>
        <w:r w:rsidR="005E1845">
          <w:rPr>
            <w:rFonts w:ascii="Arial" w:hAnsi="Arial" w:cs="Arial"/>
            <w:sz w:val="24"/>
            <w:szCs w:val="24"/>
            <w:lang w:val="en-US"/>
          </w:rPr>
          <w:instrText>ADDIN CSL_CITATION {"citationItems":[{"id":"ITEM-1","itemData":{"DOI":"10.2112/JCOASTRES-D-15-00185.1","ISSN":"0749-0208","abstract":"This study evaluated patterns of coastal sediment movement and deposition under different seasonal conditions (warm and cold phases of the El Ni</w:instrText>
        </w:r>
        <w:r w:rsidR="005E1845">
          <w:rPr>
            <w:rFonts w:ascii="Tahoma" w:hAnsi="Tahoma" w:cs="Tahoma"/>
            <w:sz w:val="24"/>
            <w:szCs w:val="24"/>
            <w:lang w:val="en-US"/>
          </w:rPr>
          <w:instrText>�</w:instrText>
        </w:r>
        <w:r w:rsidR="005E1845">
          <w:rPr>
            <w:rFonts w:ascii="Arial" w:hAnsi="Arial" w:cs="Arial"/>
            <w:sz w:val="24"/>
            <w:szCs w:val="24"/>
            <w:lang w:val="en-US"/>
          </w:rPr>
          <w: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Research","id":"ITEM-1","issued":{"date-parts":[["2017"]]},"page":"135-148","title":"Factors influencing the distribution and characteristics of surface sediment in the Bay of Cartagena, Colombia","type":"article-journal","volume":"331"},"uris":["http://www.mendeley.com/documents/?uuid=478c427e-48bf-4347-ba5b-19676458bd2b"]},{"id":"ITEM-2","itemData":{"DOI":"10.1016/j.jenvman.2019.01.104","ISSN":"10958630","abstract":"A bay's capacity to buffer fluvial fluxes between the land and sea is sensitive to hydrological changes that can affect its water renewal rates. In Cartagena Bay, Colombia, pollution issues have been associated with freshwater fluxes which are projected to increase in future years. This has led to plans to reduce freshwater flows by constructing upstream hydraulic doors. Given the influence of freshwater discharge on coastal water renewal, it is important to assess how these upstream changes will affect the bay's hydrodynamic processes. This study calibrated the 3D MOHID Water model, configured with a high-resolution mixed vertical discretization to capture the bay's characteristic processes of vertical stratification and mixing. A Lagrangian transport model was used to analyze the flow of passive particle tracers and calculate water renewal time scales. Mean residence times of 3–6 days and flushing times of 10–20 days for canal water were found, while mean residence times of 23–33 days and flushing times of 70–99 days were calculated for the bay's complete water volume. An assessment of future scenarios showed that increases in freshwater runoff would result in faster water renewal in the bay, while plans to decrease freshwater discharge would result in slower water renewal in the bay. It is therefore imperative that any plans for reducing fluvial fluxes into the bay be accompanied by the control of local pollution sources, which are abundant and could worsen the bay's water quality issues should water renewal times become longer.","author":[{"dropping-particle":"","family":"Tosic","given":"Marko","non-dropping-particle":"","parse-names":false,"suffix":""},{"dropping-particle":"","family":"Martins","given":"Flávio","non-dropping-particle":"","parse-names":false,"suffix":""},{"dropping-particle":"","family":"Lonin","given":"Serguei","non-dropping-particle":"","parse-names":false,"suffix":""},{"dropping-particle":"","family":"Izquierdo","given":"Alfredo","non-dropping-particle":"","parse-names":false,"suffix":""},{"dropping-particle":"","family":"Restrepo","given":"Juan Darío","non-dropping-particle":"","parse-names":false,"suffix":""}],"container-title":"Journal of Environmental Management","id":"ITEM-2","issue":"January","issued":{"date-parts":[["2019"]]},"page":"695-714","publisher":"Elsevier","title":"Hydrodynamic modelling of a polluted tropical bay: Assessment of anthropogenic impacts on freshwater runoff and estuarine water renewal","type":"article-journal","volume":"236"},"uris":["http://www.mendeley.com/documents/?uuid=c021f96c-e856-4ce2-9edb-84f6df0f5f9b"]}],"mendeley":{"formattedCitation":"(Restrepo et al. 2017; Tosic et al. 2019a)","plainTextFormattedCitation":"(Restrepo et al. 2017; Tosic et al. 2019a)","previouslyFormattedCitation":"(Restrepo et al. 2017; Tosic et al. 2019a)"},"properties":{"noteIndex":0},"schema":"https://github.com/citation-style-language/schema/raw/master/csl-citation.json"}</w:instrText>
        </w:r>
        <w:r w:rsidR="005E1845">
          <w:rPr>
            <w:rFonts w:ascii="Arial" w:hAnsi="Arial" w:cs="Arial"/>
            <w:sz w:val="24"/>
            <w:szCs w:val="24"/>
            <w:lang w:val="en-US"/>
          </w:rPr>
          <w:fldChar w:fldCharType="separate"/>
        </w:r>
        <w:r w:rsidR="005E1845" w:rsidRPr="00B736BF">
          <w:rPr>
            <w:rFonts w:ascii="Arial" w:hAnsi="Arial" w:cs="Arial"/>
            <w:noProof/>
            <w:sz w:val="24"/>
            <w:szCs w:val="24"/>
            <w:lang w:val="en-US"/>
          </w:rPr>
          <w:t>(Restrepo et al. 2017; Tosic et al. 2019a)</w:t>
        </w:r>
        <w:r w:rsidR="005E1845">
          <w:rPr>
            <w:rFonts w:ascii="Arial" w:hAnsi="Arial" w:cs="Arial"/>
            <w:sz w:val="24"/>
            <w:szCs w:val="24"/>
            <w:lang w:val="en-US"/>
          </w:rPr>
          <w:fldChar w:fldCharType="end"/>
        </w:r>
        <w:r w:rsidR="005E1845">
          <w:rPr>
            <w:rFonts w:ascii="Arial" w:hAnsi="Arial" w:cs="Arial"/>
            <w:sz w:val="24"/>
            <w:szCs w:val="24"/>
            <w:lang w:val="en-US"/>
          </w:rPr>
          <w:t>.</w:t>
        </w:r>
      </w:ins>
      <w:ins w:id="78" w:author="Autorizado" w:date="2019-08-14T14:45:00Z">
        <w:r w:rsidR="000C0005">
          <w:rPr>
            <w:rFonts w:ascii="Arial" w:hAnsi="Arial" w:cs="Arial"/>
            <w:sz w:val="24"/>
            <w:szCs w:val="24"/>
            <w:lang w:val="en-US"/>
          </w:rPr>
          <w:t xml:space="preserve">These muddy sediments were not dominant before, but during the last century they have increase and are now covering more areas </w:t>
        </w:r>
      </w:ins>
      <w:ins w:id="79" w:author="Autorizado" w:date="2019-08-14T14:46:00Z">
        <w:r w:rsidR="000C0005">
          <w:rPr>
            <w:rFonts w:ascii="Arial" w:hAnsi="Arial" w:cs="Arial"/>
            <w:sz w:val="24"/>
            <w:szCs w:val="24"/>
            <w:lang w:val="en-US"/>
          </w:rPr>
          <w:t>of</w:t>
        </w:r>
      </w:ins>
      <w:ins w:id="80" w:author="Autorizado" w:date="2019-08-14T14:45:00Z">
        <w:r w:rsidR="000C0005">
          <w:rPr>
            <w:rFonts w:ascii="Arial" w:hAnsi="Arial" w:cs="Arial"/>
            <w:sz w:val="24"/>
            <w:szCs w:val="24"/>
            <w:lang w:val="en-US"/>
          </w:rPr>
          <w:t xml:space="preserve"> the bay floor </w:t>
        </w:r>
        <w:r w:rsidR="000C0005">
          <w:rPr>
            <w:rFonts w:ascii="Arial" w:hAnsi="Arial" w:cs="Arial"/>
            <w:sz w:val="24"/>
            <w:szCs w:val="24"/>
            <w:lang w:val="en-US"/>
          </w:rPr>
          <w:fldChar w:fldCharType="begin" w:fldLock="1"/>
        </w:r>
        <w:r w:rsidR="000C0005">
          <w:rPr>
            <w:rFonts w:ascii="Arial" w:hAnsi="Arial" w:cs="Arial"/>
            <w:sz w:val="24"/>
            <w:szCs w:val="24"/>
            <w:lang w:val="en-US"/>
          </w:rPr>
          <w:instrText>ADDIN CSL_CITATION {"citationItems":[{"id":"ITEM-1","itemData":{"author":[{"dropping-particle":"","family":"Pagliardini","given":"Jean Luc","non-dropping-particle":"","parse-names":false,"suffix":""},{"dropping-particle":"","family":"Gómez","given":"Marco A.","non-dropping-particle":"","parse-names":false,"suffix":""},{"dropping-particle":"","family":"Gutiérrez","given":"Henry","non-dropping-particle":"","parse-names":false,"suffix":""},{"dropping-particle":"","family":"Zapata","given":"Sergio I.","non-dropping-particle":"","parse-names":false,"suffix":""},{"dropping-particle":"","family":"Jurado","given":"Alberto","non-dropping-particle":"","parse-names":false,"suffix":""},{"dropping-particle":"","family":"Garay","given":"Jesús A.","non-dropping-particle":"","parse-names":false,"suffix":""},{"dropping-particle":"","family":"Vernette","given":"Georges","non-dropping-particle":"","parse-names":false,"suffix":""}],"container-title":"Boletín Científico CIOH","id":"ITEM-1","issued":{"date-parts":[["1982"]]},"page":"49-11","title":"Síntesis del proyecto Bahía de Cartagena","type":"article-journal","volume":"4"},"uris":["http://www.mendeley.com/documents/?uuid=56f36fad-e92d-4407-a5c2-c78d6b06ceeb"]},{"id":"ITEM-2","itemData":{"DOI":"10.2112/JCOASTRES-D-15-00185.1","ISSN":"0749-0208","abstract":"This study evaluated patterns of coastal sediment movement and deposition under different seasonal conditions (warm and cold phases of the El Ni</w:instrText>
        </w:r>
        <w:r w:rsidR="000C0005">
          <w:rPr>
            <w:rFonts w:ascii="Tahoma" w:hAnsi="Tahoma" w:cs="Tahoma"/>
            <w:sz w:val="24"/>
            <w:szCs w:val="24"/>
            <w:lang w:val="en-US"/>
          </w:rPr>
          <w:instrText>�</w:instrText>
        </w:r>
        <w:r w:rsidR="000C0005">
          <w:rPr>
            <w:rFonts w:ascii="Arial" w:hAnsi="Arial" w:cs="Arial"/>
            <w:sz w:val="24"/>
            <w:szCs w:val="24"/>
            <w:lang w:val="en-US"/>
          </w:rPr>
          <w: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Research","id":"ITEM-2","issued":{"date-parts":[["2017"]]},"page":"135-148","title":"Factors influencing the distribution and characteristics of surface sediment in the Bay of Cartagena, Colombia","type":"article-journal","volume":"331"},"uris":["http://www.mendeley.com/documents/?uuid=478c427e-48bf-4347-ba5b-19676458bd2b"]},{"id":"ITEM-3","itemData":{"DOI":"103856/vol41-issue1-fulltext-8","ISSN":"0718560X","abstract":"Se analizó la distribución espacial y las principales características texturales de 234 muestras de sedimentos superficiales de la bahía de Cartagena. Para caracterizar los ambientes de depósito en el fondo de la bahía se aplicaron tres funciones discriminantes para diferenciar entre: (i) depósitos de playa y marino somero agitado, (ii) depósitos fluviales y marino someros, y (iii) depósitos fluviales influenciados por corrientes de turbidez. Los sedimentos predominantes fueron lodos medios (5,35 ± 1,2 φ), pobremente clasificados (σ = 1,63 ± 0,8), con notable asimetría (Sk = -0,052 ± 0.2) y curtosis (k) de 0,84 ± 0,4. Se encontró dos tipos principales de depósitos recientes en la bahía de Cartagena: marino somero agitado, de dominio fluvial, y depósitos de corrientes de turbidez, de dominio fluvial. Los contenidos más bajos de arena (&lt;5%) se encontraron a lo largo de un eje latitudinal que va desde el prodelta del Canal del Dique hasta el extremo occidental de isla de Tierrabomba. Los contenidos de CaCO3 de los depósitos sedimentarios fueron menores al 10%. Los sedimentos calcáreos autógenos han sido cubiertos por sedimentos finos de origen terrígeno transportados por el Canal del Dique, el cual tiene un papel más activo y predominante en la sedimentación de la bahía de lo que se ha señalado pr</w:instrText>
        </w:r>
        <w:r w:rsidR="000C0005" w:rsidRPr="00093B07">
          <w:rPr>
            <w:rFonts w:ascii="Arial" w:hAnsi="Arial" w:cs="Arial"/>
            <w:sz w:val="24"/>
            <w:szCs w:val="24"/>
            <w:rPrChange w:id="81" w:author="Autorizado" w:date="2019-08-14T16:13:00Z">
              <w:rPr>
                <w:rFonts w:ascii="Arial" w:hAnsi="Arial" w:cs="Arial"/>
                <w:sz w:val="24"/>
                <w:szCs w:val="24"/>
                <w:lang w:val="en-US"/>
              </w:rPr>
            </w:rPrChange>
          </w:rPr>
          <w:instrText>eviamente.","author":[{"dropping-particle":"","family":"Restrepo","given":"Juan C.","non-dropping-particle":"","parse-names":false,"suffix":""},{"dropping-particle":"","family":"Franco","given":"Diana","non-dropping-particle":"","parse-names":false,"suffix":""},{"dropping-particle":"","family":"Escobar","given":"Jaime","non-dropping-particle":"","parse-names":false,"suffix":""},{"dropping-particle":"","family":"Correa","given":"Iván Darío","non-dropping-particle":"","parse-names":false,"suffix":""},{"dropping-particle":"","family":"Otero","given":"Luis","non-dropping-particle":"","parse-names":false,"suffix":""},{"dropping-particle":"","family":"Gutiérrez","given":"Julio","non-dropping-particle":"","parse-names":false,"suffix":""}],"container-title":"Latin American Journal of Aquatic Research","id":"ITEM-3","issue":"1","issued":{"date-parts":[["2013"]]},"page":"99-112","title":"Bahía de Cartagena (Colombia): Distribución de sedimentos superficiales y ambientes sedimentarios","type":"article-journal","volume":"41"},"uris":["http://www.mendeley.com/documents/?uuid=3a534acc-780c-4c46-afc3-88e5c2879c68"]}],"mendeley":{"formattedCitation":"(Pagliardini et al. 1982; Restrepo et al. 2013, 2017)","plainTextFormattedCitation":"(Pagliardini et al. 1982; Restrepo et al. 2013, 2017)","previouslyFormattedCitation":"(Pagliardini et al. 1982; Restrepo et al. 2013, 2017)"},"properties":{"noteIndex":0},"schema":"https://github.com/citation-style-language/schema/raw/master/csl-citation.json"}</w:instrText>
        </w:r>
        <w:r w:rsidR="000C0005">
          <w:rPr>
            <w:rFonts w:ascii="Arial" w:hAnsi="Arial" w:cs="Arial"/>
            <w:sz w:val="24"/>
            <w:szCs w:val="24"/>
            <w:lang w:val="en-US"/>
          </w:rPr>
          <w:fldChar w:fldCharType="separate"/>
        </w:r>
        <w:r w:rsidR="000C0005" w:rsidRPr="00093B07">
          <w:rPr>
            <w:rFonts w:ascii="Arial" w:hAnsi="Arial" w:cs="Arial"/>
            <w:noProof/>
            <w:sz w:val="24"/>
            <w:szCs w:val="24"/>
            <w:rPrChange w:id="82" w:author="Autorizado" w:date="2019-08-14T16:13:00Z">
              <w:rPr>
                <w:rFonts w:ascii="Arial" w:hAnsi="Arial" w:cs="Arial"/>
                <w:noProof/>
                <w:sz w:val="24"/>
                <w:szCs w:val="24"/>
                <w:lang w:val="en-US"/>
              </w:rPr>
            </w:rPrChange>
          </w:rPr>
          <w:t>(Pagliardini et al. 1982; Restrepo et al. 2013, 2017)</w:t>
        </w:r>
        <w:r w:rsidR="000C0005">
          <w:rPr>
            <w:rFonts w:ascii="Arial" w:hAnsi="Arial" w:cs="Arial"/>
            <w:sz w:val="24"/>
            <w:szCs w:val="24"/>
            <w:lang w:val="en-US"/>
          </w:rPr>
          <w:fldChar w:fldCharType="end"/>
        </w:r>
        <w:r w:rsidR="000C0005" w:rsidRPr="00093B07">
          <w:rPr>
            <w:rFonts w:ascii="Arial" w:hAnsi="Arial" w:cs="Arial"/>
            <w:sz w:val="24"/>
            <w:szCs w:val="24"/>
            <w:rPrChange w:id="83" w:author="Autorizado" w:date="2019-08-14T16:13:00Z">
              <w:rPr>
                <w:rFonts w:ascii="Arial" w:hAnsi="Arial" w:cs="Arial"/>
                <w:sz w:val="24"/>
                <w:szCs w:val="24"/>
                <w:lang w:val="en-US"/>
              </w:rPr>
            </w:rPrChange>
          </w:rPr>
          <w:t>.</w:t>
        </w:r>
      </w:ins>
      <w:commentRangeEnd w:id="68"/>
      <w:ins w:id="84" w:author="Autorizado" w:date="2019-08-14T14:47:00Z">
        <w:r w:rsidR="000C0005">
          <w:rPr>
            <w:rStyle w:val="CommentReference"/>
          </w:rPr>
          <w:commentReference w:id="68"/>
        </w:r>
      </w:ins>
    </w:p>
    <w:p w14:paraId="206E7DA8" w14:textId="77777777" w:rsidR="00C71670" w:rsidRPr="00093B07" w:rsidRDefault="00E0547E" w:rsidP="001C796C">
      <w:pPr>
        <w:spacing w:line="480" w:lineRule="auto"/>
        <w:rPr>
          <w:ins w:id="85" w:author="Autorizado" w:date="2019-08-14T14:48:00Z"/>
          <w:rFonts w:ascii="Arial" w:hAnsi="Arial" w:cs="Arial"/>
          <w:sz w:val="24"/>
          <w:szCs w:val="24"/>
          <w:rPrChange w:id="86" w:author="Autorizado" w:date="2019-08-14T16:13:00Z">
            <w:rPr>
              <w:ins w:id="87" w:author="Autorizado" w:date="2019-08-14T14:48:00Z"/>
              <w:rFonts w:ascii="Arial" w:hAnsi="Arial" w:cs="Arial"/>
              <w:sz w:val="24"/>
              <w:szCs w:val="24"/>
              <w:lang w:val="en-US"/>
            </w:rPr>
          </w:rPrChange>
        </w:rPr>
      </w:pPr>
      <w:del w:id="88" w:author="Autorizado" w:date="2019-08-14T14:48:00Z">
        <w:r w:rsidRPr="00093B07" w:rsidDel="00D3357C">
          <w:rPr>
            <w:rFonts w:ascii="Arial" w:hAnsi="Arial" w:cs="Arial"/>
            <w:sz w:val="24"/>
            <w:szCs w:val="24"/>
            <w:rPrChange w:id="89" w:author="Autorizado" w:date="2019-08-14T16:13:00Z">
              <w:rPr>
                <w:rFonts w:ascii="Arial" w:hAnsi="Arial" w:cs="Arial"/>
                <w:sz w:val="24"/>
                <w:szCs w:val="24"/>
                <w:lang w:val="en-US"/>
              </w:rPr>
            </w:rPrChange>
          </w:rPr>
          <w:delText xml:space="preserve">There is no doubt that terrigenous sediment transported by the Canal del Dique </w:delText>
        </w:r>
        <w:r w:rsidR="009D6DB4" w:rsidRPr="00093B07" w:rsidDel="00D3357C">
          <w:rPr>
            <w:rFonts w:ascii="Arial" w:hAnsi="Arial" w:cs="Arial"/>
            <w:sz w:val="24"/>
            <w:szCs w:val="24"/>
            <w:rPrChange w:id="90" w:author="Autorizado" w:date="2019-08-14T16:13:00Z">
              <w:rPr>
                <w:rFonts w:ascii="Arial" w:hAnsi="Arial" w:cs="Arial"/>
                <w:sz w:val="24"/>
                <w:szCs w:val="24"/>
                <w:lang w:val="en-US"/>
              </w:rPr>
            </w:rPrChange>
          </w:rPr>
          <w:delText>can reach Varadero Reef</w:delText>
        </w:r>
        <w:r w:rsidR="00040087" w:rsidRPr="00093B07" w:rsidDel="00D3357C">
          <w:rPr>
            <w:rFonts w:ascii="Arial" w:hAnsi="Arial" w:cs="Arial"/>
            <w:sz w:val="24"/>
            <w:szCs w:val="24"/>
            <w:rPrChange w:id="91" w:author="Autorizado" w:date="2019-08-14T16:13:00Z">
              <w:rPr>
                <w:rFonts w:ascii="Arial" w:hAnsi="Arial" w:cs="Arial"/>
                <w:sz w:val="24"/>
                <w:szCs w:val="24"/>
                <w:lang w:val="en-US"/>
              </w:rPr>
            </w:rPrChange>
          </w:rPr>
          <w:delText>, which is located 6 km away from the mouth of the Canal del Dique</w:delText>
        </w:r>
        <w:r w:rsidR="00F062CD" w:rsidRPr="00093B07" w:rsidDel="00D3357C">
          <w:rPr>
            <w:rFonts w:ascii="Arial" w:hAnsi="Arial" w:cs="Arial"/>
            <w:sz w:val="24"/>
            <w:szCs w:val="24"/>
            <w:rPrChange w:id="92" w:author="Autorizado" w:date="2019-08-14T16:13:00Z">
              <w:rPr>
                <w:rFonts w:ascii="Arial" w:hAnsi="Arial" w:cs="Arial"/>
                <w:sz w:val="24"/>
                <w:szCs w:val="24"/>
                <w:lang w:val="en-US"/>
              </w:rPr>
            </w:rPrChange>
          </w:rPr>
          <w:delText xml:space="preserve"> </w:delText>
        </w:r>
        <w:r w:rsidR="00F062CD" w:rsidDel="00D3357C">
          <w:rPr>
            <w:rFonts w:ascii="Arial" w:hAnsi="Arial" w:cs="Arial"/>
            <w:sz w:val="24"/>
            <w:szCs w:val="24"/>
            <w:lang w:val="en-US"/>
          </w:rPr>
          <w:fldChar w:fldCharType="begin" w:fldLock="1"/>
        </w:r>
        <w:r w:rsidR="003C7BDF" w:rsidRPr="00093B07" w:rsidDel="00D3357C">
          <w:rPr>
            <w:rFonts w:ascii="Arial" w:hAnsi="Arial" w:cs="Arial"/>
            <w:sz w:val="24"/>
            <w:szCs w:val="24"/>
            <w:rPrChange w:id="93" w:author="Autorizado" w:date="2019-08-14T16:13:00Z">
              <w:rPr>
                <w:rFonts w:ascii="Arial" w:hAnsi="Arial" w:cs="Arial"/>
                <w:sz w:val="24"/>
                <w:szCs w:val="24"/>
                <w:lang w:val="en-US"/>
              </w:rPr>
            </w:rPrChange>
          </w:rPr>
          <w:delInstrText>ADDIN CSL_CITATION {"citationItems":[{"id":"ITEM-1","itemData":{"DOI":"10.1016/j.scitotenv.2016.02.140","ISSN":"00489697","author":[{"dropping-particle":"","family":"Restrepo","given":"Juan D.","non-dropping-particle":"","parse-names":false,"suffix":""},{"dropping-particle":"","family":"Park","given":"Edward","non-dropping-particle":"","parse-names":false,"suffix":""},{"dropping-particle":"","family":"Aquino","given":"Samia","non-dropping-particle":"","parse-names":false,"suffix":""},{"dropping-particle":"","family":"Latrubesse","given":"Edgardo M.","non-dropping-particle":"","parse-names":false,"suffix":""}],"container-title":"Science of The Total Environment","id":"ITEM-1","issued":{"date-parts":[["2016"]]},"page":"316-329","publisher":"Elsevier B.V.","title":"Coral reefs chronically exposed to river sediment plumes in the southwestern Caribbean: Rosario Islands, Colombia","type":"article-journal","volume":"553"},"uris":["http://www.mendeley.com/documents/?uuid=ca960285-a23b-4a3f-9cc2-70bfdf340f5a"]}],"mendeley":{"formattedCitation":"(Restrepo et al. 2016)","manualFormatting":"(Fig. 2; Restrepo et al. 2016)","plainTextFormattedCitation":"(Restrepo et al. 2016)","previouslyFormattedCitation":"(Restrepo et al. 2016)"},"properties":{"noteIndex":0},"schema":"https://github.com/citation-style-language/schema/raw/master/csl-citation.json"}</w:delInstrText>
        </w:r>
        <w:r w:rsidR="00F062CD" w:rsidDel="00D3357C">
          <w:rPr>
            <w:rFonts w:ascii="Arial" w:hAnsi="Arial" w:cs="Arial"/>
            <w:sz w:val="24"/>
            <w:szCs w:val="24"/>
            <w:lang w:val="en-US"/>
          </w:rPr>
          <w:fldChar w:fldCharType="separate"/>
        </w:r>
        <w:r w:rsidR="00F062CD" w:rsidRPr="00093B07" w:rsidDel="00D3357C">
          <w:rPr>
            <w:rFonts w:ascii="Arial" w:hAnsi="Arial" w:cs="Arial"/>
            <w:noProof/>
            <w:sz w:val="24"/>
            <w:szCs w:val="24"/>
            <w:rPrChange w:id="94" w:author="Autorizado" w:date="2019-08-14T16:13:00Z">
              <w:rPr>
                <w:rFonts w:ascii="Arial" w:hAnsi="Arial" w:cs="Arial"/>
                <w:noProof/>
                <w:sz w:val="24"/>
                <w:szCs w:val="24"/>
                <w:lang w:val="en-US"/>
              </w:rPr>
            </w:rPrChange>
          </w:rPr>
          <w:delText>(Fig. 2; Restrepo et al. 2016)</w:delText>
        </w:r>
        <w:r w:rsidR="00F062CD" w:rsidDel="00D3357C">
          <w:rPr>
            <w:rFonts w:ascii="Arial" w:hAnsi="Arial" w:cs="Arial"/>
            <w:sz w:val="24"/>
            <w:szCs w:val="24"/>
            <w:lang w:val="en-US"/>
          </w:rPr>
          <w:fldChar w:fldCharType="end"/>
        </w:r>
        <w:r w:rsidR="009D6DB4" w:rsidRPr="00093B07" w:rsidDel="00D3357C">
          <w:rPr>
            <w:rFonts w:ascii="Arial" w:hAnsi="Arial" w:cs="Arial"/>
            <w:sz w:val="24"/>
            <w:szCs w:val="24"/>
            <w:rPrChange w:id="95" w:author="Autorizado" w:date="2019-08-14T16:13:00Z">
              <w:rPr>
                <w:rFonts w:ascii="Arial" w:hAnsi="Arial" w:cs="Arial"/>
                <w:sz w:val="24"/>
                <w:szCs w:val="24"/>
                <w:lang w:val="en-US"/>
              </w:rPr>
            </w:rPrChange>
          </w:rPr>
          <w:delText xml:space="preserve">. </w:delText>
        </w:r>
        <w:r w:rsidR="002D4C6D" w:rsidRPr="00093B07" w:rsidDel="00D3357C">
          <w:rPr>
            <w:rFonts w:ascii="Arial" w:hAnsi="Arial" w:cs="Arial"/>
            <w:sz w:val="24"/>
            <w:szCs w:val="24"/>
            <w:rPrChange w:id="96" w:author="Autorizado" w:date="2019-08-14T16:13:00Z">
              <w:rPr>
                <w:rFonts w:ascii="Arial" w:hAnsi="Arial" w:cs="Arial"/>
                <w:sz w:val="24"/>
                <w:szCs w:val="24"/>
                <w:lang w:val="en-US"/>
              </w:rPr>
            </w:rPrChange>
          </w:rPr>
          <w:delText>However, during rainy seasons</w:delText>
        </w:r>
        <w:r w:rsidR="00B736BF" w:rsidRPr="00093B07" w:rsidDel="00D3357C">
          <w:rPr>
            <w:rFonts w:ascii="Arial" w:hAnsi="Arial" w:cs="Arial"/>
            <w:sz w:val="24"/>
            <w:szCs w:val="24"/>
            <w:rPrChange w:id="97" w:author="Autorizado" w:date="2019-08-14T16:13:00Z">
              <w:rPr>
                <w:rFonts w:ascii="Arial" w:hAnsi="Arial" w:cs="Arial"/>
                <w:sz w:val="24"/>
                <w:szCs w:val="24"/>
                <w:lang w:val="en-US"/>
              </w:rPr>
            </w:rPrChange>
          </w:rPr>
          <w:delText>, the winds can drive surface current</w:delText>
        </w:r>
        <w:r w:rsidR="002D4C6D" w:rsidRPr="00093B07" w:rsidDel="00D3357C">
          <w:rPr>
            <w:rFonts w:ascii="Arial" w:hAnsi="Arial" w:cs="Arial"/>
            <w:sz w:val="24"/>
            <w:szCs w:val="24"/>
            <w:rPrChange w:id="98" w:author="Autorizado" w:date="2019-08-14T16:13:00Z">
              <w:rPr>
                <w:rFonts w:ascii="Arial" w:hAnsi="Arial" w:cs="Arial"/>
                <w:sz w:val="24"/>
                <w:szCs w:val="24"/>
                <w:lang w:val="en-US"/>
              </w:rPr>
            </w:rPrChange>
          </w:rPr>
          <w:delText xml:space="preserve"> and turbidity plume </w:delText>
        </w:r>
        <w:r w:rsidR="00B736BF" w:rsidRPr="00093B07" w:rsidDel="00D3357C">
          <w:rPr>
            <w:rFonts w:ascii="Arial" w:hAnsi="Arial" w:cs="Arial"/>
            <w:sz w:val="24"/>
            <w:szCs w:val="24"/>
            <w:rPrChange w:id="99" w:author="Autorizado" w:date="2019-08-14T16:13:00Z">
              <w:rPr>
                <w:rFonts w:ascii="Arial" w:hAnsi="Arial" w:cs="Arial"/>
                <w:sz w:val="24"/>
                <w:szCs w:val="24"/>
                <w:lang w:val="en-US"/>
              </w:rPr>
            </w:rPrChange>
          </w:rPr>
          <w:delText xml:space="preserve">toward the northern strait of the bay </w:delText>
        </w:r>
        <w:r w:rsidR="00B736BF" w:rsidDel="00D3357C">
          <w:rPr>
            <w:rFonts w:ascii="Arial" w:hAnsi="Arial" w:cs="Arial"/>
            <w:sz w:val="24"/>
            <w:szCs w:val="24"/>
            <w:lang w:val="en-US"/>
          </w:rPr>
          <w:fldChar w:fldCharType="begin" w:fldLock="1"/>
        </w:r>
        <w:r w:rsidR="000C75A8" w:rsidRPr="00093B07" w:rsidDel="00D3357C">
          <w:rPr>
            <w:rFonts w:ascii="Arial" w:hAnsi="Arial" w:cs="Arial"/>
            <w:sz w:val="24"/>
            <w:szCs w:val="24"/>
            <w:rPrChange w:id="100" w:author="Autorizado" w:date="2019-08-14T16:13:00Z">
              <w:rPr>
                <w:rFonts w:ascii="Arial" w:hAnsi="Arial" w:cs="Arial"/>
                <w:sz w:val="24"/>
                <w:szCs w:val="24"/>
                <w:lang w:val="en-US"/>
              </w:rPr>
            </w:rPrChange>
          </w:rPr>
          <w:delInstrText>ADDIN CSL_CITATION {"citationItems":[{"id":"ITEM-1","itemData":{"DOI":"10.2112/JCOASTRES-D-15-00185.1","ISSN":"0749-0208","abstract":"This study evaluated patterns of coastal sediment movement and deposition under different seasonal conditions (warm and cold phases of the El Ni</w:delInstrText>
        </w:r>
        <w:r w:rsidR="000C75A8" w:rsidDel="00D3357C">
          <w:rPr>
            <w:rFonts w:ascii="Tahoma" w:hAnsi="Tahoma" w:cs="Tahoma"/>
            <w:sz w:val="24"/>
            <w:szCs w:val="24"/>
            <w:lang w:val="en-US"/>
          </w:rPr>
          <w:delInstrText>�</w:delInstrText>
        </w:r>
        <w:r w:rsidR="000C75A8" w:rsidRPr="00093B07" w:rsidDel="00D3357C">
          <w:rPr>
            <w:rFonts w:ascii="Arial" w:hAnsi="Arial" w:cs="Arial"/>
            <w:sz w:val="24"/>
            <w:szCs w:val="24"/>
            <w:rPrChange w:id="101" w:author="Autorizado" w:date="2019-08-14T16:13:00Z">
              <w:rPr>
                <w:rFonts w:ascii="Arial" w:hAnsi="Arial" w:cs="Arial"/>
                <w:sz w:val="24"/>
                <w:szCs w:val="24"/>
                <w:lang w:val="en-US"/>
              </w:rPr>
            </w:rPrChange>
          </w:rPr>
          <w:del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Research","id":"ITEM-1","issued":{"date-parts":[["2017"]]},"page":"135-148","title":"Factors influencing the distribution and characteristics of surface sediment in the Bay of Cartagena, Colombia","type":"article-journal","volume":"331"},"uris":["http://www.mendeley.com/documents/?uuid=478c427e-48bf-4347-ba5b-19676458bd2b"]},{"id":"ITEM-2","itemData":{"DOI":"10.1016/j.jenvman.2019.01.104","ISSN":"10958630","abstract":"A bay's capacity to buffer fluvial fluxes between the land and sea is sensitive to hydrological changes that can affect its water renewal rates. In Cartagena Bay, Colombia, pollution issues have been associated with freshwater fluxes which are projected to increase in future years. This has led to plans to reduce freshwater flows by constructing upstream hydraulic doors. Given the influence of freshwater discharge on coastal water renewal, it is important to assess how these upstream changes will affect the bay's hydrodynamic processes. This study calibrated the 3D MOHID Water model, configured with a high-resolution mixed vertical discretization to capture the bay's characteristic processes of vertical stratification and mixing. A Lagrangian transport model was used to analyze the flow of passive particle tracers and calculate water renewal time scales. Mean residence times of 3–6 days and flushing times of 10–20 days for canal water were found, while mean residence times of 23–33 days and flushing times of 70–99 days were calculated for the bay's complete water volume. An assessment of future scenarios showed that increases in freshwater runoff would result in faster water renewal in the bay, while plans to decrease freshwater discharge would result in slower water renewal in the bay. It is therefore imperative that any plans for reducing fluvial fluxes into the bay be accompanied by the control of local pollution sources, which are abundant and could worsen the bay's water quality issues should water renewal times become longer.","author":[{"dropping-particle":"","family":"Tosic","given":"Marko","non-dropping-particle":"","parse-names":false,"suffix":""},{"dropping-particle":"","family":"Martins","given":"Flávio","non-dropping-particle":"","parse-names":false,"suffix":""},{"dropping-particle":"","family":"Lonin","given":"Serguei","non-dropping-particle":"","parse-names":false,"suffix":""},{"dropping-particle":"","family":"Izquierdo","given":"Alfredo","non-dropping-particle":"","parse-names":false,"suffix":""},{"dropping-particle":"","family":"Restrepo","given":"Juan Darío","non-dropping-particle":"","parse-names":false,"suffix":""}],"container-title":"Journal of Environmental Management","id":"ITEM-2","issue":"January","issued":{"date-parts":[["2019"]]},"page":"695-714","publisher":"Elsevier","title":"Hydrodynamic modelling of a polluted tropical bay: Assessment of anthropogenic impacts on freshwater runoff and estuarine water renewal","type":"article-journal","volume":"236"},"uris":["http://www.mendeley.com/documents/?uuid=c021f96c-e856-4ce2-9edb-84f6df0f5f9b"]}],"mendeley":{"formattedCitation":"(Restrepo et al. 2017; Tosic et al. 2019a)","plainTextFormattedCitation":"(Restrepo et al. 2017; Tosic et al. 2019a)","previouslyFormattedCitation":"(Restrepo et al. 2017; Tosic et al. 2019a)"},"properties":{"noteIndex":0},"schema":"https://github.com/citation-style-language/schema/raw/master/csl-citation.json"}</w:delInstrText>
        </w:r>
        <w:r w:rsidR="00B736BF" w:rsidDel="00D3357C">
          <w:rPr>
            <w:rFonts w:ascii="Arial" w:hAnsi="Arial" w:cs="Arial"/>
            <w:sz w:val="24"/>
            <w:szCs w:val="24"/>
            <w:lang w:val="en-US"/>
          </w:rPr>
          <w:fldChar w:fldCharType="separate"/>
        </w:r>
        <w:r w:rsidR="00B736BF" w:rsidRPr="00093B07" w:rsidDel="00D3357C">
          <w:rPr>
            <w:rFonts w:ascii="Arial" w:hAnsi="Arial" w:cs="Arial"/>
            <w:noProof/>
            <w:sz w:val="24"/>
            <w:szCs w:val="24"/>
            <w:rPrChange w:id="102" w:author="Autorizado" w:date="2019-08-14T16:13:00Z">
              <w:rPr>
                <w:rFonts w:ascii="Arial" w:hAnsi="Arial" w:cs="Arial"/>
                <w:noProof/>
                <w:sz w:val="24"/>
                <w:szCs w:val="24"/>
                <w:lang w:val="en-US"/>
              </w:rPr>
            </w:rPrChange>
          </w:rPr>
          <w:delText>(Restrepo et al. 2017; Tosic et al. 2019a)</w:delText>
        </w:r>
        <w:r w:rsidR="00B736BF" w:rsidDel="00D3357C">
          <w:rPr>
            <w:rFonts w:ascii="Arial" w:hAnsi="Arial" w:cs="Arial"/>
            <w:sz w:val="24"/>
            <w:szCs w:val="24"/>
            <w:lang w:val="en-US"/>
          </w:rPr>
          <w:fldChar w:fldCharType="end"/>
        </w:r>
        <w:r w:rsidR="00B736BF" w:rsidRPr="00093B07" w:rsidDel="00D3357C">
          <w:rPr>
            <w:rFonts w:ascii="Arial" w:hAnsi="Arial" w:cs="Arial"/>
            <w:sz w:val="24"/>
            <w:szCs w:val="24"/>
            <w:rPrChange w:id="103" w:author="Autorizado" w:date="2019-08-14T16:13:00Z">
              <w:rPr>
                <w:rFonts w:ascii="Arial" w:hAnsi="Arial" w:cs="Arial"/>
                <w:sz w:val="24"/>
                <w:szCs w:val="24"/>
                <w:lang w:val="en-US"/>
              </w:rPr>
            </w:rPrChange>
          </w:rPr>
          <w:delText>. M</w:delText>
        </w:r>
        <w:r w:rsidR="000924F3" w:rsidRPr="00093B07" w:rsidDel="00D3357C">
          <w:rPr>
            <w:rFonts w:ascii="Arial" w:hAnsi="Arial" w:cs="Arial"/>
            <w:sz w:val="24"/>
            <w:szCs w:val="24"/>
            <w:rPrChange w:id="104" w:author="Autorizado" w:date="2019-08-14T16:13:00Z">
              <w:rPr>
                <w:rFonts w:ascii="Arial" w:hAnsi="Arial" w:cs="Arial"/>
                <w:sz w:val="24"/>
                <w:szCs w:val="24"/>
                <w:lang w:val="en-US"/>
              </w:rPr>
            </w:rPrChange>
          </w:rPr>
          <w:delText xml:space="preserve">ost of the sediments are deposited close to mouth of the Canal del Dique, other areas of the bay can present seasonally deposition of fine sediments </w:delText>
        </w:r>
        <w:r w:rsidR="000924F3" w:rsidDel="00D3357C">
          <w:rPr>
            <w:rFonts w:ascii="Arial" w:hAnsi="Arial" w:cs="Arial"/>
            <w:sz w:val="24"/>
            <w:szCs w:val="24"/>
            <w:lang w:val="en-US"/>
          </w:rPr>
          <w:fldChar w:fldCharType="begin" w:fldLock="1"/>
        </w:r>
        <w:r w:rsidR="005902F7" w:rsidRPr="00093B07" w:rsidDel="00D3357C">
          <w:rPr>
            <w:rFonts w:ascii="Arial" w:hAnsi="Arial" w:cs="Arial"/>
            <w:sz w:val="24"/>
            <w:szCs w:val="24"/>
            <w:rPrChange w:id="105" w:author="Autorizado" w:date="2019-08-14T16:13:00Z">
              <w:rPr>
                <w:rFonts w:ascii="Arial" w:hAnsi="Arial" w:cs="Arial"/>
                <w:sz w:val="24"/>
                <w:szCs w:val="24"/>
                <w:lang w:val="en-US"/>
              </w:rPr>
            </w:rPrChange>
          </w:rPr>
          <w:delInstrText>ADDIN CSL_CITATION {"citationItems":[{"id":"ITEM-1","itemData":{"DOI":"10.2112/JCOASTRES-D-15-00185.1","ISSN":"0749-0208","abstract":"This study evaluated patterns of coastal sediment movement and deposition under different seasonal conditions (warm and cold phases of the El Ni</w:delInstrText>
        </w:r>
        <w:r w:rsidR="005902F7" w:rsidDel="00D3357C">
          <w:rPr>
            <w:rFonts w:ascii="Tahoma" w:hAnsi="Tahoma" w:cs="Tahoma"/>
            <w:sz w:val="24"/>
            <w:szCs w:val="24"/>
            <w:lang w:val="en-US"/>
          </w:rPr>
          <w:delInstrText>�</w:delInstrText>
        </w:r>
        <w:r w:rsidR="005902F7" w:rsidRPr="00093B07" w:rsidDel="00D3357C">
          <w:rPr>
            <w:rFonts w:ascii="Arial" w:hAnsi="Arial" w:cs="Arial"/>
            <w:sz w:val="24"/>
            <w:szCs w:val="24"/>
            <w:rPrChange w:id="106" w:author="Autorizado" w:date="2019-08-14T16:13:00Z">
              <w:rPr>
                <w:rFonts w:ascii="Arial" w:hAnsi="Arial" w:cs="Arial"/>
                <w:sz w:val="24"/>
                <w:szCs w:val="24"/>
                <w:lang w:val="en-US"/>
              </w:rPr>
            </w:rPrChange>
          </w:rPr>
          <w:delInstrText>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Research","id":"ITEM-1","issued":{"date-parts":[["2017"]]},"page":"135-148","title":"Factors influencing the distribution and characteristics of surface sediment in the Bay of Cartagena, Colombia","type":"article-journal","volume":"331"},"uris":["http://www.mendeley.com/documents/?uuid=478c427e-48bf-4347-ba5b-19676458bd2b"]}],"mendeley":{"formattedCitation":"(Restrepo et al. 2017)","plainTextFormattedCitation":"(Restrepo et al. 2017)","previouslyFormattedCitation":"(Restrepo et al. 2017)"},"properties":{"noteIndex":0},"schema":"https://github.com/citation-style-language/schema/raw/master/csl-citation.json"}</w:delInstrText>
        </w:r>
        <w:r w:rsidR="000924F3" w:rsidDel="00D3357C">
          <w:rPr>
            <w:rFonts w:ascii="Arial" w:hAnsi="Arial" w:cs="Arial"/>
            <w:sz w:val="24"/>
            <w:szCs w:val="24"/>
            <w:lang w:val="en-US"/>
          </w:rPr>
          <w:fldChar w:fldCharType="separate"/>
        </w:r>
        <w:r w:rsidR="000924F3" w:rsidRPr="00093B07" w:rsidDel="00D3357C">
          <w:rPr>
            <w:rFonts w:ascii="Arial" w:hAnsi="Arial" w:cs="Arial"/>
            <w:noProof/>
            <w:sz w:val="24"/>
            <w:szCs w:val="24"/>
            <w:rPrChange w:id="107" w:author="Autorizado" w:date="2019-08-14T16:13:00Z">
              <w:rPr>
                <w:rFonts w:ascii="Arial" w:hAnsi="Arial" w:cs="Arial"/>
                <w:noProof/>
                <w:sz w:val="24"/>
                <w:szCs w:val="24"/>
                <w:lang w:val="en-US"/>
              </w:rPr>
            </w:rPrChange>
          </w:rPr>
          <w:delText>(Restrepo et al. 2017)</w:delText>
        </w:r>
        <w:r w:rsidR="000924F3" w:rsidDel="00D3357C">
          <w:rPr>
            <w:rFonts w:ascii="Arial" w:hAnsi="Arial" w:cs="Arial"/>
            <w:sz w:val="24"/>
            <w:szCs w:val="24"/>
            <w:lang w:val="en-US"/>
          </w:rPr>
          <w:fldChar w:fldCharType="end"/>
        </w:r>
        <w:r w:rsidR="00040087" w:rsidRPr="00093B07" w:rsidDel="00D3357C">
          <w:rPr>
            <w:rFonts w:ascii="Arial" w:hAnsi="Arial" w:cs="Arial"/>
            <w:sz w:val="24"/>
            <w:szCs w:val="24"/>
            <w:rPrChange w:id="108" w:author="Autorizado" w:date="2019-08-14T16:13:00Z">
              <w:rPr>
                <w:rFonts w:ascii="Arial" w:hAnsi="Arial" w:cs="Arial"/>
                <w:sz w:val="24"/>
                <w:szCs w:val="24"/>
                <w:lang w:val="en-US"/>
              </w:rPr>
            </w:rPrChange>
          </w:rPr>
          <w:delText xml:space="preserve">. </w:delText>
        </w:r>
        <w:r w:rsidR="000100D6" w:rsidRPr="00093B07" w:rsidDel="00D3357C">
          <w:rPr>
            <w:rFonts w:ascii="Arial" w:hAnsi="Arial" w:cs="Arial"/>
            <w:sz w:val="24"/>
            <w:szCs w:val="24"/>
            <w:rPrChange w:id="109" w:author="Autorizado" w:date="2019-08-14T16:13:00Z">
              <w:rPr>
                <w:rFonts w:ascii="Arial" w:hAnsi="Arial" w:cs="Arial"/>
                <w:sz w:val="24"/>
                <w:szCs w:val="24"/>
                <w:lang w:val="en-US"/>
              </w:rPr>
            </w:rPrChange>
          </w:rPr>
          <w:delText>These muddy sedime</w:delText>
        </w:r>
        <w:r w:rsidR="00E742C3" w:rsidRPr="00093B07" w:rsidDel="00D3357C">
          <w:rPr>
            <w:rFonts w:ascii="Arial" w:hAnsi="Arial" w:cs="Arial"/>
            <w:sz w:val="24"/>
            <w:szCs w:val="24"/>
            <w:rPrChange w:id="110" w:author="Autorizado" w:date="2019-08-14T16:13:00Z">
              <w:rPr>
                <w:rFonts w:ascii="Arial" w:hAnsi="Arial" w:cs="Arial"/>
                <w:sz w:val="24"/>
                <w:szCs w:val="24"/>
                <w:lang w:val="en-US"/>
              </w:rPr>
            </w:rPrChange>
          </w:rPr>
          <w:delText>nts were not dominant before, but</w:delText>
        </w:r>
        <w:r w:rsidR="000100D6" w:rsidRPr="00093B07" w:rsidDel="00D3357C">
          <w:rPr>
            <w:rFonts w:ascii="Arial" w:hAnsi="Arial" w:cs="Arial"/>
            <w:sz w:val="24"/>
            <w:szCs w:val="24"/>
            <w:rPrChange w:id="111" w:author="Autorizado" w:date="2019-08-14T16:13:00Z">
              <w:rPr>
                <w:rFonts w:ascii="Arial" w:hAnsi="Arial" w:cs="Arial"/>
                <w:sz w:val="24"/>
                <w:szCs w:val="24"/>
                <w:lang w:val="en-US"/>
              </w:rPr>
            </w:rPrChange>
          </w:rPr>
          <w:delText xml:space="preserve"> </w:delText>
        </w:r>
        <w:r w:rsidR="00E742C3" w:rsidRPr="00093B07" w:rsidDel="00D3357C">
          <w:rPr>
            <w:rFonts w:ascii="Arial" w:hAnsi="Arial" w:cs="Arial"/>
            <w:sz w:val="24"/>
            <w:szCs w:val="24"/>
            <w:rPrChange w:id="112" w:author="Autorizado" w:date="2019-08-14T16:13:00Z">
              <w:rPr>
                <w:rFonts w:ascii="Arial" w:hAnsi="Arial" w:cs="Arial"/>
                <w:sz w:val="24"/>
                <w:szCs w:val="24"/>
                <w:lang w:val="en-US"/>
              </w:rPr>
            </w:rPrChange>
          </w:rPr>
          <w:delText>during the last century</w:delText>
        </w:r>
        <w:r w:rsidR="000100D6" w:rsidRPr="00093B07" w:rsidDel="00D3357C">
          <w:rPr>
            <w:rFonts w:ascii="Arial" w:hAnsi="Arial" w:cs="Arial"/>
            <w:sz w:val="24"/>
            <w:szCs w:val="24"/>
            <w:rPrChange w:id="113" w:author="Autorizado" w:date="2019-08-14T16:13:00Z">
              <w:rPr>
                <w:rFonts w:ascii="Arial" w:hAnsi="Arial" w:cs="Arial"/>
                <w:sz w:val="24"/>
                <w:szCs w:val="24"/>
                <w:lang w:val="en-US"/>
              </w:rPr>
            </w:rPrChange>
          </w:rPr>
          <w:delText xml:space="preserve"> </w:delText>
        </w:r>
        <w:r w:rsidR="00E742C3" w:rsidRPr="00093B07" w:rsidDel="00D3357C">
          <w:rPr>
            <w:rFonts w:ascii="Arial" w:hAnsi="Arial" w:cs="Arial"/>
            <w:sz w:val="24"/>
            <w:szCs w:val="24"/>
            <w:rPrChange w:id="114" w:author="Autorizado" w:date="2019-08-14T16:13:00Z">
              <w:rPr>
                <w:rFonts w:ascii="Arial" w:hAnsi="Arial" w:cs="Arial"/>
                <w:sz w:val="24"/>
                <w:szCs w:val="24"/>
                <w:lang w:val="en-US"/>
              </w:rPr>
            </w:rPrChange>
          </w:rPr>
          <w:delText>they have been covering more areas from the bay floor</w:delText>
        </w:r>
        <w:r w:rsidR="005902F7" w:rsidRPr="00093B07" w:rsidDel="00D3357C">
          <w:rPr>
            <w:rFonts w:ascii="Arial" w:hAnsi="Arial" w:cs="Arial"/>
            <w:sz w:val="24"/>
            <w:szCs w:val="24"/>
            <w:rPrChange w:id="115" w:author="Autorizado" w:date="2019-08-14T16:13:00Z">
              <w:rPr>
                <w:rFonts w:ascii="Arial" w:hAnsi="Arial" w:cs="Arial"/>
                <w:sz w:val="24"/>
                <w:szCs w:val="24"/>
                <w:lang w:val="en-US"/>
              </w:rPr>
            </w:rPrChange>
          </w:rPr>
          <w:delText xml:space="preserve"> </w:delText>
        </w:r>
        <w:r w:rsidR="005902F7" w:rsidDel="00D3357C">
          <w:rPr>
            <w:rFonts w:ascii="Arial" w:hAnsi="Arial" w:cs="Arial"/>
            <w:sz w:val="24"/>
            <w:szCs w:val="24"/>
            <w:lang w:val="en-US"/>
          </w:rPr>
          <w:fldChar w:fldCharType="begin" w:fldLock="1"/>
        </w:r>
        <w:r w:rsidR="00853E00" w:rsidRPr="00093B07" w:rsidDel="00D3357C">
          <w:rPr>
            <w:rFonts w:ascii="Arial" w:hAnsi="Arial" w:cs="Arial"/>
            <w:sz w:val="24"/>
            <w:szCs w:val="24"/>
            <w:rPrChange w:id="116" w:author="Autorizado" w:date="2019-08-14T16:13:00Z">
              <w:rPr>
                <w:rFonts w:ascii="Arial" w:hAnsi="Arial" w:cs="Arial"/>
                <w:sz w:val="24"/>
                <w:szCs w:val="24"/>
                <w:lang w:val="en-US"/>
              </w:rPr>
            </w:rPrChange>
          </w:rPr>
          <w:delInstrText>ADDIN CSL_CITATION {"citationItems":[{"id":"ITEM-1","itemData":{"author":[{"dropping-particle":"","family":"Pagliardini","given":"Jean Luc","non-dropping-particle":"","parse-names":false,"suffix":""},{"dropping-particle":"","family":"Gómez","given":"Marco A.","non-dropping-particle":"","parse-names":false,"suffix":""},{"dropping-particle":"","family":"Gutiérrez","given":"Henry","non-dropping-particle":"","parse-names":false,"suffix":""},{"dropping-particle":"","family":"Zapata","given":"Sergio I.","non-dropping-particle":"","parse-names":false,"suffix":""},{"dropping-particle":"","family":"Jurado","given":"Alberto","non-dropping-particle":"","parse-names":false,"suffix":""},{"dropping-particle":"","family":"Garay","given":"Jesús A.","non-dropping-particle":"","parse-names":false,"suffix":""},{"dropping-particle":"","family":"Vernette","given":"Georges","non-dropping-particle":"","parse-names":false,"suffix":""}],"container-title":"Boletín Científico CIOH","id":"ITEM-1","issued":{"date-parts":[["1982"]]},"page":"49-11","title":"Síntesis del proyecto Bahía de Cartagena","type":"article-journal","volume":"4"},"uris":["http://www.mendeley.com/documents/?uuid=56f36fad-e92d-4407-a5c2-c78d6b06ceeb"]},{"id":"ITEM-2","itemData":{"DOI":"10.2112/JCOASTRES-D-15-00185.1","ISSN":"0749-0208","abstract":"This study evaluated patterns of coastal sediment movement and deposition under different seasonal conditions (warm and cold phases of the El Ni</w:delInstrText>
        </w:r>
        <w:r w:rsidR="00853E00" w:rsidDel="00D3357C">
          <w:rPr>
            <w:rFonts w:ascii="Tahoma" w:hAnsi="Tahoma" w:cs="Tahoma"/>
            <w:sz w:val="24"/>
            <w:szCs w:val="24"/>
            <w:lang w:val="en-US"/>
          </w:rPr>
          <w:delInstrText>�</w:delInstrText>
        </w:r>
        <w:r w:rsidR="00853E00" w:rsidRPr="00093B07" w:rsidDel="00D3357C">
          <w:rPr>
            <w:rFonts w:ascii="Arial" w:hAnsi="Arial" w:cs="Arial"/>
            <w:sz w:val="24"/>
            <w:szCs w:val="24"/>
            <w:rPrChange w:id="117" w:author="Autorizado" w:date="2019-08-14T16:13:00Z">
              <w:rPr>
                <w:rFonts w:ascii="Arial" w:hAnsi="Arial" w:cs="Arial"/>
                <w:sz w:val="24"/>
                <w:szCs w:val="24"/>
                <w:lang w:val="en-US"/>
              </w:rPr>
            </w:rPrChange>
          </w:rPr>
          <w:delInstrText xml:space="preserve">o-Southern Oscillation [ENSO] and normal conditions) in Cartagena Bay, Colombia. A calibrated numerical model (MOHID modeling system) was applied to assess the spatial distribution of sediments transported by the Canal del Dique to the bay and studied the spatial distribution and major textural characteristics of 234 surface sediment samples. Currents in the Bay of Cartagena are controlled primarily by the strength and direction of the wind. Model results show major sediment deposition in the southern sector of the bay during the dry season. More homogenous spatial distribution of sediments throughout the Bay of Cartagena occurs with an increase i","author":[{"dropping-particle":"","family":"Restrepo","given":"Juan Camilo","non-dropping-particle":"","parse-names":false,"suffix":""},{"dropping-particle":"","family":"Escobar","given":"Jaime","non-dropping-particle":"","parse-names":false,"suffix":""},{"dropping-particle":"","family":"Otero","given":"Luis","non-dropping-particle":"","parse-names":false,"suffix":""},{"dropping-particle":"","family":"Franco","given":"Diana","non-dropping-particle":"","parse-names":false,"suffix":""},{"dropping-particle":"","family":"Pierini","given":"Jorge","non-dropping-particle":"","parse-names":false,"suffix":""},{"dropping-particle":"","family":"Correa","given":"Iván","non-dropping-particle":"","parse-names":false,"suffix":""}],"container-title":"Journal of Coastal Research","id":"ITEM-2","issued":{"date-parts":[["2017"]]},"page":"135-148","title":"Factors influencing the distribution and characteristics of surface sediment in the Bay of Cartagena, Colombia","type":"article-journal","volume":"331"},"uris":["http://www.mendeley.com/documents/?uuid=478c427e-48bf-4347-ba5b-19676458bd2b"]},{"id":"ITEM-3","itemData":{"DOI":"103856/vol41-issue1-fulltext-8","ISSN":"0718560X","abstract":"Se analizó la distribución espacial y las principales características texturales de 234 muestras de sedimentos superficiales de la bahía de Cartagena. Para caracterizar los ambientes de depósito en el fondo de la bahía se aplicaron tres funciones discriminantes para diferenciar entre: (i) depósitos de playa y marino somero agitado, (ii) depósitos fluviales y marino someros, y (iii) depósitos fluviales influenciados por corrientes de turbidez. Los sedimentos predominantes fueron lodos medios (5,35 ± 1,2 </w:delInstrText>
        </w:r>
        <w:r w:rsidR="00853E00" w:rsidDel="00D3357C">
          <w:rPr>
            <w:rFonts w:ascii="Arial" w:hAnsi="Arial" w:cs="Arial"/>
            <w:sz w:val="24"/>
            <w:szCs w:val="24"/>
            <w:lang w:val="en-US"/>
          </w:rPr>
          <w:delInstrText>φ</w:delInstrText>
        </w:r>
        <w:r w:rsidR="00853E00" w:rsidRPr="00093B07" w:rsidDel="00D3357C">
          <w:rPr>
            <w:rFonts w:ascii="Arial" w:hAnsi="Arial" w:cs="Arial"/>
            <w:sz w:val="24"/>
            <w:szCs w:val="24"/>
            <w:rPrChange w:id="118" w:author="Autorizado" w:date="2019-08-14T16:13:00Z">
              <w:rPr>
                <w:rFonts w:ascii="Arial" w:hAnsi="Arial" w:cs="Arial"/>
                <w:sz w:val="24"/>
                <w:szCs w:val="24"/>
                <w:lang w:val="en-US"/>
              </w:rPr>
            </w:rPrChange>
          </w:rPr>
          <w:delInstrText>), pobremente clasificados (</w:delInstrText>
        </w:r>
        <w:r w:rsidR="00853E00" w:rsidDel="00D3357C">
          <w:rPr>
            <w:rFonts w:ascii="Arial" w:hAnsi="Arial" w:cs="Arial"/>
            <w:sz w:val="24"/>
            <w:szCs w:val="24"/>
            <w:lang w:val="en-US"/>
          </w:rPr>
          <w:delInstrText>σ</w:delInstrText>
        </w:r>
        <w:r w:rsidR="00853E00" w:rsidRPr="00093B07" w:rsidDel="00D3357C">
          <w:rPr>
            <w:rFonts w:ascii="Arial" w:hAnsi="Arial" w:cs="Arial"/>
            <w:sz w:val="24"/>
            <w:szCs w:val="24"/>
            <w:rPrChange w:id="119" w:author="Autorizado" w:date="2019-08-14T16:13:00Z">
              <w:rPr>
                <w:rFonts w:ascii="Arial" w:hAnsi="Arial" w:cs="Arial"/>
                <w:sz w:val="24"/>
                <w:szCs w:val="24"/>
                <w:lang w:val="en-US"/>
              </w:rPr>
            </w:rPrChange>
          </w:rPr>
          <w:delInstrText xml:space="preserve"> = 1,63 ± 0,8), con notable asimetría (Sk = -0,052 ± 0.2) y curtosis (k) de 0,84 ± 0,4. Se encontró dos tipos principales de depósitos recientes en la bahía de Cartagena: marino somero agitado, de dominio fluvial, y depósitos de corrientes de turbidez, de dominio fluvial. Los contenidos más bajos de arena (&lt;5%) se encontraron a lo largo de un eje latitudinal que va desde el prodelta del Canal del Dique hasta el extremo occidental de isla de Tierrabomba. Los contenidos de CaCO3 de los depósitos sedimentarios fueron menores al 10%. Los sedimentos calcáreos autógenos han sido cubiertos por sedimentos finos de origen terrígeno transportados por el Canal del Dique, el cual tiene un papel más activo y predominante en la sedimentación de la bahía de lo que se ha señalado previamente.","author":[{"dropping-particle":"","family":"Restrepo","given":"Juan C.","non-dropping-particle":"","parse-names":false,"suffix":""},{"dropping-particle":"","family":"Franco","given":"Diana","non-dropping-particle":"","parse-names":false,"suffix":""},{"dropping-particle":"","family":"Escobar","given":"Jaime","non-dropping-particle":"","parse-names":false,"suffix":""},{"dropping-particle":"","family":"Correa","given":"Iván Darío","non-dropping-particle":"","parse-names":false,"suffix":""},{"dropping-particle":"","family":"Otero","given":"Luis","non-dropping-particle":"","parse-names":false,"suffix":""},{"dropping-particle":"","family":"Gutiérrez","given":"Julio","non-dropping-particle":"","parse-names":false,"suffix":""}],"container-title":"Latin American Journal of Aquatic Research","id":"ITEM-3","issue":"1","issued":{"date-parts":[["2013"]]},"page":"99-112","title":"Bahía de Cartagena (Colombia): Distribución de sedimentos superficiales y ambientes sedimentarios","type":"article-journal","volume":"41"},"uris":["http://www.mendeley.com/documents/?uuid=3a534acc-780c-4c46-afc3-88e5c2879c68"]}],"mendeley":{"formattedCitation":"(Pagliardini et al. 1982; Restrepo et al. 2013, 2017)","plainTextFormattedCitation":"(Pagliardini et al. 1982; Restrepo et al. 2013, 2017)","previouslyFormattedCitation":"(Pagliardini et al. 1982; Restrepo et al. 2013, 2017)"},"properties":{"noteIndex":0},"schema":"https://github.com/citation-style-language/schema/raw/master/csl-citation.json"}</w:delInstrText>
        </w:r>
        <w:r w:rsidR="005902F7" w:rsidDel="00D3357C">
          <w:rPr>
            <w:rFonts w:ascii="Arial" w:hAnsi="Arial" w:cs="Arial"/>
            <w:sz w:val="24"/>
            <w:szCs w:val="24"/>
            <w:lang w:val="en-US"/>
          </w:rPr>
          <w:fldChar w:fldCharType="separate"/>
        </w:r>
        <w:r w:rsidR="001528B6" w:rsidRPr="00093B07" w:rsidDel="00D3357C">
          <w:rPr>
            <w:rFonts w:ascii="Arial" w:hAnsi="Arial" w:cs="Arial"/>
            <w:noProof/>
            <w:sz w:val="24"/>
            <w:szCs w:val="24"/>
            <w:rPrChange w:id="120" w:author="Autorizado" w:date="2019-08-14T16:13:00Z">
              <w:rPr>
                <w:rFonts w:ascii="Arial" w:hAnsi="Arial" w:cs="Arial"/>
                <w:noProof/>
                <w:sz w:val="24"/>
                <w:szCs w:val="24"/>
                <w:lang w:val="en-US"/>
              </w:rPr>
            </w:rPrChange>
          </w:rPr>
          <w:delText>(Pagliardini et al. 1982; Restrepo et al. 2013, 2017)</w:delText>
        </w:r>
        <w:r w:rsidR="005902F7" w:rsidDel="00D3357C">
          <w:rPr>
            <w:rFonts w:ascii="Arial" w:hAnsi="Arial" w:cs="Arial"/>
            <w:sz w:val="24"/>
            <w:szCs w:val="24"/>
            <w:lang w:val="en-US"/>
          </w:rPr>
          <w:fldChar w:fldCharType="end"/>
        </w:r>
        <w:r w:rsidR="005902F7" w:rsidRPr="00093B07" w:rsidDel="00D3357C">
          <w:rPr>
            <w:rFonts w:ascii="Arial" w:hAnsi="Arial" w:cs="Arial"/>
            <w:sz w:val="24"/>
            <w:szCs w:val="24"/>
            <w:rPrChange w:id="121" w:author="Autorizado" w:date="2019-08-14T16:13:00Z">
              <w:rPr>
                <w:rFonts w:ascii="Arial" w:hAnsi="Arial" w:cs="Arial"/>
                <w:sz w:val="24"/>
                <w:szCs w:val="24"/>
                <w:lang w:val="en-US"/>
              </w:rPr>
            </w:rPrChange>
          </w:rPr>
          <w:delText>.</w:delText>
        </w:r>
        <w:r w:rsidR="000924F3" w:rsidRPr="00093B07" w:rsidDel="00D3357C">
          <w:rPr>
            <w:rFonts w:ascii="Arial" w:hAnsi="Arial" w:cs="Arial"/>
            <w:sz w:val="24"/>
            <w:szCs w:val="24"/>
            <w:rPrChange w:id="122" w:author="Autorizado" w:date="2019-08-14T16:13:00Z">
              <w:rPr>
                <w:rFonts w:ascii="Arial" w:hAnsi="Arial" w:cs="Arial"/>
                <w:sz w:val="24"/>
                <w:szCs w:val="24"/>
                <w:lang w:val="en-US"/>
              </w:rPr>
            </w:rPrChange>
          </w:rPr>
          <w:delText xml:space="preserve"> </w:delText>
        </w:r>
      </w:del>
    </w:p>
    <w:p w14:paraId="0A65EEAA" w14:textId="3C28A237" w:rsidR="004636A9" w:rsidRPr="00F901E7" w:rsidRDefault="00E047DC" w:rsidP="001C796C">
      <w:pPr>
        <w:spacing w:line="480" w:lineRule="auto"/>
        <w:rPr>
          <w:rFonts w:ascii="Arial" w:hAnsi="Arial" w:cs="Arial"/>
          <w:sz w:val="24"/>
          <w:szCs w:val="24"/>
          <w:lang w:val="en-US"/>
        </w:rPr>
      </w:pPr>
      <w:proofErr w:type="spellStart"/>
      <w:r w:rsidRPr="00F24161">
        <w:rPr>
          <w:rFonts w:ascii="Arial" w:hAnsi="Arial" w:cs="Arial"/>
          <w:sz w:val="24"/>
          <w:szCs w:val="24"/>
        </w:rPr>
        <w:t>Water</w:t>
      </w:r>
      <w:proofErr w:type="spellEnd"/>
      <w:r w:rsidRPr="00F24161">
        <w:rPr>
          <w:rFonts w:ascii="Arial" w:hAnsi="Arial" w:cs="Arial"/>
          <w:sz w:val="24"/>
          <w:szCs w:val="24"/>
        </w:rPr>
        <w:t xml:space="preserve"> </w:t>
      </w:r>
      <w:proofErr w:type="spellStart"/>
      <w:r w:rsidRPr="00F24161">
        <w:rPr>
          <w:rFonts w:ascii="Arial" w:hAnsi="Arial" w:cs="Arial"/>
          <w:sz w:val="24"/>
          <w:szCs w:val="24"/>
        </w:rPr>
        <w:t>quality</w:t>
      </w:r>
      <w:proofErr w:type="spellEnd"/>
      <w:r w:rsidRPr="00F24161">
        <w:rPr>
          <w:rFonts w:ascii="Arial" w:hAnsi="Arial" w:cs="Arial"/>
          <w:sz w:val="24"/>
          <w:szCs w:val="24"/>
        </w:rPr>
        <w:t xml:space="preserve"> in </w:t>
      </w:r>
      <w:r w:rsidR="00853E00" w:rsidRPr="00F24161">
        <w:rPr>
          <w:rFonts w:ascii="Arial" w:hAnsi="Arial" w:cs="Arial"/>
          <w:sz w:val="24"/>
          <w:szCs w:val="24"/>
        </w:rPr>
        <w:t xml:space="preserve">Cartagena </w:t>
      </w:r>
      <w:proofErr w:type="spellStart"/>
      <w:r w:rsidR="00853E00" w:rsidRPr="00F24161">
        <w:rPr>
          <w:rFonts w:ascii="Arial" w:hAnsi="Arial" w:cs="Arial"/>
          <w:sz w:val="24"/>
          <w:szCs w:val="24"/>
        </w:rPr>
        <w:t>Bay</w:t>
      </w:r>
      <w:proofErr w:type="spellEnd"/>
      <w:r w:rsidR="00853E00" w:rsidRPr="00F24161">
        <w:rPr>
          <w:rFonts w:ascii="Arial" w:hAnsi="Arial" w:cs="Arial"/>
          <w:sz w:val="24"/>
          <w:szCs w:val="24"/>
        </w:rPr>
        <w:t xml:space="preserve"> </w:t>
      </w:r>
      <w:proofErr w:type="spellStart"/>
      <w:r w:rsidR="00853E00" w:rsidRPr="00F24161">
        <w:rPr>
          <w:rFonts w:ascii="Arial" w:hAnsi="Arial" w:cs="Arial"/>
          <w:sz w:val="24"/>
          <w:szCs w:val="24"/>
        </w:rPr>
        <w:t>is</w:t>
      </w:r>
      <w:proofErr w:type="spellEnd"/>
      <w:r w:rsidR="00853E00" w:rsidRPr="00F24161">
        <w:rPr>
          <w:rFonts w:ascii="Arial" w:hAnsi="Arial" w:cs="Arial"/>
          <w:sz w:val="24"/>
          <w:szCs w:val="24"/>
        </w:rPr>
        <w:t xml:space="preserve"> </w:t>
      </w:r>
      <w:r w:rsidR="00C71670" w:rsidRPr="00F24161">
        <w:rPr>
          <w:rFonts w:ascii="Arial" w:hAnsi="Arial" w:cs="Arial"/>
          <w:sz w:val="24"/>
          <w:szCs w:val="24"/>
        </w:rPr>
        <w:t xml:space="preserve">also </w:t>
      </w:r>
      <w:proofErr w:type="spellStart"/>
      <w:r w:rsidR="00853E00" w:rsidRPr="00F24161">
        <w:rPr>
          <w:rFonts w:ascii="Arial" w:hAnsi="Arial" w:cs="Arial"/>
          <w:sz w:val="24"/>
          <w:szCs w:val="24"/>
        </w:rPr>
        <w:t>highly</w:t>
      </w:r>
      <w:proofErr w:type="spellEnd"/>
      <w:r w:rsidR="00853E00" w:rsidRPr="00F24161">
        <w:rPr>
          <w:rFonts w:ascii="Arial" w:hAnsi="Arial" w:cs="Arial"/>
          <w:sz w:val="24"/>
          <w:szCs w:val="24"/>
        </w:rPr>
        <w:t xml:space="preserve"> </w:t>
      </w:r>
      <w:proofErr w:type="spellStart"/>
      <w:r w:rsidR="00853E00" w:rsidRPr="00F24161">
        <w:rPr>
          <w:rFonts w:ascii="Arial" w:hAnsi="Arial" w:cs="Arial"/>
          <w:sz w:val="24"/>
          <w:szCs w:val="24"/>
        </w:rPr>
        <w:t>dynamic</w:t>
      </w:r>
      <w:proofErr w:type="spellEnd"/>
      <w:r w:rsidR="00853E00" w:rsidRPr="00F24161">
        <w:rPr>
          <w:rFonts w:ascii="Arial" w:hAnsi="Arial" w:cs="Arial"/>
          <w:sz w:val="24"/>
          <w:szCs w:val="24"/>
        </w:rPr>
        <w:t xml:space="preserve"> at </w:t>
      </w:r>
      <w:proofErr w:type="spellStart"/>
      <w:r w:rsidR="00853E00" w:rsidRPr="00F24161">
        <w:rPr>
          <w:rFonts w:ascii="Arial" w:hAnsi="Arial" w:cs="Arial"/>
          <w:sz w:val="24"/>
          <w:szCs w:val="24"/>
        </w:rPr>
        <w:t>seasonal</w:t>
      </w:r>
      <w:proofErr w:type="spellEnd"/>
      <w:r w:rsidR="00853E00" w:rsidRPr="00F24161">
        <w:rPr>
          <w:rFonts w:ascii="Arial" w:hAnsi="Arial" w:cs="Arial"/>
          <w:sz w:val="24"/>
          <w:szCs w:val="24"/>
        </w:rPr>
        <w:t xml:space="preserve"> and </w:t>
      </w:r>
      <w:proofErr w:type="spellStart"/>
      <w:r w:rsidR="00853E00" w:rsidRPr="00F24161">
        <w:rPr>
          <w:rFonts w:ascii="Arial" w:hAnsi="Arial" w:cs="Arial"/>
          <w:sz w:val="24"/>
          <w:szCs w:val="24"/>
        </w:rPr>
        <w:t>spatial</w:t>
      </w:r>
      <w:proofErr w:type="spellEnd"/>
      <w:r w:rsidR="00853E00" w:rsidRPr="00F24161">
        <w:rPr>
          <w:rFonts w:ascii="Arial" w:hAnsi="Arial" w:cs="Arial"/>
          <w:sz w:val="24"/>
          <w:szCs w:val="24"/>
        </w:rPr>
        <w:t xml:space="preserve"> (horizontal and vertical) </w:t>
      </w:r>
      <w:proofErr w:type="spellStart"/>
      <w:r w:rsidR="00853E00" w:rsidRPr="00F24161">
        <w:rPr>
          <w:rFonts w:ascii="Arial" w:hAnsi="Arial" w:cs="Arial"/>
          <w:sz w:val="24"/>
          <w:szCs w:val="24"/>
        </w:rPr>
        <w:t>scales</w:t>
      </w:r>
      <w:proofErr w:type="spellEnd"/>
      <w:r w:rsidR="00853E00" w:rsidRPr="00F24161">
        <w:rPr>
          <w:rFonts w:ascii="Arial" w:hAnsi="Arial" w:cs="Arial"/>
          <w:sz w:val="24"/>
          <w:szCs w:val="24"/>
        </w:rPr>
        <w:t xml:space="preserve"> </w:t>
      </w:r>
      <w:r w:rsidR="00853E00">
        <w:rPr>
          <w:rFonts w:ascii="Arial" w:hAnsi="Arial" w:cs="Arial"/>
          <w:sz w:val="24"/>
          <w:szCs w:val="24"/>
          <w:lang w:val="en-US"/>
        </w:rPr>
        <w:fldChar w:fldCharType="begin" w:fldLock="1"/>
      </w:r>
      <w:r w:rsidR="000C75A8" w:rsidRPr="00F24161">
        <w:rPr>
          <w:rFonts w:ascii="Arial" w:hAnsi="Arial" w:cs="Arial"/>
          <w:sz w:val="24"/>
          <w:szCs w:val="24"/>
        </w:rPr>
        <w:instrText xml:space="preserve">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w:instrText>
      </w:r>
      <w:r w:rsidR="000C75A8">
        <w:rPr>
          <w:rFonts w:ascii="Arial" w:hAnsi="Arial" w:cs="Arial"/>
          <w:sz w:val="24"/>
          <w:szCs w:val="24"/>
          <w:lang w:val="en-US"/>
        </w:rPr>
        <w:instrText>μ</w:instrText>
      </w:r>
      <w:r w:rsidR="000C75A8" w:rsidRPr="00F24161">
        <w:rPr>
          <w:rFonts w:ascii="Arial" w:hAnsi="Arial" w:cs="Arial"/>
          <w:sz w:val="24"/>
          <w:szCs w:val="24"/>
        </w:rPr>
        <w:instrText xml:space="preserve">g/l), nitrate (171.1 ± 112.6 </w:instrText>
      </w:r>
      <w:r w:rsidR="000C75A8">
        <w:rPr>
          <w:rFonts w:ascii="Arial" w:hAnsi="Arial" w:cs="Arial"/>
          <w:sz w:val="24"/>
          <w:szCs w:val="24"/>
          <w:lang w:val="en-US"/>
        </w:rPr>
        <w:instrText>μ</w:instrText>
      </w:r>
      <w:r w:rsidR="000C75A8" w:rsidRPr="00F24161">
        <w:rPr>
          <w:rFonts w:ascii="Arial" w:hAnsi="Arial" w:cs="Arial"/>
          <w:sz w:val="24"/>
          <w:szCs w:val="24"/>
        </w:rPr>
        <w:instrText xml:space="preserve">g/l), phosphate (43.1 ± 63.5 </w:instrText>
      </w:r>
      <w:r w:rsidR="000C75A8">
        <w:rPr>
          <w:rFonts w:ascii="Arial" w:hAnsi="Arial" w:cs="Arial"/>
          <w:sz w:val="24"/>
          <w:szCs w:val="24"/>
          <w:lang w:val="en-US"/>
        </w:rPr>
        <w:instrText>μ</w:instrText>
      </w:r>
      <w:r w:rsidR="000C75A8" w:rsidRPr="00F24161">
        <w:rPr>
          <w:rFonts w:ascii="Arial" w:hAnsi="Arial" w:cs="Arial"/>
          <w:sz w:val="24"/>
          <w:szCs w:val="24"/>
        </w:rPr>
        <w:instrText xml:space="preserve">g/l), total phosphorus (85.3 ± 77.2 </w:instrText>
      </w:r>
      <w:r w:rsidR="000C75A8">
        <w:rPr>
          <w:rFonts w:ascii="Arial" w:hAnsi="Arial" w:cs="Arial"/>
          <w:sz w:val="24"/>
          <w:szCs w:val="24"/>
          <w:lang w:val="en-US"/>
        </w:rPr>
        <w:instrText>μ</w:instrText>
      </w:r>
      <w:r w:rsidR="000C75A8" w:rsidRPr="00F24161">
        <w:rPr>
          <w:rFonts w:ascii="Arial" w:hAnsi="Arial" w:cs="Arial"/>
          <w:sz w:val="24"/>
          <w:szCs w:val="24"/>
        </w:rPr>
        <w:instrText>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w:instrText>
      </w:r>
      <w:r w:rsidR="000C75A8" w:rsidRPr="00F24161">
        <w:rPr>
          <w:rFonts w:ascii="Arial" w:hAnsi="Arial" w:cs="Arial"/>
          <w:sz w:val="24"/>
          <w:szCs w:val="24"/>
          <w:lang w:val="en-US"/>
        </w:rPr>
        <w:instrText>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w:instrText>
      </w:r>
      <w:r w:rsidR="000C75A8">
        <w:rPr>
          <w:rFonts w:ascii="Arial" w:hAnsi="Arial" w:cs="Arial"/>
          <w:sz w:val="24"/>
          <w:szCs w:val="24"/>
          <w:lang w:val="en-US"/>
        </w:rPr>
        <w:instrText>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pollution","type":"article-journal","volume":"216"},"uris":["http://www.mendeley.com/documents/?uuid=10012453-9b76-472e-87e3-fef51ebac5b2"]}],"mendeley":{"formattedCitation":"(Tosic et al. 2019b)","plainTextFormattedCitation":"(Tosic et al. 2019b)","previouslyFormattedCitation":"(Tosic et al. 2019b)"},"properties":{"noteIndex":0},"schema":"https://github.com/citation-style-language/schema/raw/master/csl-citation.json"}</w:instrText>
      </w:r>
      <w:r w:rsidR="00853E00">
        <w:rPr>
          <w:rFonts w:ascii="Arial" w:hAnsi="Arial" w:cs="Arial"/>
          <w:sz w:val="24"/>
          <w:szCs w:val="24"/>
          <w:lang w:val="en-US"/>
        </w:rPr>
        <w:fldChar w:fldCharType="separate"/>
      </w:r>
      <w:r w:rsidR="00B736BF" w:rsidRPr="00B736BF">
        <w:rPr>
          <w:rFonts w:ascii="Arial" w:hAnsi="Arial" w:cs="Arial"/>
          <w:noProof/>
          <w:sz w:val="24"/>
          <w:szCs w:val="24"/>
          <w:lang w:val="en-US"/>
        </w:rPr>
        <w:t>(Tosic et al. 2019b)</w:t>
      </w:r>
      <w:r w:rsidR="00853E00">
        <w:rPr>
          <w:rFonts w:ascii="Arial" w:hAnsi="Arial" w:cs="Arial"/>
          <w:sz w:val="24"/>
          <w:szCs w:val="24"/>
          <w:lang w:val="en-US"/>
        </w:rPr>
        <w:fldChar w:fldCharType="end"/>
      </w:r>
      <w:r w:rsidR="00853E00">
        <w:rPr>
          <w:rFonts w:ascii="Arial" w:hAnsi="Arial" w:cs="Arial"/>
          <w:sz w:val="24"/>
          <w:szCs w:val="24"/>
          <w:lang w:val="en-US"/>
        </w:rPr>
        <w:t>.</w:t>
      </w:r>
      <w:r w:rsidR="00161BB0">
        <w:rPr>
          <w:rFonts w:ascii="Arial" w:hAnsi="Arial" w:cs="Arial"/>
          <w:sz w:val="24"/>
          <w:szCs w:val="24"/>
          <w:lang w:val="en-US"/>
        </w:rPr>
        <w:t xml:space="preserve"> </w:t>
      </w:r>
      <w:r w:rsidR="000C75A8">
        <w:rPr>
          <w:rFonts w:ascii="Arial" w:hAnsi="Arial" w:cs="Arial"/>
          <w:sz w:val="24"/>
          <w:szCs w:val="24"/>
          <w:lang w:val="en-US"/>
        </w:rPr>
        <w:t xml:space="preserve">Several water quality </w:t>
      </w:r>
      <w:r w:rsidR="000C75A8">
        <w:rPr>
          <w:rFonts w:ascii="Arial" w:hAnsi="Arial" w:cs="Arial"/>
          <w:sz w:val="24"/>
          <w:szCs w:val="24"/>
          <w:lang w:val="en-US"/>
        </w:rPr>
        <w:lastRenderedPageBreak/>
        <w:t xml:space="preserve">parameters </w:t>
      </w:r>
      <w:r w:rsidR="0084496B">
        <w:rPr>
          <w:rFonts w:ascii="Arial" w:hAnsi="Arial" w:cs="Arial"/>
          <w:sz w:val="24"/>
          <w:szCs w:val="24"/>
          <w:lang w:val="en-US"/>
        </w:rPr>
        <w:t>present</w:t>
      </w:r>
      <w:r w:rsidR="001753BB">
        <w:rPr>
          <w:rFonts w:ascii="Arial" w:hAnsi="Arial" w:cs="Arial"/>
          <w:sz w:val="24"/>
          <w:szCs w:val="24"/>
          <w:lang w:val="en-US"/>
        </w:rPr>
        <w:t xml:space="preserve"> values</w:t>
      </w:r>
      <w:r w:rsidR="00E851E5">
        <w:rPr>
          <w:rFonts w:ascii="Arial" w:hAnsi="Arial" w:cs="Arial"/>
          <w:sz w:val="24"/>
          <w:szCs w:val="24"/>
          <w:lang w:val="en-US"/>
        </w:rPr>
        <w:t xml:space="preserve"> no optimal</w:t>
      </w:r>
      <w:r w:rsidR="001753BB">
        <w:rPr>
          <w:rFonts w:ascii="Arial" w:hAnsi="Arial" w:cs="Arial"/>
          <w:sz w:val="24"/>
          <w:szCs w:val="24"/>
          <w:lang w:val="en-US"/>
        </w:rPr>
        <w:t xml:space="preserve"> for </w:t>
      </w:r>
      <w:r w:rsidR="00E851E5">
        <w:rPr>
          <w:rFonts w:ascii="Arial" w:hAnsi="Arial" w:cs="Arial"/>
          <w:sz w:val="24"/>
          <w:szCs w:val="24"/>
          <w:lang w:val="en-US"/>
        </w:rPr>
        <w:t xml:space="preserve">biota </w:t>
      </w:r>
      <w:r w:rsidR="001753BB">
        <w:rPr>
          <w:rFonts w:ascii="Arial" w:hAnsi="Arial" w:cs="Arial"/>
          <w:sz w:val="24"/>
          <w:szCs w:val="24"/>
          <w:lang w:val="en-US"/>
        </w:rPr>
        <w:t>health</w:t>
      </w:r>
      <w:r w:rsidR="000F113F">
        <w:rPr>
          <w:rFonts w:ascii="Arial" w:hAnsi="Arial" w:cs="Arial"/>
          <w:sz w:val="24"/>
          <w:szCs w:val="24"/>
          <w:lang w:val="en-US"/>
        </w:rPr>
        <w:t xml:space="preserve"> </w:t>
      </w:r>
      <w:r w:rsidR="0084496B">
        <w:rPr>
          <w:rFonts w:ascii="Arial" w:hAnsi="Arial" w:cs="Arial"/>
          <w:sz w:val="24"/>
          <w:szCs w:val="24"/>
          <w:lang w:val="en-US"/>
        </w:rPr>
        <w:t>or</w:t>
      </w:r>
      <w:r w:rsidR="00097B55">
        <w:rPr>
          <w:rFonts w:ascii="Arial" w:hAnsi="Arial" w:cs="Arial"/>
          <w:sz w:val="24"/>
          <w:szCs w:val="24"/>
          <w:lang w:val="en-US"/>
        </w:rPr>
        <w:t xml:space="preserve"> sustaining life</w:t>
      </w:r>
      <w:r w:rsidR="001753BB">
        <w:rPr>
          <w:rFonts w:ascii="Arial" w:hAnsi="Arial" w:cs="Arial"/>
          <w:sz w:val="24"/>
          <w:szCs w:val="24"/>
          <w:lang w:val="en-US"/>
        </w:rPr>
        <w:t xml:space="preserve"> </w:t>
      </w:r>
      <w:r w:rsidR="0084496B">
        <w:rPr>
          <w:rFonts w:ascii="Arial" w:hAnsi="Arial" w:cs="Arial"/>
          <w:sz w:val="24"/>
          <w:szCs w:val="24"/>
          <w:lang w:val="en-US"/>
        </w:rPr>
        <w:t>(</w:t>
      </w:r>
      <w:r w:rsidR="000C75A8">
        <w:rPr>
          <w:rFonts w:ascii="Arial" w:hAnsi="Arial" w:cs="Arial"/>
          <w:sz w:val="24"/>
          <w:szCs w:val="24"/>
          <w:lang w:val="en-US"/>
        </w:rPr>
        <w:t>e.g.</w:t>
      </w:r>
      <w:r w:rsidR="0084496B">
        <w:rPr>
          <w:rFonts w:ascii="Arial" w:hAnsi="Arial" w:cs="Arial"/>
          <w:sz w:val="24"/>
          <w:szCs w:val="24"/>
          <w:lang w:val="en-US"/>
        </w:rPr>
        <w:t>,</w:t>
      </w:r>
      <w:r w:rsidR="001753BB">
        <w:rPr>
          <w:rFonts w:ascii="Arial" w:hAnsi="Arial" w:cs="Arial"/>
          <w:sz w:val="24"/>
          <w:szCs w:val="24"/>
          <w:lang w:val="en-US"/>
        </w:rPr>
        <w:t xml:space="preserve"> hypoxic conditions</w:t>
      </w:r>
      <w:r w:rsidR="000C75A8">
        <w:rPr>
          <w:rFonts w:ascii="Arial" w:hAnsi="Arial" w:cs="Arial"/>
          <w:sz w:val="24"/>
          <w:szCs w:val="24"/>
          <w:lang w:val="en-US"/>
        </w:rPr>
        <w:t xml:space="preserve"> in bottom waters</w:t>
      </w:r>
      <w:r w:rsidR="0084496B">
        <w:rPr>
          <w:rFonts w:ascii="Arial" w:hAnsi="Arial" w:cs="Arial"/>
          <w:sz w:val="24"/>
          <w:szCs w:val="24"/>
          <w:lang w:val="en-US"/>
        </w:rPr>
        <w:t>)</w:t>
      </w:r>
      <w:r w:rsidR="001753BB">
        <w:rPr>
          <w:rFonts w:ascii="Arial" w:hAnsi="Arial" w:cs="Arial"/>
          <w:sz w:val="24"/>
          <w:szCs w:val="24"/>
          <w:lang w:val="en-US"/>
        </w:rPr>
        <w:t xml:space="preserve"> </w:t>
      </w:r>
      <w:r w:rsidR="001753BB">
        <w:rPr>
          <w:rFonts w:ascii="Arial" w:hAnsi="Arial" w:cs="Arial"/>
          <w:sz w:val="24"/>
          <w:szCs w:val="24"/>
          <w:lang w:val="en-US"/>
        </w:rPr>
        <w:fldChar w:fldCharType="begin" w:fldLock="1"/>
      </w:r>
      <w:r w:rsidR="000C75A8">
        <w:rPr>
          <w:rFonts w:ascii="Arial" w:hAnsi="Arial" w:cs="Arial"/>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pollution","type":"article-journal","volume":"216"},"uris":["http://www.mendeley.com/documents/?uuid=10012453-9b76-472e-87e3-fef51ebac5b2"]},{"id":"ITEM-2","itemData":{"DOI":"10.1016/S0304-3800(03)00064-4","ISSN":"03043800","abstract":"A mathematical model of eutrophication/oxygen regime for Cartagena Bay (Colombia) is described. The model consists of hydrodynamic and biogeochemical blocks to assess engineering alternatives for improving the water quality and oxygen regime in the bay. The hydrodynamic block of the model is based on the primitive three-dimensional equations for estuarine and coastal dynamics. The biogeochemical block includes the balance equations for the following components of the ecosystem: phytoplankton, bacteria, detritus, dissolved organic matter (DOM), phosphate, ammonium, nitrite, nitrate and dissolved oxygen. A non-traditional parameterization of bacteria role in biochemical oxidation of organic matter is used. Modelling of distinct ecological situations for Cartagena Bay has shown the principal strategic objectives to improve the water quality of the bay. The model has been tested and could be applied to other similar water bodies. © 2003 Elsevier Science B.V. All rights reserved.","author":[{"dropping-particle":"","family":"Tuchkovenko","given":"Yuri S.","non-dropping-particle":"","parse-names":false,"suffix":""},{"dropping-particle":"","family":"Lonin","given":"Serguei A.","non-dropping-particle":"","parse-names":false,"suffix":""}],"container-title":"Ecological Modelling","id":"ITEM-2","issue":"1","issued":{"date-parts":[["2003"]]},"page":"91-106","title":"Mathematical model of the oxygen regime of Cartagena Bay","type":"article-journal","volume":"165"},"uris":["http://www.mendeley.com/documents/?uuid=630634eb-5320-49d6-b249-3bb074b6e771"]},{"id":"ITEM-3","itemData":{"DOI":"10.26640/22159045.88","ISSN":"0120-0542","abstract":"Se ilustran en el presente artículo las variaciones estacionales del oxígeno disuelto en la Bahía de Cartagena, durante el período Febrero de 1996 - Abril de 1997. Uno de los resultados más sobresalientes es el hecho de haber identificado y cuantificado las fuentes alóctonas y autóctonas de contaminación que afectan la bahía de Cartagena, así como los diversos contaminantes que llevan consigo, entre los cuales la materia orgánica proveniente de dichas fuentes representa uno de los más importantes, porque afecta directamente uno de los parámetros fundamentales para la vida marina como lo es el oxígeno disuelto, creando zonas anóxicas en el fondo de la Bahía, principalmente durante la época lluviosa. En términos generales, en una escala de priorización de fuentes de contaminación que afectan la Bahía, desde el punto de vista de los déficits de oxígeno que se presentan en el fondo, las más importantes por el aporte de carga orgánica son las aguas servidas de la ciudad y la demanda béntica. Sobre estas dos causas se deberán concentrar los esfuerzos de la ciudad para la recuperación de los ecosistemas de la Bahía.","author":[{"dropping-particle":"","family":"Garay","given":"Jesús A.","non-dropping-particle":"","parse-names":false,"suffix":""},{"dropping-particle":"","family":"Giraldo","given":"Luis N.","non-dropping-particle":"","parse-names":false,"suffix":""}],"container-title":"Boletín Científico CIOH","id":"ITEM-3","issued":{"date-parts":[["1997"]]},"page":"1-13","title":"Influencia de los aportes de materia orgánica externa y autóctona en el decrecimiento de los niveles de oxigeno disuelto en la Bahía de Cartagena, Colombia","type":"article-journal","volume":"18"},"uris":["http://www.mendeley.com/documents/?uuid=135d42b3-8cd3-4804-8110-86a82852b232"]}],"mendeley":{"formattedCitation":"(Garay and Giraldo 1997; Tuchkovenko and Lonin 2003; Tosic et al. 2019b)","plainTextFormattedCitation":"(Garay and Giraldo 1997; Tuchkovenko and Lonin 2003; Tosic et al. 2019b)","previouslyFormattedCitation":"(Garay and Giraldo 1997; Tuchkovenko and Lonin 2003; Tosic et al. 2019b)"},"properties":{"noteIndex":0},"schema":"https://github.com/citation-style-language/schema/raw/master/csl-citation.json"}</w:instrText>
      </w:r>
      <w:r w:rsidR="001753BB">
        <w:rPr>
          <w:rFonts w:ascii="Arial" w:hAnsi="Arial" w:cs="Arial"/>
          <w:sz w:val="24"/>
          <w:szCs w:val="24"/>
          <w:lang w:val="en-US"/>
        </w:rPr>
        <w:fldChar w:fldCharType="separate"/>
      </w:r>
      <w:r w:rsidR="00B736BF" w:rsidRPr="00B736BF">
        <w:rPr>
          <w:rFonts w:ascii="Arial" w:hAnsi="Arial" w:cs="Arial"/>
          <w:noProof/>
          <w:sz w:val="24"/>
          <w:szCs w:val="24"/>
          <w:lang w:val="en-US"/>
        </w:rPr>
        <w:t>(Garay and Giraldo 1997; Tuchkovenko and Lonin 2003; Tosic et al. 2019b)</w:t>
      </w:r>
      <w:r w:rsidR="001753BB">
        <w:rPr>
          <w:rFonts w:ascii="Arial" w:hAnsi="Arial" w:cs="Arial"/>
          <w:sz w:val="24"/>
          <w:szCs w:val="24"/>
          <w:lang w:val="en-US"/>
        </w:rPr>
        <w:fldChar w:fldCharType="end"/>
      </w:r>
      <w:r w:rsidR="001753BB">
        <w:rPr>
          <w:rFonts w:ascii="Arial" w:hAnsi="Arial" w:cs="Arial"/>
          <w:sz w:val="24"/>
          <w:szCs w:val="24"/>
          <w:lang w:val="en-US"/>
        </w:rPr>
        <w:t xml:space="preserve">. </w:t>
      </w:r>
      <w:r w:rsidR="00A96B33">
        <w:rPr>
          <w:rFonts w:ascii="Arial" w:hAnsi="Arial" w:cs="Arial"/>
          <w:sz w:val="24"/>
          <w:szCs w:val="24"/>
          <w:lang w:val="en-US"/>
        </w:rPr>
        <w:t>Some</w:t>
      </w:r>
      <w:r w:rsidR="00161BB0">
        <w:rPr>
          <w:rFonts w:ascii="Arial" w:hAnsi="Arial" w:cs="Arial"/>
          <w:sz w:val="24"/>
          <w:szCs w:val="24"/>
          <w:lang w:val="en-US"/>
        </w:rPr>
        <w:t xml:space="preserve"> studies have reported high concentrations of heavy metals (</w:t>
      </w:r>
      <w:r w:rsidR="000D7F13">
        <w:rPr>
          <w:rFonts w:ascii="Arial" w:hAnsi="Arial" w:cs="Arial"/>
          <w:sz w:val="24"/>
          <w:szCs w:val="24"/>
          <w:lang w:val="en-US"/>
        </w:rPr>
        <w:t xml:space="preserve">e.g., </w:t>
      </w:r>
      <w:r w:rsidR="00EC62AC">
        <w:rPr>
          <w:rFonts w:ascii="Arial" w:hAnsi="Arial" w:cs="Arial"/>
          <w:sz w:val="24"/>
          <w:szCs w:val="24"/>
          <w:lang w:val="en-US"/>
        </w:rPr>
        <w:t>cadmium</w:t>
      </w:r>
      <w:r w:rsidR="00161BB0">
        <w:rPr>
          <w:rFonts w:ascii="Arial" w:hAnsi="Arial" w:cs="Arial"/>
          <w:sz w:val="24"/>
          <w:szCs w:val="24"/>
          <w:lang w:val="en-US"/>
        </w:rPr>
        <w:t>, lead, mercury</w:t>
      </w:r>
      <w:r w:rsidR="00033EA0">
        <w:rPr>
          <w:rFonts w:ascii="Arial" w:hAnsi="Arial" w:cs="Arial"/>
          <w:sz w:val="24"/>
          <w:szCs w:val="24"/>
          <w:lang w:val="en-US"/>
        </w:rPr>
        <w:t xml:space="preserve">, </w:t>
      </w:r>
      <w:r w:rsidR="00033EA0" w:rsidRPr="00F545A0">
        <w:rPr>
          <w:rFonts w:ascii="Arial" w:hAnsi="Arial" w:cs="Arial"/>
          <w:sz w:val="24"/>
          <w:szCs w:val="24"/>
          <w:lang w:val="en-US"/>
        </w:rPr>
        <w:t>chromium, copper, nickel</w:t>
      </w:r>
      <w:r w:rsidR="00161BB0" w:rsidRPr="00F545A0">
        <w:rPr>
          <w:rFonts w:ascii="Arial" w:hAnsi="Arial" w:cs="Arial"/>
          <w:sz w:val="24"/>
          <w:szCs w:val="24"/>
          <w:lang w:val="en-US"/>
        </w:rPr>
        <w:t>) in the water</w:t>
      </w:r>
      <w:r w:rsidR="00A96B33" w:rsidRPr="00F545A0">
        <w:rPr>
          <w:rFonts w:ascii="Arial" w:hAnsi="Arial" w:cs="Arial"/>
          <w:sz w:val="24"/>
          <w:szCs w:val="24"/>
          <w:lang w:val="en-US"/>
        </w:rPr>
        <w:t xml:space="preserve"> </w:t>
      </w:r>
      <w:r w:rsidR="00A96B33" w:rsidRPr="00F545A0">
        <w:rPr>
          <w:rFonts w:ascii="Arial" w:hAnsi="Arial" w:cs="Arial"/>
          <w:sz w:val="24"/>
          <w:szCs w:val="24"/>
          <w:lang w:val="en-US"/>
        </w:rPr>
        <w:fldChar w:fldCharType="begin" w:fldLock="1"/>
      </w:r>
      <w:r w:rsidR="000C75A8" w:rsidRPr="00F545A0">
        <w:rPr>
          <w:rFonts w:ascii="Arial" w:hAnsi="Arial" w:cs="Arial"/>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pollution","type":"article-journal","volume":"216"},"uris":["http://www.mendeley.com/documents/?uuid=10012453-9b76-472e-87e3-fef51ebac5b2"]},{"id":"ITEM-2","itemData":{"author":[{"dropping-particle":"","family":"Pagliardini","given":"Jean Luc","non-dropping-particle":"","parse-names":false,"suffix":""},{"dropping-particle":"","family":"Gómez","given":"Marco A.","non-dropping-particle":"","parse-names":false,"suffix":""},{"dropping-particle":"","family":"Gutiérrez","given":"Henry","non-dropping-particle":"","parse-names":false,"suffix":""},{"dropping-particle":"","family":"Zapata","given":"Sergio I.","non-dropping-particle":"","parse-names":false,"suffix":""},{"dropping-particle":"","family":"Jurado","given":"Alberto","non-dropping-particle":"","parse-names":false,"suffix":""},{"dropping-particle":"","family":"Garay","given":"Jesús A.","non-dropping-particle":"","parse-names":false,"suffix":""},{"dropping-particle":"","family":"Vernette","given":"Georges","non-dropping-particle":"","parse-names":false,"suffix":""}],"container-title":"Boletín Científico CIOH","id":"ITEM-2","issued":{"date-parts":[["1982"]]},"page":"49-11","title":"Síntesis del proyecto Bahía de Cartagena","type":"article-journal","volume":"4"},"uris":["http://www.mendeley.com/documents/?uuid=56f36fad-e92d-4407-a5c2-c78d6b06ceeb"]}],"mendeley":{"formattedCitation":"(Pagliardini et al. 1982; Tosic et al. 2019b)","plainTextFormattedCitation":"(Pagliardini et al. 1982; Tosic et al. 2019b)","previouslyFormattedCitation":"(Pagliardini et al. 1982; Tosic et al. 2019b)"},"properties":{"noteIndex":0},"schema":"https://github.com/citation-style-language/schema/raw/master/csl-citation.json"}</w:instrText>
      </w:r>
      <w:r w:rsidR="00A96B33" w:rsidRPr="0084496B">
        <w:rPr>
          <w:rFonts w:ascii="Arial" w:hAnsi="Arial" w:cs="Arial"/>
          <w:sz w:val="24"/>
          <w:szCs w:val="24"/>
          <w:lang w:val="en-US"/>
        </w:rPr>
        <w:fldChar w:fldCharType="separate"/>
      </w:r>
      <w:r w:rsidR="00B736BF" w:rsidRPr="00F545A0">
        <w:rPr>
          <w:rFonts w:ascii="Arial" w:hAnsi="Arial" w:cs="Arial"/>
          <w:noProof/>
          <w:sz w:val="24"/>
          <w:szCs w:val="24"/>
          <w:lang w:val="en-US"/>
        </w:rPr>
        <w:t>(Pagliardini et al. 1982; Tosic et al. 2019b)</w:t>
      </w:r>
      <w:r w:rsidR="00A96B33" w:rsidRPr="00F545A0">
        <w:rPr>
          <w:rFonts w:ascii="Arial" w:hAnsi="Arial" w:cs="Arial"/>
          <w:sz w:val="24"/>
          <w:szCs w:val="24"/>
          <w:lang w:val="en-US"/>
        </w:rPr>
        <w:fldChar w:fldCharType="end"/>
      </w:r>
      <w:r w:rsidR="00B736BF" w:rsidRPr="00F545A0">
        <w:rPr>
          <w:rFonts w:ascii="Arial" w:hAnsi="Arial" w:cs="Arial"/>
          <w:sz w:val="24"/>
          <w:szCs w:val="24"/>
          <w:lang w:val="en-US"/>
        </w:rPr>
        <w:t xml:space="preserve">, sediments </w:t>
      </w:r>
      <w:r w:rsidR="000F113F" w:rsidRPr="00F545A0">
        <w:rPr>
          <w:rFonts w:ascii="Arial" w:hAnsi="Arial" w:cs="Arial"/>
          <w:sz w:val="24"/>
          <w:szCs w:val="24"/>
          <w:lang w:val="en-US"/>
        </w:rPr>
        <w:fldChar w:fldCharType="begin" w:fldLock="1"/>
      </w:r>
      <w:r w:rsidR="00A54ECD" w:rsidRPr="00F545A0">
        <w:rPr>
          <w:rFonts w:ascii="Arial" w:hAnsi="Arial" w:cs="Arial"/>
          <w:sz w:val="24"/>
          <w:szCs w:val="24"/>
          <w:lang w:val="en-US"/>
        </w:rPr>
        <w:instrText>ADDIN CSL_CITATION {"citationItems":[{"id":"ITEM-1","itemData":{"DOI":"10.1016/S0269-7491(99)00225-0","ISSN":"02697491","abstract":"Mercury (Hg) content in sediments and muscle from two fish species were determined in Cartagena Bay and Cienaga Grande de Santa Marta, an industrialized bay and an unpolluted estuary in the Caribbean coast of Colombia. Sampling was conducted four times during March-November 1996, including both the dry and rainy seasons. Significant differences in Hg concentration were detected both for fish and sediments between the two waterbodies. Hg values ranged from 94 to 10,293 μg/kg dry weight (dw) in sediments from Cartagena Bay and between 20 and 109 μg/kg dw in Cienaga Grande de Santa Marta. Highest Hg concentrations were observed for the omnivorous species Eugerres plumieri, and lowest concentrations were found in the detritivorous Mugil incilis. High Hg concentrations in sediments of Cartagena Bay were detected in front of the sewage discharge of an extinct chlor-alkali plant, with decreasing concentrations in stations far from the source. Our results suggest that Hg can be persistent in the sediments of previously exposed ecosystems and that the use of their biological resources should be avoided until decontamination programs guarantee safe levels of the metal in the environment. Copyright (C) 2000 Elsevier Science Ltd.","author":[{"dropping-particle":"","family":"Alonso","given":"D.","non-dropping-particle":"","parse-names":false,"suffix":""},{"dropping-particle":"","family":"Pineda","given":"P.","non-dropping-particle":"","parse-names":false,"suffix":""},{"dropping-particle":"","family":"Olivero","given":"J.","non-dropping-particle":"","parse-names":false,"suffix":""},{"dropping-particle":"","family":"González","given":"H.","non-dropping-particle":"","parse-names":false,"suffix":""},{"dropping-particle":"","family":"Campos","given":"N.","non-dropping-particle":"","parse-names":false,"suffix":""}],"container-title":"Environmental Pollution","id":"ITEM-1","issue":"1","issued":{"date-parts":[["2000"]]},"page":"157-163","title":"Mercury levels in muscle of two fish species and sediments from the Cartagena Bay and the Cienaga Grande de Santa Marta, Colombia","type":"article-journal","volume":"109"},"uris":["http://www.mendeley.com/documents/?uuid=ed61eeef-db65-4b16-bbaa-e363962c1057"]},{"id":"ITEM-2","itemData":{"author":[{"dropping-particle":"","family":"Parra-Lozano","given":"J.P.","non-dropping-particle":"","parse-names":false,"suffix":""},{"dropping-particle":"","family":"Espinoza-Diaz","given":"L.F.","non-dropping-particle":"","parse-names":false,"suffix":""},{"dropping-particle":"","family":"Betancourt-Portela","given":"J.M.","non-dropping-particle":"","parse-names":false,"suffix":""},{"dropping-particle":"","family":"Garay-Tinoco","given":"J.A.","non-dropping-particle":"","parse-names":false,"suffix":""},{"dropping-particle":"","family":"Alonso-Hernandez","given":"C.","non-dropping-particle":"","parse-names":false,"suffix":""},{"dropping-particle":"","family":"Diaz-Asencio","given":"M.","non-dropping-particle":"","parse-names":false,"suffix":""},{"dropping-particle":"","family":"Ruiz-Fernandez","given":"A.C.","non-dropping-particle":"","parse-names":false,"suffix":""},{"dropping-particle":"","family":"Sanchez-Cabeza","given":"J.A.","non-dropping-particle":"","parse-names":false,"suffix":""},{"dropping-particle":"","family":"Gerardo-Abaya","given":"J.","non-dropping-particle":"","parse-names":false,"suffix":""}],"container-title":"ASLO","id":"ITEM-2","issued":{"date-parts":[["2011"]]},"publisher-place":"San Juan, Puerto Rico","title":"Historical reconstructions of mercury contamination in sediments from Cartagena Bay, Colombia","type":"paper-conference"},"uris":["http://www.mendeley.com/documents/?uuid=0a17f4a2-80de-45fc-9077-5fb5574a670f"]},{"id":"ITEM-3","itemData":{"ISSN":"0122-9761","abstract":"En Colombia, la bahía de Cartagena es uno de los ecosistemas costeros más influenciados por la contaminación con mercurio (Hg). Con el propósito de identificar el estado ambiental de la bahía de Cartagena, en este estudio se determinó metilmercurio (MeHg) y mercurio total (HgT) en sedimentos superficiales y seston, durante cinco muestreos (febrero, abril, junio, julio y octubre), en cinco estaciones (Zona Industrial, Frente al Dique, Centro, Boca Chica y Tierra Bomba), dentro de la bahía, durante 2006. Los resultados señalan que el promedio de HgT en los sedimentos fue 0.18 ± 0.01 μg/gp.s y en seston fue 0.16 ± 0.002 μg/gp.s. En ambos casos el 10% corresponde a MeH</w:instrText>
      </w:r>
      <w:r w:rsidR="00A54ECD" w:rsidRPr="00093B07">
        <w:rPr>
          <w:rFonts w:ascii="Arial" w:hAnsi="Arial" w:cs="Arial"/>
          <w:sz w:val="24"/>
          <w:szCs w:val="24"/>
        </w:rPr>
        <w:instrText>g. Se encontró una correlación entre HgT y MeHg en sedimentos (r = 0.87, p &lt; 0.0001) y en seston (r = 0.66, p = 0.0003). El análisis de regresión múltiple sugiere que para la bahía de Cartagena el pH y el potencial redox determinan el proceso de metilación de mercurio tanto en sedimentos como en el seston.","author":[{"dropping-particle":"","family":"Cogua","given":"Pilar","non-dropping-particle":"","parse-names":false,"suffix":""},{"dropping-particle":"","family":"Campos-Campos","given":"Hernando","non-dropping-particle":"","parse-names":false,"suffix":""},{"dropping-particle":"","family":"Duque","given":"Guillermo","non-dropping-particle":"","parse-names":false,"suffix":""}],"container-title":"Boletin de Investigaciones Marinas y Costeras","id":"ITEM-3","issue":"2","issued":{"date-parts":[["2012"]]},"page":"267-285","title":"Concentración de mercurio total y metilmercurio en sedimento y seston de la Bahía de Cartagena, Caribe Colombiano","type":"article-journal","volume":"41"},"uris":["http://www.mendeley.com/documents/?uuid=b701c4a3-9598-4859-b5d0-9c856986224e"]}],"mendeley":{"formattedCitation":"(Alonso et al. 2000; Parra-Lozano et al. 2011; Cogua et al. 2012)","plainTextFormattedCitation":"(Alonso et al. 2000; Parra-Lozano et al. 2011; Cogua et al. 2012)","previouslyFormattedCitation":"(Alonso et al. 2000; Parra-Lozano et al. 2011; Cogua et al. 2012)"},"properties":{"noteIndex":0},"schema":"https://github.com/citation-style-language/schema/raw/master/csl-citation.json"}</w:instrText>
      </w:r>
      <w:r w:rsidR="000F113F" w:rsidRPr="0084496B">
        <w:rPr>
          <w:rFonts w:ascii="Arial" w:hAnsi="Arial" w:cs="Arial"/>
          <w:sz w:val="24"/>
          <w:szCs w:val="24"/>
          <w:lang w:val="en-US"/>
        </w:rPr>
        <w:fldChar w:fldCharType="separate"/>
      </w:r>
      <w:r w:rsidR="000F113F" w:rsidRPr="00093B07">
        <w:rPr>
          <w:rFonts w:ascii="Arial" w:hAnsi="Arial" w:cs="Arial"/>
          <w:noProof/>
          <w:sz w:val="24"/>
          <w:szCs w:val="24"/>
        </w:rPr>
        <w:t>(Alonso et al. 2000; Parra-Lozano et al. 2011; Cogua et al. 2012)</w:t>
      </w:r>
      <w:r w:rsidR="000F113F" w:rsidRPr="00F545A0">
        <w:rPr>
          <w:rFonts w:ascii="Arial" w:hAnsi="Arial" w:cs="Arial"/>
          <w:sz w:val="24"/>
          <w:szCs w:val="24"/>
          <w:lang w:val="en-US"/>
        </w:rPr>
        <w:fldChar w:fldCharType="end"/>
      </w:r>
      <w:r w:rsidR="00161BB0" w:rsidRPr="00093B07">
        <w:rPr>
          <w:rFonts w:ascii="Arial" w:hAnsi="Arial" w:cs="Arial"/>
          <w:sz w:val="24"/>
          <w:szCs w:val="24"/>
        </w:rPr>
        <w:t xml:space="preserve"> and </w:t>
      </w:r>
      <w:proofErr w:type="spellStart"/>
      <w:r w:rsidR="00161BB0" w:rsidRPr="00093B07">
        <w:rPr>
          <w:rFonts w:ascii="Arial" w:hAnsi="Arial" w:cs="Arial"/>
          <w:sz w:val="24"/>
          <w:szCs w:val="24"/>
        </w:rPr>
        <w:t>organisms</w:t>
      </w:r>
      <w:proofErr w:type="spellEnd"/>
      <w:r w:rsidR="00161BB0" w:rsidRPr="00093B07">
        <w:rPr>
          <w:rFonts w:ascii="Arial" w:hAnsi="Arial" w:cs="Arial"/>
          <w:sz w:val="24"/>
          <w:szCs w:val="24"/>
        </w:rPr>
        <w:t xml:space="preserve"> </w:t>
      </w:r>
      <w:proofErr w:type="spellStart"/>
      <w:r w:rsidR="00B736BF" w:rsidRPr="00093B07">
        <w:rPr>
          <w:rFonts w:ascii="Arial" w:hAnsi="Arial" w:cs="Arial"/>
          <w:sz w:val="24"/>
          <w:szCs w:val="24"/>
        </w:rPr>
        <w:t>from</w:t>
      </w:r>
      <w:proofErr w:type="spellEnd"/>
      <w:r w:rsidR="00B736BF" w:rsidRPr="00093B07">
        <w:rPr>
          <w:rFonts w:ascii="Arial" w:hAnsi="Arial" w:cs="Arial"/>
          <w:sz w:val="24"/>
          <w:szCs w:val="24"/>
        </w:rPr>
        <w:t xml:space="preserve"> </w:t>
      </w:r>
      <w:r w:rsidR="00A96B33" w:rsidRPr="00093B07">
        <w:rPr>
          <w:rFonts w:ascii="Arial" w:hAnsi="Arial" w:cs="Arial"/>
          <w:sz w:val="24"/>
          <w:szCs w:val="24"/>
        </w:rPr>
        <w:t xml:space="preserve">Cartagena </w:t>
      </w:r>
      <w:proofErr w:type="spellStart"/>
      <w:r w:rsidR="00A96B33" w:rsidRPr="00093B07">
        <w:rPr>
          <w:rFonts w:ascii="Arial" w:hAnsi="Arial" w:cs="Arial"/>
          <w:sz w:val="24"/>
          <w:szCs w:val="24"/>
        </w:rPr>
        <w:t>B</w:t>
      </w:r>
      <w:r w:rsidR="00161BB0" w:rsidRPr="00EC00EF">
        <w:rPr>
          <w:rFonts w:ascii="Arial" w:hAnsi="Arial" w:cs="Arial"/>
          <w:sz w:val="24"/>
          <w:szCs w:val="24"/>
        </w:rPr>
        <w:t>ay</w:t>
      </w:r>
      <w:proofErr w:type="spellEnd"/>
      <w:r w:rsidR="00161BB0" w:rsidRPr="00EC00EF">
        <w:rPr>
          <w:rFonts w:ascii="Arial" w:hAnsi="Arial" w:cs="Arial"/>
          <w:sz w:val="24"/>
          <w:szCs w:val="24"/>
        </w:rPr>
        <w:t xml:space="preserve"> </w:t>
      </w:r>
      <w:r w:rsidR="00161BB0" w:rsidRPr="00F545A0">
        <w:rPr>
          <w:rFonts w:ascii="Arial" w:hAnsi="Arial" w:cs="Arial"/>
          <w:sz w:val="24"/>
          <w:szCs w:val="24"/>
          <w:lang w:val="en-US"/>
        </w:rPr>
        <w:fldChar w:fldCharType="begin" w:fldLock="1"/>
      </w:r>
      <w:r w:rsidR="00D574DE">
        <w:rPr>
          <w:rFonts w:ascii="Arial" w:hAnsi="Arial" w:cs="Arial"/>
          <w:sz w:val="24"/>
          <w:szCs w:val="24"/>
        </w:rPr>
        <w:instrText>ADDIN CSL_CITATION {"citationItems":[{"id":"ITEM-1","itemData":{"abstract":"Cartagena Bay is one of the most contaminated bodies of water in the city, probably due to the industries around it; some of them dispose of their waste in it, with little or no treatment. Currently, heavy metals such as cadmium, dredging and filling, thermal effluents and sedimentation are causing the degradation of the ecosystem of the bay at an alarming rate. This investigation found concentrations of cadmium in oysters which are caught in six strategic points of the Bay: Álcalis, Bocachica, Caño Loro, Caño Zapatero, Cienaga Honda, and the Free Zone. The results showed that there were no statistically significant differences between the mean values of Cd concentrations in oysters in each one of the samples taken, and that Cienaga Honda and Bocachica were the places where the highest concentration of metal in oysters was detected (25.79 mg Cd/kg and 15.11 mg Cd/kg, respectively). This study demonstrates the risk people who consume oysters have at the Bay of Cartagena and allows warning relevant authorities about the control at critical points.","author":[{"dropping-particle":"","family":"Manjarrez","given":"Ganiveth","non-dropping-particle":"","parse-names":false,"suffix":""},{"dropping-particle":"","family":"Castro","given":"Ildefonso","non-dropping-particle":"","parse-names":false,"suffix":""},{"dropping-particle":"","family":"Utria","given":"Leidys","non-dropping-particle":"","parse-names":false,"suffix":""}],"container-title":"Revista Ingenierías Universidad de Medellín","id":"ITEM-1","issue":"13","issued":{"date-parts":[["2008"]]},"page":"11-20","title":"Bioacumulación de cadmio en ostras de la Bahía de Cartagena","type":"article-journal","volume":"7"},"uris":["http://www.mendeley.com/documents/?uuid=fe3d6e8d-c4c7-4fc9-91a9-fe54da2127cd"]},{"id":"ITEM-2","itemData":{"DOI":"10.1016/j.marpolbul.2013.01.013","ISSN":"0025326X","abstract":"Eggs from egrets (Egretta thula) were collected from Cartagena Bay and Totumo Marsh, two sites at the north of Colombia with different pollution background, and measured their morphometric parameters as well as total mercury (T-Hg) and calcium levels in eggshell. Statistically significant differences were observed for egg weight and size between the two sampling locations. T-Hg and calcium concentrations in eggshell were greater in eggs from Cartagena Bay, the industrial site, compared to Totumo Marsh, a non-industrial location. The opposite was observed for eggshell thickness (3.6% less in the bay). Pearson correlation analysis showed eggshell T-Hg negatively correlated with eggshell weight in eggs from the marsh (R=-0.795, P&lt;0.006), but not from the bay (R=0.387, P=0.269), probably suggesting greater susceptibility to Hg in birds from the non-polluted site. In short, results suggest eggs from E. thula at Cartagena Bay have greater T-Hg concentrations and less eggshell thickness than those from Totumo Marsh. © 2013 Elsevier Ltd.","author":[{"dropping-particle":"","family":"Olivero-Verbel","given":"Jesus","non-dropping-particle":"","parse-names":false,"suffix":""},{"dropping-particle":"","family":"Agudelo-Frias","given":"Diana","non-dropping-particle":"","parse-names":false,"suffix":""},{"dropping-particle":"","family":"Caballero-Gallardo","given":"Karina","non-dropping-particle":"","parse-names":false,"suffix":""}],"container-title":"Marine Pollution Bulletin","id":"ITEM-2","issue":"1-2","issued":{"date-parts":[["2013"]]},"page":"105-109","publisher":"Elsevier Ltd","title":"Morphometric parameters and total mercury in eggs of snowy egret (&lt;i&gt;Egretta thula&lt;/i&gt;) from Cartagena Bay and Totumo Marsh, north of Colombia","type":"article-journal","volume":"69"},"uris":["http://www.mendeley.com/documents/?uuid=4f0ce440-eb84-4fad-9534-2b80ec6488f0"]},{"id":"ITEM-3","itemData":{"DOI":"10.1016/S0269-7491(99)00225-0","ISSN":"02697491","abstract":"Mercury (Hg) content in sediments and muscle from two fish species were determined in Cartagena Bay and Cienaga Grande de Santa Marta, an industrialized bay and an unpolluted estuary in the Caribbean coast of Colombia. Sampling was conducted four times during March-November 1996, including both the dry and rainy seasons. Significant differences in Hg concentration were detected both for fish and sediments between the two waterbodies. Hg values ranged from 94 to 10,293 μg/kg dry weight (dw) in sediments from Cartagena Bay and between 20 and 109 μg/kg dw in Cienaga Grande de Santa Marta. Highest Hg concentrations were observed for the omnivorous species Eugerres plumieri, and lowest concentrations were found in the detritivorous Mugil incilis. High Hg concentrations in sediments of Cartagena Bay were detected in front of the sewage discharge of an extinct chlor-alkali plant, with decreasing concentrations in stations far from the source. Our results suggest that Hg can be persistent in the sediments of previously exposed ecosystems and that the use of their biological resources should be avoided until decontamination programs guarantee safe levels of the metal in the environment. Copyright (C) 2000 Elsevier Science Ltd.","author":[{"dropping-particle":"","family":"Alonso","given":"D.","non-dropping-particle":"","parse-names":false,"suffix":""},{"dropping-particle":"","family":"Pineda","given":"P.","non-dropping-particle":"","parse-names":false,"suffix":""},{"dropping-particle":"","family":"Olivero","given":"J.","non-dropping-particle":"","parse-names":false,"suffix":""},{"dropping-particle":"","family":"González","given":"H.","non-dropping-particle":"","parse-names":false,"suffix":""},{"dropping-particle":"","family":"Campos","given":"N.","non-dropping-particle":"","parse-names":false,"suffix":""}],"container-title":"Environmental Pollution","id":"ITEM-3","issue":"1","issued":{"date-parts":[["2000"]]},"page":"157-163","title":"Mercury levels in muscle of two fish species and sediments from the Cartagena Bay and the Cienaga Grande de Santa Marta, Colombia","type":"article-journal","volume":"109"},"uris":["http://www.mendeley.com/documents/?uuid=ed61eeef-db65-4b16-bbaa-e363962c1057"]}],"mendeley":{"formattedCitation":"(Alonso et al. 2000; Manjarrez et al. 2008; Olivero-Verbel et al. 2013)","plainTextFormattedCitation":"(Alonso et al. 2000; Manjarrez et al. 2008; Olivero-Verbel et al. 2013)","previouslyFormattedCitation":"(Alonso et al. 2000; Manjarrez et al. 2008; Olivero-Verbel et al. 2013)"},"properties":{"noteIndex":0},"schema":"https://github.com/citation-style-language/schema/raw/master/csl-citation.json"}</w:instrText>
      </w:r>
      <w:r w:rsidR="00161BB0" w:rsidRPr="0084496B">
        <w:rPr>
          <w:rFonts w:ascii="Arial" w:hAnsi="Arial" w:cs="Arial"/>
          <w:sz w:val="24"/>
          <w:szCs w:val="24"/>
          <w:lang w:val="en-US"/>
        </w:rPr>
        <w:fldChar w:fldCharType="separate"/>
      </w:r>
      <w:r w:rsidR="000C75A8" w:rsidRPr="00093B07">
        <w:rPr>
          <w:rFonts w:ascii="Arial" w:hAnsi="Arial" w:cs="Arial"/>
          <w:noProof/>
          <w:sz w:val="24"/>
          <w:szCs w:val="24"/>
        </w:rPr>
        <w:t>(Alonso et al. 2000; Manjarrez et al. 2008; Olivero-Verbel et al. 2013)</w:t>
      </w:r>
      <w:r w:rsidR="00161BB0" w:rsidRPr="00F545A0">
        <w:rPr>
          <w:rFonts w:ascii="Arial" w:hAnsi="Arial" w:cs="Arial"/>
          <w:sz w:val="24"/>
          <w:szCs w:val="24"/>
          <w:lang w:val="en-US"/>
        </w:rPr>
        <w:fldChar w:fldCharType="end"/>
      </w:r>
      <w:r w:rsidR="00A96B33" w:rsidRPr="00093B07">
        <w:rPr>
          <w:rFonts w:ascii="Arial" w:hAnsi="Arial" w:cs="Arial"/>
          <w:sz w:val="24"/>
          <w:szCs w:val="24"/>
        </w:rPr>
        <w:t>.</w:t>
      </w:r>
      <w:r w:rsidR="00853E00" w:rsidRPr="00093B07">
        <w:rPr>
          <w:rFonts w:ascii="Arial" w:hAnsi="Arial" w:cs="Arial"/>
          <w:sz w:val="24"/>
          <w:szCs w:val="24"/>
        </w:rPr>
        <w:t xml:space="preserve"> </w:t>
      </w:r>
      <w:r w:rsidR="00C3120E" w:rsidRPr="00F545A0">
        <w:rPr>
          <w:rFonts w:ascii="Arial" w:hAnsi="Arial" w:cs="Arial"/>
          <w:sz w:val="24"/>
          <w:szCs w:val="24"/>
          <w:lang w:val="en-US"/>
        </w:rPr>
        <w:t xml:space="preserve">Although the conditions in the inner parts of Cartagena Bay may differ from those </w:t>
      </w:r>
      <w:r w:rsidR="00A54ECD" w:rsidRPr="006A6EFD">
        <w:rPr>
          <w:rFonts w:ascii="Arial" w:hAnsi="Arial" w:cs="Arial"/>
          <w:sz w:val="24"/>
          <w:szCs w:val="24"/>
          <w:lang w:val="en-US"/>
        </w:rPr>
        <w:t xml:space="preserve">in </w:t>
      </w:r>
      <w:r w:rsidR="00C3120E" w:rsidRPr="006A6EFD">
        <w:rPr>
          <w:rFonts w:ascii="Arial" w:hAnsi="Arial" w:cs="Arial"/>
          <w:sz w:val="24"/>
          <w:szCs w:val="24"/>
          <w:lang w:val="en-US"/>
        </w:rPr>
        <w:t>Varadero Reef</w:t>
      </w:r>
      <w:r w:rsidR="00A54ECD" w:rsidRPr="000A6F87">
        <w:rPr>
          <w:rFonts w:ascii="Arial" w:hAnsi="Arial" w:cs="Arial"/>
          <w:sz w:val="24"/>
          <w:szCs w:val="24"/>
          <w:lang w:val="en-US"/>
        </w:rPr>
        <w:t>,</w:t>
      </w:r>
      <w:r w:rsidR="00C3120E" w:rsidRPr="000A6F87">
        <w:rPr>
          <w:rFonts w:ascii="Arial" w:hAnsi="Arial" w:cs="Arial"/>
          <w:sz w:val="24"/>
          <w:szCs w:val="24"/>
          <w:lang w:val="en-US"/>
        </w:rPr>
        <w:t xml:space="preserve"> it is</w:t>
      </w:r>
      <w:r w:rsidR="004636A9" w:rsidRPr="00F545A0">
        <w:rPr>
          <w:rFonts w:ascii="Arial" w:hAnsi="Arial" w:cs="Arial"/>
          <w:sz w:val="24"/>
          <w:szCs w:val="24"/>
          <w:lang w:val="en-US"/>
        </w:rPr>
        <w:t xml:space="preserve"> </w:t>
      </w:r>
      <w:r w:rsidR="00A54ECD" w:rsidRPr="00F545A0">
        <w:rPr>
          <w:rFonts w:ascii="Arial" w:hAnsi="Arial" w:cs="Arial"/>
          <w:sz w:val="24"/>
          <w:szCs w:val="24"/>
          <w:lang w:val="en-US"/>
        </w:rPr>
        <w:t xml:space="preserve">highly probable </w:t>
      </w:r>
      <w:r w:rsidR="00C3120E" w:rsidRPr="00F545A0">
        <w:rPr>
          <w:rFonts w:ascii="Arial" w:hAnsi="Arial" w:cs="Arial"/>
          <w:sz w:val="24"/>
          <w:szCs w:val="24"/>
          <w:lang w:val="en-US"/>
        </w:rPr>
        <w:t xml:space="preserve">that corals have been </w:t>
      </w:r>
      <w:r w:rsidR="004636A9" w:rsidRPr="00F545A0">
        <w:rPr>
          <w:rFonts w:ascii="Arial" w:hAnsi="Arial" w:cs="Arial"/>
          <w:sz w:val="24"/>
          <w:szCs w:val="24"/>
          <w:lang w:val="en-US"/>
        </w:rPr>
        <w:t xml:space="preserve">not only exposed to </w:t>
      </w:r>
      <w:r w:rsidR="00A54ECD" w:rsidRPr="00F545A0">
        <w:rPr>
          <w:rFonts w:ascii="Arial" w:hAnsi="Arial" w:cs="Arial"/>
          <w:sz w:val="24"/>
          <w:szCs w:val="24"/>
          <w:lang w:val="en-US"/>
        </w:rPr>
        <w:t>sediments and</w:t>
      </w:r>
      <w:r w:rsidR="00A54ECD">
        <w:rPr>
          <w:rFonts w:ascii="Arial" w:hAnsi="Arial" w:cs="Arial"/>
          <w:sz w:val="24"/>
          <w:szCs w:val="24"/>
          <w:lang w:val="en-US"/>
        </w:rPr>
        <w:t xml:space="preserve"> light attenuation</w:t>
      </w:r>
      <w:r w:rsidR="004636A9">
        <w:rPr>
          <w:rFonts w:ascii="Arial" w:hAnsi="Arial" w:cs="Arial"/>
          <w:sz w:val="24"/>
          <w:szCs w:val="24"/>
          <w:lang w:val="en-US"/>
        </w:rPr>
        <w:t xml:space="preserve">, but also </w:t>
      </w:r>
      <w:r w:rsidR="00F545A0">
        <w:rPr>
          <w:rFonts w:ascii="Arial" w:hAnsi="Arial" w:cs="Arial"/>
          <w:sz w:val="24"/>
          <w:szCs w:val="24"/>
          <w:lang w:val="en-US"/>
        </w:rPr>
        <w:t xml:space="preserve">to </w:t>
      </w:r>
      <w:r w:rsidR="004636A9">
        <w:rPr>
          <w:rFonts w:ascii="Arial" w:hAnsi="Arial" w:cs="Arial"/>
          <w:sz w:val="24"/>
          <w:szCs w:val="24"/>
          <w:lang w:val="en-US"/>
        </w:rPr>
        <w:t>pollution</w:t>
      </w:r>
      <w:r w:rsidR="007C5942">
        <w:rPr>
          <w:rFonts w:ascii="Arial" w:hAnsi="Arial" w:cs="Arial"/>
          <w:sz w:val="24"/>
          <w:szCs w:val="24"/>
          <w:lang w:val="en-US"/>
        </w:rPr>
        <w:t xml:space="preserve">, </w:t>
      </w:r>
      <w:r w:rsidR="00A54ECD">
        <w:rPr>
          <w:rFonts w:ascii="Arial" w:hAnsi="Arial" w:cs="Arial"/>
          <w:sz w:val="24"/>
          <w:szCs w:val="24"/>
          <w:lang w:val="en-US"/>
        </w:rPr>
        <w:t xml:space="preserve">particulate organic matter, </w:t>
      </w:r>
      <w:r w:rsidR="007C5942">
        <w:rPr>
          <w:rFonts w:ascii="Arial" w:hAnsi="Arial" w:cs="Arial"/>
          <w:sz w:val="24"/>
          <w:szCs w:val="24"/>
          <w:lang w:val="en-US"/>
        </w:rPr>
        <w:t>nutrients</w:t>
      </w:r>
      <w:r w:rsidR="005902F7">
        <w:rPr>
          <w:rFonts w:ascii="Arial" w:hAnsi="Arial" w:cs="Arial"/>
          <w:sz w:val="24"/>
          <w:szCs w:val="24"/>
          <w:lang w:val="en-US"/>
        </w:rPr>
        <w:t xml:space="preserve"> and changes in</w:t>
      </w:r>
      <w:r w:rsidR="00A54ECD">
        <w:rPr>
          <w:rFonts w:ascii="Arial" w:hAnsi="Arial" w:cs="Arial"/>
          <w:sz w:val="24"/>
          <w:szCs w:val="24"/>
          <w:lang w:val="en-US"/>
        </w:rPr>
        <w:t xml:space="preserve"> </w:t>
      </w:r>
      <w:r w:rsidR="009D6DB4">
        <w:rPr>
          <w:rFonts w:ascii="Arial" w:hAnsi="Arial" w:cs="Arial"/>
          <w:sz w:val="24"/>
          <w:szCs w:val="24"/>
          <w:lang w:val="en-US"/>
        </w:rPr>
        <w:t>salinity</w:t>
      </w:r>
      <w:r w:rsidR="007C5942">
        <w:rPr>
          <w:rFonts w:ascii="Arial" w:hAnsi="Arial" w:cs="Arial"/>
          <w:sz w:val="24"/>
          <w:szCs w:val="24"/>
          <w:lang w:val="en-US"/>
        </w:rPr>
        <w:t>,</w:t>
      </w:r>
      <w:r w:rsidR="009D6DB4">
        <w:rPr>
          <w:rFonts w:ascii="Arial" w:hAnsi="Arial" w:cs="Arial"/>
          <w:sz w:val="24"/>
          <w:szCs w:val="24"/>
          <w:lang w:val="en-US"/>
        </w:rPr>
        <w:t xml:space="preserve"> temperature</w:t>
      </w:r>
      <w:r w:rsidR="00A95AC0">
        <w:rPr>
          <w:rFonts w:ascii="Arial" w:hAnsi="Arial" w:cs="Arial"/>
          <w:sz w:val="24"/>
          <w:szCs w:val="24"/>
          <w:lang w:val="en-US"/>
        </w:rPr>
        <w:t>,</w:t>
      </w:r>
      <w:r w:rsidR="007C5942">
        <w:rPr>
          <w:rFonts w:ascii="Arial" w:hAnsi="Arial" w:cs="Arial"/>
          <w:sz w:val="24"/>
          <w:szCs w:val="24"/>
          <w:lang w:val="en-US"/>
        </w:rPr>
        <w:t xml:space="preserve"> pH</w:t>
      </w:r>
      <w:r w:rsidR="00A95AC0">
        <w:rPr>
          <w:rFonts w:ascii="Arial" w:hAnsi="Arial" w:cs="Arial"/>
          <w:sz w:val="24"/>
          <w:szCs w:val="24"/>
          <w:lang w:val="en-US"/>
        </w:rPr>
        <w:t xml:space="preserve"> and oxygen</w:t>
      </w:r>
      <w:r w:rsidR="001B1210">
        <w:rPr>
          <w:rFonts w:ascii="Arial" w:hAnsi="Arial" w:cs="Arial"/>
          <w:sz w:val="24"/>
          <w:szCs w:val="24"/>
          <w:lang w:val="en-US"/>
        </w:rPr>
        <w:t xml:space="preserve"> concentration</w:t>
      </w:r>
      <w:r w:rsidR="00A54ECD">
        <w:rPr>
          <w:rFonts w:ascii="Arial" w:hAnsi="Arial" w:cs="Arial"/>
          <w:sz w:val="24"/>
          <w:szCs w:val="24"/>
          <w:lang w:val="en-US"/>
        </w:rPr>
        <w:t xml:space="preserve">, which are common in Cartagena Bay </w:t>
      </w:r>
      <w:r w:rsidR="00A54ECD">
        <w:rPr>
          <w:rFonts w:ascii="Arial" w:hAnsi="Arial" w:cs="Arial"/>
          <w:sz w:val="24"/>
          <w:szCs w:val="24"/>
          <w:lang w:val="en-US"/>
        </w:rPr>
        <w:fldChar w:fldCharType="begin" w:fldLock="1"/>
      </w:r>
      <w:r w:rsidR="00620921">
        <w:rPr>
          <w:rFonts w:ascii="Arial" w:hAnsi="Arial" w:cs="Arial"/>
          <w:sz w:val="24"/>
          <w:szCs w:val="24"/>
          <w:lang w:val="en-US"/>
        </w:rPr>
        <w:instrText>ADDIN CSL_CITATION {"citationItems":[{"id":"ITEM-1","itemData":{"DOI":"10.1016/j.ecss.2017.08.013","ISSN":"02727714","abstract":"Cartagena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eff…","author":[{"dropping-particle":"","family":"Tosic","given":"Marko","non-dropping-particle":"","parse-names":false,"suffix":""},{"dropping-particle":"","family":"Restrepo","given":"Juan Darío","non-dropping-particle":"","parse-names":false,"suffix":""},{"dropping-particle":"","family":"Lonin","given":"Serguei","non-dropping-particle":"","parse-names":false,"suffix":""},{"dropping-particle":"","family":"Izquierdo","given":"Alfredo","non-dropping-particle":"","parse-names":false,"suffix":""},{"dropping-particle":"","family":"Martins","given":"Flávio","non-dropping-particle":"","parse-names":false,"suffix":""}],"container-title":"Estuarine, Coastal and Shelf Science","id":"ITEM-1","issued":{"date-parts":[["2019"]]},"page":"187-203","title":"Water and sediment quality in Cartagena Bay, Colombia: Seasonal variability and potential impacts of pollution","type":"article-journal","volume":"216"},"uris":["http://www.mendeley.com/documents/?uuid=10012453-9b76-472e-87e3-fef51ebac5b2"]},{"id":"ITEM-2","itemData":{"DOI":"10.1016/j.ecss.2017.08.035","ISSN":"02727714","abstract":"The identification and prioritization of pollution sources is essential to coastal zone management. This task is complicated when a variety of pollution sources are found and by limited data availability, which can result in an inconclusive assessment and differing public perceptions, ultimately hindering the progress of management actions. This is the case in Cartagena Bay (Colombia), a Caribbean hot-spot of pollution, which receives large freshwater discharges from the Magdalena River drained via the Dique Canal along with coastal industrial effluents and untreated domestic wastewater from parts of the coastal population. This study presents a methodology for the integrated assessment of anthropogenic pollution sources discharged into the coastal zone by estimating their loads and comparing their relative contributions to receiving coastal waters. Given the lack of available data on discharges and water quality, an integrated approach is applied by combining various methods of load estimation while emphasizing the importance of calculating confidence intervals for each load value. Pollution loads from nearby sources of domestic wastewater, coastal industrial effluents and continental runoff were assessed with respect to their contributions of coliforms, total suspended solids, nitrogen, phosphorus, and biological oxygen demand (BOD). Loads from the canal's surface runoff were calculated with monthly discharge and water quality data. Domestic loads were computed using GIS analyses of population and sewerage coverage in combination with export coefficients of daily load per capita. Industrial loads were estimated based on previous studies. Results show that each type of land-based source is responsible for different pollution impacts observed in Cartagena Bay. Occasionally, inadequate recreational water quality can be attributed to nearby sources of domestic wastewater, which contribute the highest coliform load (6.7 ± 3.9 × 1015MPN/day). Continental runoff via the Dique Canal contributes the greatest sediment load (2.5 ± 1.9 × 103t/day) causing the bay's turbid plumes and related ecosystem issues. Hypoxic conditions in the bay can be attributed to all three pollution sources which all discharge significant BOD loads (2–8 t/day), while the highest total phosphorus load comes from the Dique Canal (3.2 ± 2.4 t/day) and the highest nitrogen loads flow from the canal (3.7 ± 3.1 t·NO3-N/day) and the industrial sector (3.1 ± 4.1 t·N/day). Given that these loa…","author":[{"dropping-particle":"","family":"Tosic","given":"Marko","non-dropping-particle":"","parse-names":false,"suffix":""},{"dropping-particle":"","family":"Restrepo","given":"Juan Darío","non-dropping-particle":"","parse-names":false,"suffix":""},{"dropping-particle":"","family":"Izquierdo","given":"Alfredo","non-dropping-particle":"","parse-names":false,"suffix":""},{"dropping-particle":"","family":"Lonin","given":"Serguei","non-dropping-particle":"","parse-names":false,"suffix":""},{"dropping-particle":"","family":"Martins","given":"Flávio","non-dropping-particle":"","parse-names":false,"suffix":""},{"dropping-particle":"","family":"Escobar","given":"Rogger","non-dropping-particle":"","parse-names":false,"suffix":""}],"container-title":"Estuarine, Coastal and Shelf Science","id":"ITEM-2","issued":{"date-parts":[["2018"]]},"page":"217-226","title":"An integrated approach for the assessment of land-based pollution loads in the coastal zone","type":"article-journal","volume":"211"},"uris":["http://www.mendeley.com/documents/?uuid=2b51f04d-ee09-458e-b7ba-2d351189c1f0"]},{"id":"ITEM-3","itemData":{"DOI":"10.26640/22159045.168","ISSN":"0120-0542","abstract":"El trabajo tuvo como finalidad realizar el levantamiento de información fisicoquímica (nutrientes, oxigeno disuelto, temperatura, salinidad, pH, turbidez, sólidos suspendidos totales), biológica (zooplancton, pigmentos) y microbiológica (Enterococos intestinales, Salmonella sp, Shigella sp, Pseudomonas sp, Coliformes totales, Escherichia coli, Vibrio cholerae y hongos) en el estuario de la Bahía de Cartagena ubicado en la costa norte de Sur América, sector del Caribe colombiano entre los 75º30’-75º36’W y 10º26’-10º16’N. Lo anterior, con el fin de dar continuidad a la recolección de información contemplada en el proyecto “Presencia de Organismos Exógenos y Patógenos en Aguas de Lastre de Buques de Tráfico Internacional”, para realizar una caracterización linea base de la bahía, generar información actualizada y establecer la presencia de posibles especies invasoras por la descargas de aguas de lastre. Para la toma de información en campo se emplearon metodologías previamente documentadas y validadas por el laboratorio de química del Centro de investigaciones Oceanográficas e Hidrográficas (CIOH), las cuales contemplaron la toma de muestras de agua en 10 estaciones de la bahía de Cartagena, tres profundidades (superficie, media y fondo) y una periodicidad de toma de las mismas de quince días, durante 10 meses (febrero a noviembre de 2006). Para evaluar la calidad sanitaria de las aguas, se tomó como referencia la regla 2D de la convención establecida por la Organización Marítima Internacional OMI del 2004, sobre la eficacia de la gestión del agua de lastre. De este modo, se pudo establecer la variación espacio-temporal de los parámetros fisicoquímicos, observándose que durante las épocas de lluvia y transición se reportaron las mayores concentraciones de pigmentos, sólidos suspendidos totales y turbidez en la capa superficial, mientras que en las capas del medio y fondo durante las temporadas seca y de transición, la mayor concentración fue de nutrientes (nitritos, ortofosfatos). En cuanto a las variables microbiológicas estudiadas, se reportaron valores de Coliformes totales, E.coli y de Enterococos intestinales por encima de los límites permisibles establecidos por la OMI/2004, razón por la cual, no se recomienda la toma de lastre en ningún punto de la Bahía de Cartagena, sino más allá de las 12 millas. Con lo anterior, se minimiza el riesgo de contaminación a puertos internacionales y se evita el transporte de especies nacionales a otras áreas. Cabe me…","author":[{"dropping-particle":"","family":"Cañón","given":"Mary Luz","non-dropping-particle":"","parse-names":false,"suffix":""},{"dropping-particle":"","family":"Tous","given":"Gustavo","non-dropping-particle":"","parse-names":false,"suffix":""},{"dropping-particle":"","family":"López","given":"Karen","non-dropping-particle":"","parse-names":false,"suffix":""},{"dropping-particle":"","family":"López","given":"Rossana","non-dropping-particle":"","parse-names":false,"suffix":""},{"dropping-particle":"","family":"Orozco","given":"Fernando","non-dropping-particle":"","parse-names":false,"suffix":""}],"container-title":"Boletín Científico CIOH","id":"ITEM-3","issued":{"date-parts":[["2007"]]},"page":"120-134","title":"Variación espaciotemporal de los componentes fisicoquímico, zooplanctónico y microbiológico en la Bahía de Cartagena","type":"article-journal","volume":"25"},"uris":["http://www.mendeley.com/documents/?uuid=d7daeb76-d2d2-440f-a951-430124fe1a36"]},{"id":"ITEM-4","itemData":{"DOI":"10.26640/22159045.109","ISSN":"0120-0542","abstract":"El presente trabajo describe los resultados obtenidos del monitoreo de estaciones en la Bahía de Cartagena durante el período entre 1999-2000. Las tres épocas climáticas del año fueron tomadas en consideración. Los valores más altos fueron reportados durante la época de transición y época de lluvias, encontrándose una correlación entre la contaminación bacteriana y la precipitación lluviosa en el área. Sin embargo durante todo el año se observa una contaminación crónica en la Bahía de Cartagena, excediéndose los límites permitidos para contacto primario y secundario.","author":[{"dropping-particle":"","family":"Tuchkovenko","given":"Yuri S.","non-dropping-particle":"","parse-names":false,"suffix":""},{"dropping-particle":"","family":"Rendón","given":"Silvia R.","non-dropping-particle":"","parse-names":false,"suffix":""}],"container-title":"Boletín Científico CIOH","id":"ITEM-4","issued":{"date-parts":[["2002"]]},"page":"56-67","title":"Estudio del comportamiento de la contaminación bacteriana en la Bahía de Cartagena","type":"article-journal","volume":"20"},"uris":["http://www.mendeley.com/documents/?uuid=e4f2f366-35fc-4243-89cf-b214b4510e68"]}],"mendeley":{"formattedCitation":"(Tuchkovenko and Rendón 2002; Cañón et al. 2007; Tosic et al. 2018, 2019b)","plainTextFormattedCitation":"(Tuchkovenko and Rendón 2002; Cañón et al. 2007; Tosic et al. 2018, 2019b)","previouslyFormattedCitation":"(Tuchkovenko and Rendón 2002; Cañón et al. 2007; Tosic et al. 2018, 2019b)"},"properties":{"noteIndex":0},"schema":"https://github.com/citation-style-language/schema/raw/master/csl-citation.json"}</w:instrText>
      </w:r>
      <w:r w:rsidR="00A54ECD">
        <w:rPr>
          <w:rFonts w:ascii="Arial" w:hAnsi="Arial" w:cs="Arial"/>
          <w:sz w:val="24"/>
          <w:szCs w:val="24"/>
          <w:lang w:val="en-US"/>
        </w:rPr>
        <w:fldChar w:fldCharType="separate"/>
      </w:r>
      <w:r w:rsidR="00FF5585" w:rsidRPr="00F901E7">
        <w:rPr>
          <w:rFonts w:ascii="Arial" w:hAnsi="Arial" w:cs="Arial"/>
          <w:noProof/>
          <w:sz w:val="24"/>
          <w:szCs w:val="24"/>
          <w:lang w:val="en-US"/>
        </w:rPr>
        <w:t>(Tuchkovenko and Rendón 2002; Cañón et al. 2007; Tosic et al. 2018, 2019b)</w:t>
      </w:r>
      <w:r w:rsidR="00A54ECD">
        <w:rPr>
          <w:rFonts w:ascii="Arial" w:hAnsi="Arial" w:cs="Arial"/>
          <w:sz w:val="24"/>
          <w:szCs w:val="24"/>
          <w:lang w:val="en-US"/>
        </w:rPr>
        <w:fldChar w:fldCharType="end"/>
      </w:r>
      <w:r w:rsidR="009D6DB4" w:rsidRPr="00F901E7">
        <w:rPr>
          <w:rFonts w:ascii="Arial" w:hAnsi="Arial" w:cs="Arial"/>
          <w:sz w:val="24"/>
          <w:szCs w:val="24"/>
          <w:lang w:val="en-US"/>
        </w:rPr>
        <w:t xml:space="preserve">. </w:t>
      </w:r>
    </w:p>
    <w:p w14:paraId="49EB3624" w14:textId="7CD1BFC6" w:rsidR="0061529D" w:rsidRDefault="00790A90" w:rsidP="0061529D">
      <w:pPr>
        <w:spacing w:line="480" w:lineRule="auto"/>
        <w:rPr>
          <w:rFonts w:ascii="Arial" w:hAnsi="Arial" w:cs="Arial"/>
          <w:sz w:val="24"/>
          <w:szCs w:val="24"/>
          <w:lang w:val="en-US"/>
        </w:rPr>
      </w:pPr>
      <w:r>
        <w:rPr>
          <w:rFonts w:ascii="Arial" w:hAnsi="Arial" w:cs="Arial"/>
          <w:sz w:val="24"/>
          <w:szCs w:val="24"/>
          <w:lang w:val="en-US"/>
        </w:rPr>
        <w:t xml:space="preserve">The </w:t>
      </w:r>
      <w:r w:rsidR="00C01FE8">
        <w:rPr>
          <w:rFonts w:ascii="Arial" w:hAnsi="Arial" w:cs="Arial"/>
          <w:sz w:val="24"/>
          <w:szCs w:val="24"/>
          <w:lang w:val="en-US"/>
        </w:rPr>
        <w:t xml:space="preserve">sampled </w:t>
      </w:r>
      <w:r>
        <w:rPr>
          <w:rFonts w:ascii="Arial" w:hAnsi="Arial" w:cs="Arial"/>
          <w:sz w:val="24"/>
          <w:szCs w:val="24"/>
          <w:lang w:val="en-US"/>
        </w:rPr>
        <w:t>coral skeleton</w:t>
      </w:r>
      <w:r w:rsidR="00C01FE8">
        <w:rPr>
          <w:rFonts w:ascii="Arial" w:hAnsi="Arial" w:cs="Arial"/>
          <w:sz w:val="24"/>
          <w:szCs w:val="24"/>
          <w:lang w:val="en-US"/>
        </w:rPr>
        <w:t>s</w:t>
      </w:r>
      <w:r>
        <w:rPr>
          <w:rFonts w:ascii="Arial" w:hAnsi="Arial" w:cs="Arial"/>
          <w:sz w:val="24"/>
          <w:szCs w:val="24"/>
          <w:lang w:val="en-US"/>
        </w:rPr>
        <w:t xml:space="preserve"> recorded </w:t>
      </w:r>
      <w:r w:rsidR="00B81495">
        <w:rPr>
          <w:rFonts w:ascii="Arial" w:hAnsi="Arial" w:cs="Arial"/>
          <w:sz w:val="24"/>
          <w:szCs w:val="24"/>
          <w:lang w:val="en-US"/>
        </w:rPr>
        <w:t>continuous</w:t>
      </w:r>
      <w:r>
        <w:rPr>
          <w:rFonts w:ascii="Arial" w:hAnsi="Arial" w:cs="Arial"/>
          <w:sz w:val="24"/>
          <w:szCs w:val="24"/>
          <w:lang w:val="en-US"/>
        </w:rPr>
        <w:t xml:space="preserve"> and seasonal contributions of humic </w:t>
      </w:r>
      <w:r w:rsidR="00F545A0">
        <w:rPr>
          <w:rFonts w:ascii="Arial" w:hAnsi="Arial" w:cs="Arial"/>
          <w:sz w:val="24"/>
          <w:szCs w:val="24"/>
          <w:lang w:val="en-US"/>
        </w:rPr>
        <w:t xml:space="preserve">acids </w:t>
      </w:r>
      <w:r>
        <w:rPr>
          <w:rFonts w:ascii="Arial" w:hAnsi="Arial" w:cs="Arial"/>
          <w:sz w:val="24"/>
          <w:szCs w:val="24"/>
          <w:lang w:val="en-US"/>
        </w:rPr>
        <w:t xml:space="preserve">from the Canal del </w:t>
      </w:r>
      <w:proofErr w:type="spellStart"/>
      <w:r>
        <w:rPr>
          <w:rFonts w:ascii="Arial" w:hAnsi="Arial" w:cs="Arial"/>
          <w:sz w:val="24"/>
          <w:szCs w:val="24"/>
          <w:lang w:val="en-US"/>
        </w:rPr>
        <w:t>Dique</w:t>
      </w:r>
      <w:proofErr w:type="spellEnd"/>
      <w:r>
        <w:rPr>
          <w:rFonts w:ascii="Arial" w:hAnsi="Arial" w:cs="Arial"/>
          <w:sz w:val="24"/>
          <w:szCs w:val="24"/>
          <w:lang w:val="en-US"/>
        </w:rPr>
        <w:t>. El Niño event in 1997-98, considered as the strongest ever recorded, had an influence on the skeleton luminescence during that period, caused by high temperatures, droughts and low water flow. Other events expected to h</w:t>
      </w:r>
      <w:r w:rsidR="009C2B49">
        <w:rPr>
          <w:rFonts w:ascii="Arial" w:hAnsi="Arial" w:cs="Arial"/>
          <w:sz w:val="24"/>
          <w:szCs w:val="24"/>
          <w:lang w:val="en-US"/>
        </w:rPr>
        <w:t>ave an opposite effect on luminescence</w:t>
      </w:r>
      <w:r>
        <w:rPr>
          <w:rFonts w:ascii="Arial" w:hAnsi="Arial" w:cs="Arial"/>
          <w:sz w:val="24"/>
          <w:szCs w:val="24"/>
          <w:lang w:val="en-US"/>
        </w:rPr>
        <w:t xml:space="preserve"> were the signs from two of the three major drainage events during the last century in the Canal del </w:t>
      </w:r>
      <w:proofErr w:type="spellStart"/>
      <w:r>
        <w:rPr>
          <w:rFonts w:ascii="Arial" w:hAnsi="Arial" w:cs="Arial"/>
          <w:sz w:val="24"/>
          <w:szCs w:val="24"/>
          <w:lang w:val="en-US"/>
        </w:rPr>
        <w:t>Dique</w:t>
      </w:r>
      <w:proofErr w:type="spellEnd"/>
      <w:r>
        <w:rPr>
          <w:rFonts w:ascii="Arial" w:hAnsi="Arial" w:cs="Arial"/>
          <w:sz w:val="24"/>
          <w:szCs w:val="24"/>
          <w:lang w:val="en-US"/>
        </w:rPr>
        <w:t xml:space="preserve">, </w:t>
      </w:r>
      <w:r w:rsidR="00457399">
        <w:rPr>
          <w:rFonts w:ascii="Arial" w:hAnsi="Arial" w:cs="Arial"/>
          <w:sz w:val="24"/>
          <w:szCs w:val="24"/>
          <w:lang w:val="en-US"/>
        </w:rPr>
        <w:t xml:space="preserve">in </w:t>
      </w:r>
      <w:r>
        <w:rPr>
          <w:rFonts w:ascii="Arial" w:hAnsi="Arial" w:cs="Arial"/>
          <w:sz w:val="24"/>
          <w:szCs w:val="24"/>
          <w:lang w:val="en-US"/>
        </w:rPr>
        <w:t xml:space="preserve">1925, 1951 and 1984 </w:t>
      </w:r>
      <w:r w:rsidR="005A7ABE">
        <w:rPr>
          <w:rFonts w:ascii="Arial" w:hAnsi="Arial" w:cs="Arial"/>
          <w:sz w:val="24"/>
          <w:szCs w:val="24"/>
          <w:lang w:val="en-US"/>
        </w:rPr>
        <w:fldChar w:fldCharType="begin" w:fldLock="1"/>
      </w:r>
      <w:r w:rsidR="00263001">
        <w:rPr>
          <w:rFonts w:ascii="Arial" w:hAnsi="Arial" w:cs="Arial"/>
          <w:sz w:val="24"/>
          <w:szCs w:val="24"/>
          <w:lang w:val="en-US"/>
        </w:rPr>
        <w:instrText>ADDIN CSL_CITATION {"citationItems":[{"id":"ITEM-1","itemData":{"ISBN":"9789583601491","author":[{"dropping-particle":"V.","family":"Mogollón","given":"José","non-dropping-particle":"","parse-names":false,"suffix":""}],"id":"ITEM-1","issued":{"date-parts":[["2013"]]},"number-of-pages":"199","publisher":"El Áncora Editores","publisher-place":"Bogotá, Colombia","title":"El Canal del Dique: Historia de un Desastre Ambiental","type":"book"},"uris":["http://www.mendeley.com/documents/?uuid=e4a4dc0b-990e-48ca-9177-94499e92b43d"]}],"mendeley":{"formattedCitation":"(Mogollón 2013)","plainTextFormattedCitation":"(Mogollón 2013)","previouslyFormattedCitation":"(Mogollón 2013)"},"properties":{"noteIndex":0},"schema":"https://github.com/citation-style-language/schema/raw/master/csl-citation.json"}</w:instrText>
      </w:r>
      <w:r w:rsidR="005A7ABE">
        <w:rPr>
          <w:rFonts w:ascii="Arial" w:hAnsi="Arial" w:cs="Arial"/>
          <w:sz w:val="24"/>
          <w:szCs w:val="24"/>
          <w:lang w:val="en-US"/>
        </w:rPr>
        <w:fldChar w:fldCharType="separate"/>
      </w:r>
      <w:r w:rsidR="005A7ABE" w:rsidRPr="005A7ABE">
        <w:rPr>
          <w:rFonts w:ascii="Arial" w:hAnsi="Arial" w:cs="Arial"/>
          <w:noProof/>
          <w:sz w:val="24"/>
          <w:szCs w:val="24"/>
          <w:lang w:val="en-US"/>
        </w:rPr>
        <w:t>(Mogollón 2013)</w:t>
      </w:r>
      <w:r w:rsidR="005A7ABE">
        <w:rPr>
          <w:rFonts w:ascii="Arial" w:hAnsi="Arial" w:cs="Arial"/>
          <w:sz w:val="24"/>
          <w:szCs w:val="24"/>
          <w:lang w:val="en-US"/>
        </w:rPr>
        <w:fldChar w:fldCharType="end"/>
      </w:r>
      <w:r>
        <w:rPr>
          <w:rFonts w:ascii="Arial" w:hAnsi="Arial" w:cs="Arial"/>
          <w:sz w:val="24"/>
          <w:szCs w:val="24"/>
          <w:lang w:val="en-US"/>
        </w:rPr>
        <w:t>.</w:t>
      </w:r>
      <w:r w:rsidR="003301D2">
        <w:rPr>
          <w:rFonts w:ascii="Arial" w:hAnsi="Arial" w:cs="Arial"/>
          <w:sz w:val="24"/>
          <w:szCs w:val="24"/>
          <w:lang w:val="en-US"/>
        </w:rPr>
        <w:t xml:space="preserve"> However, the signals from 1951 and 1984 were not observed as a common luminescence pattern in coral skeletons. Also, there were not clear </w:t>
      </w:r>
      <w:r w:rsidR="0010764C">
        <w:rPr>
          <w:rFonts w:ascii="Arial" w:hAnsi="Arial" w:cs="Arial"/>
          <w:sz w:val="24"/>
          <w:szCs w:val="24"/>
          <w:lang w:val="en-US"/>
        </w:rPr>
        <w:t>stress</w:t>
      </w:r>
      <w:r w:rsidR="003B0190">
        <w:rPr>
          <w:rFonts w:ascii="Arial" w:hAnsi="Arial" w:cs="Arial"/>
          <w:sz w:val="24"/>
          <w:szCs w:val="24"/>
          <w:lang w:val="en-US"/>
        </w:rPr>
        <w:t xml:space="preserve"> signs of </w:t>
      </w:r>
      <w:r w:rsidR="0010764C">
        <w:rPr>
          <w:rFonts w:ascii="Arial" w:hAnsi="Arial" w:cs="Arial"/>
          <w:sz w:val="24"/>
          <w:szCs w:val="24"/>
          <w:lang w:val="en-US"/>
        </w:rPr>
        <w:t xml:space="preserve">known </w:t>
      </w:r>
      <w:r w:rsidR="003301D2">
        <w:rPr>
          <w:rFonts w:ascii="Arial" w:hAnsi="Arial" w:cs="Arial"/>
          <w:sz w:val="24"/>
          <w:szCs w:val="24"/>
          <w:lang w:val="en-US"/>
        </w:rPr>
        <w:t>climate and man-made perturbations</w:t>
      </w:r>
      <w:r w:rsidR="003B0190">
        <w:rPr>
          <w:rFonts w:ascii="Arial" w:hAnsi="Arial" w:cs="Arial"/>
          <w:sz w:val="24"/>
          <w:szCs w:val="24"/>
          <w:lang w:val="en-US"/>
        </w:rPr>
        <w:t xml:space="preserve"> (e.g.</w:t>
      </w:r>
      <w:r w:rsidR="0081665A">
        <w:rPr>
          <w:rFonts w:ascii="Arial" w:hAnsi="Arial" w:cs="Arial"/>
          <w:sz w:val="24"/>
          <w:szCs w:val="24"/>
          <w:lang w:val="en-US"/>
        </w:rPr>
        <w:t>,</w:t>
      </w:r>
      <w:r w:rsidR="003B0190">
        <w:rPr>
          <w:rFonts w:ascii="Arial" w:hAnsi="Arial" w:cs="Arial"/>
          <w:sz w:val="24"/>
          <w:szCs w:val="24"/>
          <w:lang w:val="en-US"/>
        </w:rPr>
        <w:t xml:space="preserve"> El Niño events and the major drainage events)</w:t>
      </w:r>
      <w:r w:rsidR="003301D2">
        <w:rPr>
          <w:rFonts w:ascii="Arial" w:hAnsi="Arial" w:cs="Arial"/>
          <w:sz w:val="24"/>
          <w:szCs w:val="24"/>
          <w:lang w:val="en-US"/>
        </w:rPr>
        <w:t xml:space="preserve"> on </w:t>
      </w:r>
      <w:r w:rsidR="003B0190">
        <w:rPr>
          <w:rFonts w:ascii="Arial" w:hAnsi="Arial" w:cs="Arial"/>
          <w:sz w:val="24"/>
          <w:szCs w:val="24"/>
          <w:lang w:val="en-US"/>
        </w:rPr>
        <w:t xml:space="preserve">density, </w:t>
      </w:r>
      <w:r w:rsidR="003B0190">
        <w:rPr>
          <w:rFonts w:ascii="Arial" w:hAnsi="Arial" w:cs="Arial"/>
          <w:sz w:val="24"/>
          <w:szCs w:val="24"/>
          <w:lang w:val="en-US"/>
        </w:rPr>
        <w:lastRenderedPageBreak/>
        <w:t>linear extension</w:t>
      </w:r>
      <w:r w:rsidR="006D47C2">
        <w:rPr>
          <w:rFonts w:ascii="Arial" w:hAnsi="Arial" w:cs="Arial"/>
          <w:sz w:val="24"/>
          <w:szCs w:val="24"/>
          <w:lang w:val="en-US"/>
        </w:rPr>
        <w:t xml:space="preserve"> or</w:t>
      </w:r>
      <w:r w:rsidR="003B0190">
        <w:rPr>
          <w:rFonts w:ascii="Arial" w:hAnsi="Arial" w:cs="Arial"/>
          <w:sz w:val="24"/>
          <w:szCs w:val="24"/>
          <w:lang w:val="en-US"/>
        </w:rPr>
        <w:t xml:space="preserve"> calcification</w:t>
      </w:r>
      <w:r w:rsidR="00263001">
        <w:rPr>
          <w:rFonts w:ascii="Arial" w:hAnsi="Arial" w:cs="Arial"/>
          <w:sz w:val="24"/>
          <w:szCs w:val="24"/>
          <w:lang w:val="en-US"/>
        </w:rPr>
        <w:t>,</w:t>
      </w:r>
      <w:r w:rsidR="003301D2">
        <w:rPr>
          <w:rFonts w:ascii="Arial" w:hAnsi="Arial" w:cs="Arial"/>
          <w:sz w:val="24"/>
          <w:szCs w:val="24"/>
          <w:lang w:val="en-US"/>
        </w:rPr>
        <w:t xml:space="preserve"> as expected </w:t>
      </w:r>
      <w:r w:rsidR="009C2B49">
        <w:rPr>
          <w:rFonts w:ascii="Arial" w:hAnsi="Arial" w:cs="Arial"/>
          <w:sz w:val="24"/>
          <w:szCs w:val="24"/>
          <w:lang w:val="en-US"/>
        </w:rPr>
        <w:t xml:space="preserve">in </w:t>
      </w:r>
      <w:r w:rsidR="00263001">
        <w:rPr>
          <w:rFonts w:ascii="Arial" w:hAnsi="Arial" w:cs="Arial"/>
          <w:sz w:val="24"/>
          <w:szCs w:val="24"/>
          <w:lang w:val="en-US"/>
        </w:rPr>
        <w:t>coral skeletons</w:t>
      </w:r>
      <w:r w:rsidR="006D47C2">
        <w:rPr>
          <w:rFonts w:ascii="Arial" w:hAnsi="Arial" w:cs="Arial"/>
          <w:sz w:val="24"/>
          <w:szCs w:val="24"/>
          <w:lang w:val="en-US"/>
        </w:rPr>
        <w:t xml:space="preserve"> from other studies</w:t>
      </w:r>
      <w:r w:rsidR="00263001">
        <w:rPr>
          <w:rFonts w:ascii="Arial" w:hAnsi="Arial" w:cs="Arial"/>
          <w:sz w:val="24"/>
          <w:szCs w:val="24"/>
          <w:lang w:val="en-US"/>
        </w:rPr>
        <w:t xml:space="preserve"> </w:t>
      </w:r>
      <w:r w:rsidR="00263001">
        <w:rPr>
          <w:rFonts w:ascii="Arial" w:hAnsi="Arial" w:cs="Arial"/>
          <w:sz w:val="24"/>
          <w:szCs w:val="24"/>
          <w:lang w:val="en-US"/>
        </w:rPr>
        <w:fldChar w:fldCharType="begin" w:fldLock="1"/>
      </w:r>
      <w:r w:rsidR="00D574DE">
        <w:rPr>
          <w:rFonts w:ascii="Arial" w:hAnsi="Arial" w:cs="Arial"/>
          <w:sz w:val="24"/>
          <w:szCs w:val="24"/>
          <w:lang w:val="en-US"/>
        </w:rPr>
        <w:instrText>ADDIN CSL_CITATION {"citationItems":[{"id":"ITEM-1","itemData":{"DOI":"10.1016/j.jembe.2015.06.010","ISBN":"0022-0981","ISSN":"00220981","abstract":"The calcification and extension rates of two species of scleractinian coral (Montastraea cavernosa, Porites astreoides) were measured in corals experimentally transplanted to paired inshore and offshore locations in the Upper, Middle, and Lower Florida Keys from 2010 to 2011. Growth rates were compared with respect to 1) shelf location, 2) species, 3) region, and 4) temperature. Transplanted corals on inshore reefs generally calcified less than those at paired offshore sites, but these differences were only significant in a few cases. This difference in growth is likely because of two thermal stress events that occurred inshore, but not offshore, as growth records from cores of P. astreoides revealed significantly higher extension and calcification inshore from 2001-2013. The core data confirmed that the years 2010-2012 were a period of depressed growth inshore. Calcification and extension rates of the experimental corals were not statistically different between M. cavernosa and P. astreoides within a given site. The only exceptions were that calcification was higher in M. cavernosa at the Middle Keys inshore site. The Middle Florida Keys sites had the lowest rates of calcification, supporting the hypothesis that the influence of Florida Bay waters in this region contributes to poor reef development. Mean calcification rates negatively correlated with metrics of cold stress in M. cavernosa and heat stress in P. astreoides. The lack of a significant correlation between heat stress and mean calcification in M. cavernosa may help explain this species persistence on today's reefs. Maximum calcification and mean extension, however, were negatively correlated with maximum running 30-day mean temperature, showing that the growth of M. cavernosa is not completely insensitive to warm water stress. The 'weedy' life-history strategy of P. astreoides may compensate for the sensitivity of calcification rates to heat stress reported here, allowing this species to maintain the stable populations that have been observed throughout Florida and the wider Caribbean.","author":[{"dropping-particle":"","family":"Manzello","given":"Derek P.","non-dropping-particle":"","parse-names":false,"suffix":""},{"dropping-particle":"","family":"Enochs","given":"Ian C.","non-dropping-particle":"","parse-names":false,"suffix":""},{"dropping-particle":"","family":"Kolodziej","given":"Graham","non-dropping-particle":"","parse-names":false,"suffix":""},{"dropping-particle":"","family":"Carlton","given":"Renée","non-dropping-particle":"","parse-names":false,"suffix":""}],"container-title":"Journal of Experimental Marine Biology and Ecology","id":"ITEM-1","issued":{"date-parts":[["2015"]]},"page":"198-207","publisher":"Elsevier B.V.","title":"Coral growth patterns of &lt;i&gt;Montastraea cavernosa&lt;/i&gt; and &lt;i&gt;Porites astreoides&lt;/i&gt; in the Florida Keys: The importance of thermal stress and inimical waters","type":"article-journal","volume":"471"},"uris":["http://www.mendeley.com/documents/?uuid=e3a0b829-464d-4c45-b107-ffc6b61e9552"]},{"id":"ITEM-2","itemData":{"DOI":"10.1016/S0022-0981(96)02710-4","ISBN":"0022-0981","ISSN":"00220981","PMID":"1251","abstract":"Annual variations in skeletal density were measured by gamma densitometry in 35 cores removed from large Porites colonies growing at sites throughout the Great Barrier Reef (GBR). Density variations along each core provided data for average annual density and annual extension. These were used to estimate average annual calcification. Records ranged from 49 to 507 years in length. The period common to all colonies was 1934-1982. Annual growth data were averaged over periods of at least 5 years to avoid problems associated with dating of records and with measurement techniques. This also made some allowance for distortion of environmental information during coral growth and for intrusion into the environmental signal of information associated with skeletal architecture. The period common to the 10 longest cores was 1746-1982. Instrumental records of sea surface temperature (SST) are available for the GBR back to 1906. Annual calcification, averaged across these 10 cores, was significantly related to SST. Thus, average annual calcification for these 10 colonies provides a proxy for SST variations on the GBR back to the 18th century. Interpretation of evidence of a recent decline in calcification of Porites of the GBR is tempered by (1) evidence of similar declines and recoveries over the past several centuries and (2) evidence that coral calcification on the GBR has been above the long-term average for most of this century and the recent decline may be a return to more normal conditions.","author":[{"dropping-particle":"","family":"Lough","given":"J. M.","non-dropping-particle":"","parse-names":false,"suffix":""},{"dropping-particle":"","family":"Barnes","given":"D. J.","non-dropping-particle":"","parse-names":false,"suffix":""}],"container-title":"Journal of Experimental Marine Biology and Ecology","id":"ITEM-2","issue":"1","issued":{"date-parts":[["1997"]]},"page":"29-67","title":"Several centuries of variation in skeletal extension, density and calcification in massive &lt;i&gt;Porites&lt;/i&gt; colonies from the Great Barrier Reef: A proxy for seawater temperature and a background of variability against which to identify unnatural change","type":"article-journal","volume":"211"},"uris":["http://www.mendeley.com/documents/?uuid=96e7c1d1-8fe2-4f19-b4ae-e066ca4f9d96"]},{"id":"ITEM-3","itemData":{"DOI":"10.1111/j.1365-2486.2009.02043.x","ISBN":"1354-1013","ISSN":"13541013","abstract":"Coral bleaching, during which corals lose their symbiotic dinoflagellates, appears to be increasing in frequency and geographic extent, and is typically associated with abnormally high water temperatures and solar irradiance. A key question in coral reef ecology is whether local stressors reduce the coral thermal tolerance threshold, leading to increased bleaching incidence. Using tree-ring techniques, we produced master chronologies of growth rates in the dominant reef builder, massive Montastraea faveolata corals, over the past 75–150 years from the Mesoamerican Reef. Our records indicate that the 1998 mass bleaching event was unprecedented in the past century, despite evidence that water temperatures and solar irradiance in the region were as high or higher mid-century than in more recent decades. We tested the influence on coral extension rate from the interactive effects of human populations and thermal stress, calculated here with degree-heating-months (DHM).We find that when the effects of chronic local stressors, represented by human population, are taken into account, recent reductions in extension rate are better explained than whenDHMis used as the sole predictor. Therefore, the occurrence of mass bleaching on the Mesoamerican reef in 1998 appears to stem from reduced thermal tolerance due to the synergistic impacts of chronic local stressors. Keywords:","author":[{"dropping-particle":"","family":"Carilli","given":"Jessica E.","non-dropping-particle":"","parse-names":false,"suffix":""},{"dropping-particle":"","family":"Norris","given":"Richard D.","non-dropping-particle":"","parse-names":false,"suffix":""},{"dropping-particle":"","family":"Black","given":"Bryan","non-dropping-particle":"","parse-names":false,"suffix":""},{"dropping-particle":"","family":"Walsh","given":"Sheila M.","non-dropping-particle":"","parse-names":false,"suffix":""},{"dropping-particle":"","family":"McField","given":"Melanie","non-dropping-particle":"","parse-names":false,"suffix":""}],"container-title":"Global Change Biology","id":"ITEM-3","issue":"4","issued":{"date-parts":[["2010"]]},"page":"1247-1257","title":"Century-scale records of coral growth rates indicate that local stressors reduce coral thermal tolerance threshold","type":"article-journal","volume":"16"},"uris":["http://www.mendeley.com/documents/?uuid=59f8bf6c-c369-4c16-9a3f-6f8574f4ce6c"]},{"id":"ITEM-4","itemData":{"DOI":"10.1038/ngeo1780","ISBN":"1752-0894","ISSN":"17520894","abstract":"Coral growth rates are highly dependent on environmental variables such as sea surface temperature1, 2 and solar irradiance3, 4. Multi-decadal variability in coral growth rates has been documented throughout the Caribbean over the past 150–200 years5, 6, and linked to variations in Atlantic sea surface temperatures5. Multi-decadal variability in sea surface temperatures in the North Atlantic, in turn, has been linked to volcanic and anthropogenic aerosol forcing7. Here, we examine the drivers of changes in coral growth rates in the western Caribbean between 1880 and 2000, using previously published coral growth chronologies from two sites in the region, and a numerical model. Changes in coral growth rates over this period coincided with variations in sea surface temperature and incoming short-wave radiation. Our model simulations show that variations in the concentration of anthropogenic aerosols caused variations in sea surface temperature and incoming radiation in the second half of the twentieth century. Before this, variations in volcanic aerosols may have played a more important role. With the exception of extreme mass bleaching events, we suggest that neither climate change from greenhouse-gas emissions nor ocean acidification is necessarily the driver of multi-decadal variations in growth rates at some Caribbean locations. Rather, the cause may be regional climate change due to volcanic and anthropogenic aerosol emissions.","author":[{"dropping-particle":"","family":"Kwiatkowski","given":"Lester","non-dropping-particle":"","parse-names":false,"suffix":""},{"dropping-particle":"","family":"Cox","given":"Peter M.","non-dropping-particle":"","parse-names":false,"suffix":""},{"dropping-particle":"","family":"Economou","given":"Theo","non-dropping-particle":"","parse-names":false,"suffix":""},{"dropping-particle":"","family":"Halloran","given":"Paul R.","non-dropping-particle":"","parse-names":false,"suffix":""},{"dropping-particle":"","family":"Mumby","given":"Peter J.","non-dropping-particle":"","parse-names":false,"suffix":""},{"dropping-particle":"","family":"Booth","given":"Ben B B","non-dropping-particle":"","parse-names":false,"suffix":""},{"dropping-particle":"","family":"Carilli","given":"Jessica","non-dropping-particle":"","parse-names":false,"suffix":""},{"dropping-particle":"","family":"Guzman","given":"Hector M.","non-dropping-particle":"","parse-names":false,"suffix":""}],"container-title":"Nature Geoscience","id":"ITEM-4","issue":"5","issued":{"date-parts":[["2013"]]},"page":"362-366","publisher":"Nature Publishing Group","title":"Supplemental","type":"article-journal","volume":"6"},"uris":["http://www.mendeley.com/documents/?uuid=493dd345-40b5-407a-95ed-8fa458fc125a"]},{"id":"ITEM-5","itemData":{"DOI":"10.1007/s00338-018-01755-8","ISSN":"0722-4028","author":[{"dropping-particle":"V.","family":"Reed","given":"Emma","non-dropping-particle":"","parse-names":false,"suffix":""},{"dropping-particle":"","family":"Cole","given":"Julia E.","non-dropping-particle":"","parse-names":false,"suffix":""},{"dropping-particle":"","family":"Lough","given":"Janice M.","non-dropping-particle":"","parse-names":false,"suffix":""},{"dropping-particle":"","family":"Thompson","given":"Diane","non-dropping-particle":"","parse-names":false,"suffix":""},{"dropping-particle":"","family":"Cantin","given":"Neal E.","non-dropping-particle":"","parse-names":false,"suffix":""}],"container-title":"Coral Reefs","id":"ITEM-5","issue":"1","issued":{"date-parts":[["2019"]]},"page":"29-43","publisher":"Springer Berlin Heidelberg","title":"Linking climate variability and growth in coral skeletal records from the Great Barrier Reef","type":"article-journal","volume":"38"},"uris":["http://www.mendeley.com/documents/?uuid=d5e3c6e7-761f-4cff-b350-d8452af25b6f"]}],"mendeley":{"formattedCitation":"(Lough and Barnes 1997; Carilli et al. 2010; Kwiatkowski et al. 2013; Manzello et al. 2015a; Reed et al. 2019)","manualFormatting":"(e.g., Lough and Barnes 1997; Carilli et al. 2010; Kwiatkowski et al. 2013; Manzello et al. 2015b; Reed et al. 2019)","plainTextFormattedCitation":"(Lough and Barnes 1997; Carilli et al. 2010; Kwiatkowski et al. 2013; Manzello et al. 2015a; Reed et al. 2019)","previouslyFormattedCitation":"(Lough and Barnes 1997; Carilli et al. 2010; Kwiatkowski et al. 2013; Manzello et al. 2015a; Reed et al. 2019)"},"properties":{"noteIndex":0},"schema":"https://github.com/citation-style-language/schema/raw/master/csl-citation.json"}</w:instrText>
      </w:r>
      <w:r w:rsidR="00263001">
        <w:rPr>
          <w:rFonts w:ascii="Arial" w:hAnsi="Arial" w:cs="Arial"/>
          <w:sz w:val="24"/>
          <w:szCs w:val="24"/>
          <w:lang w:val="en-US"/>
        </w:rPr>
        <w:fldChar w:fldCharType="separate"/>
      </w:r>
      <w:r w:rsidR="00AC1795" w:rsidRPr="00AC1795">
        <w:rPr>
          <w:rFonts w:ascii="Arial" w:hAnsi="Arial" w:cs="Arial"/>
          <w:noProof/>
          <w:sz w:val="24"/>
          <w:szCs w:val="24"/>
          <w:lang w:val="en-US"/>
        </w:rPr>
        <w:t>(</w:t>
      </w:r>
      <w:r w:rsidR="00AC1795">
        <w:rPr>
          <w:rFonts w:ascii="Arial" w:hAnsi="Arial" w:cs="Arial"/>
          <w:noProof/>
          <w:sz w:val="24"/>
          <w:szCs w:val="24"/>
          <w:lang w:val="en-US"/>
        </w:rPr>
        <w:t>e.g.</w:t>
      </w:r>
      <w:r w:rsidR="006D47C2">
        <w:rPr>
          <w:rFonts w:ascii="Arial" w:hAnsi="Arial" w:cs="Arial"/>
          <w:noProof/>
          <w:sz w:val="24"/>
          <w:szCs w:val="24"/>
          <w:lang w:val="en-US"/>
        </w:rPr>
        <w:t>,</w:t>
      </w:r>
      <w:r w:rsidR="00AC1795">
        <w:rPr>
          <w:rFonts w:ascii="Arial" w:hAnsi="Arial" w:cs="Arial"/>
          <w:noProof/>
          <w:sz w:val="24"/>
          <w:szCs w:val="24"/>
          <w:lang w:val="en-US"/>
        </w:rPr>
        <w:t xml:space="preserve"> </w:t>
      </w:r>
      <w:r w:rsidR="00AC1795" w:rsidRPr="00AC1795">
        <w:rPr>
          <w:rFonts w:ascii="Arial" w:hAnsi="Arial" w:cs="Arial"/>
          <w:noProof/>
          <w:sz w:val="24"/>
          <w:szCs w:val="24"/>
          <w:lang w:val="en-US"/>
        </w:rPr>
        <w:t>Lough and Barnes 1997; Carilli et al. 2010; Kwiatkowski et al. 2013; Manzello et al. 2015b; Reed et al. 2019)</w:t>
      </w:r>
      <w:r w:rsidR="00263001">
        <w:rPr>
          <w:rFonts w:ascii="Arial" w:hAnsi="Arial" w:cs="Arial"/>
          <w:sz w:val="24"/>
          <w:szCs w:val="24"/>
          <w:lang w:val="en-US"/>
        </w:rPr>
        <w:fldChar w:fldCharType="end"/>
      </w:r>
      <w:r w:rsidR="009C2B49">
        <w:rPr>
          <w:rFonts w:ascii="Arial" w:hAnsi="Arial" w:cs="Arial"/>
          <w:sz w:val="24"/>
          <w:szCs w:val="24"/>
          <w:lang w:val="en-US"/>
        </w:rPr>
        <w:t>. The decline in luminescence intensity after 1984 might be associated with the decline in skeletal density</w:t>
      </w:r>
      <w:r w:rsidR="00AC1795">
        <w:rPr>
          <w:rFonts w:ascii="Arial" w:hAnsi="Arial" w:cs="Arial"/>
          <w:sz w:val="24"/>
          <w:szCs w:val="24"/>
          <w:lang w:val="en-US"/>
        </w:rPr>
        <w:t xml:space="preserve">, as skeletal microstructure </w:t>
      </w:r>
      <w:r w:rsidR="00F062CD">
        <w:rPr>
          <w:rFonts w:ascii="Arial" w:hAnsi="Arial" w:cs="Arial"/>
          <w:sz w:val="24"/>
          <w:szCs w:val="24"/>
          <w:lang w:val="en-US"/>
        </w:rPr>
        <w:t>accounts</w:t>
      </w:r>
      <w:r w:rsidR="00AC1795">
        <w:rPr>
          <w:rFonts w:ascii="Arial" w:hAnsi="Arial" w:cs="Arial"/>
          <w:sz w:val="24"/>
          <w:szCs w:val="24"/>
          <w:lang w:val="en-US"/>
        </w:rPr>
        <w:t xml:space="preserve"> in small pro</w:t>
      </w:r>
      <w:r w:rsidR="00296E84">
        <w:rPr>
          <w:rFonts w:ascii="Arial" w:hAnsi="Arial" w:cs="Arial"/>
          <w:sz w:val="24"/>
          <w:szCs w:val="24"/>
          <w:lang w:val="en-US"/>
        </w:rPr>
        <w:t xml:space="preserve">portion </w:t>
      </w:r>
      <w:r w:rsidR="00F062CD">
        <w:rPr>
          <w:rFonts w:ascii="Arial" w:hAnsi="Arial" w:cs="Arial"/>
          <w:sz w:val="24"/>
          <w:szCs w:val="24"/>
          <w:lang w:val="en-US"/>
        </w:rPr>
        <w:t>to</w:t>
      </w:r>
      <w:r w:rsidR="00296E84">
        <w:rPr>
          <w:rFonts w:ascii="Arial" w:hAnsi="Arial" w:cs="Arial"/>
          <w:sz w:val="24"/>
          <w:szCs w:val="24"/>
          <w:lang w:val="en-US"/>
        </w:rPr>
        <w:t xml:space="preserve"> luminescence </w:t>
      </w:r>
      <w:r w:rsidR="00296E84">
        <w:rPr>
          <w:rFonts w:ascii="Arial" w:hAnsi="Arial" w:cs="Arial"/>
          <w:sz w:val="24"/>
          <w:szCs w:val="24"/>
          <w:lang w:val="en-US"/>
        </w:rPr>
        <w:fldChar w:fldCharType="begin" w:fldLock="1"/>
      </w:r>
      <w:r w:rsidR="00D574DE">
        <w:rPr>
          <w:rFonts w:ascii="Arial" w:hAnsi="Arial" w:cs="Arial"/>
          <w:sz w:val="24"/>
          <w:szCs w:val="24"/>
          <w:lang w:val="en-US"/>
        </w:rPr>
        <w:instrText>ADDIN CSL_CITATION {"citationItems":[{"id":"ITEM-1","itemData":{"DOI":"10.1016/j.jembe.2005.02.008","ISBN":"0722-4028","ISSN":"00220981","PMID":"1093","abstract":"Slices cut from skeletons of massive Porites display two types of luminescence when illuminated by ultra-violet (UV) light: (1) faint luminescent banding associated with the annual skeletal density banding pattern and (2) narrow lines of strong luminescence associated with monsoonal runoff of fresh water from nearby land. Barnes and Taylor [Barnes, D.J. Taylor, R.B. 2001a. On the nature and causes of luminescent lines and bands in coral skeletons. Coral Reefs 19, 221-230] showed how larger skeletal holes could give rise to increased luminescence-thus accounting for the link between skeletal density banding and faint luminescent banding. Work described here tests the notion that strongly luminescent lines are also regions of lower skeletal density. Experiments involving real and artificial coral skeletons indicated that likely changes in hole size in real skeletons cannot account for the amount of luminescence associated with luminescent lines. Larger particles (&lt;50 ??m) of powdered skeleton from cut from luminescent lines were more luminescent than similar particles cut from adjacent less luminescent skeleton. However, very small particles (&lt; 3 ??m) from the two regions of skeleton showed no difference in luminescence. Since skeletal crystals would have been largely destroyed by powdering skeleton to very small particle sizes, most of the luminescence of strongly luminescent lines is probably associated with changed crystal size and packing, with changed crystal chemistry, or with a combination of these possibilities.","author":[{"dropping-particle":"","family":"Barnes","given":"D. J.","non-dropping-particle":"","parse-names":false,"suffix":""},{"dropping-particle":"","family":"Taylor","given":"R. B.","non-dropping-particle":"","parse-names":false,"suffix":""}],"container-title":"Journal of Experimental Marine Biology and Ecology","id":"ITEM-1","issue":"2","issued":{"date-parts":[["2005"]]},"page":"135-142","title":"On the nature and causes of luminescent lines and bands in coral skeletons: II. Contribution of skeletal crystals","type":"article-journal","volume":"322"},"uris":["http://www.mendeley.com/documents/?uuid=c3b2db34-cbca-4080-9e79-02b75acdad5d"]}],"mendeley":{"formattedCitation":"(Barnes and Taylor 2005)","plainTextFormattedCitation":"(Barnes and Taylor 2005)","previouslyFormattedCitation":"(Barnes and Taylor 2005)"},"properties":{"noteIndex":0},"schema":"https://github.com/citation-style-language/schema/raw/master/csl-citation.json"}</w:instrText>
      </w:r>
      <w:r w:rsidR="00296E84">
        <w:rPr>
          <w:rFonts w:ascii="Arial" w:hAnsi="Arial" w:cs="Arial"/>
          <w:sz w:val="24"/>
          <w:szCs w:val="24"/>
          <w:lang w:val="en-US"/>
        </w:rPr>
        <w:fldChar w:fldCharType="separate"/>
      </w:r>
      <w:r w:rsidR="00296E84" w:rsidRPr="00296E84">
        <w:rPr>
          <w:rFonts w:ascii="Arial" w:hAnsi="Arial" w:cs="Arial"/>
          <w:noProof/>
          <w:sz w:val="24"/>
          <w:szCs w:val="24"/>
          <w:lang w:val="en-US"/>
        </w:rPr>
        <w:t>(Barnes and Taylor 2005)</w:t>
      </w:r>
      <w:r w:rsidR="00296E84">
        <w:rPr>
          <w:rFonts w:ascii="Arial" w:hAnsi="Arial" w:cs="Arial"/>
          <w:sz w:val="24"/>
          <w:szCs w:val="24"/>
          <w:lang w:val="en-US"/>
        </w:rPr>
        <w:fldChar w:fldCharType="end"/>
      </w:r>
      <w:r w:rsidR="009C2B49">
        <w:rPr>
          <w:rFonts w:ascii="Arial" w:hAnsi="Arial" w:cs="Arial"/>
          <w:sz w:val="24"/>
          <w:szCs w:val="24"/>
          <w:lang w:val="en-US"/>
        </w:rPr>
        <w:t>.</w:t>
      </w:r>
      <w:r w:rsidR="0061529D">
        <w:rPr>
          <w:rFonts w:ascii="Arial" w:hAnsi="Arial" w:cs="Arial"/>
          <w:sz w:val="24"/>
          <w:szCs w:val="24"/>
          <w:lang w:val="en-US"/>
        </w:rPr>
        <w:t xml:space="preserve"> The no signs of mortality in any of the coral cores raises the question of how these corals could survive and grow uninterruptedly for more than 50 years under the influence of the Canal del </w:t>
      </w:r>
      <w:proofErr w:type="spellStart"/>
      <w:r w:rsidR="0061529D">
        <w:rPr>
          <w:rFonts w:ascii="Arial" w:hAnsi="Arial" w:cs="Arial"/>
          <w:sz w:val="24"/>
          <w:szCs w:val="24"/>
          <w:lang w:val="en-US"/>
        </w:rPr>
        <w:t>Dique</w:t>
      </w:r>
      <w:proofErr w:type="spellEnd"/>
      <w:r w:rsidR="0061529D">
        <w:rPr>
          <w:rFonts w:ascii="Arial" w:hAnsi="Arial" w:cs="Arial"/>
          <w:sz w:val="24"/>
          <w:szCs w:val="24"/>
          <w:lang w:val="en-US"/>
        </w:rPr>
        <w:t>. The apparent healthiness of Varadero’s corals might be the result of past adaptations that remain today. The</w:t>
      </w:r>
      <w:r w:rsidR="00EE7505">
        <w:rPr>
          <w:rFonts w:ascii="Arial" w:hAnsi="Arial" w:cs="Arial"/>
          <w:sz w:val="24"/>
          <w:szCs w:val="24"/>
          <w:lang w:val="en-US"/>
        </w:rPr>
        <w:t xml:space="preserve"> </w:t>
      </w:r>
      <w:commentRangeStart w:id="123"/>
      <w:r w:rsidR="00EE7505">
        <w:rPr>
          <w:rFonts w:ascii="Arial" w:hAnsi="Arial" w:cs="Arial"/>
          <w:sz w:val="24"/>
          <w:szCs w:val="24"/>
          <w:lang w:val="en-US"/>
        </w:rPr>
        <w:t>sedimentary</w:t>
      </w:r>
      <w:r w:rsidR="0061529D">
        <w:rPr>
          <w:rFonts w:ascii="Arial" w:hAnsi="Arial" w:cs="Arial"/>
          <w:sz w:val="24"/>
          <w:szCs w:val="24"/>
          <w:lang w:val="en-US"/>
        </w:rPr>
        <w:t xml:space="preserve"> evidence </w:t>
      </w:r>
      <w:commentRangeEnd w:id="123"/>
      <w:r w:rsidR="005147E6">
        <w:rPr>
          <w:rStyle w:val="CommentReference"/>
        </w:rPr>
        <w:commentReference w:id="123"/>
      </w:r>
      <w:r w:rsidR="0061529D">
        <w:rPr>
          <w:rFonts w:ascii="Arial" w:hAnsi="Arial" w:cs="Arial"/>
          <w:sz w:val="24"/>
          <w:szCs w:val="24"/>
          <w:lang w:val="en-US"/>
        </w:rPr>
        <w:t>indicates that Car</w:t>
      </w:r>
      <w:r w:rsidR="003C7BDF">
        <w:rPr>
          <w:rFonts w:ascii="Arial" w:hAnsi="Arial" w:cs="Arial"/>
          <w:sz w:val="24"/>
          <w:szCs w:val="24"/>
          <w:lang w:val="en-US"/>
        </w:rPr>
        <w:t xml:space="preserve">tagena Bay had had presence of </w:t>
      </w:r>
      <w:r w:rsidR="0061529D">
        <w:rPr>
          <w:rFonts w:ascii="Arial" w:hAnsi="Arial" w:cs="Arial"/>
          <w:sz w:val="24"/>
          <w:szCs w:val="24"/>
          <w:lang w:val="en-US"/>
        </w:rPr>
        <w:t xml:space="preserve">coral reefs </w:t>
      </w:r>
      <w:r w:rsidR="003C7BDF">
        <w:rPr>
          <w:rFonts w:ascii="Arial" w:hAnsi="Arial" w:cs="Arial"/>
          <w:sz w:val="24"/>
          <w:szCs w:val="24"/>
          <w:lang w:val="en-US"/>
        </w:rPr>
        <w:t xml:space="preserve">and seagrasses, suggesting that the water quality in Cartagena Bay was </w:t>
      </w:r>
      <w:r w:rsidR="005147E6">
        <w:rPr>
          <w:rFonts w:ascii="Arial" w:hAnsi="Arial" w:cs="Arial"/>
          <w:sz w:val="24"/>
          <w:szCs w:val="24"/>
          <w:lang w:val="en-US"/>
        </w:rPr>
        <w:t xml:space="preserve">favorable </w:t>
      </w:r>
      <w:r w:rsidR="003C7BDF">
        <w:rPr>
          <w:rFonts w:ascii="Arial" w:hAnsi="Arial" w:cs="Arial"/>
          <w:sz w:val="24"/>
          <w:szCs w:val="24"/>
          <w:lang w:val="en-US"/>
        </w:rPr>
        <w:t xml:space="preserve">for the development of these ecosystems </w:t>
      </w:r>
      <w:r w:rsidR="003C7BDF">
        <w:rPr>
          <w:rFonts w:ascii="Arial" w:hAnsi="Arial" w:cs="Arial"/>
          <w:sz w:val="24"/>
          <w:szCs w:val="24"/>
          <w:lang w:val="en-US"/>
        </w:rPr>
        <w:fldChar w:fldCharType="begin" w:fldLock="1"/>
      </w:r>
      <w:r w:rsidR="00620921">
        <w:rPr>
          <w:rFonts w:ascii="Arial" w:hAnsi="Arial" w:cs="Arial"/>
          <w:sz w:val="24"/>
          <w:szCs w:val="24"/>
          <w:lang w:val="en-US"/>
        </w:rPr>
        <w:instrText xml:space="preserve">ADDIN CSL_CITATION {"citationItems":[{"id":"ITEM-1","itemData":{"DOI":"10.1016/j.jsames.2009.08.010","ISBN":"0895-9811","ISSN":"08959811","abstract":"The detailed stratigraphic survey and paleontological study (mollusks, corals, foraminifera and ostracods) of four low-level,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3 m, marine terrace sections: Punta Canoas, Manzanillo del Mar, Playa de Oro, and Tierra Bomba Island, from the Cartagena region, southern Caribbean, supplemented with 22 radiocarbon dates, reveals that the northern terraces were deposited as parasequences in a clastic depositional system compared to the Tierra Bomba Island succession that was deposited in a carbonate depositional system between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3600 and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1700 cal yrs BP. Drier conditions and the southern location of the ITCZ at about 3 ka triggered stronger easterly Trades and more dynamic southwestward sediment drift fed by the Magdalena River mouth, thus promoting the formation of sand spits that ultimately isolated the Cienaga de Tesca coastal lagoon from the Caribbean Sea. Our estimates support the hypothesis that the present position of the terraces is the product of neotectonism rather than a higher 3 ka, sea-level. Upheaval of the terraces varies between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3.8 mmyr-1 at Punta Canoas and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 xml:space="preserve">2.2 mmyr-1 at Tierra Bomba to </w:instrText>
      </w:r>
      <w:r w:rsidR="00620921">
        <w:rPr>
          <w:rFonts w:ascii="Cambria Math" w:hAnsi="Cambria Math" w:cs="Cambria Math"/>
          <w:sz w:val="24"/>
          <w:szCs w:val="24"/>
          <w:lang w:val="en-US"/>
        </w:rPr>
        <w:instrText>∼</w:instrText>
      </w:r>
      <w:r w:rsidR="00620921">
        <w:rPr>
          <w:rFonts w:ascii="Arial" w:hAnsi="Arial" w:cs="Arial"/>
          <w:sz w:val="24"/>
          <w:szCs w:val="24"/>
          <w:lang w:val="en-US"/>
        </w:rPr>
        <w:instrText>1.5 mmyr-1 at Manzanillo del Mar and Playa de Oro terraces. Our study corroborates previous contentions on the role of mud diapirism and the dynamics of the Dique Fault as late Holocene upheaval mechanisms. © 2009 Elsevier Ltd. All rights reserved.","author":[{"dropping-particle":"","family":"Martínez","given":"J. Ignacio","non-dropping-particle":"","parse-names":false,"suffix":""},{"dropping-particle":"","family":"Yokoyama","given":"Yusuke","non-dropping-particle":"","parse-names":false,"suffix":""},{"dropping-particle":"","family":"Gomez","given":"Andres","non-dropping-particle":"","parse-names":false,"suffix":""},{"dropping-particle":"","family":"Delgado","given":"Adriana","non-dropping-particle":"","parse-names":false,"suffix":""},{"dropping-particle":"","family":"Matsuzaki","given":"Hiroyuki","non-dropping-particle":"","parse-names":false,"suffix":""},{"dropping-particle":"","family":"Rendon","given":"Esteban","non-dropping-particle":"","parse-names":false,"suffix":""}],"container-title":"Journal of South American Earth Sciences","id":"ITEM-1","issue":"2","issued":{"date-parts":[["2010"]]},"page":"214-224","publisher":"Elsevier Ltd","title":"Late Holocene marine terraces of the Cartagena region, southern Caribbean: The product of neotectonism or a former high stand in sea-level?","type":"article-journal","volume":"29"},"uris":["http://www.mendeley.com/documents/?uuid=27df5caf-6964-4c1a-bf34-63180fe5887c"]}],"mendeley":{"formattedCitation":"(Martínez et al. 2010)","plainTextFormattedCitation":"(Martínez et al. 2010)","previouslyFormattedCitation":"(Martínez et al. 2010)"},"properties":{"noteIndex":0},"schema":"https://github.com/citation-style-language/schema/raw/master/csl-citation.json"}</w:instrText>
      </w:r>
      <w:r w:rsidR="003C7BDF">
        <w:rPr>
          <w:rFonts w:ascii="Arial" w:hAnsi="Arial" w:cs="Arial"/>
          <w:sz w:val="24"/>
          <w:szCs w:val="24"/>
          <w:lang w:val="en-US"/>
        </w:rPr>
        <w:fldChar w:fldCharType="separate"/>
      </w:r>
      <w:r w:rsidR="003C7BDF" w:rsidRPr="003C7BDF">
        <w:rPr>
          <w:rFonts w:ascii="Arial" w:hAnsi="Arial" w:cs="Arial"/>
          <w:noProof/>
          <w:sz w:val="24"/>
          <w:szCs w:val="24"/>
          <w:lang w:val="en-US"/>
        </w:rPr>
        <w:t>(Martínez et al. 2010)</w:t>
      </w:r>
      <w:r w:rsidR="003C7BDF">
        <w:rPr>
          <w:rFonts w:ascii="Arial" w:hAnsi="Arial" w:cs="Arial"/>
          <w:sz w:val="24"/>
          <w:szCs w:val="24"/>
          <w:lang w:val="en-US"/>
        </w:rPr>
        <w:fldChar w:fldCharType="end"/>
      </w:r>
      <w:r w:rsidR="003C7BDF">
        <w:rPr>
          <w:rFonts w:ascii="Arial" w:hAnsi="Arial" w:cs="Arial"/>
          <w:sz w:val="24"/>
          <w:szCs w:val="24"/>
          <w:lang w:val="en-US"/>
        </w:rPr>
        <w:t>.</w:t>
      </w:r>
      <w:r w:rsidR="00EE7505">
        <w:rPr>
          <w:rFonts w:ascii="Arial" w:hAnsi="Arial" w:cs="Arial"/>
          <w:sz w:val="24"/>
          <w:szCs w:val="24"/>
          <w:lang w:val="en-US"/>
        </w:rPr>
        <w:t xml:space="preserve"> The </w:t>
      </w:r>
      <w:r w:rsidR="007B00F5">
        <w:rPr>
          <w:rFonts w:ascii="Arial" w:hAnsi="Arial" w:cs="Arial"/>
          <w:sz w:val="24"/>
          <w:szCs w:val="24"/>
          <w:lang w:val="en-US"/>
        </w:rPr>
        <w:t xml:space="preserve">currently </w:t>
      </w:r>
      <w:r w:rsidR="00EE7505">
        <w:rPr>
          <w:rFonts w:ascii="Arial" w:hAnsi="Arial" w:cs="Arial"/>
          <w:sz w:val="24"/>
          <w:szCs w:val="24"/>
          <w:lang w:val="en-US"/>
        </w:rPr>
        <w:t xml:space="preserve">living coral reef </w:t>
      </w:r>
      <w:r w:rsidR="007B00F5">
        <w:rPr>
          <w:rFonts w:ascii="Arial" w:hAnsi="Arial" w:cs="Arial"/>
          <w:sz w:val="24"/>
          <w:szCs w:val="24"/>
          <w:lang w:val="en-US"/>
        </w:rPr>
        <w:t xml:space="preserve">of Varadero </w:t>
      </w:r>
      <w:r w:rsidR="0061529D">
        <w:rPr>
          <w:rFonts w:ascii="Arial" w:hAnsi="Arial" w:cs="Arial"/>
          <w:sz w:val="24"/>
          <w:szCs w:val="24"/>
          <w:lang w:val="en-US"/>
        </w:rPr>
        <w:t xml:space="preserve"> is a reminiscent of all the perturbations made by man after the Spaniard</w:t>
      </w:r>
      <w:del w:id="124" w:author="Autorizado" w:date="2019-08-14T15:37:00Z">
        <w:r w:rsidR="0061529D" w:rsidDel="007B00F5">
          <w:rPr>
            <w:rFonts w:ascii="Arial" w:hAnsi="Arial" w:cs="Arial"/>
            <w:sz w:val="24"/>
            <w:szCs w:val="24"/>
            <w:lang w:val="en-US"/>
          </w:rPr>
          <w:delText>s</w:delText>
        </w:r>
      </w:del>
      <w:r w:rsidR="00EE7505">
        <w:rPr>
          <w:rFonts w:ascii="Arial" w:hAnsi="Arial" w:cs="Arial"/>
          <w:sz w:val="24"/>
          <w:szCs w:val="24"/>
          <w:lang w:val="en-US"/>
        </w:rPr>
        <w:t xml:space="preserve"> settlement in Cartagena during the sixteenth century</w:t>
      </w:r>
      <w:r w:rsidR="007B00F5">
        <w:rPr>
          <w:rFonts w:ascii="Arial" w:hAnsi="Arial" w:cs="Arial"/>
          <w:sz w:val="24"/>
          <w:szCs w:val="24"/>
          <w:lang w:val="en-US"/>
        </w:rPr>
        <w:t>,</w:t>
      </w:r>
      <w:r w:rsidR="00EE7505">
        <w:rPr>
          <w:rFonts w:ascii="Arial" w:hAnsi="Arial" w:cs="Arial"/>
          <w:sz w:val="24"/>
          <w:szCs w:val="24"/>
          <w:lang w:val="en-US"/>
        </w:rPr>
        <w:t xml:space="preserve"> and much </w:t>
      </w:r>
      <w:r w:rsidR="00B203B9">
        <w:rPr>
          <w:rFonts w:ascii="Arial" w:hAnsi="Arial" w:cs="Arial"/>
          <w:sz w:val="24"/>
          <w:szCs w:val="24"/>
          <w:lang w:val="en-US"/>
        </w:rPr>
        <w:t xml:space="preserve">more questions about </w:t>
      </w:r>
      <w:r w:rsidR="00EE7505">
        <w:rPr>
          <w:rFonts w:ascii="Arial" w:hAnsi="Arial" w:cs="Arial"/>
          <w:sz w:val="24"/>
          <w:szCs w:val="24"/>
          <w:lang w:val="en-US"/>
        </w:rPr>
        <w:t>coral adaptation left to be solved.</w:t>
      </w:r>
    </w:p>
    <w:p w14:paraId="30F40194" w14:textId="77777777" w:rsidR="003301D2" w:rsidRPr="000D7E42" w:rsidRDefault="003301D2" w:rsidP="001C796C">
      <w:pPr>
        <w:spacing w:line="480" w:lineRule="auto"/>
        <w:rPr>
          <w:rFonts w:ascii="Arial" w:hAnsi="Arial" w:cs="Arial"/>
          <w:sz w:val="24"/>
          <w:szCs w:val="24"/>
          <w:lang w:val="en-US"/>
        </w:rPr>
      </w:pPr>
    </w:p>
    <w:p w14:paraId="4FFE8B48" w14:textId="12592850" w:rsidR="00C12CB2" w:rsidRPr="00853E00" w:rsidRDefault="00DF6EE4" w:rsidP="001C796C">
      <w:pPr>
        <w:spacing w:line="480" w:lineRule="auto"/>
        <w:rPr>
          <w:rFonts w:ascii="Arial" w:hAnsi="Arial" w:cs="Arial"/>
          <w:b/>
          <w:sz w:val="24"/>
          <w:szCs w:val="24"/>
        </w:rPr>
      </w:pPr>
      <w:proofErr w:type="spellStart"/>
      <w:r w:rsidRPr="00853E00">
        <w:rPr>
          <w:rFonts w:ascii="Arial" w:hAnsi="Arial" w:cs="Arial"/>
          <w:b/>
          <w:sz w:val="24"/>
          <w:szCs w:val="24"/>
        </w:rPr>
        <w:t>References</w:t>
      </w:r>
      <w:proofErr w:type="spellEnd"/>
    </w:p>
    <w:p w14:paraId="518031CB" w14:textId="71AEF2B4" w:rsidR="002E0D1D" w:rsidRPr="002E0D1D" w:rsidRDefault="004E66A9" w:rsidP="002E0D1D">
      <w:pPr>
        <w:widowControl w:val="0"/>
        <w:autoSpaceDE w:val="0"/>
        <w:autoSpaceDN w:val="0"/>
        <w:adjustRightInd w:val="0"/>
        <w:spacing w:line="480" w:lineRule="auto"/>
        <w:ind w:left="480" w:hanging="480"/>
        <w:rPr>
          <w:rFonts w:ascii="Arial" w:hAnsi="Arial" w:cs="Arial"/>
          <w:noProof/>
          <w:sz w:val="24"/>
          <w:szCs w:val="24"/>
        </w:rPr>
      </w:pPr>
      <w:r>
        <w:rPr>
          <w:rFonts w:ascii="Arial" w:hAnsi="Arial" w:cs="Arial"/>
          <w:sz w:val="24"/>
          <w:szCs w:val="24"/>
          <w:lang w:val="en-US"/>
        </w:rPr>
        <w:fldChar w:fldCharType="begin" w:fldLock="1"/>
      </w:r>
      <w:r w:rsidRPr="002E0D1D">
        <w:rPr>
          <w:rFonts w:ascii="Arial" w:hAnsi="Arial" w:cs="Arial"/>
          <w:sz w:val="24"/>
          <w:szCs w:val="24"/>
        </w:rPr>
        <w:instrText xml:space="preserve">ADDIN Mendeley Bibliography CSL_BIBLIOGRAPHY </w:instrText>
      </w:r>
      <w:r>
        <w:rPr>
          <w:rFonts w:ascii="Arial" w:hAnsi="Arial" w:cs="Arial"/>
          <w:sz w:val="24"/>
          <w:szCs w:val="24"/>
          <w:lang w:val="en-US"/>
        </w:rPr>
        <w:fldChar w:fldCharType="separate"/>
      </w:r>
      <w:r w:rsidR="002E0D1D" w:rsidRPr="002E0D1D">
        <w:rPr>
          <w:rFonts w:ascii="Arial" w:hAnsi="Arial" w:cs="Arial"/>
          <w:noProof/>
          <w:sz w:val="24"/>
          <w:szCs w:val="24"/>
        </w:rPr>
        <w:t xml:space="preserve">Aguilera MM (2006) El Canal del Dique y su subregión: Una economía basada en la riqueza hídrica. Banco de la Replública, Cartagena, Colombia </w:t>
      </w:r>
    </w:p>
    <w:p w14:paraId="3E030E17"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Albright R, Takeshita Y, Koweek DA, Ninokawa A, Wolfe K, Rivlin T, Nebuchina Y, Young J, Caldeira K (2018) Carbon dioxide addition to coral reef waters suppresses net community calcification. Nature 555:516–519 </w:t>
      </w:r>
    </w:p>
    <w:p w14:paraId="16405DED"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lastRenderedPageBreak/>
        <w:t xml:space="preserve">Alonso D, Pineda P, Olivero J, González H, Campos N (2000) Mercury levels in muscle of two fish species and sediments from the Cartagena Bay and the Cienaga Grande de Santa Marta, Colombia. Environ Pollut 109:157–163 </w:t>
      </w:r>
    </w:p>
    <w:p w14:paraId="3E601135"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Anthony KRN, Connolly SR (2004) Environmental limits to growth: Physiological niche boundaries of corals along turbidity: Light gradients. Oecologia 141:373–384 </w:t>
      </w:r>
    </w:p>
    <w:p w14:paraId="0680FC5E"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Anthony KRN, Ridd P V., Orpin AR, Larcombe P, Lough J (2004) Temporal variation in light availability in coastal benthic habitats: Effects of clouds, turbidity, and tides. Limnol Oceanogr 49:2201–2211 </w:t>
      </w:r>
    </w:p>
    <w:p w14:paraId="1D5E5B05"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Barnes DJ, Lough JM (1996) Coral skeletons: Storage and recovery of environmental information. Glob Chang Biol 2:569–582 </w:t>
      </w:r>
    </w:p>
    <w:p w14:paraId="47D6A37C"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Barnes DJ, Taylor RB (2005) On the nature and causes of luminescent lines and bands in coral skeletons: II. Contribution of skeletal crystals. J Exp Mar Bio Ecol 322:135–142 </w:t>
      </w:r>
    </w:p>
    <w:p w14:paraId="104AAFA1"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Bricaud A, Morel A, Prieur L (1981) Absorption by dissolved organic matter of the sea (yellow substance) in the UV and visible domains. Limnol Oceanogr 26:43–53 </w:t>
      </w:r>
    </w:p>
    <w:p w14:paraId="1C407654"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Camp EF, Schoepf V, Mumby PJ, Hardtke LA, Rodolfo-Metalpa R, Smith DJ, Suggett DJ (2018) The future of coral reefs subject to rapid climate change: Lessons from natural extreme environments. Front Mar Sci 5:4 </w:t>
      </w:r>
    </w:p>
    <w:p w14:paraId="700828E3"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Cañón ML, Tous G, López K, López R, Orozco F (2007) Variación espaciotemporal de los componentes fisicoquímico, zooplanctónico y </w:t>
      </w:r>
      <w:r w:rsidRPr="002E0D1D">
        <w:rPr>
          <w:rFonts w:ascii="Arial" w:hAnsi="Arial" w:cs="Arial"/>
          <w:noProof/>
          <w:sz w:val="24"/>
          <w:szCs w:val="24"/>
        </w:rPr>
        <w:lastRenderedPageBreak/>
        <w:t xml:space="preserve">microbiológico en la Bahía de Cartagena. Boletín Científico CIOH 25:120–134 </w:t>
      </w:r>
    </w:p>
    <w:p w14:paraId="04158B66"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Carilli JE, Norris RD, Black B, Walsh SM, McField M (2010) Century-scale records of coral growth rates indicate that local stressors reduce coral thermal tolerance threshold. Glob Chang Biol 16:1247–1257 </w:t>
      </w:r>
    </w:p>
    <w:p w14:paraId="49917024"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Carricart-Ganivet JP (2004) Sea surface temperature and the growth of the West Atlantic reef-building coral </w:t>
      </w:r>
      <w:r w:rsidRPr="002E0D1D">
        <w:rPr>
          <w:rFonts w:ascii="Arial" w:hAnsi="Arial" w:cs="Arial"/>
          <w:i/>
          <w:iCs/>
          <w:noProof/>
          <w:sz w:val="24"/>
          <w:szCs w:val="24"/>
        </w:rPr>
        <w:t>Montastraea annularis</w:t>
      </w:r>
      <w:r w:rsidRPr="002E0D1D">
        <w:rPr>
          <w:rFonts w:ascii="Arial" w:hAnsi="Arial" w:cs="Arial"/>
          <w:noProof/>
          <w:sz w:val="24"/>
          <w:szCs w:val="24"/>
        </w:rPr>
        <w:t xml:space="preserve">. J Exp Mar Bio Ecol 302:249–260 </w:t>
      </w:r>
    </w:p>
    <w:p w14:paraId="6B87F5BC"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Carricart-Ganivet JP, Barnes DJ (2007) Densitometry from digitized images of X-radiographs: Methodology for measurement of coral skeletal density. J Exp Mar Bio Ecol 344:67–72 </w:t>
      </w:r>
    </w:p>
    <w:p w14:paraId="59EB1346"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Carricart-Ganivet JP, Beltrán-Torres AU, Merino M, Ruiz-Zárate MA (2000) Skeletal extension, density and calcification rate of the reef building coral </w:t>
      </w:r>
      <w:r w:rsidRPr="002E0D1D">
        <w:rPr>
          <w:rFonts w:ascii="Arial" w:hAnsi="Arial" w:cs="Arial"/>
          <w:i/>
          <w:iCs/>
          <w:noProof/>
          <w:sz w:val="24"/>
          <w:szCs w:val="24"/>
        </w:rPr>
        <w:t>Montastraea annularis</w:t>
      </w:r>
      <w:r w:rsidRPr="002E0D1D">
        <w:rPr>
          <w:rFonts w:ascii="Arial" w:hAnsi="Arial" w:cs="Arial"/>
          <w:noProof/>
          <w:sz w:val="24"/>
          <w:szCs w:val="24"/>
        </w:rPr>
        <w:t xml:space="preserve"> (Ellis and Solander) in the Mexican Caribbean. Bull Mar Sci 66:215–224 </w:t>
      </w:r>
    </w:p>
    <w:p w14:paraId="2A4F4683"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Carricart-Ganivet JP, Cabanillas-Terán N, Cruz-Ortega I, Blanchon P (2012) Sensitivity of calcification to thermal stress varies among genera of massive reef-building corals. PLoS One 7:e32859 </w:t>
      </w:r>
    </w:p>
    <w:p w14:paraId="3E50E083"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Cesar H, Burke L, Pet-Soede L (2003) The economics of worldwide coral reef degradation. Cesar Environmental Economics Consulting, The Netherlands </w:t>
      </w:r>
    </w:p>
    <w:p w14:paraId="3FC1E206"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Cogua P, Campos-Campos H, Duque G (2012) Concentración de mercurio total y metilmercurio en sedimento y seston de la Bahía de Cartagena, Caribe Colombiano. Bol Investig Mar y Costeras 41:267–285 </w:t>
      </w:r>
    </w:p>
    <w:p w14:paraId="0C08D141"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lastRenderedPageBreak/>
        <w:t xml:space="preserve">Cohen I, Dubinsky Z, Erez J (2016) Light enhanced calcification in hermatypic corals: New insights from light spectral responses. Front Mar Sci 2:122 </w:t>
      </w:r>
    </w:p>
    <w:p w14:paraId="4950729E"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Colombo-Pallotta MF, Rodríguez-Román A, Iglesias-Prieto R (2010) Calcification in bleached and unbleached </w:t>
      </w:r>
      <w:r w:rsidRPr="002E0D1D">
        <w:rPr>
          <w:rFonts w:ascii="Arial" w:hAnsi="Arial" w:cs="Arial"/>
          <w:i/>
          <w:iCs/>
          <w:noProof/>
          <w:sz w:val="24"/>
          <w:szCs w:val="24"/>
        </w:rPr>
        <w:t>Montastraea faveolata</w:t>
      </w:r>
      <w:r w:rsidRPr="002E0D1D">
        <w:rPr>
          <w:rFonts w:ascii="Arial" w:hAnsi="Arial" w:cs="Arial"/>
          <w:noProof/>
          <w:sz w:val="24"/>
          <w:szCs w:val="24"/>
        </w:rPr>
        <w:t xml:space="preserve">: Evaluating the role of oxygen and glycerol. Coral Reefs 29:899–907 </w:t>
      </w:r>
    </w:p>
    <w:p w14:paraId="2E4A0698"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Crook ED, Cohen AL, Rebolledo-Vieyra M, Hernandez L, Paytan A (2013) Reduced calcification and lack of acclimatization by coral colonies growing in areas of persistent natural acidification. Proc Natl Acad Sci U S A 110:11044–9 </w:t>
      </w:r>
    </w:p>
    <w:p w14:paraId="68EBBDF9"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Duprey N, Boucher H, Jiménez C (2012) Digital correction of computed X-radiographs for coral densitometry. J Exp Mar Bio Ecol 438:84–92 </w:t>
      </w:r>
    </w:p>
    <w:p w14:paraId="36E3E19C"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Enfield DB, Mestas-Nuñez AM, Trimble PJ (2001) The Atlantic multidecadal oscillation and its relationship to rainfall and river flows in the continental U.S.A. Geophys Res Lett 28:2077–2080 </w:t>
      </w:r>
    </w:p>
    <w:p w14:paraId="5F52E394"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Fabricius KE, Langdon C, Uthicke S, Humphrey C, Noonan S, De’ath G, Okazaki R, Muehllehner N, Glas MS, Lough JM (2011) Losers and winners in coral reefs acclimatized to elevated carbon dioxide concentrations. Nat Clim Chang 1:165–169 </w:t>
      </w:r>
    </w:p>
    <w:p w14:paraId="09F190AA"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Falkowski PG, Dubinsky Z, Muscatine L, Porter JW (1984) Light and the bioenergetics of a symbiotic coral. Bioscience 34:705–709 </w:t>
      </w:r>
    </w:p>
    <w:p w14:paraId="134792D1"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Garay JA, Giraldo LN (1997) Influencia de los aportes de materia orgánica externa y autóctona en el decrecimiento de los niveles de oxigeno disuelto en la Bahía </w:t>
      </w:r>
      <w:r w:rsidRPr="002E0D1D">
        <w:rPr>
          <w:rFonts w:ascii="Arial" w:hAnsi="Arial" w:cs="Arial"/>
          <w:noProof/>
          <w:sz w:val="24"/>
          <w:szCs w:val="24"/>
        </w:rPr>
        <w:lastRenderedPageBreak/>
        <w:t xml:space="preserve">de Cartagena, Colombia. Boletín Científico CIOH 18:1–13 </w:t>
      </w:r>
    </w:p>
    <w:p w14:paraId="3BD81339"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Grove CA, Nagtegaal R, Zinke J, Scheufen T, Koster B, Kasper S, McCulloch MT, van den Bergh G, Brummer GJA (2010) River runoff reconstructions from novel spectral luminescence scanning of massive coral skeletons. Coral Reefs 29:579–591 </w:t>
      </w:r>
    </w:p>
    <w:p w14:paraId="6B664D7E"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Helmle KP, Dodge RE, Swart PK, Gledhill DK, Eakin CM (2011) Growth rates of Florida corals from 1937 to 1996 and their response to climate change. Nat Commun 2:215 </w:t>
      </w:r>
    </w:p>
    <w:p w14:paraId="4EB7C82B"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Hennige SJ, Smith DJ, Perkins R, Consalvey M, Paterson DM, Suggett DJ (2008) Photoacclimation, growth and distribution of massive coral species in clear and turbid waters. Mar Ecol Prog Ser 369:77–88 </w:t>
      </w:r>
    </w:p>
    <w:p w14:paraId="7B86FAF3"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Hoegh-Guldberg O (2011) Coral reef ecosystems and anthropogenic climate change. Reg Environ Chang 11:215–227 </w:t>
      </w:r>
    </w:p>
    <w:p w14:paraId="04563A9C"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Hughes TP, Baird AH, Bellwood DR, Card M, Connolly SR, Folke C, Grosberg R, Hoegh-Guldberg O, Jackson JBC, Kleypas J, Lough JM, Marshall P, Nyström M, Palumbi SR, Pandolfi JM, Rosen B, Roughgarden J (2003) Climate change, human impacts, and the resilience of coral reefs. Science (80- ) 301:929–933 </w:t>
      </w:r>
    </w:p>
    <w:p w14:paraId="7B132FBC"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Hughes TP, Barnes ML, Bellwood DR, Cinner JE, Cumming GS, Jackson JBC, Kleypas J, Van De Leemput IA, Lough JM, Morrison TH, Palumbi SR, Van Nes EH, Scheffer M (2017) Coral reefs in the Anthropocene. Nature 546:82–90 </w:t>
      </w:r>
    </w:p>
    <w:p w14:paraId="2A1B40ED"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lastRenderedPageBreak/>
        <w:t xml:space="preserve">Junjie RK, Browne NK, Erftemeijer PLA, Todd PA (2014) Impacts of sediments on coral energetics: Partitioning the effects of turbidity and settling particles. PLoS One 9: </w:t>
      </w:r>
    </w:p>
    <w:p w14:paraId="729680DD"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Kwiatkowski L, Cox PM, Economou T, Halloran PR, Mumby PJ, Booth BBB, Carilli J, Guzman HM (2013) Supplemental. Nat Geosci 6:362–366 </w:t>
      </w:r>
    </w:p>
    <w:p w14:paraId="12DA840A"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Lizcano-Sandoval LD, Marulanda-Gómez Á, López-Victoria M, Rodriguez-Ramirez A (2019) Climate change and Atlantic Multidecadal Oscillation as drivers of recent declines in coral growth rates in the Southwestern Caribbean. Front Mar Sci 6:38 </w:t>
      </w:r>
    </w:p>
    <w:p w14:paraId="640840E2"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López-Victoria M, Rodríguez-Moreno M, Zapata FA (2015) A paradoxical reef from Varadero, Cartagena Bay, Colombia. Coral Reefs 34:231 </w:t>
      </w:r>
    </w:p>
    <w:p w14:paraId="2BAE025B"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Lough JM, Anderson KD, Hughes TP (2018) Increasing thermal stress for tropical coral reefs: 1871–2017. Sci Rep 8:6079 </w:t>
      </w:r>
    </w:p>
    <w:p w14:paraId="4D9D383F"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Lough JM, Barnes DJ (1997) Several centuries of variation in skeletal extension, density and calcification in massive </w:t>
      </w:r>
      <w:r w:rsidRPr="002E0D1D">
        <w:rPr>
          <w:rFonts w:ascii="Arial" w:hAnsi="Arial" w:cs="Arial"/>
          <w:i/>
          <w:iCs/>
          <w:noProof/>
          <w:sz w:val="24"/>
          <w:szCs w:val="24"/>
        </w:rPr>
        <w:t>Porites</w:t>
      </w:r>
      <w:r w:rsidRPr="002E0D1D">
        <w:rPr>
          <w:rFonts w:ascii="Arial" w:hAnsi="Arial" w:cs="Arial"/>
          <w:noProof/>
          <w:sz w:val="24"/>
          <w:szCs w:val="24"/>
        </w:rPr>
        <w:t xml:space="preserve"> colonies from the Great Barrier Reef: A proxy for seawater temperature and a background of variability against which to identify unnatural change. J Exp Mar Bio Ecol 211:29–67 </w:t>
      </w:r>
    </w:p>
    <w:p w14:paraId="2383A4E7"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Manjarrez G, Castro I, Utria L (2008) Bioacumulación de cadmio en ostras de la Bahía de Cartagena. Rev Ing Univ Medellín 7:11–20 </w:t>
      </w:r>
    </w:p>
    <w:p w14:paraId="0C59E77F"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Manzello DP, Enochs IC, Kolodziej G, Carlton R (2015a) Coral growth patterns of </w:t>
      </w:r>
      <w:r w:rsidRPr="002E0D1D">
        <w:rPr>
          <w:rFonts w:ascii="Arial" w:hAnsi="Arial" w:cs="Arial"/>
          <w:i/>
          <w:iCs/>
          <w:noProof/>
          <w:sz w:val="24"/>
          <w:szCs w:val="24"/>
        </w:rPr>
        <w:t>Montastraea cavernosa</w:t>
      </w:r>
      <w:r w:rsidRPr="002E0D1D">
        <w:rPr>
          <w:rFonts w:ascii="Arial" w:hAnsi="Arial" w:cs="Arial"/>
          <w:noProof/>
          <w:sz w:val="24"/>
          <w:szCs w:val="24"/>
        </w:rPr>
        <w:t xml:space="preserve"> and </w:t>
      </w:r>
      <w:r w:rsidRPr="002E0D1D">
        <w:rPr>
          <w:rFonts w:ascii="Arial" w:hAnsi="Arial" w:cs="Arial"/>
          <w:i/>
          <w:iCs/>
          <w:noProof/>
          <w:sz w:val="24"/>
          <w:szCs w:val="24"/>
        </w:rPr>
        <w:t>Porites astreoides</w:t>
      </w:r>
      <w:r w:rsidRPr="002E0D1D">
        <w:rPr>
          <w:rFonts w:ascii="Arial" w:hAnsi="Arial" w:cs="Arial"/>
          <w:noProof/>
          <w:sz w:val="24"/>
          <w:szCs w:val="24"/>
        </w:rPr>
        <w:t xml:space="preserve"> in the Florida Keys: The importance of thermal stress and inimical waters. J Exp Mar Bio Ecol </w:t>
      </w:r>
      <w:r w:rsidRPr="002E0D1D">
        <w:rPr>
          <w:rFonts w:ascii="Arial" w:hAnsi="Arial" w:cs="Arial"/>
          <w:noProof/>
          <w:sz w:val="24"/>
          <w:szCs w:val="24"/>
        </w:rPr>
        <w:lastRenderedPageBreak/>
        <w:t xml:space="preserve">471:198–207 </w:t>
      </w:r>
    </w:p>
    <w:p w14:paraId="7012A1BD"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Manzello DP, Enochs IC, Kolodziej G, Carlton RR (2015b) Recent decade of growth and calcification of </w:t>
      </w:r>
      <w:r w:rsidRPr="002E0D1D">
        <w:rPr>
          <w:rFonts w:ascii="Arial" w:hAnsi="Arial" w:cs="Arial"/>
          <w:i/>
          <w:iCs/>
          <w:noProof/>
          <w:sz w:val="24"/>
          <w:szCs w:val="24"/>
        </w:rPr>
        <w:t>Orbicella faveolata</w:t>
      </w:r>
      <w:r w:rsidRPr="002E0D1D">
        <w:rPr>
          <w:rFonts w:ascii="Arial" w:hAnsi="Arial" w:cs="Arial"/>
          <w:noProof/>
          <w:sz w:val="24"/>
          <w:szCs w:val="24"/>
        </w:rPr>
        <w:t xml:space="preserve"> in the Florida Keys: An inshore-offshore comparison. Mar Ecol Prog Ser 521:81–89 </w:t>
      </w:r>
    </w:p>
    <w:p w14:paraId="15D3CF1E"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Martínez JI, Yokoyama Y, Gomez A, Delgado A, Matsuzaki H, Rendon E (2010) Late Holocene marine terraces of the Cartagena region, southern Caribbean: The product of neotectonism or a former high stand in sea-level? J South Am Earth Sci 29:214–224 </w:t>
      </w:r>
    </w:p>
    <w:p w14:paraId="79BD6452"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Mass T, Kline DI, Roopin M, Veal CJ, Cohen S, Iluz D, Levy O (2010) The spectral quality of light is a key driver of photosynthesis and photoadaptation in </w:t>
      </w:r>
      <w:r w:rsidRPr="002E0D1D">
        <w:rPr>
          <w:rFonts w:ascii="Arial" w:hAnsi="Arial" w:cs="Arial"/>
          <w:i/>
          <w:iCs/>
          <w:noProof/>
          <w:sz w:val="24"/>
          <w:szCs w:val="24"/>
        </w:rPr>
        <w:t>Stylophora pistillata</w:t>
      </w:r>
      <w:r w:rsidRPr="002E0D1D">
        <w:rPr>
          <w:rFonts w:ascii="Arial" w:hAnsi="Arial" w:cs="Arial"/>
          <w:noProof/>
          <w:sz w:val="24"/>
          <w:szCs w:val="24"/>
        </w:rPr>
        <w:t xml:space="preserve"> colonies from different depths in the Red Sea. J Exp Biol 213:4084–91 </w:t>
      </w:r>
    </w:p>
    <w:p w14:paraId="71BEA75B"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Maynard J, Van Hooidonk R, Eakin CM, Puotinen M, Garren M, Williams G, Heron SF, Lamb J, Weil E, Willis B, Harvell CD (2015) Projections of climate conditions that increase coral disease susceptibility and pathogen abundance and virulence. Nat Clim Chang 5:688–694 </w:t>
      </w:r>
    </w:p>
    <w:p w14:paraId="3A273AC8"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McClanahan TR, Donner SD, Maynard JA, MacNeil MA, Graham NAJ, Maina J, Baker AC, Alemu I. JB, Beger M, Campbell SJ, Darling ES, Eakin CM, Heron SF, Jupiter SD, Lundquist CJ, McLeod E, Mumby PJ, Paddack MJ, Selig ER, van Woesik R (2012) Prioritizing key resilience indicators to support coral reef management in a changing climate. PLoS One 7:e42884 </w:t>
      </w:r>
    </w:p>
    <w:p w14:paraId="0E06D3B7"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Mogollón J V. (2013) El Canal del Dique: Historia de un Desastre Ambiental. El </w:t>
      </w:r>
      <w:r w:rsidRPr="002E0D1D">
        <w:rPr>
          <w:rFonts w:ascii="Arial" w:hAnsi="Arial" w:cs="Arial"/>
          <w:noProof/>
          <w:sz w:val="24"/>
          <w:szCs w:val="24"/>
        </w:rPr>
        <w:lastRenderedPageBreak/>
        <w:t xml:space="preserve">Áncora Editores, Bogotá, Colombia </w:t>
      </w:r>
    </w:p>
    <w:p w14:paraId="36F4CAC7"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Nagtegaal R, Grove CA, Kasper S, Zinke J, Boer W, Brummer GJA (2012) Spectral luminescence and geochemistry of coral aragonite: Effects of whole-core treatment. Chem Geol 318–319:6–15 </w:t>
      </w:r>
    </w:p>
    <w:p w14:paraId="68141014"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Odriozola AL, Varela R, Hu C, Astor Y, Lorenzoni L, Müller-Karger FE (2007) On the absorption of light in the Orinoco River plume. Cont Shelf Res 27:1447–1464 </w:t>
      </w:r>
    </w:p>
    <w:p w14:paraId="64B9BCA9"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Olivero-Verbel J, Agudelo-Frias D, Caballero-Gallardo K (2013) Morphometric parameters and total mercury in eggs of snowy egret (</w:t>
      </w:r>
      <w:r w:rsidRPr="002E0D1D">
        <w:rPr>
          <w:rFonts w:ascii="Arial" w:hAnsi="Arial" w:cs="Arial"/>
          <w:i/>
          <w:iCs/>
          <w:noProof/>
          <w:sz w:val="24"/>
          <w:szCs w:val="24"/>
        </w:rPr>
        <w:t>Egretta thula</w:t>
      </w:r>
      <w:r w:rsidRPr="002E0D1D">
        <w:rPr>
          <w:rFonts w:ascii="Arial" w:hAnsi="Arial" w:cs="Arial"/>
          <w:noProof/>
          <w:sz w:val="24"/>
          <w:szCs w:val="24"/>
        </w:rPr>
        <w:t xml:space="preserve">) from Cartagena Bay and Totumo Marsh, north of Colombia. Mar Pollut Bull 69:105–109 </w:t>
      </w:r>
    </w:p>
    <w:p w14:paraId="448780BA"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Pagliardini JL, Gómez MA, Gutiérrez H, Zapata SI, Jurado A, Garay JA, Vernette G (1982) Síntesis del proyecto Bahía de Cartagena. Boletín Científico CIOH 4:49–11 </w:t>
      </w:r>
    </w:p>
    <w:p w14:paraId="1D62378A"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Pandolfi JM, Connolly SR, Marshall DJ, Cohen AL (2011) Projecting coral reef futures under global warming and ocean acidification. Science (80- ) 333:418–422 </w:t>
      </w:r>
    </w:p>
    <w:p w14:paraId="5BF9660C"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Parra-Lozano JP, Espinoza-Diaz LF, Betancourt-Portela JM, Garay-Tinoco JA, Alonso-Hernandez C, Diaz-Asencio M, Ruiz-Fernandez AC, Sanchez-Cabeza JA, Gerardo-Abaya J (2011) Historical reconstructions of mercury contamination in sediments from Cartagena Bay, Colombia. </w:t>
      </w:r>
    </w:p>
    <w:p w14:paraId="09CCCE0D"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Pizarro V, Rodríguez SC, López-Victoria M, Zapata FA, Zea S, Galindo-Martínez </w:t>
      </w:r>
      <w:r w:rsidRPr="002E0D1D">
        <w:rPr>
          <w:rFonts w:ascii="Arial" w:hAnsi="Arial" w:cs="Arial"/>
          <w:noProof/>
          <w:sz w:val="24"/>
          <w:szCs w:val="24"/>
        </w:rPr>
        <w:lastRenderedPageBreak/>
        <w:t xml:space="preserve">CT, Iglesias-Prieto R, Pollock J, Medina M (2017) Unraveling the structure and composition of Varadero Reef, an improbable and imperiled coral reef in the Colombian Caribbean. PeerJ 5:e4119 </w:t>
      </w:r>
    </w:p>
    <w:p w14:paraId="11098D96"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Rayner NA, Parker DE, Horton EB, Folland CK, Alexander LV, Rowell DP (2003) Global analyses of sea surface temperature, sea ice, and night marine air temperature since the late nineteenth century. J Geophys Res 108:4407 </w:t>
      </w:r>
    </w:p>
    <w:p w14:paraId="36896432"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Reed E V., Cole JE, Lough JM, Thompson D, Cantin NE (2019) Linking climate variability and growth in coral skeletal records from the Great Barrier Reef. Coral Reefs 38:29–43 </w:t>
      </w:r>
    </w:p>
    <w:p w14:paraId="4FD5AE8D"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Restrepo JC, Escobar J, Otero L, Franco D, Pierini J, Correa I (2017) Factors influencing the distribution and characteristics of surface sediment in the Bay of Cartagena, Colombia. J Coast Res 331:135–148 </w:t>
      </w:r>
    </w:p>
    <w:p w14:paraId="53962FA3"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Restrepo JC, Franco D, Escobar J, Correa ID, Otero L, Gutiérrez J (2013) Bahía de Cartagena (Colombia): Distribución de sedimentos superficiales y ambientes sedimentarios. Lat Am J Aquat Res 41:99–112 </w:t>
      </w:r>
    </w:p>
    <w:p w14:paraId="43AE66F1"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Restrepo JD, Kjerfve B (2000) Magdalena river: Interannual variability (1975-1995) and revised water discharge and sediment load estimates. J Hydrol 235:137–149 </w:t>
      </w:r>
    </w:p>
    <w:p w14:paraId="14B00684"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Restrepo JD, Park E, Aquino S, Latrubesse EM (2016) Coral reefs chronically exposed to river sediment plumes in the southwestern Caribbean: Rosario Islands, Colombia. Sci Total Environ 553:316–329 </w:t>
      </w:r>
    </w:p>
    <w:p w14:paraId="3FF6BD0F"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Saenger C, Cohen AL, Oppo DW, Halley RB, Carilli JE (2009) Surface-</w:t>
      </w:r>
      <w:r w:rsidRPr="002E0D1D">
        <w:rPr>
          <w:rFonts w:ascii="Arial" w:hAnsi="Arial" w:cs="Arial"/>
          <w:noProof/>
          <w:sz w:val="24"/>
          <w:szCs w:val="24"/>
        </w:rPr>
        <w:lastRenderedPageBreak/>
        <w:t xml:space="preserve">temperature trends and variability in the low-latitude North Atlantic since 1552. Nat Geosci 2:492–495 </w:t>
      </w:r>
    </w:p>
    <w:p w14:paraId="77BFD0BF"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Tanzil JTI, Lee JN, Brown BE, Quax R, Kaandorp JA, Lough JM, Todd PA (2016) Luminescence and density banding patterns in massive </w:t>
      </w:r>
      <w:r w:rsidRPr="002E0D1D">
        <w:rPr>
          <w:rFonts w:ascii="Arial" w:hAnsi="Arial" w:cs="Arial"/>
          <w:i/>
          <w:iCs/>
          <w:noProof/>
          <w:sz w:val="24"/>
          <w:szCs w:val="24"/>
        </w:rPr>
        <w:t>Porites</w:t>
      </w:r>
      <w:r w:rsidRPr="002E0D1D">
        <w:rPr>
          <w:rFonts w:ascii="Arial" w:hAnsi="Arial" w:cs="Arial"/>
          <w:noProof/>
          <w:sz w:val="24"/>
          <w:szCs w:val="24"/>
        </w:rPr>
        <w:t xml:space="preserve"> corals around the Thai-Malay Peninsula, Southeast Asia. Limnol Oceanogr 61:2003–2025 </w:t>
      </w:r>
    </w:p>
    <w:p w14:paraId="14B82999"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Tosic M, Martins F, Lonin S, Izquierdo A, Restrepo JD (2019a) Hydrodynamic modelling of a polluted tropical bay: Assessment of anthropogenic impacts on freshwater runoff and estuarine water renewal. J Environ Manage 236:695–714 </w:t>
      </w:r>
    </w:p>
    <w:p w14:paraId="78208FF2"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Tosic M, Restrepo JD, Izquierdo A, Lonin S, Martins F, Escobar R (2018) An integrated approach for the assessment of land-based pollution loads in the coastal zone. Estuar Coast Shelf Sci 211:217–226 </w:t>
      </w:r>
    </w:p>
    <w:p w14:paraId="143F2E0E"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Tosic M, Restrepo JD, Lonin S, Izquierdo A, Martins F (2019b) Water and sediment quality in Cartagena Bay, Colombia: Seasonal variability and potential impacts of pollution. Estuar Coast Shelf Sci 216:187–203 </w:t>
      </w:r>
    </w:p>
    <w:p w14:paraId="56D67B5E"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Tuchkovenko YS, Lonin SA (2003) Mathematical model of the oxygen regime of Cartagena Bay. Ecol Modell 165:91–106 </w:t>
      </w:r>
    </w:p>
    <w:p w14:paraId="7D47AC65"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szCs w:val="24"/>
        </w:rPr>
      </w:pPr>
      <w:r w:rsidRPr="002E0D1D">
        <w:rPr>
          <w:rFonts w:ascii="Arial" w:hAnsi="Arial" w:cs="Arial"/>
          <w:noProof/>
          <w:sz w:val="24"/>
          <w:szCs w:val="24"/>
        </w:rPr>
        <w:t xml:space="preserve">Tuchkovenko YS, Rendón SR (2002) Estudio del comportamiento de la contaminación bacteriana en la Bahía de Cartagena. Boletín Científico CIOH 20:56–67 </w:t>
      </w:r>
    </w:p>
    <w:p w14:paraId="41ADAA6F" w14:textId="77777777" w:rsidR="002E0D1D" w:rsidRPr="002E0D1D" w:rsidRDefault="002E0D1D" w:rsidP="002E0D1D">
      <w:pPr>
        <w:widowControl w:val="0"/>
        <w:autoSpaceDE w:val="0"/>
        <w:autoSpaceDN w:val="0"/>
        <w:adjustRightInd w:val="0"/>
        <w:spacing w:line="480" w:lineRule="auto"/>
        <w:ind w:left="480" w:hanging="480"/>
        <w:rPr>
          <w:rFonts w:ascii="Arial" w:hAnsi="Arial" w:cs="Arial"/>
          <w:noProof/>
          <w:sz w:val="24"/>
        </w:rPr>
      </w:pPr>
      <w:r w:rsidRPr="002E0D1D">
        <w:rPr>
          <w:rFonts w:ascii="Arial" w:hAnsi="Arial" w:cs="Arial"/>
          <w:noProof/>
          <w:sz w:val="24"/>
          <w:szCs w:val="24"/>
        </w:rPr>
        <w:t xml:space="preserve">Vásquez-Bedoya LF, Cohen AL, Oppo DW, Blanchon P (2012) Corals record persistent multidecadal SST variability in the Atlantic Warm Pool since 1775 </w:t>
      </w:r>
      <w:r w:rsidRPr="002E0D1D">
        <w:rPr>
          <w:rFonts w:ascii="Arial" w:hAnsi="Arial" w:cs="Arial"/>
          <w:noProof/>
          <w:sz w:val="24"/>
          <w:szCs w:val="24"/>
        </w:rPr>
        <w:lastRenderedPageBreak/>
        <w:t xml:space="preserve">AD. Paleoceanography 27:PA3231 </w:t>
      </w:r>
    </w:p>
    <w:p w14:paraId="1177D8EF" w14:textId="3E2E4297" w:rsidR="009E0BA2" w:rsidRPr="00F901E7" w:rsidRDefault="004E66A9" w:rsidP="00293772">
      <w:pPr>
        <w:spacing w:line="480" w:lineRule="auto"/>
        <w:rPr>
          <w:rFonts w:ascii="Arial" w:hAnsi="Arial" w:cs="Arial"/>
          <w:sz w:val="24"/>
          <w:szCs w:val="24"/>
          <w:lang w:val="en-US"/>
        </w:rPr>
      </w:pPr>
      <w:r>
        <w:rPr>
          <w:rFonts w:ascii="Arial" w:hAnsi="Arial" w:cs="Arial"/>
          <w:sz w:val="24"/>
          <w:szCs w:val="24"/>
          <w:lang w:val="en-US"/>
        </w:rPr>
        <w:fldChar w:fldCharType="end"/>
      </w:r>
      <w:r w:rsidR="009E0BA2" w:rsidRPr="00146443">
        <w:rPr>
          <w:rFonts w:ascii="Arial" w:hAnsi="Arial" w:cs="Arial"/>
          <w:lang w:val="en-US"/>
        </w:rPr>
        <w:br w:type="page"/>
      </w:r>
    </w:p>
    <w:p w14:paraId="00A9D845" w14:textId="22275625" w:rsidR="002218AE" w:rsidRDefault="002218AE">
      <w:pPr>
        <w:rPr>
          <w:rFonts w:ascii="Arial" w:hAnsi="Arial" w:cs="Arial"/>
          <w:b/>
          <w:lang w:val="en-US"/>
        </w:rPr>
      </w:pPr>
      <w:r w:rsidRPr="001B0CCE">
        <w:rPr>
          <w:rFonts w:ascii="Arial" w:hAnsi="Arial" w:cs="Arial"/>
          <w:b/>
          <w:lang w:val="en-US"/>
        </w:rPr>
        <w:lastRenderedPageBreak/>
        <w:t>TABL</w:t>
      </w:r>
      <w:r w:rsidR="00EB1EF6" w:rsidRPr="001B0CCE">
        <w:rPr>
          <w:rFonts w:ascii="Arial" w:hAnsi="Arial" w:cs="Arial"/>
          <w:b/>
          <w:lang w:val="en-US"/>
        </w:rPr>
        <w:t>E</w:t>
      </w:r>
      <w:r w:rsidRPr="001B0CCE">
        <w:rPr>
          <w:rFonts w:ascii="Arial" w:hAnsi="Arial" w:cs="Arial"/>
          <w:b/>
          <w:lang w:val="en-US"/>
        </w:rPr>
        <w:t>S</w:t>
      </w:r>
    </w:p>
    <w:p w14:paraId="1D7AD950" w14:textId="77777777" w:rsidR="00386546" w:rsidRDefault="00386546">
      <w:pPr>
        <w:rPr>
          <w:rFonts w:ascii="Arial" w:hAnsi="Arial" w:cs="Arial"/>
          <w:b/>
          <w:lang w:val="en-US"/>
        </w:rPr>
      </w:pPr>
    </w:p>
    <w:p w14:paraId="7EFD25D9" w14:textId="72669E81" w:rsidR="007A2F99" w:rsidRPr="001E4B29" w:rsidRDefault="00386546">
      <w:pPr>
        <w:rPr>
          <w:rFonts w:ascii="Arial" w:hAnsi="Arial" w:cs="Arial"/>
          <w:lang w:val="en-US"/>
        </w:rPr>
      </w:pPr>
      <w:r>
        <w:rPr>
          <w:rFonts w:ascii="Arial" w:hAnsi="Arial" w:cs="Arial"/>
          <w:b/>
          <w:lang w:val="en-US"/>
        </w:rPr>
        <w:t>Table 1.</w:t>
      </w:r>
      <w:r w:rsidR="001E4B29">
        <w:rPr>
          <w:rFonts w:ascii="Arial" w:hAnsi="Arial" w:cs="Arial"/>
          <w:b/>
          <w:lang w:val="en-US"/>
        </w:rPr>
        <w:t xml:space="preserve"> </w:t>
      </w:r>
      <w:r w:rsidR="001E4B29">
        <w:rPr>
          <w:rFonts w:ascii="Arial" w:hAnsi="Arial" w:cs="Arial"/>
          <w:lang w:val="en-US"/>
        </w:rPr>
        <w:t xml:space="preserve">Coral growth mean and standard deviations from </w:t>
      </w:r>
      <w:r w:rsidR="008A1103">
        <w:rPr>
          <w:rFonts w:ascii="Arial" w:hAnsi="Arial" w:cs="Arial"/>
          <w:lang w:val="en-US"/>
        </w:rPr>
        <w:t>three</w:t>
      </w:r>
      <w:r w:rsidR="001E4B29">
        <w:rPr>
          <w:rFonts w:ascii="Arial" w:hAnsi="Arial" w:cs="Arial"/>
          <w:lang w:val="en-US"/>
        </w:rPr>
        <w:t xml:space="preserve"> </w:t>
      </w:r>
      <w:r w:rsidR="008A1103">
        <w:rPr>
          <w:rFonts w:ascii="Arial" w:hAnsi="Arial" w:cs="Arial"/>
          <w:lang w:val="en-US"/>
        </w:rPr>
        <w:t>specimens</w:t>
      </w:r>
      <w:r w:rsidR="001E4B29">
        <w:rPr>
          <w:rFonts w:ascii="Arial" w:hAnsi="Arial" w:cs="Arial"/>
          <w:lang w:val="en-US"/>
        </w:rPr>
        <w:t xml:space="preserve"> of the coral </w:t>
      </w:r>
      <w:r w:rsidR="001E4B29" w:rsidRPr="001E4B29">
        <w:rPr>
          <w:rFonts w:ascii="Arial" w:hAnsi="Arial" w:cs="Arial"/>
          <w:i/>
          <w:lang w:val="en-US"/>
        </w:rPr>
        <w:t xml:space="preserve">O. </w:t>
      </w:r>
      <w:proofErr w:type="spellStart"/>
      <w:r w:rsidR="001E4B29" w:rsidRPr="001E4B29">
        <w:rPr>
          <w:rFonts w:ascii="Arial" w:hAnsi="Arial" w:cs="Arial"/>
          <w:i/>
          <w:lang w:val="en-US"/>
        </w:rPr>
        <w:t>faveolata</w:t>
      </w:r>
      <w:proofErr w:type="spellEnd"/>
      <w:r w:rsidR="001E4B29">
        <w:rPr>
          <w:rFonts w:ascii="Arial" w:hAnsi="Arial" w:cs="Arial"/>
          <w:lang w:val="en-US"/>
        </w:rPr>
        <w:t xml:space="preserve"> in </w:t>
      </w:r>
      <w:proofErr w:type="spellStart"/>
      <w:r w:rsidR="001E4B29">
        <w:rPr>
          <w:rFonts w:ascii="Arial" w:hAnsi="Arial" w:cs="Arial"/>
          <w:lang w:val="en-US"/>
        </w:rPr>
        <w:t>Varadero</w:t>
      </w:r>
      <w:proofErr w:type="spellEnd"/>
      <w:r w:rsidR="001E4B29">
        <w:rPr>
          <w:rFonts w:ascii="Arial" w:hAnsi="Arial" w:cs="Arial"/>
          <w:lang w:val="en-US"/>
        </w:rPr>
        <w:t xml:space="preserve"> Reef.</w:t>
      </w:r>
    </w:p>
    <w:tbl>
      <w:tblPr>
        <w:tblW w:w="7220" w:type="dxa"/>
        <w:tblInd w:w="70" w:type="dxa"/>
        <w:tblCellMar>
          <w:left w:w="70" w:type="dxa"/>
          <w:right w:w="70" w:type="dxa"/>
        </w:tblCellMar>
        <w:tblLook w:val="04A0" w:firstRow="1" w:lastRow="0" w:firstColumn="1" w:lastColumn="0" w:noHBand="0" w:noVBand="1"/>
      </w:tblPr>
      <w:tblGrid>
        <w:gridCol w:w="2308"/>
        <w:gridCol w:w="1236"/>
        <w:gridCol w:w="1276"/>
        <w:gridCol w:w="1200"/>
        <w:gridCol w:w="1200"/>
      </w:tblGrid>
      <w:tr w:rsidR="008A1103" w:rsidRPr="007A2F99" w14:paraId="382375F6" w14:textId="77777777" w:rsidTr="008A1103">
        <w:trPr>
          <w:trHeight w:val="315"/>
        </w:trPr>
        <w:tc>
          <w:tcPr>
            <w:tcW w:w="2308" w:type="dxa"/>
            <w:tcBorders>
              <w:top w:val="single" w:sz="4" w:space="0" w:color="auto"/>
              <w:left w:val="nil"/>
              <w:bottom w:val="single" w:sz="8" w:space="0" w:color="auto"/>
              <w:right w:val="nil"/>
            </w:tcBorders>
            <w:shd w:val="clear" w:color="auto" w:fill="auto"/>
            <w:noWrap/>
            <w:vAlign w:val="center"/>
            <w:hideMark/>
          </w:tcPr>
          <w:p w14:paraId="050D2E35" w14:textId="77777777" w:rsidR="008A1103" w:rsidRPr="007A2F99" w:rsidRDefault="008A1103" w:rsidP="007A2F99">
            <w:pPr>
              <w:spacing w:after="0" w:line="240" w:lineRule="auto"/>
              <w:rPr>
                <w:rFonts w:ascii="Arial" w:eastAsia="Times New Roman" w:hAnsi="Arial" w:cs="Arial"/>
                <w:b/>
                <w:bCs/>
                <w:sz w:val="18"/>
                <w:szCs w:val="18"/>
                <w:lang w:val="es-ES" w:eastAsia="es-ES"/>
              </w:rPr>
            </w:pPr>
            <w:proofErr w:type="spellStart"/>
            <w:r w:rsidRPr="007A2F99">
              <w:rPr>
                <w:rFonts w:ascii="Arial" w:eastAsia="Times New Roman" w:hAnsi="Arial" w:cs="Arial"/>
                <w:b/>
                <w:bCs/>
                <w:sz w:val="18"/>
                <w:szCs w:val="18"/>
                <w:lang w:val="es-ES" w:eastAsia="es-ES"/>
              </w:rPr>
              <w:t>Growth</w:t>
            </w:r>
            <w:proofErr w:type="spellEnd"/>
            <w:r w:rsidRPr="007A2F99">
              <w:rPr>
                <w:rFonts w:ascii="Arial" w:eastAsia="Times New Roman" w:hAnsi="Arial" w:cs="Arial"/>
                <w:b/>
                <w:bCs/>
                <w:sz w:val="18"/>
                <w:szCs w:val="18"/>
                <w:lang w:val="es-ES" w:eastAsia="es-ES"/>
              </w:rPr>
              <w:t xml:space="preserve"> </w:t>
            </w:r>
            <w:proofErr w:type="spellStart"/>
            <w:r w:rsidRPr="007A2F99">
              <w:rPr>
                <w:rFonts w:ascii="Arial" w:eastAsia="Times New Roman" w:hAnsi="Arial" w:cs="Arial"/>
                <w:b/>
                <w:bCs/>
                <w:sz w:val="18"/>
                <w:szCs w:val="18"/>
                <w:lang w:val="es-ES" w:eastAsia="es-ES"/>
              </w:rPr>
              <w:t>parameter</w:t>
            </w:r>
            <w:proofErr w:type="spellEnd"/>
          </w:p>
        </w:tc>
        <w:tc>
          <w:tcPr>
            <w:tcW w:w="1236" w:type="dxa"/>
            <w:tcBorders>
              <w:top w:val="single" w:sz="4" w:space="0" w:color="auto"/>
              <w:left w:val="nil"/>
              <w:bottom w:val="single" w:sz="8" w:space="0" w:color="auto"/>
              <w:right w:val="nil"/>
            </w:tcBorders>
            <w:shd w:val="clear" w:color="auto" w:fill="auto"/>
            <w:noWrap/>
            <w:vAlign w:val="center"/>
            <w:hideMark/>
          </w:tcPr>
          <w:p w14:paraId="47A788F1" w14:textId="77777777" w:rsidR="008A1103" w:rsidRDefault="008A1103" w:rsidP="007A2F99">
            <w:pPr>
              <w:spacing w:after="0" w:line="240" w:lineRule="auto"/>
              <w:rPr>
                <w:rFonts w:ascii="Arial" w:eastAsia="Times New Roman" w:hAnsi="Arial" w:cs="Arial"/>
                <w:b/>
                <w:bCs/>
                <w:sz w:val="18"/>
                <w:szCs w:val="18"/>
                <w:lang w:val="es-ES" w:eastAsia="es-ES"/>
              </w:rPr>
            </w:pPr>
            <w:proofErr w:type="spellStart"/>
            <w:r>
              <w:rPr>
                <w:rFonts w:ascii="Arial" w:eastAsia="Times New Roman" w:hAnsi="Arial" w:cs="Arial"/>
                <w:b/>
                <w:bCs/>
                <w:sz w:val="18"/>
                <w:szCs w:val="18"/>
                <w:lang w:val="es-ES" w:eastAsia="es-ES"/>
              </w:rPr>
              <w:t>Overall</w:t>
            </w:r>
            <w:proofErr w:type="spellEnd"/>
          </w:p>
          <w:p w14:paraId="65B26777" w14:textId="7616A4B9" w:rsidR="008A1103" w:rsidRPr="007A2F99" w:rsidRDefault="008A1103"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Pr="007A2F99">
              <w:rPr>
                <w:rFonts w:ascii="Arial" w:eastAsia="Times New Roman" w:hAnsi="Arial" w:cs="Arial"/>
                <w:b/>
                <w:bCs/>
                <w:sz w:val="18"/>
                <w:szCs w:val="18"/>
                <w:lang w:val="es-ES" w:eastAsia="es-ES"/>
              </w:rPr>
              <w:t>2015)</w:t>
            </w:r>
          </w:p>
        </w:tc>
        <w:tc>
          <w:tcPr>
            <w:tcW w:w="1276" w:type="dxa"/>
            <w:tcBorders>
              <w:top w:val="single" w:sz="4" w:space="0" w:color="auto"/>
              <w:left w:val="nil"/>
              <w:bottom w:val="single" w:sz="8" w:space="0" w:color="auto"/>
              <w:right w:val="nil"/>
            </w:tcBorders>
            <w:shd w:val="clear" w:color="auto" w:fill="auto"/>
            <w:noWrap/>
            <w:vAlign w:val="center"/>
            <w:hideMark/>
          </w:tcPr>
          <w:p w14:paraId="76040DAC" w14:textId="77777777" w:rsidR="008A1103" w:rsidRDefault="008A1103" w:rsidP="007A2F99">
            <w:pPr>
              <w:spacing w:after="0" w:line="240" w:lineRule="auto"/>
              <w:rPr>
                <w:rFonts w:ascii="Arial" w:eastAsia="Times New Roman" w:hAnsi="Arial" w:cs="Arial"/>
                <w:b/>
                <w:bCs/>
                <w:sz w:val="18"/>
                <w:szCs w:val="18"/>
                <w:lang w:val="es-ES" w:eastAsia="es-ES"/>
              </w:rPr>
            </w:pPr>
            <w:r w:rsidRPr="007A2F99">
              <w:rPr>
                <w:rFonts w:ascii="Arial" w:eastAsia="Times New Roman" w:hAnsi="Arial" w:cs="Arial"/>
                <w:b/>
                <w:bCs/>
                <w:sz w:val="18"/>
                <w:szCs w:val="18"/>
                <w:lang w:val="es-ES" w:eastAsia="es-ES"/>
              </w:rPr>
              <w:t>VAR2</w:t>
            </w:r>
          </w:p>
          <w:p w14:paraId="6F212A1C" w14:textId="0C03B8D9" w:rsidR="008A1103" w:rsidRPr="007A2F99" w:rsidRDefault="008A1103"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Pr="007A2F99">
              <w:rPr>
                <w:rFonts w:ascii="Arial" w:eastAsia="Times New Roman" w:hAnsi="Arial" w:cs="Arial"/>
                <w:b/>
                <w:bCs/>
                <w:sz w:val="18"/>
                <w:szCs w:val="18"/>
                <w:lang w:val="es-ES" w:eastAsia="es-ES"/>
              </w:rPr>
              <w:t>2015)</w:t>
            </w:r>
          </w:p>
        </w:tc>
        <w:tc>
          <w:tcPr>
            <w:tcW w:w="1200" w:type="dxa"/>
            <w:tcBorders>
              <w:top w:val="single" w:sz="4" w:space="0" w:color="auto"/>
              <w:left w:val="nil"/>
              <w:bottom w:val="single" w:sz="8" w:space="0" w:color="auto"/>
              <w:right w:val="nil"/>
            </w:tcBorders>
            <w:shd w:val="clear" w:color="auto" w:fill="auto"/>
            <w:noWrap/>
            <w:vAlign w:val="center"/>
            <w:hideMark/>
          </w:tcPr>
          <w:p w14:paraId="719D16FC" w14:textId="77777777" w:rsidR="008A1103" w:rsidRDefault="008A1103" w:rsidP="007A2F99">
            <w:pPr>
              <w:spacing w:after="0" w:line="240" w:lineRule="auto"/>
              <w:rPr>
                <w:rFonts w:ascii="Arial" w:eastAsia="Times New Roman" w:hAnsi="Arial" w:cs="Arial"/>
                <w:b/>
                <w:bCs/>
                <w:sz w:val="18"/>
                <w:szCs w:val="18"/>
                <w:lang w:val="es-ES" w:eastAsia="es-ES"/>
              </w:rPr>
            </w:pPr>
            <w:r w:rsidRPr="007A2F99">
              <w:rPr>
                <w:rFonts w:ascii="Arial" w:eastAsia="Times New Roman" w:hAnsi="Arial" w:cs="Arial"/>
                <w:b/>
                <w:bCs/>
                <w:sz w:val="18"/>
                <w:szCs w:val="18"/>
                <w:lang w:val="es-ES" w:eastAsia="es-ES"/>
              </w:rPr>
              <w:t>VAR3</w:t>
            </w:r>
          </w:p>
          <w:p w14:paraId="66595BB9" w14:textId="27572FD6" w:rsidR="008A1103" w:rsidRPr="007A2F99" w:rsidRDefault="008A1103"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Pr="007A2F99">
              <w:rPr>
                <w:rFonts w:ascii="Arial" w:eastAsia="Times New Roman" w:hAnsi="Arial" w:cs="Arial"/>
                <w:b/>
                <w:bCs/>
                <w:sz w:val="18"/>
                <w:szCs w:val="18"/>
                <w:lang w:val="es-ES" w:eastAsia="es-ES"/>
              </w:rPr>
              <w:t>2015)</w:t>
            </w:r>
          </w:p>
        </w:tc>
        <w:tc>
          <w:tcPr>
            <w:tcW w:w="1200" w:type="dxa"/>
            <w:tcBorders>
              <w:top w:val="single" w:sz="4" w:space="0" w:color="auto"/>
              <w:left w:val="nil"/>
              <w:bottom w:val="single" w:sz="8" w:space="0" w:color="auto"/>
              <w:right w:val="nil"/>
            </w:tcBorders>
            <w:shd w:val="clear" w:color="auto" w:fill="auto"/>
            <w:noWrap/>
            <w:vAlign w:val="center"/>
            <w:hideMark/>
          </w:tcPr>
          <w:p w14:paraId="30135CC7" w14:textId="77777777" w:rsidR="008A1103" w:rsidRDefault="008A1103" w:rsidP="007A2F99">
            <w:pPr>
              <w:spacing w:after="0" w:line="240" w:lineRule="auto"/>
              <w:rPr>
                <w:rFonts w:ascii="Arial" w:eastAsia="Times New Roman" w:hAnsi="Arial" w:cs="Arial"/>
                <w:b/>
                <w:bCs/>
                <w:sz w:val="18"/>
                <w:szCs w:val="18"/>
                <w:lang w:val="es-ES" w:eastAsia="es-ES"/>
              </w:rPr>
            </w:pPr>
            <w:r w:rsidRPr="007A2F99">
              <w:rPr>
                <w:rFonts w:ascii="Arial" w:eastAsia="Times New Roman" w:hAnsi="Arial" w:cs="Arial"/>
                <w:b/>
                <w:bCs/>
                <w:sz w:val="18"/>
                <w:szCs w:val="18"/>
                <w:lang w:val="es-ES" w:eastAsia="es-ES"/>
              </w:rPr>
              <w:t>VAR4</w:t>
            </w:r>
          </w:p>
          <w:p w14:paraId="0D20A340" w14:textId="76E7F286" w:rsidR="008A1103" w:rsidRPr="007A2F99" w:rsidRDefault="008A1103" w:rsidP="00A8527A">
            <w:pPr>
              <w:spacing w:after="0" w:line="240" w:lineRule="auto"/>
              <w:rPr>
                <w:rFonts w:ascii="Arial" w:eastAsia="Times New Roman" w:hAnsi="Arial" w:cs="Arial"/>
                <w:b/>
                <w:bCs/>
                <w:sz w:val="18"/>
                <w:szCs w:val="18"/>
                <w:lang w:val="es-ES" w:eastAsia="es-ES"/>
              </w:rPr>
            </w:pPr>
            <w:r>
              <w:rPr>
                <w:rFonts w:ascii="Arial" w:eastAsia="Times New Roman" w:hAnsi="Arial" w:cs="Arial"/>
                <w:b/>
                <w:bCs/>
                <w:sz w:val="18"/>
                <w:szCs w:val="18"/>
                <w:lang w:val="es-ES" w:eastAsia="es-ES"/>
              </w:rPr>
              <w:t>(1951‒</w:t>
            </w:r>
            <w:r w:rsidRPr="007A2F99">
              <w:rPr>
                <w:rFonts w:ascii="Arial" w:eastAsia="Times New Roman" w:hAnsi="Arial" w:cs="Arial"/>
                <w:b/>
                <w:bCs/>
                <w:sz w:val="18"/>
                <w:szCs w:val="18"/>
                <w:lang w:val="es-ES" w:eastAsia="es-ES"/>
              </w:rPr>
              <w:t>2015)</w:t>
            </w:r>
          </w:p>
        </w:tc>
      </w:tr>
      <w:tr w:rsidR="008A1103" w:rsidRPr="00654293" w14:paraId="0B917AF1" w14:textId="77777777" w:rsidTr="008A1103">
        <w:trPr>
          <w:trHeight w:val="300"/>
        </w:trPr>
        <w:tc>
          <w:tcPr>
            <w:tcW w:w="2308" w:type="dxa"/>
            <w:tcBorders>
              <w:top w:val="nil"/>
              <w:left w:val="nil"/>
              <w:bottom w:val="nil"/>
              <w:right w:val="nil"/>
            </w:tcBorders>
            <w:shd w:val="clear" w:color="auto" w:fill="auto"/>
            <w:noWrap/>
            <w:vAlign w:val="center"/>
            <w:hideMark/>
          </w:tcPr>
          <w:p w14:paraId="4371428C" w14:textId="77777777" w:rsidR="008A1103" w:rsidRPr="007A2F99" w:rsidRDefault="008A1103" w:rsidP="007A2F99">
            <w:pPr>
              <w:spacing w:after="0" w:line="240" w:lineRule="auto"/>
              <w:rPr>
                <w:rFonts w:ascii="Arial" w:eastAsia="Times New Roman" w:hAnsi="Arial" w:cs="Arial"/>
                <w:sz w:val="18"/>
                <w:szCs w:val="18"/>
                <w:lang w:val="es-ES" w:eastAsia="es-ES"/>
              </w:rPr>
            </w:pPr>
            <w:proofErr w:type="spellStart"/>
            <w:r w:rsidRPr="007A2F99">
              <w:rPr>
                <w:rFonts w:ascii="Arial" w:eastAsia="Times New Roman" w:hAnsi="Arial" w:cs="Arial"/>
                <w:sz w:val="18"/>
                <w:szCs w:val="18"/>
                <w:lang w:val="es-ES" w:eastAsia="es-ES"/>
              </w:rPr>
              <w:t>Density</w:t>
            </w:r>
            <w:proofErr w:type="spellEnd"/>
            <w:r w:rsidRPr="007A2F99">
              <w:rPr>
                <w:rFonts w:ascii="Arial" w:eastAsia="Times New Roman" w:hAnsi="Arial" w:cs="Arial"/>
                <w:sz w:val="18"/>
                <w:szCs w:val="18"/>
                <w:lang w:val="es-ES" w:eastAsia="es-ES"/>
              </w:rPr>
              <w:t xml:space="preserve"> (g cm</w:t>
            </w:r>
            <w:r w:rsidRPr="007A2F99">
              <w:rPr>
                <w:rFonts w:ascii="Arial" w:eastAsia="Times New Roman" w:hAnsi="Arial" w:cs="Arial"/>
                <w:sz w:val="18"/>
                <w:szCs w:val="18"/>
                <w:vertAlign w:val="superscript"/>
                <w:lang w:val="es-ES" w:eastAsia="es-ES"/>
              </w:rPr>
              <w:t>-3</w:t>
            </w:r>
            <w:r w:rsidRPr="007A2F99">
              <w:rPr>
                <w:rFonts w:ascii="Arial" w:eastAsia="Times New Roman" w:hAnsi="Arial" w:cs="Arial"/>
                <w:sz w:val="18"/>
                <w:szCs w:val="18"/>
                <w:lang w:val="es-ES" w:eastAsia="es-ES"/>
              </w:rPr>
              <w:t>)</w:t>
            </w:r>
          </w:p>
        </w:tc>
        <w:tc>
          <w:tcPr>
            <w:tcW w:w="1236" w:type="dxa"/>
            <w:tcBorders>
              <w:top w:val="nil"/>
              <w:left w:val="nil"/>
              <w:bottom w:val="nil"/>
              <w:right w:val="nil"/>
            </w:tcBorders>
            <w:shd w:val="clear" w:color="auto" w:fill="auto"/>
            <w:noWrap/>
            <w:vAlign w:val="center"/>
            <w:hideMark/>
          </w:tcPr>
          <w:p w14:paraId="6B12C914" w14:textId="331CE30C" w:rsidR="008A1103" w:rsidRPr="007A2F99" w:rsidRDefault="008A1103" w:rsidP="008A1103">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0.73</w:t>
            </w:r>
            <w:r w:rsidRPr="007A2F99">
              <w:rPr>
                <w:rFonts w:ascii="Arial" w:eastAsia="Times New Roman" w:hAnsi="Arial" w:cs="Arial"/>
                <w:sz w:val="18"/>
                <w:szCs w:val="18"/>
                <w:lang w:val="es-ES" w:eastAsia="es-ES"/>
              </w:rPr>
              <w:t xml:space="preserve"> ± 0.0</w:t>
            </w:r>
            <w:r>
              <w:rPr>
                <w:rFonts w:ascii="Arial" w:eastAsia="Times New Roman" w:hAnsi="Arial" w:cs="Arial"/>
                <w:sz w:val="18"/>
                <w:szCs w:val="18"/>
                <w:lang w:val="es-ES" w:eastAsia="es-ES"/>
              </w:rPr>
              <w:t>8</w:t>
            </w:r>
          </w:p>
        </w:tc>
        <w:tc>
          <w:tcPr>
            <w:tcW w:w="1276" w:type="dxa"/>
            <w:tcBorders>
              <w:top w:val="nil"/>
              <w:left w:val="nil"/>
              <w:bottom w:val="nil"/>
              <w:right w:val="nil"/>
            </w:tcBorders>
            <w:shd w:val="clear" w:color="auto" w:fill="auto"/>
            <w:noWrap/>
            <w:vAlign w:val="center"/>
            <w:hideMark/>
          </w:tcPr>
          <w:p w14:paraId="321EF8B1" w14:textId="350AE51C" w:rsidR="008A1103" w:rsidRPr="007A2F99" w:rsidRDefault="008A110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0.74</w:t>
            </w:r>
            <w:r w:rsidRPr="007A2F99">
              <w:rPr>
                <w:rFonts w:ascii="Arial" w:eastAsia="Times New Roman" w:hAnsi="Arial" w:cs="Arial"/>
                <w:sz w:val="18"/>
                <w:szCs w:val="18"/>
                <w:lang w:val="es-ES" w:eastAsia="es-ES"/>
              </w:rPr>
              <w:t xml:space="preserve"> ± 0.14</w:t>
            </w:r>
          </w:p>
        </w:tc>
        <w:tc>
          <w:tcPr>
            <w:tcW w:w="1200" w:type="dxa"/>
            <w:tcBorders>
              <w:top w:val="nil"/>
              <w:left w:val="nil"/>
              <w:bottom w:val="nil"/>
              <w:right w:val="nil"/>
            </w:tcBorders>
            <w:shd w:val="clear" w:color="auto" w:fill="auto"/>
            <w:noWrap/>
            <w:vAlign w:val="center"/>
            <w:hideMark/>
          </w:tcPr>
          <w:p w14:paraId="69377DC2" w14:textId="5E61F80D" w:rsidR="008A1103" w:rsidRPr="00654293" w:rsidRDefault="008A1103"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0.</w:t>
            </w:r>
            <w:r>
              <w:rPr>
                <w:rFonts w:ascii="Arial" w:eastAsia="Times New Roman" w:hAnsi="Arial" w:cs="Arial"/>
                <w:sz w:val="18"/>
                <w:szCs w:val="18"/>
                <w:lang w:val="en-US" w:eastAsia="es-ES"/>
              </w:rPr>
              <w:t>79 ± 0.12</w:t>
            </w:r>
          </w:p>
        </w:tc>
        <w:tc>
          <w:tcPr>
            <w:tcW w:w="1200" w:type="dxa"/>
            <w:tcBorders>
              <w:top w:val="nil"/>
              <w:left w:val="nil"/>
              <w:bottom w:val="nil"/>
              <w:right w:val="nil"/>
            </w:tcBorders>
            <w:shd w:val="clear" w:color="auto" w:fill="auto"/>
            <w:noWrap/>
            <w:vAlign w:val="center"/>
            <w:hideMark/>
          </w:tcPr>
          <w:p w14:paraId="10E0650E" w14:textId="52C90749" w:rsidR="008A1103" w:rsidRPr="00654293" w:rsidRDefault="008A1103" w:rsidP="007A2F99">
            <w:pPr>
              <w:spacing w:after="0" w:line="240" w:lineRule="auto"/>
              <w:rPr>
                <w:rFonts w:ascii="Arial" w:eastAsia="Times New Roman" w:hAnsi="Arial" w:cs="Arial"/>
                <w:sz w:val="18"/>
                <w:szCs w:val="18"/>
                <w:lang w:val="en-US" w:eastAsia="es-ES"/>
              </w:rPr>
            </w:pPr>
            <w:r>
              <w:rPr>
                <w:rFonts w:ascii="Arial" w:eastAsia="Times New Roman" w:hAnsi="Arial" w:cs="Arial"/>
                <w:sz w:val="18"/>
                <w:szCs w:val="18"/>
                <w:lang w:val="en-US" w:eastAsia="es-ES"/>
              </w:rPr>
              <w:t>0.67 ± 0.13</w:t>
            </w:r>
          </w:p>
        </w:tc>
      </w:tr>
      <w:tr w:rsidR="008A1103" w:rsidRPr="00654293" w14:paraId="477A460F" w14:textId="77777777" w:rsidTr="008A1103">
        <w:trPr>
          <w:trHeight w:val="315"/>
        </w:trPr>
        <w:tc>
          <w:tcPr>
            <w:tcW w:w="2308" w:type="dxa"/>
            <w:tcBorders>
              <w:top w:val="nil"/>
              <w:left w:val="nil"/>
              <w:bottom w:val="nil"/>
              <w:right w:val="nil"/>
            </w:tcBorders>
            <w:shd w:val="clear" w:color="auto" w:fill="auto"/>
            <w:noWrap/>
            <w:vAlign w:val="center"/>
            <w:hideMark/>
          </w:tcPr>
          <w:p w14:paraId="67263382" w14:textId="77777777" w:rsidR="008A1103" w:rsidRPr="00654293" w:rsidRDefault="008A1103"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Extension (cm yr</w:t>
            </w:r>
            <w:r w:rsidRPr="00654293">
              <w:rPr>
                <w:rFonts w:ascii="Arial" w:eastAsia="Times New Roman" w:hAnsi="Arial" w:cs="Arial"/>
                <w:sz w:val="18"/>
                <w:szCs w:val="18"/>
                <w:vertAlign w:val="superscript"/>
                <w:lang w:val="en-US" w:eastAsia="es-ES"/>
              </w:rPr>
              <w:t>-1</w:t>
            </w:r>
            <w:r w:rsidRPr="00654293">
              <w:rPr>
                <w:rFonts w:ascii="Arial" w:eastAsia="Times New Roman" w:hAnsi="Arial" w:cs="Arial"/>
                <w:sz w:val="18"/>
                <w:szCs w:val="18"/>
                <w:lang w:val="en-US" w:eastAsia="es-ES"/>
              </w:rPr>
              <w:t>)</w:t>
            </w:r>
          </w:p>
        </w:tc>
        <w:tc>
          <w:tcPr>
            <w:tcW w:w="1236" w:type="dxa"/>
            <w:tcBorders>
              <w:top w:val="nil"/>
              <w:left w:val="nil"/>
              <w:bottom w:val="nil"/>
              <w:right w:val="nil"/>
            </w:tcBorders>
            <w:shd w:val="clear" w:color="auto" w:fill="auto"/>
            <w:noWrap/>
            <w:vAlign w:val="center"/>
            <w:hideMark/>
          </w:tcPr>
          <w:p w14:paraId="3F92F8C3" w14:textId="1CDF4CB0" w:rsidR="008A1103" w:rsidRPr="00654293" w:rsidRDefault="008A1103" w:rsidP="007A2F99">
            <w:pPr>
              <w:spacing w:after="0" w:line="240" w:lineRule="auto"/>
              <w:rPr>
                <w:rFonts w:ascii="Arial" w:eastAsia="Times New Roman" w:hAnsi="Arial" w:cs="Arial"/>
                <w:sz w:val="18"/>
                <w:szCs w:val="18"/>
                <w:lang w:val="en-US" w:eastAsia="es-ES"/>
              </w:rPr>
            </w:pPr>
            <w:r>
              <w:rPr>
                <w:rFonts w:ascii="Arial" w:eastAsia="Times New Roman" w:hAnsi="Arial" w:cs="Arial"/>
                <w:sz w:val="18"/>
                <w:szCs w:val="18"/>
                <w:lang w:val="en-US" w:eastAsia="es-ES"/>
              </w:rPr>
              <w:t>1.02 ± 0.11</w:t>
            </w:r>
          </w:p>
        </w:tc>
        <w:tc>
          <w:tcPr>
            <w:tcW w:w="1276" w:type="dxa"/>
            <w:tcBorders>
              <w:top w:val="nil"/>
              <w:left w:val="nil"/>
              <w:bottom w:val="nil"/>
              <w:right w:val="nil"/>
            </w:tcBorders>
            <w:shd w:val="clear" w:color="auto" w:fill="auto"/>
            <w:noWrap/>
            <w:vAlign w:val="center"/>
            <w:hideMark/>
          </w:tcPr>
          <w:p w14:paraId="2DA34F59" w14:textId="1B2C8B3A" w:rsidR="008A1103" w:rsidRPr="00654293" w:rsidRDefault="008A1103"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1.10 ± 0.19</w:t>
            </w:r>
          </w:p>
        </w:tc>
        <w:tc>
          <w:tcPr>
            <w:tcW w:w="1200" w:type="dxa"/>
            <w:tcBorders>
              <w:top w:val="nil"/>
              <w:left w:val="nil"/>
              <w:bottom w:val="nil"/>
              <w:right w:val="nil"/>
            </w:tcBorders>
            <w:shd w:val="clear" w:color="auto" w:fill="auto"/>
            <w:noWrap/>
            <w:vAlign w:val="center"/>
            <w:hideMark/>
          </w:tcPr>
          <w:p w14:paraId="6D27CD97" w14:textId="5AA373E5" w:rsidR="008A1103" w:rsidRPr="00654293" w:rsidRDefault="008A1103" w:rsidP="007A2F99">
            <w:pPr>
              <w:spacing w:after="0" w:line="240" w:lineRule="auto"/>
              <w:rPr>
                <w:rFonts w:ascii="Arial" w:eastAsia="Times New Roman" w:hAnsi="Arial" w:cs="Arial"/>
                <w:sz w:val="18"/>
                <w:szCs w:val="18"/>
                <w:lang w:val="en-US" w:eastAsia="es-ES"/>
              </w:rPr>
            </w:pPr>
            <w:r>
              <w:rPr>
                <w:rFonts w:ascii="Arial" w:eastAsia="Times New Roman" w:hAnsi="Arial" w:cs="Arial"/>
                <w:sz w:val="18"/>
                <w:szCs w:val="18"/>
                <w:lang w:val="en-US" w:eastAsia="es-ES"/>
              </w:rPr>
              <w:t>0.95 ± 0.20</w:t>
            </w:r>
          </w:p>
        </w:tc>
        <w:tc>
          <w:tcPr>
            <w:tcW w:w="1200" w:type="dxa"/>
            <w:tcBorders>
              <w:top w:val="nil"/>
              <w:left w:val="nil"/>
              <w:bottom w:val="nil"/>
              <w:right w:val="nil"/>
            </w:tcBorders>
            <w:shd w:val="clear" w:color="auto" w:fill="auto"/>
            <w:noWrap/>
            <w:vAlign w:val="center"/>
            <w:hideMark/>
          </w:tcPr>
          <w:p w14:paraId="2B0705E7" w14:textId="016D10CE" w:rsidR="008A1103" w:rsidRPr="00654293" w:rsidRDefault="008A1103"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1.0</w:t>
            </w:r>
            <w:r>
              <w:rPr>
                <w:rFonts w:ascii="Arial" w:eastAsia="Times New Roman" w:hAnsi="Arial" w:cs="Arial"/>
                <w:sz w:val="18"/>
                <w:szCs w:val="18"/>
                <w:lang w:val="en-US" w:eastAsia="es-ES"/>
              </w:rPr>
              <w:t>3 ± 0.19</w:t>
            </w:r>
          </w:p>
        </w:tc>
      </w:tr>
      <w:tr w:rsidR="008A1103" w:rsidRPr="007A2F99" w14:paraId="5837B216" w14:textId="77777777" w:rsidTr="008A1103">
        <w:trPr>
          <w:trHeight w:val="315"/>
        </w:trPr>
        <w:tc>
          <w:tcPr>
            <w:tcW w:w="2308" w:type="dxa"/>
            <w:tcBorders>
              <w:top w:val="nil"/>
              <w:left w:val="nil"/>
              <w:bottom w:val="single" w:sz="8" w:space="0" w:color="auto"/>
              <w:right w:val="nil"/>
            </w:tcBorders>
            <w:shd w:val="clear" w:color="auto" w:fill="auto"/>
            <w:noWrap/>
            <w:vAlign w:val="center"/>
            <w:hideMark/>
          </w:tcPr>
          <w:p w14:paraId="38DE90CE" w14:textId="77777777" w:rsidR="008A1103" w:rsidRPr="00654293" w:rsidRDefault="008A1103" w:rsidP="007A2F99">
            <w:pPr>
              <w:spacing w:after="0" w:line="240" w:lineRule="auto"/>
              <w:rPr>
                <w:rFonts w:ascii="Arial" w:eastAsia="Times New Roman" w:hAnsi="Arial" w:cs="Arial"/>
                <w:sz w:val="18"/>
                <w:szCs w:val="18"/>
                <w:lang w:val="en-US" w:eastAsia="es-ES"/>
              </w:rPr>
            </w:pPr>
            <w:r w:rsidRPr="00654293">
              <w:rPr>
                <w:rFonts w:ascii="Arial" w:eastAsia="Times New Roman" w:hAnsi="Arial" w:cs="Arial"/>
                <w:sz w:val="18"/>
                <w:szCs w:val="18"/>
                <w:lang w:val="en-US" w:eastAsia="es-ES"/>
              </w:rPr>
              <w:t>Calcification (g cm</w:t>
            </w:r>
            <w:r w:rsidRPr="00654293">
              <w:rPr>
                <w:rFonts w:ascii="Arial" w:eastAsia="Times New Roman" w:hAnsi="Arial" w:cs="Arial"/>
                <w:sz w:val="18"/>
                <w:szCs w:val="18"/>
                <w:vertAlign w:val="superscript"/>
                <w:lang w:val="en-US" w:eastAsia="es-ES"/>
              </w:rPr>
              <w:t>-2</w:t>
            </w:r>
            <w:r w:rsidRPr="00654293">
              <w:rPr>
                <w:rFonts w:ascii="Arial" w:eastAsia="Times New Roman" w:hAnsi="Arial" w:cs="Arial"/>
                <w:sz w:val="18"/>
                <w:szCs w:val="18"/>
                <w:lang w:val="en-US" w:eastAsia="es-ES"/>
              </w:rPr>
              <w:t xml:space="preserve"> yr</w:t>
            </w:r>
            <w:r w:rsidRPr="00654293">
              <w:rPr>
                <w:rFonts w:ascii="Arial" w:eastAsia="Times New Roman" w:hAnsi="Arial" w:cs="Arial"/>
                <w:sz w:val="18"/>
                <w:szCs w:val="18"/>
                <w:vertAlign w:val="superscript"/>
                <w:lang w:val="en-US" w:eastAsia="es-ES"/>
              </w:rPr>
              <w:t>-1</w:t>
            </w:r>
            <w:r w:rsidRPr="00654293">
              <w:rPr>
                <w:rFonts w:ascii="Arial" w:eastAsia="Times New Roman" w:hAnsi="Arial" w:cs="Arial"/>
                <w:sz w:val="18"/>
                <w:szCs w:val="18"/>
                <w:lang w:val="en-US" w:eastAsia="es-ES"/>
              </w:rPr>
              <w:t>)</w:t>
            </w:r>
          </w:p>
        </w:tc>
        <w:tc>
          <w:tcPr>
            <w:tcW w:w="1236" w:type="dxa"/>
            <w:tcBorders>
              <w:top w:val="nil"/>
              <w:left w:val="nil"/>
              <w:bottom w:val="single" w:sz="8" w:space="0" w:color="auto"/>
              <w:right w:val="nil"/>
            </w:tcBorders>
            <w:shd w:val="clear" w:color="auto" w:fill="auto"/>
            <w:noWrap/>
            <w:vAlign w:val="center"/>
            <w:hideMark/>
          </w:tcPr>
          <w:p w14:paraId="4D660321" w14:textId="31B495ED" w:rsidR="008A1103" w:rsidRPr="007A2F99" w:rsidRDefault="008A110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n-US" w:eastAsia="es-ES"/>
              </w:rPr>
              <w:t>0.75</w:t>
            </w:r>
            <w:r w:rsidRPr="00654293">
              <w:rPr>
                <w:rFonts w:ascii="Arial" w:eastAsia="Times New Roman" w:hAnsi="Arial" w:cs="Arial"/>
                <w:sz w:val="18"/>
                <w:szCs w:val="18"/>
                <w:lang w:val="en-US" w:eastAsia="es-ES"/>
              </w:rPr>
              <w:t xml:space="preserve"> </w:t>
            </w:r>
            <w:r>
              <w:rPr>
                <w:rFonts w:ascii="Arial" w:eastAsia="Times New Roman" w:hAnsi="Arial" w:cs="Arial"/>
                <w:sz w:val="18"/>
                <w:szCs w:val="18"/>
                <w:lang w:val="es-ES" w:eastAsia="es-ES"/>
              </w:rPr>
              <w:t>± 0.10</w:t>
            </w:r>
          </w:p>
        </w:tc>
        <w:tc>
          <w:tcPr>
            <w:tcW w:w="1276" w:type="dxa"/>
            <w:tcBorders>
              <w:top w:val="nil"/>
              <w:left w:val="nil"/>
              <w:bottom w:val="single" w:sz="8" w:space="0" w:color="auto"/>
              <w:right w:val="nil"/>
            </w:tcBorders>
            <w:shd w:val="clear" w:color="auto" w:fill="auto"/>
            <w:noWrap/>
            <w:vAlign w:val="center"/>
            <w:hideMark/>
          </w:tcPr>
          <w:p w14:paraId="691179CB" w14:textId="7048D58B" w:rsidR="008A1103" w:rsidRPr="007A2F99" w:rsidRDefault="008A110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0.81 ± 0.21</w:t>
            </w:r>
          </w:p>
        </w:tc>
        <w:tc>
          <w:tcPr>
            <w:tcW w:w="1200" w:type="dxa"/>
            <w:tcBorders>
              <w:top w:val="nil"/>
              <w:left w:val="nil"/>
              <w:bottom w:val="single" w:sz="8" w:space="0" w:color="auto"/>
              <w:right w:val="nil"/>
            </w:tcBorders>
            <w:shd w:val="clear" w:color="auto" w:fill="auto"/>
            <w:noWrap/>
            <w:vAlign w:val="center"/>
            <w:hideMark/>
          </w:tcPr>
          <w:p w14:paraId="5E7A5FF9" w14:textId="20F29A5C" w:rsidR="008A1103" w:rsidRPr="007A2F99" w:rsidRDefault="008A110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0.74</w:t>
            </w:r>
            <w:r w:rsidRPr="007A2F99">
              <w:rPr>
                <w:rFonts w:ascii="Arial" w:eastAsia="Times New Roman" w:hAnsi="Arial" w:cs="Arial"/>
                <w:sz w:val="18"/>
                <w:szCs w:val="18"/>
                <w:lang w:val="es-ES" w:eastAsia="es-ES"/>
              </w:rPr>
              <w:t xml:space="preserve"> ± 0.19</w:t>
            </w:r>
          </w:p>
        </w:tc>
        <w:tc>
          <w:tcPr>
            <w:tcW w:w="1200" w:type="dxa"/>
            <w:tcBorders>
              <w:top w:val="nil"/>
              <w:left w:val="nil"/>
              <w:bottom w:val="single" w:sz="8" w:space="0" w:color="auto"/>
              <w:right w:val="nil"/>
            </w:tcBorders>
            <w:shd w:val="clear" w:color="auto" w:fill="auto"/>
            <w:noWrap/>
            <w:vAlign w:val="center"/>
            <w:hideMark/>
          </w:tcPr>
          <w:p w14:paraId="17C0BDA2" w14:textId="5FBABB12" w:rsidR="008A1103" w:rsidRPr="007A2F99" w:rsidRDefault="008A1103" w:rsidP="007A2F99">
            <w:pPr>
              <w:spacing w:after="0" w:line="240" w:lineRule="auto"/>
              <w:rPr>
                <w:rFonts w:ascii="Arial" w:eastAsia="Times New Roman" w:hAnsi="Arial" w:cs="Arial"/>
                <w:sz w:val="18"/>
                <w:szCs w:val="18"/>
                <w:lang w:val="es-ES" w:eastAsia="es-ES"/>
              </w:rPr>
            </w:pPr>
            <w:r>
              <w:rPr>
                <w:rFonts w:ascii="Arial" w:eastAsia="Times New Roman" w:hAnsi="Arial" w:cs="Arial"/>
                <w:sz w:val="18"/>
                <w:szCs w:val="18"/>
                <w:lang w:val="es-ES" w:eastAsia="es-ES"/>
              </w:rPr>
              <w:t>0.68 ± 0.14</w:t>
            </w:r>
          </w:p>
        </w:tc>
      </w:tr>
    </w:tbl>
    <w:p w14:paraId="1A9C1721" w14:textId="11A66292" w:rsidR="00386546" w:rsidRDefault="00386546">
      <w:pPr>
        <w:rPr>
          <w:rFonts w:ascii="Arial" w:hAnsi="Arial" w:cs="Arial"/>
          <w:b/>
          <w:lang w:val="en-US"/>
        </w:rPr>
      </w:pPr>
      <w:r>
        <w:rPr>
          <w:rFonts w:ascii="Arial" w:hAnsi="Arial" w:cs="Arial"/>
          <w:b/>
          <w:lang w:val="en-US"/>
        </w:rPr>
        <w:br w:type="page"/>
      </w:r>
    </w:p>
    <w:p w14:paraId="6EB799BB" w14:textId="1E33DBB4" w:rsidR="002218AE" w:rsidRPr="00146443" w:rsidRDefault="00386546">
      <w:pPr>
        <w:rPr>
          <w:rFonts w:ascii="Arial" w:hAnsi="Arial" w:cs="Arial"/>
          <w:lang w:val="en-US"/>
        </w:rPr>
      </w:pPr>
      <w:r>
        <w:rPr>
          <w:rFonts w:ascii="Arial" w:hAnsi="Arial" w:cs="Arial"/>
          <w:b/>
          <w:lang w:val="en-US"/>
        </w:rPr>
        <w:lastRenderedPageBreak/>
        <w:t>Table 2</w:t>
      </w:r>
      <w:r w:rsidR="00EB1EF6" w:rsidRPr="001B0CCE">
        <w:rPr>
          <w:rFonts w:ascii="Arial" w:hAnsi="Arial" w:cs="Arial"/>
          <w:b/>
          <w:lang w:val="en-US"/>
        </w:rPr>
        <w:t>.</w:t>
      </w:r>
      <w:r w:rsidR="00146443" w:rsidRPr="00146443">
        <w:rPr>
          <w:rFonts w:ascii="Arial" w:hAnsi="Arial" w:cs="Arial"/>
          <w:lang w:val="en-US"/>
        </w:rPr>
        <w:t xml:space="preserve"> </w:t>
      </w:r>
      <w:r w:rsidR="00C7661E">
        <w:rPr>
          <w:rFonts w:ascii="Arial" w:hAnsi="Arial" w:cs="Arial"/>
          <w:lang w:val="en-US"/>
        </w:rPr>
        <w:t>Pearson’s c</w:t>
      </w:r>
      <w:r w:rsidR="00146443" w:rsidRPr="00146443">
        <w:rPr>
          <w:rFonts w:ascii="Arial" w:hAnsi="Arial" w:cs="Arial"/>
          <w:lang w:val="en-US"/>
        </w:rPr>
        <w:t>orrelations of an</w:t>
      </w:r>
      <w:r w:rsidR="00146443">
        <w:rPr>
          <w:rFonts w:ascii="Arial" w:hAnsi="Arial" w:cs="Arial"/>
          <w:lang w:val="en-US"/>
        </w:rPr>
        <w:t>n</w:t>
      </w:r>
      <w:r w:rsidR="00146443" w:rsidRPr="00146443">
        <w:rPr>
          <w:rFonts w:ascii="Arial" w:hAnsi="Arial" w:cs="Arial"/>
          <w:lang w:val="en-US"/>
        </w:rPr>
        <w:t>ual environmental records with coral growth parameters</w:t>
      </w:r>
      <w:r w:rsidR="00146443">
        <w:rPr>
          <w:rFonts w:ascii="Arial" w:hAnsi="Arial" w:cs="Arial"/>
          <w:lang w:val="en-US"/>
        </w:rPr>
        <w:t>.</w:t>
      </w:r>
      <w:r w:rsidR="00F26EEB">
        <w:rPr>
          <w:rFonts w:ascii="Arial" w:hAnsi="Arial" w:cs="Arial"/>
          <w:lang w:val="en-US"/>
        </w:rPr>
        <w:t xml:space="preserve"> Bold values indica</w:t>
      </w:r>
      <w:r w:rsidR="004C02D1">
        <w:rPr>
          <w:rFonts w:ascii="Arial" w:hAnsi="Arial" w:cs="Arial"/>
          <w:lang w:val="en-US"/>
        </w:rPr>
        <w:t>te significant correlations at</w:t>
      </w:r>
      <w:r w:rsidR="00F26EEB">
        <w:rPr>
          <w:rFonts w:ascii="Arial" w:hAnsi="Arial" w:cs="Arial"/>
          <w:lang w:val="en-US"/>
        </w:rPr>
        <w:t xml:space="preserve"> </w:t>
      </w:r>
      <w:r w:rsidR="005D229A">
        <w:rPr>
          <w:rFonts w:ascii="Arial" w:hAnsi="Arial" w:cs="Arial"/>
          <w:lang w:val="en-US"/>
        </w:rPr>
        <w:t>α =</w:t>
      </w:r>
      <w:r w:rsidR="00F26EEB">
        <w:rPr>
          <w:rFonts w:ascii="Arial" w:hAnsi="Arial" w:cs="Arial"/>
          <w:lang w:val="en-US"/>
        </w:rPr>
        <w:t xml:space="preserve"> 0.05.</w:t>
      </w:r>
    </w:p>
    <w:tbl>
      <w:tblPr>
        <w:tblW w:w="8959" w:type="dxa"/>
        <w:tblInd w:w="70" w:type="dxa"/>
        <w:tblCellMar>
          <w:left w:w="70" w:type="dxa"/>
          <w:right w:w="70" w:type="dxa"/>
        </w:tblCellMar>
        <w:tblLook w:val="04A0" w:firstRow="1" w:lastRow="0" w:firstColumn="1" w:lastColumn="0" w:noHBand="0" w:noVBand="1"/>
      </w:tblPr>
      <w:tblGrid>
        <w:gridCol w:w="1560"/>
        <w:gridCol w:w="2409"/>
        <w:gridCol w:w="2410"/>
        <w:gridCol w:w="2580"/>
      </w:tblGrid>
      <w:tr w:rsidR="00305513" w:rsidRPr="00305513" w14:paraId="2757684B" w14:textId="77777777" w:rsidTr="00305513">
        <w:trPr>
          <w:trHeight w:val="184"/>
        </w:trPr>
        <w:tc>
          <w:tcPr>
            <w:tcW w:w="1560" w:type="dxa"/>
            <w:tcBorders>
              <w:top w:val="single" w:sz="4" w:space="0" w:color="auto"/>
              <w:left w:val="nil"/>
              <w:right w:val="nil"/>
            </w:tcBorders>
            <w:shd w:val="clear" w:color="auto" w:fill="auto"/>
            <w:noWrap/>
            <w:vAlign w:val="center"/>
            <w:hideMark/>
          </w:tcPr>
          <w:p w14:paraId="0B3950BC" w14:textId="77777777" w:rsidR="00305513" w:rsidRPr="00305513" w:rsidRDefault="00305513" w:rsidP="00434592">
            <w:pPr>
              <w:spacing w:after="0" w:line="240" w:lineRule="auto"/>
              <w:rPr>
                <w:rFonts w:ascii="Arial" w:eastAsia="Times New Roman" w:hAnsi="Arial" w:cs="Arial"/>
                <w:color w:val="auto"/>
                <w:sz w:val="16"/>
                <w:szCs w:val="16"/>
                <w:lang w:val="en-US" w:eastAsia="es-ES"/>
              </w:rPr>
            </w:pPr>
            <w:r w:rsidRPr="00305513">
              <w:rPr>
                <w:rFonts w:ascii="Arial" w:eastAsia="Times New Roman" w:hAnsi="Arial" w:cs="Arial"/>
                <w:color w:val="auto"/>
                <w:sz w:val="16"/>
                <w:szCs w:val="16"/>
                <w:lang w:val="en-US" w:eastAsia="es-ES"/>
              </w:rPr>
              <w:t> </w:t>
            </w:r>
          </w:p>
        </w:tc>
        <w:tc>
          <w:tcPr>
            <w:tcW w:w="7399" w:type="dxa"/>
            <w:gridSpan w:val="3"/>
            <w:tcBorders>
              <w:top w:val="single" w:sz="4" w:space="0" w:color="auto"/>
              <w:left w:val="nil"/>
              <w:right w:val="nil"/>
            </w:tcBorders>
            <w:shd w:val="clear" w:color="auto" w:fill="auto"/>
            <w:noWrap/>
            <w:vAlign w:val="center"/>
          </w:tcPr>
          <w:p w14:paraId="71A3789F" w14:textId="05EA4B06" w:rsidR="00305513" w:rsidRPr="00305513" w:rsidRDefault="00305513" w:rsidP="00305513">
            <w:pPr>
              <w:spacing w:after="0" w:line="240" w:lineRule="auto"/>
              <w:jc w:val="center"/>
              <w:rPr>
                <w:rFonts w:ascii="Arial" w:eastAsia="Times New Roman" w:hAnsi="Arial" w:cs="Arial"/>
                <w:bCs/>
                <w:i/>
                <w:sz w:val="16"/>
                <w:szCs w:val="16"/>
                <w:lang w:val="es-ES" w:eastAsia="es-ES"/>
              </w:rPr>
            </w:pPr>
            <w:proofErr w:type="spellStart"/>
            <w:r w:rsidRPr="00305513">
              <w:rPr>
                <w:rFonts w:ascii="Arial" w:eastAsia="Times New Roman" w:hAnsi="Arial" w:cs="Arial"/>
                <w:bCs/>
                <w:i/>
                <w:sz w:val="16"/>
                <w:szCs w:val="16"/>
                <w:lang w:val="es-ES" w:eastAsia="es-ES"/>
              </w:rPr>
              <w:t>Overall</w:t>
            </w:r>
            <w:proofErr w:type="spellEnd"/>
          </w:p>
        </w:tc>
      </w:tr>
      <w:tr w:rsidR="00305513" w:rsidRPr="00305513" w14:paraId="174EC561" w14:textId="77777777" w:rsidTr="00305513">
        <w:trPr>
          <w:trHeight w:val="149"/>
        </w:trPr>
        <w:tc>
          <w:tcPr>
            <w:tcW w:w="1560" w:type="dxa"/>
            <w:tcBorders>
              <w:left w:val="nil"/>
              <w:bottom w:val="single" w:sz="8" w:space="0" w:color="auto"/>
              <w:right w:val="nil"/>
            </w:tcBorders>
            <w:shd w:val="clear" w:color="auto" w:fill="auto"/>
            <w:noWrap/>
            <w:vAlign w:val="center"/>
          </w:tcPr>
          <w:p w14:paraId="4852F531" w14:textId="77777777" w:rsidR="00305513" w:rsidRPr="00305513" w:rsidRDefault="00305513" w:rsidP="00305513">
            <w:pPr>
              <w:spacing w:after="0" w:line="240" w:lineRule="auto"/>
              <w:rPr>
                <w:rFonts w:ascii="Arial" w:eastAsia="Times New Roman" w:hAnsi="Arial" w:cs="Arial"/>
                <w:color w:val="auto"/>
                <w:sz w:val="16"/>
                <w:szCs w:val="16"/>
                <w:lang w:val="en-US" w:eastAsia="es-ES"/>
              </w:rPr>
            </w:pPr>
          </w:p>
        </w:tc>
        <w:tc>
          <w:tcPr>
            <w:tcW w:w="2409" w:type="dxa"/>
            <w:tcBorders>
              <w:left w:val="nil"/>
              <w:bottom w:val="single" w:sz="8" w:space="0" w:color="auto"/>
              <w:right w:val="nil"/>
            </w:tcBorders>
            <w:shd w:val="clear" w:color="auto" w:fill="auto"/>
            <w:noWrap/>
            <w:vAlign w:val="center"/>
          </w:tcPr>
          <w:p w14:paraId="31953749" w14:textId="3C1092B9" w:rsidR="00305513" w:rsidRPr="00305513" w:rsidRDefault="00305513" w:rsidP="00305513">
            <w:pPr>
              <w:spacing w:after="0" w:line="240" w:lineRule="auto"/>
              <w:rPr>
                <w:rFonts w:ascii="Arial" w:eastAsia="Times New Roman" w:hAnsi="Arial" w:cs="Arial"/>
                <w:b/>
                <w:bCs/>
                <w:sz w:val="16"/>
                <w:szCs w:val="16"/>
                <w:lang w:val="es-ES" w:eastAsia="es-ES"/>
              </w:rPr>
            </w:pPr>
            <w:proofErr w:type="spellStart"/>
            <w:r w:rsidRPr="00305513">
              <w:rPr>
                <w:rFonts w:ascii="Arial" w:eastAsia="Times New Roman" w:hAnsi="Arial" w:cs="Arial"/>
                <w:b/>
                <w:bCs/>
                <w:sz w:val="16"/>
                <w:szCs w:val="16"/>
                <w:lang w:val="es-ES" w:eastAsia="es-ES"/>
              </w:rPr>
              <w:t>Density</w:t>
            </w:r>
            <w:proofErr w:type="spellEnd"/>
          </w:p>
        </w:tc>
        <w:tc>
          <w:tcPr>
            <w:tcW w:w="2410" w:type="dxa"/>
            <w:tcBorders>
              <w:left w:val="nil"/>
              <w:bottom w:val="single" w:sz="8" w:space="0" w:color="auto"/>
              <w:right w:val="nil"/>
            </w:tcBorders>
            <w:shd w:val="clear" w:color="auto" w:fill="auto"/>
            <w:noWrap/>
            <w:vAlign w:val="center"/>
          </w:tcPr>
          <w:p w14:paraId="4476C73B" w14:textId="62D988F7" w:rsidR="00305513" w:rsidRPr="00305513" w:rsidRDefault="00305513" w:rsidP="00305513">
            <w:pPr>
              <w:spacing w:after="0" w:line="240" w:lineRule="auto"/>
              <w:rPr>
                <w:rFonts w:ascii="Arial" w:eastAsia="Times New Roman" w:hAnsi="Arial" w:cs="Arial"/>
                <w:b/>
                <w:bCs/>
                <w:sz w:val="16"/>
                <w:szCs w:val="16"/>
                <w:lang w:val="es-ES" w:eastAsia="es-ES"/>
              </w:rPr>
            </w:pPr>
            <w:proofErr w:type="spellStart"/>
            <w:r w:rsidRPr="00305513">
              <w:rPr>
                <w:rFonts w:ascii="Arial" w:eastAsia="Times New Roman" w:hAnsi="Arial" w:cs="Arial"/>
                <w:b/>
                <w:bCs/>
                <w:sz w:val="16"/>
                <w:szCs w:val="16"/>
                <w:lang w:val="es-ES" w:eastAsia="es-ES"/>
              </w:rPr>
              <w:t>Extension</w:t>
            </w:r>
            <w:proofErr w:type="spellEnd"/>
          </w:p>
        </w:tc>
        <w:tc>
          <w:tcPr>
            <w:tcW w:w="2580" w:type="dxa"/>
            <w:tcBorders>
              <w:left w:val="nil"/>
              <w:bottom w:val="single" w:sz="8" w:space="0" w:color="auto"/>
              <w:right w:val="nil"/>
            </w:tcBorders>
            <w:shd w:val="clear" w:color="auto" w:fill="auto"/>
            <w:noWrap/>
            <w:vAlign w:val="center"/>
          </w:tcPr>
          <w:p w14:paraId="1BC608DD" w14:textId="4E6849B1" w:rsidR="00305513" w:rsidRPr="00305513" w:rsidRDefault="00305513" w:rsidP="00305513">
            <w:pPr>
              <w:spacing w:after="0" w:line="240" w:lineRule="auto"/>
              <w:rPr>
                <w:rFonts w:ascii="Arial" w:eastAsia="Times New Roman" w:hAnsi="Arial" w:cs="Arial"/>
                <w:b/>
                <w:bCs/>
                <w:sz w:val="16"/>
                <w:szCs w:val="16"/>
                <w:lang w:val="es-ES" w:eastAsia="es-ES"/>
              </w:rPr>
            </w:pPr>
            <w:proofErr w:type="spellStart"/>
            <w:r w:rsidRPr="00305513">
              <w:rPr>
                <w:rFonts w:ascii="Arial" w:eastAsia="Times New Roman" w:hAnsi="Arial" w:cs="Arial"/>
                <w:b/>
                <w:bCs/>
                <w:sz w:val="16"/>
                <w:szCs w:val="16"/>
                <w:lang w:val="es-ES" w:eastAsia="es-ES"/>
              </w:rPr>
              <w:t>Calcification</w:t>
            </w:r>
            <w:proofErr w:type="spellEnd"/>
          </w:p>
        </w:tc>
      </w:tr>
      <w:tr w:rsidR="00305513" w:rsidRPr="00081996" w14:paraId="47252CFF" w14:textId="77777777" w:rsidTr="00305513">
        <w:trPr>
          <w:trHeight w:val="156"/>
        </w:trPr>
        <w:tc>
          <w:tcPr>
            <w:tcW w:w="1560" w:type="dxa"/>
            <w:tcBorders>
              <w:top w:val="nil"/>
              <w:left w:val="nil"/>
              <w:bottom w:val="nil"/>
              <w:right w:val="nil"/>
            </w:tcBorders>
            <w:shd w:val="clear" w:color="auto" w:fill="auto"/>
            <w:noWrap/>
            <w:vAlign w:val="center"/>
          </w:tcPr>
          <w:p w14:paraId="5F48DAE3" w14:textId="79BA9A6A" w:rsidR="00305513" w:rsidRPr="00305513" w:rsidRDefault="00305513" w:rsidP="0030551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Sediment</w:t>
            </w:r>
            <w:proofErr w:type="spellEnd"/>
            <w:r w:rsidRPr="00305513">
              <w:rPr>
                <w:rFonts w:ascii="Arial" w:eastAsia="Times New Roman" w:hAnsi="Arial" w:cs="Arial"/>
                <w:sz w:val="16"/>
                <w:szCs w:val="16"/>
                <w:lang w:val="es-ES" w:eastAsia="es-ES"/>
              </w:rPr>
              <w:t xml:space="preserve"> load</w:t>
            </w:r>
          </w:p>
        </w:tc>
        <w:tc>
          <w:tcPr>
            <w:tcW w:w="2409" w:type="dxa"/>
            <w:tcBorders>
              <w:top w:val="nil"/>
              <w:left w:val="nil"/>
              <w:bottom w:val="nil"/>
              <w:right w:val="nil"/>
            </w:tcBorders>
            <w:shd w:val="clear" w:color="auto" w:fill="auto"/>
            <w:noWrap/>
            <w:vAlign w:val="center"/>
          </w:tcPr>
          <w:p w14:paraId="090227E9" w14:textId="0026ED2F" w:rsidR="00305513" w:rsidRPr="00081996" w:rsidRDefault="004C02D1" w:rsidP="00081996">
            <w:pPr>
              <w:spacing w:after="0" w:line="240" w:lineRule="auto"/>
              <w:rPr>
                <w:rFonts w:ascii="Arial" w:eastAsia="Times New Roman" w:hAnsi="Arial" w:cs="Arial"/>
                <w:sz w:val="16"/>
                <w:szCs w:val="16"/>
                <w:lang w:val="en-US" w:eastAsia="es-ES"/>
              </w:rPr>
            </w:pPr>
            <w:r w:rsidRPr="00081996">
              <w:rPr>
                <w:rFonts w:ascii="Arial" w:eastAsia="Times New Roman" w:hAnsi="Arial" w:cs="Arial"/>
                <w:sz w:val="16"/>
                <w:szCs w:val="16"/>
                <w:lang w:val="en-US" w:eastAsia="es-ES"/>
              </w:rPr>
              <w:t>r = 0.</w:t>
            </w:r>
            <w:r w:rsidR="00081996" w:rsidRPr="00081996">
              <w:rPr>
                <w:rFonts w:ascii="Arial" w:eastAsia="Times New Roman" w:hAnsi="Arial" w:cs="Arial"/>
                <w:sz w:val="16"/>
                <w:szCs w:val="16"/>
                <w:lang w:val="en-US" w:eastAsia="es-ES"/>
              </w:rPr>
              <w:t>19</w:t>
            </w:r>
            <w:r w:rsidRPr="00081996">
              <w:rPr>
                <w:rFonts w:ascii="Arial" w:eastAsia="Times New Roman" w:hAnsi="Arial" w:cs="Arial"/>
                <w:sz w:val="16"/>
                <w:szCs w:val="16"/>
                <w:lang w:val="en-US" w:eastAsia="es-ES"/>
              </w:rPr>
              <w:t>, p = 0.</w:t>
            </w:r>
            <w:r w:rsidR="00081996">
              <w:rPr>
                <w:rFonts w:ascii="Arial" w:eastAsia="Times New Roman" w:hAnsi="Arial" w:cs="Arial"/>
                <w:sz w:val="16"/>
                <w:szCs w:val="16"/>
                <w:lang w:val="en-US" w:eastAsia="es-ES"/>
              </w:rPr>
              <w:t>343</w:t>
            </w:r>
            <w:r w:rsidR="00305513" w:rsidRPr="00081996">
              <w:rPr>
                <w:rFonts w:ascii="Arial" w:eastAsia="Times New Roman" w:hAnsi="Arial" w:cs="Arial"/>
                <w:sz w:val="16"/>
                <w:szCs w:val="16"/>
                <w:lang w:val="en-US" w:eastAsia="es-ES"/>
              </w:rPr>
              <w:t>, n = 28</w:t>
            </w:r>
          </w:p>
        </w:tc>
        <w:tc>
          <w:tcPr>
            <w:tcW w:w="2410" w:type="dxa"/>
            <w:tcBorders>
              <w:top w:val="nil"/>
              <w:left w:val="nil"/>
              <w:bottom w:val="nil"/>
              <w:right w:val="nil"/>
            </w:tcBorders>
            <w:shd w:val="clear" w:color="auto" w:fill="auto"/>
            <w:noWrap/>
            <w:vAlign w:val="center"/>
          </w:tcPr>
          <w:p w14:paraId="32C1C945" w14:textId="3517A3F5" w:rsidR="00305513" w:rsidRPr="00081996" w:rsidRDefault="00305513" w:rsidP="00081996">
            <w:pPr>
              <w:spacing w:after="0" w:line="240" w:lineRule="auto"/>
              <w:rPr>
                <w:rFonts w:ascii="Arial" w:eastAsia="Times New Roman" w:hAnsi="Arial" w:cs="Arial"/>
                <w:sz w:val="16"/>
                <w:szCs w:val="16"/>
                <w:lang w:val="en-US" w:eastAsia="es-ES"/>
              </w:rPr>
            </w:pPr>
            <w:r w:rsidRPr="00081996">
              <w:rPr>
                <w:rFonts w:ascii="Arial" w:eastAsia="Times New Roman" w:hAnsi="Arial" w:cs="Arial"/>
                <w:sz w:val="16"/>
                <w:szCs w:val="16"/>
                <w:lang w:val="en-US" w:eastAsia="es-ES"/>
              </w:rPr>
              <w:t>r = -0.</w:t>
            </w:r>
            <w:r w:rsidR="00081996">
              <w:rPr>
                <w:rFonts w:ascii="Arial" w:eastAsia="Times New Roman" w:hAnsi="Arial" w:cs="Arial"/>
                <w:sz w:val="16"/>
                <w:szCs w:val="16"/>
                <w:lang w:val="en-US" w:eastAsia="es-ES"/>
              </w:rPr>
              <w:t>00</w:t>
            </w:r>
            <w:r w:rsidRPr="00081996">
              <w:rPr>
                <w:rFonts w:ascii="Arial" w:eastAsia="Times New Roman" w:hAnsi="Arial" w:cs="Arial"/>
                <w:sz w:val="16"/>
                <w:szCs w:val="16"/>
                <w:lang w:val="en-US" w:eastAsia="es-ES"/>
              </w:rPr>
              <w:t>, p = 0.</w:t>
            </w:r>
            <w:r w:rsidR="004C02D1" w:rsidRPr="00081996">
              <w:rPr>
                <w:rFonts w:ascii="Arial" w:eastAsia="Times New Roman" w:hAnsi="Arial" w:cs="Arial"/>
                <w:sz w:val="16"/>
                <w:szCs w:val="16"/>
                <w:lang w:val="en-US" w:eastAsia="es-ES"/>
              </w:rPr>
              <w:t>9</w:t>
            </w:r>
            <w:r w:rsidR="00081996">
              <w:rPr>
                <w:rFonts w:ascii="Arial" w:eastAsia="Times New Roman" w:hAnsi="Arial" w:cs="Arial"/>
                <w:sz w:val="16"/>
                <w:szCs w:val="16"/>
                <w:lang w:val="en-US" w:eastAsia="es-ES"/>
              </w:rPr>
              <w:t>87</w:t>
            </w:r>
            <w:r w:rsidRPr="00081996">
              <w:rPr>
                <w:rFonts w:ascii="Arial" w:eastAsia="Times New Roman" w:hAnsi="Arial" w:cs="Arial"/>
                <w:sz w:val="16"/>
                <w:szCs w:val="16"/>
                <w:lang w:val="en-US" w:eastAsia="es-ES"/>
              </w:rPr>
              <w:t>, n = 28</w:t>
            </w:r>
          </w:p>
        </w:tc>
        <w:tc>
          <w:tcPr>
            <w:tcW w:w="2580" w:type="dxa"/>
            <w:tcBorders>
              <w:top w:val="nil"/>
              <w:left w:val="nil"/>
              <w:bottom w:val="nil"/>
              <w:right w:val="nil"/>
            </w:tcBorders>
            <w:shd w:val="clear" w:color="auto" w:fill="auto"/>
            <w:noWrap/>
            <w:vAlign w:val="center"/>
          </w:tcPr>
          <w:p w14:paraId="4F533BAD" w14:textId="45FA013A" w:rsidR="00305513" w:rsidRPr="00081996" w:rsidRDefault="00305513" w:rsidP="00081996">
            <w:pPr>
              <w:spacing w:after="0" w:line="240" w:lineRule="auto"/>
              <w:rPr>
                <w:rFonts w:ascii="Arial" w:eastAsia="Times New Roman" w:hAnsi="Arial" w:cs="Arial"/>
                <w:sz w:val="16"/>
                <w:szCs w:val="16"/>
                <w:lang w:val="en-US" w:eastAsia="es-ES"/>
              </w:rPr>
            </w:pPr>
            <w:r w:rsidRPr="00081996">
              <w:rPr>
                <w:rFonts w:ascii="Arial" w:eastAsia="Times New Roman" w:hAnsi="Arial" w:cs="Arial"/>
                <w:sz w:val="16"/>
                <w:szCs w:val="16"/>
                <w:lang w:val="en-US" w:eastAsia="es-ES"/>
              </w:rPr>
              <w:t>r = 0.</w:t>
            </w:r>
            <w:r w:rsidR="00081996">
              <w:rPr>
                <w:rFonts w:ascii="Arial" w:eastAsia="Times New Roman" w:hAnsi="Arial" w:cs="Arial"/>
                <w:sz w:val="16"/>
                <w:szCs w:val="16"/>
                <w:lang w:val="en-US" w:eastAsia="es-ES"/>
              </w:rPr>
              <w:t>16</w:t>
            </w:r>
            <w:r w:rsidRPr="00081996">
              <w:rPr>
                <w:rFonts w:ascii="Arial" w:eastAsia="Times New Roman" w:hAnsi="Arial" w:cs="Arial"/>
                <w:sz w:val="16"/>
                <w:szCs w:val="16"/>
                <w:lang w:val="en-US" w:eastAsia="es-ES"/>
              </w:rPr>
              <w:t>, p = 0.</w:t>
            </w:r>
            <w:r w:rsidR="00081996">
              <w:rPr>
                <w:rFonts w:ascii="Arial" w:eastAsia="Times New Roman" w:hAnsi="Arial" w:cs="Arial"/>
                <w:sz w:val="16"/>
                <w:szCs w:val="16"/>
                <w:lang w:val="en-US" w:eastAsia="es-ES"/>
              </w:rPr>
              <w:t>421</w:t>
            </w:r>
            <w:r w:rsidRPr="00081996">
              <w:rPr>
                <w:rFonts w:ascii="Arial" w:eastAsia="Times New Roman" w:hAnsi="Arial" w:cs="Arial"/>
                <w:sz w:val="16"/>
                <w:szCs w:val="16"/>
                <w:lang w:val="en-US" w:eastAsia="es-ES"/>
              </w:rPr>
              <w:t>, n = 28</w:t>
            </w:r>
          </w:p>
        </w:tc>
      </w:tr>
      <w:tr w:rsidR="00305513" w:rsidRPr="00081996" w14:paraId="3D7DF457" w14:textId="77777777" w:rsidTr="00305513">
        <w:trPr>
          <w:trHeight w:val="239"/>
        </w:trPr>
        <w:tc>
          <w:tcPr>
            <w:tcW w:w="1560" w:type="dxa"/>
            <w:tcBorders>
              <w:top w:val="nil"/>
              <w:left w:val="nil"/>
              <w:bottom w:val="nil"/>
              <w:right w:val="nil"/>
            </w:tcBorders>
            <w:shd w:val="clear" w:color="auto" w:fill="auto"/>
            <w:noWrap/>
            <w:vAlign w:val="center"/>
          </w:tcPr>
          <w:p w14:paraId="55AFB688" w14:textId="7FB20B07" w:rsidR="00305513" w:rsidRPr="00081996" w:rsidRDefault="00305513" w:rsidP="00305513">
            <w:pPr>
              <w:spacing w:after="0" w:line="240" w:lineRule="auto"/>
              <w:rPr>
                <w:rFonts w:ascii="Arial" w:eastAsia="Times New Roman" w:hAnsi="Arial" w:cs="Arial"/>
                <w:sz w:val="16"/>
                <w:szCs w:val="16"/>
                <w:lang w:val="en-US" w:eastAsia="es-ES"/>
              </w:rPr>
            </w:pPr>
            <w:r w:rsidRPr="00081996">
              <w:rPr>
                <w:rFonts w:ascii="Arial" w:eastAsia="Times New Roman" w:hAnsi="Arial" w:cs="Arial"/>
                <w:sz w:val="16"/>
                <w:szCs w:val="16"/>
                <w:lang w:val="en-US" w:eastAsia="es-ES"/>
              </w:rPr>
              <w:t>Water flow</w:t>
            </w:r>
          </w:p>
        </w:tc>
        <w:tc>
          <w:tcPr>
            <w:tcW w:w="2409" w:type="dxa"/>
            <w:tcBorders>
              <w:top w:val="nil"/>
              <w:left w:val="nil"/>
              <w:bottom w:val="nil"/>
              <w:right w:val="nil"/>
            </w:tcBorders>
            <w:shd w:val="clear" w:color="auto" w:fill="auto"/>
            <w:noWrap/>
            <w:vAlign w:val="center"/>
          </w:tcPr>
          <w:p w14:paraId="50FA71D2" w14:textId="432BBA57" w:rsidR="00305513" w:rsidRPr="0079369F" w:rsidRDefault="004C02D1" w:rsidP="00081996">
            <w:pPr>
              <w:spacing w:after="0" w:line="240" w:lineRule="auto"/>
              <w:rPr>
                <w:rFonts w:ascii="Arial" w:eastAsia="Times New Roman" w:hAnsi="Arial" w:cs="Arial"/>
                <w:sz w:val="16"/>
                <w:szCs w:val="16"/>
                <w:lang w:val="en-US" w:eastAsia="es-ES"/>
              </w:rPr>
            </w:pPr>
            <w:r w:rsidRPr="0079369F">
              <w:rPr>
                <w:rFonts w:ascii="Arial" w:eastAsia="Times New Roman" w:hAnsi="Arial" w:cs="Arial"/>
                <w:sz w:val="16"/>
                <w:szCs w:val="16"/>
                <w:lang w:val="en-US" w:eastAsia="es-ES"/>
              </w:rPr>
              <w:t>r = 0.</w:t>
            </w:r>
            <w:r w:rsidR="00081996">
              <w:rPr>
                <w:rFonts w:ascii="Arial" w:eastAsia="Times New Roman" w:hAnsi="Arial" w:cs="Arial"/>
                <w:sz w:val="16"/>
                <w:szCs w:val="16"/>
                <w:lang w:val="en-US" w:eastAsia="es-ES"/>
              </w:rPr>
              <w:t>11</w:t>
            </w:r>
            <w:r w:rsidRPr="0079369F">
              <w:rPr>
                <w:rFonts w:ascii="Arial" w:eastAsia="Times New Roman" w:hAnsi="Arial" w:cs="Arial"/>
                <w:sz w:val="16"/>
                <w:szCs w:val="16"/>
                <w:lang w:val="en-US" w:eastAsia="es-ES"/>
              </w:rPr>
              <w:t xml:space="preserve">, p </w:t>
            </w:r>
            <w:r w:rsidR="0079369F" w:rsidRPr="0079369F">
              <w:rPr>
                <w:rFonts w:ascii="Arial" w:eastAsia="Times New Roman" w:hAnsi="Arial" w:cs="Arial"/>
                <w:sz w:val="16"/>
                <w:szCs w:val="16"/>
                <w:lang w:val="en-US" w:eastAsia="es-ES"/>
              </w:rPr>
              <w:t>=</w:t>
            </w:r>
            <w:r w:rsidR="00305513" w:rsidRPr="0079369F">
              <w:rPr>
                <w:rFonts w:ascii="Arial" w:eastAsia="Times New Roman" w:hAnsi="Arial" w:cs="Arial"/>
                <w:sz w:val="16"/>
                <w:szCs w:val="16"/>
                <w:lang w:val="en-US" w:eastAsia="es-ES"/>
              </w:rPr>
              <w:t xml:space="preserve"> 0.</w:t>
            </w:r>
            <w:r w:rsidR="0079369F" w:rsidRPr="0079369F">
              <w:rPr>
                <w:rFonts w:ascii="Arial" w:eastAsia="Times New Roman" w:hAnsi="Arial" w:cs="Arial"/>
                <w:sz w:val="16"/>
                <w:szCs w:val="16"/>
                <w:lang w:val="en-US" w:eastAsia="es-ES"/>
              </w:rPr>
              <w:t>5</w:t>
            </w:r>
            <w:r w:rsidR="00081996">
              <w:rPr>
                <w:rFonts w:ascii="Arial" w:eastAsia="Times New Roman" w:hAnsi="Arial" w:cs="Arial"/>
                <w:sz w:val="16"/>
                <w:szCs w:val="16"/>
                <w:lang w:val="en-US" w:eastAsia="es-ES"/>
              </w:rPr>
              <w:t>50</w:t>
            </w:r>
            <w:r w:rsidRPr="0079369F">
              <w:rPr>
                <w:rFonts w:ascii="Arial" w:eastAsia="Times New Roman" w:hAnsi="Arial" w:cs="Arial"/>
                <w:sz w:val="16"/>
                <w:szCs w:val="16"/>
                <w:lang w:val="en-US" w:eastAsia="es-ES"/>
              </w:rPr>
              <w:t xml:space="preserve">, n = </w:t>
            </w:r>
            <w:r w:rsidR="0079369F" w:rsidRPr="0079369F">
              <w:rPr>
                <w:rFonts w:ascii="Arial" w:eastAsia="Times New Roman" w:hAnsi="Arial" w:cs="Arial"/>
                <w:sz w:val="16"/>
                <w:szCs w:val="16"/>
                <w:lang w:val="en-US" w:eastAsia="es-ES"/>
              </w:rPr>
              <w:t>3</w:t>
            </w:r>
            <w:r w:rsidR="00305513" w:rsidRPr="0079369F">
              <w:rPr>
                <w:rFonts w:ascii="Arial" w:eastAsia="Times New Roman" w:hAnsi="Arial" w:cs="Arial"/>
                <w:sz w:val="16"/>
                <w:szCs w:val="16"/>
                <w:lang w:val="en-US" w:eastAsia="es-ES"/>
              </w:rPr>
              <w:t>5</w:t>
            </w:r>
          </w:p>
        </w:tc>
        <w:tc>
          <w:tcPr>
            <w:tcW w:w="2410" w:type="dxa"/>
            <w:tcBorders>
              <w:top w:val="nil"/>
              <w:left w:val="nil"/>
              <w:bottom w:val="nil"/>
              <w:right w:val="nil"/>
            </w:tcBorders>
            <w:shd w:val="clear" w:color="auto" w:fill="auto"/>
            <w:noWrap/>
            <w:vAlign w:val="center"/>
          </w:tcPr>
          <w:p w14:paraId="32ED6D24" w14:textId="0361CCE0" w:rsidR="00305513" w:rsidRPr="004C02D1" w:rsidRDefault="00262D32" w:rsidP="00081996">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 xml:space="preserve">r = </w:t>
            </w:r>
            <w:r w:rsidR="00305513" w:rsidRPr="004C02D1">
              <w:rPr>
                <w:rFonts w:ascii="Arial" w:eastAsia="Times New Roman" w:hAnsi="Arial" w:cs="Arial"/>
                <w:sz w:val="16"/>
                <w:szCs w:val="16"/>
                <w:lang w:val="en-US" w:eastAsia="es-ES"/>
              </w:rPr>
              <w:t>0.</w:t>
            </w:r>
            <w:r w:rsidR="00081996">
              <w:rPr>
                <w:rFonts w:ascii="Arial" w:eastAsia="Times New Roman" w:hAnsi="Arial" w:cs="Arial"/>
                <w:sz w:val="16"/>
                <w:szCs w:val="16"/>
                <w:lang w:val="en-US" w:eastAsia="es-ES"/>
              </w:rPr>
              <w:t>09</w:t>
            </w:r>
            <w:r w:rsidR="00305513" w:rsidRPr="004C02D1">
              <w:rPr>
                <w:rFonts w:ascii="Arial" w:eastAsia="Times New Roman" w:hAnsi="Arial" w:cs="Arial"/>
                <w:sz w:val="16"/>
                <w:szCs w:val="16"/>
                <w:lang w:val="en-US" w:eastAsia="es-ES"/>
              </w:rPr>
              <w:t>, p = 0.</w:t>
            </w:r>
            <w:r w:rsidR="00081996">
              <w:rPr>
                <w:rFonts w:ascii="Arial" w:eastAsia="Times New Roman" w:hAnsi="Arial" w:cs="Arial"/>
                <w:sz w:val="16"/>
                <w:szCs w:val="16"/>
                <w:lang w:val="en-US" w:eastAsia="es-ES"/>
              </w:rPr>
              <w:t>628</w:t>
            </w:r>
            <w:r w:rsidR="00305513" w:rsidRPr="004C02D1">
              <w:rPr>
                <w:rFonts w:ascii="Arial" w:eastAsia="Times New Roman" w:hAnsi="Arial" w:cs="Arial"/>
                <w:sz w:val="16"/>
                <w:szCs w:val="16"/>
                <w:lang w:val="en-US" w:eastAsia="es-ES"/>
              </w:rPr>
              <w:t xml:space="preserve">, n = </w:t>
            </w:r>
            <w:r>
              <w:rPr>
                <w:rFonts w:ascii="Arial" w:eastAsia="Times New Roman" w:hAnsi="Arial" w:cs="Arial"/>
                <w:sz w:val="16"/>
                <w:szCs w:val="16"/>
                <w:lang w:val="en-US" w:eastAsia="es-ES"/>
              </w:rPr>
              <w:t>3</w:t>
            </w:r>
            <w:r w:rsidR="0079369F">
              <w:rPr>
                <w:rFonts w:ascii="Arial" w:eastAsia="Times New Roman" w:hAnsi="Arial" w:cs="Arial"/>
                <w:sz w:val="16"/>
                <w:szCs w:val="16"/>
                <w:lang w:val="en-US" w:eastAsia="es-ES"/>
              </w:rPr>
              <w:t>5</w:t>
            </w:r>
          </w:p>
        </w:tc>
        <w:tc>
          <w:tcPr>
            <w:tcW w:w="2580" w:type="dxa"/>
            <w:tcBorders>
              <w:top w:val="nil"/>
              <w:left w:val="nil"/>
              <w:bottom w:val="nil"/>
              <w:right w:val="nil"/>
            </w:tcBorders>
            <w:shd w:val="clear" w:color="auto" w:fill="auto"/>
            <w:noWrap/>
            <w:vAlign w:val="center"/>
          </w:tcPr>
          <w:p w14:paraId="5980CE7A" w14:textId="4778F444" w:rsidR="00305513" w:rsidRPr="004C02D1" w:rsidRDefault="00305513" w:rsidP="00081996">
            <w:pPr>
              <w:spacing w:after="0" w:line="240" w:lineRule="auto"/>
              <w:rPr>
                <w:rFonts w:ascii="Arial" w:eastAsia="Times New Roman" w:hAnsi="Arial" w:cs="Arial"/>
                <w:sz w:val="16"/>
                <w:szCs w:val="16"/>
                <w:lang w:val="en-US" w:eastAsia="es-ES"/>
              </w:rPr>
            </w:pPr>
            <w:r w:rsidRPr="004C02D1">
              <w:rPr>
                <w:rFonts w:ascii="Arial" w:eastAsia="Times New Roman" w:hAnsi="Arial" w:cs="Arial"/>
                <w:sz w:val="16"/>
                <w:szCs w:val="16"/>
                <w:lang w:val="en-US" w:eastAsia="es-ES"/>
              </w:rPr>
              <w:t>r</w:t>
            </w:r>
            <w:r w:rsidR="00081996">
              <w:rPr>
                <w:rFonts w:ascii="Arial" w:eastAsia="Times New Roman" w:hAnsi="Arial" w:cs="Arial"/>
                <w:sz w:val="16"/>
                <w:szCs w:val="16"/>
                <w:lang w:val="en-US" w:eastAsia="es-ES"/>
              </w:rPr>
              <w:t xml:space="preserve"> = 0.12</w:t>
            </w:r>
            <w:r w:rsidRPr="004C02D1">
              <w:rPr>
                <w:rFonts w:ascii="Arial" w:eastAsia="Times New Roman" w:hAnsi="Arial" w:cs="Arial"/>
                <w:sz w:val="16"/>
                <w:szCs w:val="16"/>
                <w:lang w:val="en-US" w:eastAsia="es-ES"/>
              </w:rPr>
              <w:t>, p = 0.</w:t>
            </w:r>
            <w:r w:rsidR="002B742B">
              <w:rPr>
                <w:rFonts w:ascii="Arial" w:eastAsia="Times New Roman" w:hAnsi="Arial" w:cs="Arial"/>
                <w:sz w:val="16"/>
                <w:szCs w:val="16"/>
                <w:lang w:val="en-US" w:eastAsia="es-ES"/>
              </w:rPr>
              <w:t>5</w:t>
            </w:r>
            <w:r w:rsidR="00081996">
              <w:rPr>
                <w:rFonts w:ascii="Arial" w:eastAsia="Times New Roman" w:hAnsi="Arial" w:cs="Arial"/>
                <w:sz w:val="16"/>
                <w:szCs w:val="16"/>
                <w:lang w:val="en-US" w:eastAsia="es-ES"/>
              </w:rPr>
              <w:t>08</w:t>
            </w:r>
            <w:r w:rsidRPr="004C02D1">
              <w:rPr>
                <w:rFonts w:ascii="Arial" w:eastAsia="Times New Roman" w:hAnsi="Arial" w:cs="Arial"/>
                <w:sz w:val="16"/>
                <w:szCs w:val="16"/>
                <w:lang w:val="en-US" w:eastAsia="es-ES"/>
              </w:rPr>
              <w:t>, n = 35</w:t>
            </w:r>
          </w:p>
        </w:tc>
      </w:tr>
      <w:tr w:rsidR="00305513" w:rsidRPr="00081996" w14:paraId="5BCC01AF" w14:textId="77777777" w:rsidTr="00305513">
        <w:trPr>
          <w:trHeight w:val="185"/>
        </w:trPr>
        <w:tc>
          <w:tcPr>
            <w:tcW w:w="1560" w:type="dxa"/>
            <w:tcBorders>
              <w:top w:val="nil"/>
              <w:left w:val="nil"/>
              <w:bottom w:val="nil"/>
              <w:right w:val="nil"/>
            </w:tcBorders>
            <w:shd w:val="clear" w:color="auto" w:fill="auto"/>
            <w:noWrap/>
            <w:vAlign w:val="center"/>
          </w:tcPr>
          <w:p w14:paraId="783C019C" w14:textId="3BDF64DA" w:rsidR="00305513" w:rsidRPr="004C02D1" w:rsidRDefault="00305513" w:rsidP="00305513">
            <w:pPr>
              <w:spacing w:after="0" w:line="240" w:lineRule="auto"/>
              <w:rPr>
                <w:rFonts w:ascii="Arial" w:eastAsia="Times New Roman" w:hAnsi="Arial" w:cs="Arial"/>
                <w:sz w:val="16"/>
                <w:szCs w:val="16"/>
                <w:lang w:val="en-US" w:eastAsia="es-ES"/>
              </w:rPr>
            </w:pPr>
            <w:r w:rsidRPr="004C02D1">
              <w:rPr>
                <w:rFonts w:ascii="Arial" w:eastAsia="Times New Roman" w:hAnsi="Arial" w:cs="Arial"/>
                <w:sz w:val="16"/>
                <w:szCs w:val="16"/>
                <w:lang w:val="en-US" w:eastAsia="es-ES"/>
              </w:rPr>
              <w:t>Water level*</w:t>
            </w:r>
          </w:p>
        </w:tc>
        <w:tc>
          <w:tcPr>
            <w:tcW w:w="2409" w:type="dxa"/>
            <w:tcBorders>
              <w:top w:val="nil"/>
              <w:left w:val="nil"/>
              <w:bottom w:val="nil"/>
              <w:right w:val="nil"/>
            </w:tcBorders>
            <w:shd w:val="clear" w:color="auto" w:fill="auto"/>
            <w:noWrap/>
            <w:vAlign w:val="center"/>
          </w:tcPr>
          <w:p w14:paraId="3116A8BF" w14:textId="2D5C4B10" w:rsidR="00305513" w:rsidRPr="004C02D1" w:rsidRDefault="00305513" w:rsidP="00081996">
            <w:pPr>
              <w:spacing w:after="0" w:line="240" w:lineRule="auto"/>
              <w:rPr>
                <w:rFonts w:ascii="Arial" w:eastAsia="Times New Roman" w:hAnsi="Arial" w:cs="Arial"/>
                <w:sz w:val="16"/>
                <w:szCs w:val="16"/>
                <w:lang w:val="en-US" w:eastAsia="es-ES"/>
              </w:rPr>
            </w:pPr>
            <w:r w:rsidRPr="004C02D1">
              <w:rPr>
                <w:rFonts w:ascii="Arial" w:eastAsia="Times New Roman" w:hAnsi="Arial" w:cs="Arial"/>
                <w:sz w:val="16"/>
                <w:szCs w:val="16"/>
                <w:lang w:val="en-US" w:eastAsia="es-ES"/>
              </w:rPr>
              <w:t xml:space="preserve">r </w:t>
            </w:r>
            <w:r w:rsidR="0079369F">
              <w:rPr>
                <w:rFonts w:ascii="Arial" w:eastAsia="Times New Roman" w:hAnsi="Arial" w:cs="Arial"/>
                <w:sz w:val="16"/>
                <w:szCs w:val="16"/>
                <w:lang w:val="en-US" w:eastAsia="es-ES"/>
              </w:rPr>
              <w:t>= -0.0</w:t>
            </w:r>
            <w:r w:rsidR="00081996">
              <w:rPr>
                <w:rFonts w:ascii="Arial" w:eastAsia="Times New Roman" w:hAnsi="Arial" w:cs="Arial"/>
                <w:sz w:val="16"/>
                <w:szCs w:val="16"/>
                <w:lang w:val="en-US" w:eastAsia="es-ES"/>
              </w:rPr>
              <w:t>6</w:t>
            </w:r>
            <w:r w:rsidRPr="004C02D1">
              <w:rPr>
                <w:rFonts w:ascii="Arial" w:eastAsia="Times New Roman" w:hAnsi="Arial" w:cs="Arial"/>
                <w:sz w:val="16"/>
                <w:szCs w:val="16"/>
                <w:lang w:val="en-US" w:eastAsia="es-ES"/>
              </w:rPr>
              <w:t>, p = 0.</w:t>
            </w:r>
            <w:r w:rsidR="00081996">
              <w:rPr>
                <w:rFonts w:ascii="Arial" w:eastAsia="Times New Roman" w:hAnsi="Arial" w:cs="Arial"/>
                <w:sz w:val="16"/>
                <w:szCs w:val="16"/>
                <w:lang w:val="en-US" w:eastAsia="es-ES"/>
              </w:rPr>
              <w:t>726</w:t>
            </w:r>
            <w:r w:rsidRPr="004C02D1">
              <w:rPr>
                <w:rFonts w:ascii="Arial" w:eastAsia="Times New Roman" w:hAnsi="Arial" w:cs="Arial"/>
                <w:sz w:val="16"/>
                <w:szCs w:val="16"/>
                <w:lang w:val="en-US" w:eastAsia="es-ES"/>
              </w:rPr>
              <w:t xml:space="preserve">, n = </w:t>
            </w:r>
            <w:r w:rsidR="0079369F">
              <w:rPr>
                <w:rFonts w:ascii="Arial" w:eastAsia="Times New Roman" w:hAnsi="Arial" w:cs="Arial"/>
                <w:sz w:val="16"/>
                <w:szCs w:val="16"/>
                <w:lang w:val="en-US" w:eastAsia="es-ES"/>
              </w:rPr>
              <w:t>32</w:t>
            </w:r>
          </w:p>
        </w:tc>
        <w:tc>
          <w:tcPr>
            <w:tcW w:w="2410" w:type="dxa"/>
            <w:tcBorders>
              <w:top w:val="nil"/>
              <w:left w:val="nil"/>
              <w:bottom w:val="nil"/>
              <w:right w:val="nil"/>
            </w:tcBorders>
            <w:shd w:val="clear" w:color="auto" w:fill="auto"/>
            <w:noWrap/>
            <w:vAlign w:val="center"/>
          </w:tcPr>
          <w:p w14:paraId="4D547097" w14:textId="409509EB" w:rsidR="00305513" w:rsidRPr="00262D32" w:rsidRDefault="00305513" w:rsidP="00081996">
            <w:pPr>
              <w:spacing w:after="0" w:line="240" w:lineRule="auto"/>
              <w:rPr>
                <w:rFonts w:ascii="Arial" w:eastAsia="Times New Roman" w:hAnsi="Arial" w:cs="Arial"/>
                <w:sz w:val="16"/>
                <w:szCs w:val="16"/>
                <w:lang w:val="en-US" w:eastAsia="es-ES"/>
              </w:rPr>
            </w:pPr>
            <w:r w:rsidRPr="004C02D1">
              <w:rPr>
                <w:rFonts w:ascii="Arial" w:eastAsia="Times New Roman" w:hAnsi="Arial" w:cs="Arial"/>
                <w:sz w:val="16"/>
                <w:szCs w:val="16"/>
                <w:lang w:val="en-US" w:eastAsia="es-ES"/>
              </w:rPr>
              <w:t>r</w:t>
            </w:r>
            <w:r w:rsidR="00081996">
              <w:rPr>
                <w:rFonts w:ascii="Arial" w:eastAsia="Times New Roman" w:hAnsi="Arial" w:cs="Arial"/>
                <w:sz w:val="16"/>
                <w:szCs w:val="16"/>
                <w:lang w:val="en-US" w:eastAsia="es-ES"/>
              </w:rPr>
              <w:t xml:space="preserve"> = 0.19</w:t>
            </w:r>
            <w:r w:rsidRPr="004C02D1">
              <w:rPr>
                <w:rFonts w:ascii="Arial" w:eastAsia="Times New Roman" w:hAnsi="Arial" w:cs="Arial"/>
                <w:sz w:val="16"/>
                <w:szCs w:val="16"/>
                <w:lang w:val="en-US" w:eastAsia="es-ES"/>
              </w:rPr>
              <w:t>, p = 0.</w:t>
            </w:r>
            <w:r w:rsidR="00081996">
              <w:rPr>
                <w:rFonts w:ascii="Arial" w:eastAsia="Times New Roman" w:hAnsi="Arial" w:cs="Arial"/>
                <w:sz w:val="16"/>
                <w:szCs w:val="16"/>
                <w:lang w:val="en-US" w:eastAsia="es-ES"/>
              </w:rPr>
              <w:t>295</w:t>
            </w:r>
            <w:r w:rsidRPr="004C02D1">
              <w:rPr>
                <w:rFonts w:ascii="Arial" w:eastAsia="Times New Roman" w:hAnsi="Arial" w:cs="Arial"/>
                <w:sz w:val="16"/>
                <w:szCs w:val="16"/>
                <w:lang w:val="en-US" w:eastAsia="es-ES"/>
              </w:rPr>
              <w:t xml:space="preserve">, </w:t>
            </w:r>
            <w:r w:rsidRPr="00262D32">
              <w:rPr>
                <w:rFonts w:ascii="Arial" w:eastAsia="Times New Roman" w:hAnsi="Arial" w:cs="Arial"/>
                <w:sz w:val="16"/>
                <w:szCs w:val="16"/>
                <w:lang w:val="en-US" w:eastAsia="es-ES"/>
              </w:rPr>
              <w:t>n = 3</w:t>
            </w:r>
            <w:r w:rsidR="00262D32">
              <w:rPr>
                <w:rFonts w:ascii="Arial" w:eastAsia="Times New Roman" w:hAnsi="Arial" w:cs="Arial"/>
                <w:sz w:val="16"/>
                <w:szCs w:val="16"/>
                <w:lang w:val="en-US" w:eastAsia="es-ES"/>
              </w:rPr>
              <w:t>2</w:t>
            </w:r>
          </w:p>
        </w:tc>
        <w:tc>
          <w:tcPr>
            <w:tcW w:w="2580" w:type="dxa"/>
            <w:tcBorders>
              <w:top w:val="nil"/>
              <w:left w:val="nil"/>
              <w:bottom w:val="nil"/>
              <w:right w:val="nil"/>
            </w:tcBorders>
            <w:shd w:val="clear" w:color="auto" w:fill="auto"/>
            <w:noWrap/>
            <w:vAlign w:val="center"/>
          </w:tcPr>
          <w:p w14:paraId="3B703C74" w14:textId="1EE46DB2" w:rsidR="00305513" w:rsidRPr="00262D32" w:rsidRDefault="00305513" w:rsidP="00081996">
            <w:pPr>
              <w:spacing w:after="0" w:line="240" w:lineRule="auto"/>
              <w:rPr>
                <w:rFonts w:ascii="Arial" w:eastAsia="Times New Roman" w:hAnsi="Arial" w:cs="Arial"/>
                <w:sz w:val="16"/>
                <w:szCs w:val="16"/>
                <w:lang w:val="en-US" w:eastAsia="es-ES"/>
              </w:rPr>
            </w:pPr>
            <w:r w:rsidRPr="00262D32">
              <w:rPr>
                <w:rFonts w:ascii="Arial" w:eastAsia="Times New Roman" w:hAnsi="Arial" w:cs="Arial"/>
                <w:sz w:val="16"/>
                <w:szCs w:val="16"/>
                <w:lang w:val="en-US" w:eastAsia="es-ES"/>
              </w:rPr>
              <w:t>r</w:t>
            </w:r>
            <w:r w:rsidR="00081996">
              <w:rPr>
                <w:rFonts w:ascii="Arial" w:eastAsia="Times New Roman" w:hAnsi="Arial" w:cs="Arial"/>
                <w:sz w:val="16"/>
                <w:szCs w:val="16"/>
                <w:lang w:val="en-US" w:eastAsia="es-ES"/>
              </w:rPr>
              <w:t xml:space="preserve"> = 0.18</w:t>
            </w:r>
            <w:r w:rsidRPr="00262D32">
              <w:rPr>
                <w:rFonts w:ascii="Arial" w:eastAsia="Times New Roman" w:hAnsi="Arial" w:cs="Arial"/>
                <w:sz w:val="16"/>
                <w:szCs w:val="16"/>
                <w:lang w:val="en-US" w:eastAsia="es-ES"/>
              </w:rPr>
              <w:t>, p = 0.</w:t>
            </w:r>
            <w:r w:rsidR="00081996">
              <w:rPr>
                <w:rFonts w:ascii="Arial" w:eastAsia="Times New Roman" w:hAnsi="Arial" w:cs="Arial"/>
                <w:sz w:val="16"/>
                <w:szCs w:val="16"/>
                <w:lang w:val="en-US" w:eastAsia="es-ES"/>
              </w:rPr>
              <w:t>328</w:t>
            </w:r>
            <w:r w:rsidRPr="00262D32">
              <w:rPr>
                <w:rFonts w:ascii="Arial" w:eastAsia="Times New Roman" w:hAnsi="Arial" w:cs="Arial"/>
                <w:sz w:val="16"/>
                <w:szCs w:val="16"/>
                <w:lang w:val="en-US" w:eastAsia="es-ES"/>
              </w:rPr>
              <w:t>, n = 3</w:t>
            </w:r>
            <w:r w:rsidR="002B742B">
              <w:rPr>
                <w:rFonts w:ascii="Arial" w:eastAsia="Times New Roman" w:hAnsi="Arial" w:cs="Arial"/>
                <w:sz w:val="16"/>
                <w:szCs w:val="16"/>
                <w:lang w:val="en-US" w:eastAsia="es-ES"/>
              </w:rPr>
              <w:t>2</w:t>
            </w:r>
          </w:p>
        </w:tc>
      </w:tr>
      <w:tr w:rsidR="00305513" w:rsidRPr="002B742B" w14:paraId="1527B83D" w14:textId="77777777" w:rsidTr="00305513">
        <w:trPr>
          <w:trHeight w:val="185"/>
        </w:trPr>
        <w:tc>
          <w:tcPr>
            <w:tcW w:w="1560" w:type="dxa"/>
            <w:tcBorders>
              <w:top w:val="nil"/>
              <w:left w:val="nil"/>
              <w:bottom w:val="nil"/>
              <w:right w:val="nil"/>
            </w:tcBorders>
            <w:shd w:val="clear" w:color="auto" w:fill="auto"/>
            <w:noWrap/>
            <w:vAlign w:val="center"/>
          </w:tcPr>
          <w:p w14:paraId="3C6984B8" w14:textId="3BFE5D30" w:rsidR="00305513" w:rsidRPr="00262D32" w:rsidRDefault="00305513" w:rsidP="00305513">
            <w:pPr>
              <w:spacing w:after="0" w:line="240" w:lineRule="auto"/>
              <w:rPr>
                <w:rFonts w:ascii="Arial" w:eastAsia="Times New Roman" w:hAnsi="Arial" w:cs="Arial"/>
                <w:sz w:val="16"/>
                <w:szCs w:val="16"/>
                <w:lang w:val="en-US" w:eastAsia="es-ES"/>
              </w:rPr>
            </w:pPr>
            <w:r w:rsidRPr="00262D32">
              <w:rPr>
                <w:rFonts w:ascii="Arial" w:eastAsia="Times New Roman" w:hAnsi="Arial" w:cs="Arial"/>
                <w:sz w:val="16"/>
                <w:szCs w:val="16"/>
                <w:lang w:val="en-US" w:eastAsia="es-ES"/>
              </w:rPr>
              <w:t>Precipitation</w:t>
            </w:r>
          </w:p>
        </w:tc>
        <w:tc>
          <w:tcPr>
            <w:tcW w:w="2409" w:type="dxa"/>
            <w:tcBorders>
              <w:top w:val="nil"/>
              <w:left w:val="nil"/>
              <w:bottom w:val="nil"/>
              <w:right w:val="nil"/>
            </w:tcBorders>
            <w:shd w:val="clear" w:color="auto" w:fill="auto"/>
            <w:noWrap/>
            <w:vAlign w:val="center"/>
          </w:tcPr>
          <w:p w14:paraId="37156122" w14:textId="00A0ECD5" w:rsidR="00305513" w:rsidRPr="00262D32" w:rsidRDefault="00081996" w:rsidP="00081996">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 xml:space="preserve">r = </w:t>
            </w:r>
            <w:r w:rsidR="004C02D1" w:rsidRPr="00262D32">
              <w:rPr>
                <w:rFonts w:ascii="Arial" w:eastAsia="Times New Roman" w:hAnsi="Arial" w:cs="Arial"/>
                <w:sz w:val="16"/>
                <w:szCs w:val="16"/>
                <w:lang w:val="en-US" w:eastAsia="es-ES"/>
              </w:rPr>
              <w:t>0.</w:t>
            </w:r>
            <w:r>
              <w:rPr>
                <w:rFonts w:ascii="Arial" w:eastAsia="Times New Roman" w:hAnsi="Arial" w:cs="Arial"/>
                <w:sz w:val="16"/>
                <w:szCs w:val="16"/>
                <w:lang w:val="en-US" w:eastAsia="es-ES"/>
              </w:rPr>
              <w:t>04</w:t>
            </w:r>
            <w:r w:rsidR="00305513" w:rsidRPr="00262D32">
              <w:rPr>
                <w:rFonts w:ascii="Arial" w:eastAsia="Times New Roman" w:hAnsi="Arial" w:cs="Arial"/>
                <w:sz w:val="16"/>
                <w:szCs w:val="16"/>
                <w:lang w:val="en-US" w:eastAsia="es-ES"/>
              </w:rPr>
              <w:t>, p = 0.</w:t>
            </w:r>
            <w:r>
              <w:rPr>
                <w:rFonts w:ascii="Arial" w:eastAsia="Times New Roman" w:hAnsi="Arial" w:cs="Arial"/>
                <w:sz w:val="16"/>
                <w:szCs w:val="16"/>
                <w:lang w:val="en-US" w:eastAsia="es-ES"/>
              </w:rPr>
              <w:t>783</w:t>
            </w:r>
            <w:r w:rsidR="00305513" w:rsidRPr="00262D32">
              <w:rPr>
                <w:rFonts w:ascii="Arial" w:eastAsia="Times New Roman" w:hAnsi="Arial" w:cs="Arial"/>
                <w:sz w:val="16"/>
                <w:szCs w:val="16"/>
                <w:lang w:val="en-US" w:eastAsia="es-ES"/>
              </w:rPr>
              <w:t>, n = 54</w:t>
            </w:r>
          </w:p>
        </w:tc>
        <w:tc>
          <w:tcPr>
            <w:tcW w:w="2410" w:type="dxa"/>
            <w:tcBorders>
              <w:top w:val="nil"/>
              <w:left w:val="nil"/>
              <w:bottom w:val="nil"/>
              <w:right w:val="nil"/>
            </w:tcBorders>
            <w:shd w:val="clear" w:color="auto" w:fill="auto"/>
            <w:noWrap/>
            <w:vAlign w:val="center"/>
          </w:tcPr>
          <w:p w14:paraId="4A3C2A78" w14:textId="24449222" w:rsidR="00305513" w:rsidRPr="00262D32" w:rsidRDefault="00262D32" w:rsidP="00081996">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w:t>
            </w:r>
            <w:r w:rsidR="00081996">
              <w:rPr>
                <w:rFonts w:ascii="Arial" w:eastAsia="Times New Roman" w:hAnsi="Arial" w:cs="Arial"/>
                <w:sz w:val="16"/>
                <w:szCs w:val="16"/>
                <w:lang w:val="en-US" w:eastAsia="es-ES"/>
              </w:rPr>
              <w:t xml:space="preserve"> = 0.24</w:t>
            </w:r>
            <w:r w:rsidR="00305513" w:rsidRPr="00262D32">
              <w:rPr>
                <w:rFonts w:ascii="Arial" w:eastAsia="Times New Roman" w:hAnsi="Arial" w:cs="Arial"/>
                <w:sz w:val="16"/>
                <w:szCs w:val="16"/>
                <w:lang w:val="en-US" w:eastAsia="es-ES"/>
              </w:rPr>
              <w:t>, p = 0.</w:t>
            </w:r>
            <w:r w:rsidR="00081996">
              <w:rPr>
                <w:rFonts w:ascii="Arial" w:eastAsia="Times New Roman" w:hAnsi="Arial" w:cs="Arial"/>
                <w:sz w:val="16"/>
                <w:szCs w:val="16"/>
                <w:lang w:val="en-US" w:eastAsia="es-ES"/>
              </w:rPr>
              <w:t>866</w:t>
            </w:r>
            <w:r w:rsidR="00305513" w:rsidRPr="00262D32">
              <w:rPr>
                <w:rFonts w:ascii="Arial" w:eastAsia="Times New Roman" w:hAnsi="Arial" w:cs="Arial"/>
                <w:sz w:val="16"/>
                <w:szCs w:val="16"/>
                <w:lang w:val="en-US" w:eastAsia="es-ES"/>
              </w:rPr>
              <w:t>, n = 54</w:t>
            </w:r>
          </w:p>
        </w:tc>
        <w:tc>
          <w:tcPr>
            <w:tcW w:w="2580" w:type="dxa"/>
            <w:tcBorders>
              <w:top w:val="nil"/>
              <w:left w:val="nil"/>
              <w:bottom w:val="nil"/>
              <w:right w:val="nil"/>
            </w:tcBorders>
            <w:shd w:val="clear" w:color="auto" w:fill="auto"/>
            <w:noWrap/>
            <w:vAlign w:val="center"/>
          </w:tcPr>
          <w:p w14:paraId="013624A0" w14:textId="4FD1C470" w:rsidR="00305513" w:rsidRPr="002B742B" w:rsidRDefault="00305513" w:rsidP="00081996">
            <w:pPr>
              <w:spacing w:after="0" w:line="240" w:lineRule="auto"/>
              <w:rPr>
                <w:rFonts w:ascii="Arial" w:eastAsia="Times New Roman" w:hAnsi="Arial" w:cs="Arial"/>
                <w:sz w:val="16"/>
                <w:szCs w:val="16"/>
                <w:lang w:val="en-US" w:eastAsia="es-ES"/>
              </w:rPr>
            </w:pPr>
            <w:r w:rsidRPr="00262D32">
              <w:rPr>
                <w:rFonts w:ascii="Arial" w:eastAsia="Times New Roman" w:hAnsi="Arial" w:cs="Arial"/>
                <w:sz w:val="16"/>
                <w:szCs w:val="16"/>
                <w:lang w:val="en-US" w:eastAsia="es-ES"/>
              </w:rPr>
              <w:t>r</w:t>
            </w:r>
            <w:r w:rsidR="002B742B">
              <w:rPr>
                <w:rFonts w:ascii="Arial" w:eastAsia="Times New Roman" w:hAnsi="Arial" w:cs="Arial"/>
                <w:sz w:val="16"/>
                <w:szCs w:val="16"/>
                <w:lang w:val="en-US" w:eastAsia="es-ES"/>
              </w:rPr>
              <w:t xml:space="preserve"> = </w:t>
            </w:r>
            <w:r w:rsidR="00081996">
              <w:rPr>
                <w:rFonts w:ascii="Arial" w:eastAsia="Times New Roman" w:hAnsi="Arial" w:cs="Arial"/>
                <w:sz w:val="16"/>
                <w:szCs w:val="16"/>
                <w:lang w:val="en-US" w:eastAsia="es-ES"/>
              </w:rPr>
              <w:t>-</w:t>
            </w:r>
            <w:r w:rsidR="002B742B">
              <w:rPr>
                <w:rFonts w:ascii="Arial" w:eastAsia="Times New Roman" w:hAnsi="Arial" w:cs="Arial"/>
                <w:sz w:val="16"/>
                <w:szCs w:val="16"/>
                <w:lang w:val="en-US" w:eastAsia="es-ES"/>
              </w:rPr>
              <w:t>0.0</w:t>
            </w:r>
            <w:r w:rsidR="00081996">
              <w:rPr>
                <w:rFonts w:ascii="Arial" w:eastAsia="Times New Roman" w:hAnsi="Arial" w:cs="Arial"/>
                <w:sz w:val="16"/>
                <w:szCs w:val="16"/>
                <w:lang w:val="en-US" w:eastAsia="es-ES"/>
              </w:rPr>
              <w:t>1</w:t>
            </w:r>
            <w:r w:rsidRPr="00262D32">
              <w:rPr>
                <w:rFonts w:ascii="Arial" w:eastAsia="Times New Roman" w:hAnsi="Arial" w:cs="Arial"/>
                <w:sz w:val="16"/>
                <w:szCs w:val="16"/>
                <w:lang w:val="en-US" w:eastAsia="es-ES"/>
              </w:rPr>
              <w:t>, p = 0.</w:t>
            </w:r>
            <w:r w:rsidR="00081996">
              <w:rPr>
                <w:rFonts w:ascii="Arial" w:eastAsia="Times New Roman" w:hAnsi="Arial" w:cs="Arial"/>
                <w:sz w:val="16"/>
                <w:szCs w:val="16"/>
                <w:lang w:val="en-US" w:eastAsia="es-ES"/>
              </w:rPr>
              <w:t>974</w:t>
            </w:r>
            <w:r w:rsidRPr="00262D32">
              <w:rPr>
                <w:rFonts w:ascii="Arial" w:eastAsia="Times New Roman" w:hAnsi="Arial" w:cs="Arial"/>
                <w:sz w:val="16"/>
                <w:szCs w:val="16"/>
                <w:lang w:val="en-US" w:eastAsia="es-ES"/>
              </w:rPr>
              <w:t xml:space="preserve">, n </w:t>
            </w:r>
            <w:r w:rsidRPr="002B742B">
              <w:rPr>
                <w:rFonts w:ascii="Arial" w:eastAsia="Times New Roman" w:hAnsi="Arial" w:cs="Arial"/>
                <w:sz w:val="16"/>
                <w:szCs w:val="16"/>
                <w:lang w:val="en-US" w:eastAsia="es-ES"/>
              </w:rPr>
              <w:t>= 54</w:t>
            </w:r>
          </w:p>
        </w:tc>
      </w:tr>
      <w:tr w:rsidR="00305513" w:rsidRPr="00081996" w14:paraId="7398FF2A" w14:textId="77777777" w:rsidTr="00305513">
        <w:trPr>
          <w:trHeight w:val="185"/>
        </w:trPr>
        <w:tc>
          <w:tcPr>
            <w:tcW w:w="1560" w:type="dxa"/>
            <w:tcBorders>
              <w:top w:val="nil"/>
              <w:left w:val="nil"/>
              <w:bottom w:val="nil"/>
              <w:right w:val="nil"/>
            </w:tcBorders>
            <w:shd w:val="clear" w:color="auto" w:fill="auto"/>
            <w:noWrap/>
            <w:vAlign w:val="center"/>
          </w:tcPr>
          <w:p w14:paraId="6E769510" w14:textId="5DFBA036" w:rsidR="00305513" w:rsidRPr="002B742B" w:rsidRDefault="00305513" w:rsidP="00305513">
            <w:pPr>
              <w:spacing w:after="0" w:line="240" w:lineRule="auto"/>
              <w:rPr>
                <w:rFonts w:ascii="Arial" w:eastAsia="Times New Roman" w:hAnsi="Arial" w:cs="Arial"/>
                <w:sz w:val="16"/>
                <w:szCs w:val="16"/>
                <w:lang w:val="en-US" w:eastAsia="es-ES"/>
              </w:rPr>
            </w:pPr>
            <w:r w:rsidRPr="002B742B">
              <w:rPr>
                <w:rFonts w:ascii="Arial" w:eastAsia="Times New Roman" w:hAnsi="Arial" w:cs="Arial"/>
                <w:sz w:val="16"/>
                <w:szCs w:val="16"/>
                <w:lang w:val="en-US" w:eastAsia="es-ES"/>
              </w:rPr>
              <w:t>SST</w:t>
            </w:r>
          </w:p>
        </w:tc>
        <w:tc>
          <w:tcPr>
            <w:tcW w:w="2409" w:type="dxa"/>
            <w:tcBorders>
              <w:top w:val="nil"/>
              <w:left w:val="nil"/>
              <w:bottom w:val="nil"/>
              <w:right w:val="nil"/>
            </w:tcBorders>
            <w:shd w:val="clear" w:color="auto" w:fill="auto"/>
            <w:noWrap/>
            <w:vAlign w:val="center"/>
          </w:tcPr>
          <w:p w14:paraId="56416BE4" w14:textId="56A872AF" w:rsidR="00305513" w:rsidRPr="002B742B" w:rsidRDefault="004C02D1" w:rsidP="00081996">
            <w:pPr>
              <w:spacing w:after="0" w:line="240" w:lineRule="auto"/>
              <w:rPr>
                <w:rFonts w:ascii="Arial" w:eastAsia="Times New Roman" w:hAnsi="Arial" w:cs="Arial"/>
                <w:sz w:val="16"/>
                <w:szCs w:val="16"/>
                <w:lang w:val="en-US" w:eastAsia="es-ES"/>
              </w:rPr>
            </w:pPr>
            <w:r w:rsidRPr="002B742B">
              <w:rPr>
                <w:rFonts w:ascii="Arial" w:eastAsia="Times New Roman" w:hAnsi="Arial" w:cs="Arial"/>
                <w:sz w:val="16"/>
                <w:szCs w:val="16"/>
                <w:lang w:val="en-US" w:eastAsia="es-ES"/>
              </w:rPr>
              <w:t>r = -0.</w:t>
            </w:r>
            <w:r w:rsidR="00081996">
              <w:rPr>
                <w:rFonts w:ascii="Arial" w:eastAsia="Times New Roman" w:hAnsi="Arial" w:cs="Arial"/>
                <w:sz w:val="16"/>
                <w:szCs w:val="16"/>
                <w:lang w:val="en-US" w:eastAsia="es-ES"/>
              </w:rPr>
              <w:t>03</w:t>
            </w:r>
            <w:r w:rsidR="00305513" w:rsidRPr="002B742B">
              <w:rPr>
                <w:rFonts w:ascii="Arial" w:eastAsia="Times New Roman" w:hAnsi="Arial" w:cs="Arial"/>
                <w:sz w:val="16"/>
                <w:szCs w:val="16"/>
                <w:lang w:val="en-US" w:eastAsia="es-ES"/>
              </w:rPr>
              <w:t>, p = 0.</w:t>
            </w:r>
            <w:r w:rsidRPr="002B742B">
              <w:rPr>
                <w:rFonts w:ascii="Arial" w:eastAsia="Times New Roman" w:hAnsi="Arial" w:cs="Arial"/>
                <w:sz w:val="16"/>
                <w:szCs w:val="16"/>
                <w:lang w:val="en-US" w:eastAsia="es-ES"/>
              </w:rPr>
              <w:t>274, n = 65</w:t>
            </w:r>
          </w:p>
        </w:tc>
        <w:tc>
          <w:tcPr>
            <w:tcW w:w="2410" w:type="dxa"/>
            <w:tcBorders>
              <w:top w:val="nil"/>
              <w:left w:val="nil"/>
              <w:bottom w:val="nil"/>
              <w:right w:val="nil"/>
            </w:tcBorders>
            <w:shd w:val="clear" w:color="auto" w:fill="auto"/>
            <w:noWrap/>
            <w:vAlign w:val="center"/>
          </w:tcPr>
          <w:p w14:paraId="26D4E505" w14:textId="3CB9F50B" w:rsidR="00305513" w:rsidRPr="00081996" w:rsidRDefault="00262D32" w:rsidP="00081996">
            <w:pPr>
              <w:spacing w:after="0" w:line="240" w:lineRule="auto"/>
              <w:rPr>
                <w:rFonts w:ascii="Arial" w:eastAsia="Times New Roman" w:hAnsi="Arial" w:cs="Arial"/>
                <w:sz w:val="16"/>
                <w:szCs w:val="16"/>
                <w:lang w:val="en-US" w:eastAsia="es-ES"/>
              </w:rPr>
            </w:pPr>
            <w:r w:rsidRPr="00081996">
              <w:rPr>
                <w:rFonts w:ascii="Arial" w:eastAsia="Times New Roman" w:hAnsi="Arial" w:cs="Arial"/>
                <w:sz w:val="16"/>
                <w:szCs w:val="16"/>
                <w:lang w:val="en-US" w:eastAsia="es-ES"/>
              </w:rPr>
              <w:t>r</w:t>
            </w:r>
            <w:r w:rsidR="00081996" w:rsidRPr="00081996">
              <w:rPr>
                <w:rFonts w:ascii="Arial" w:eastAsia="Times New Roman" w:hAnsi="Arial" w:cs="Arial"/>
                <w:sz w:val="16"/>
                <w:szCs w:val="16"/>
                <w:lang w:val="en-US" w:eastAsia="es-ES"/>
              </w:rPr>
              <w:t xml:space="preserve"> = 0.16</w:t>
            </w:r>
            <w:r w:rsidR="00305513" w:rsidRPr="00081996">
              <w:rPr>
                <w:rFonts w:ascii="Arial" w:eastAsia="Times New Roman" w:hAnsi="Arial" w:cs="Arial"/>
                <w:sz w:val="16"/>
                <w:szCs w:val="16"/>
                <w:lang w:val="en-US" w:eastAsia="es-ES"/>
              </w:rPr>
              <w:t>, p = 0.</w:t>
            </w:r>
            <w:r w:rsidR="00081996" w:rsidRPr="00081996">
              <w:rPr>
                <w:rFonts w:ascii="Arial" w:eastAsia="Times New Roman" w:hAnsi="Arial" w:cs="Arial"/>
                <w:sz w:val="16"/>
                <w:szCs w:val="16"/>
                <w:lang w:val="en-US" w:eastAsia="es-ES"/>
              </w:rPr>
              <w:t>199</w:t>
            </w:r>
            <w:r w:rsidR="00305513" w:rsidRPr="00081996">
              <w:rPr>
                <w:rFonts w:ascii="Arial" w:eastAsia="Times New Roman" w:hAnsi="Arial" w:cs="Arial"/>
                <w:sz w:val="16"/>
                <w:szCs w:val="16"/>
                <w:lang w:val="en-US" w:eastAsia="es-ES"/>
              </w:rPr>
              <w:t>, n = 6</w:t>
            </w:r>
            <w:r w:rsidRPr="00081996">
              <w:rPr>
                <w:rFonts w:ascii="Arial" w:eastAsia="Times New Roman" w:hAnsi="Arial" w:cs="Arial"/>
                <w:sz w:val="16"/>
                <w:szCs w:val="16"/>
                <w:lang w:val="en-US" w:eastAsia="es-ES"/>
              </w:rPr>
              <w:t>5</w:t>
            </w:r>
          </w:p>
        </w:tc>
        <w:tc>
          <w:tcPr>
            <w:tcW w:w="2580" w:type="dxa"/>
            <w:tcBorders>
              <w:top w:val="nil"/>
              <w:left w:val="nil"/>
              <w:bottom w:val="nil"/>
              <w:right w:val="nil"/>
            </w:tcBorders>
            <w:shd w:val="clear" w:color="auto" w:fill="auto"/>
            <w:noWrap/>
            <w:vAlign w:val="center"/>
          </w:tcPr>
          <w:p w14:paraId="5062A677" w14:textId="5F81B3E2" w:rsidR="00305513" w:rsidRPr="002B742B" w:rsidRDefault="00305513" w:rsidP="00081996">
            <w:pPr>
              <w:spacing w:after="0" w:line="240" w:lineRule="auto"/>
              <w:rPr>
                <w:rFonts w:ascii="Arial" w:eastAsia="Times New Roman" w:hAnsi="Arial" w:cs="Arial"/>
                <w:sz w:val="16"/>
                <w:szCs w:val="16"/>
                <w:lang w:val="en-US" w:eastAsia="es-ES"/>
              </w:rPr>
            </w:pPr>
            <w:r w:rsidRPr="002B742B">
              <w:rPr>
                <w:rFonts w:ascii="Arial" w:eastAsia="Times New Roman" w:hAnsi="Arial" w:cs="Arial"/>
                <w:sz w:val="16"/>
                <w:szCs w:val="16"/>
                <w:lang w:val="en-US" w:eastAsia="es-ES"/>
              </w:rPr>
              <w:t>r</w:t>
            </w:r>
            <w:r w:rsidR="00BF1457">
              <w:rPr>
                <w:rFonts w:ascii="Arial" w:eastAsia="Times New Roman" w:hAnsi="Arial" w:cs="Arial"/>
                <w:sz w:val="16"/>
                <w:szCs w:val="16"/>
                <w:lang w:val="en-US" w:eastAsia="es-ES"/>
              </w:rPr>
              <w:t xml:space="preserve"> = </w:t>
            </w:r>
            <w:r w:rsidRPr="002B742B">
              <w:rPr>
                <w:rFonts w:ascii="Arial" w:eastAsia="Times New Roman" w:hAnsi="Arial" w:cs="Arial"/>
                <w:sz w:val="16"/>
                <w:szCs w:val="16"/>
                <w:lang w:val="en-US" w:eastAsia="es-ES"/>
              </w:rPr>
              <w:t>0.0</w:t>
            </w:r>
            <w:r w:rsidR="00081996">
              <w:rPr>
                <w:rFonts w:ascii="Arial" w:eastAsia="Times New Roman" w:hAnsi="Arial" w:cs="Arial"/>
                <w:sz w:val="16"/>
                <w:szCs w:val="16"/>
                <w:lang w:val="en-US" w:eastAsia="es-ES"/>
              </w:rPr>
              <w:t>3</w:t>
            </w:r>
            <w:r w:rsidRPr="002B742B">
              <w:rPr>
                <w:rFonts w:ascii="Arial" w:eastAsia="Times New Roman" w:hAnsi="Arial" w:cs="Arial"/>
                <w:sz w:val="16"/>
                <w:szCs w:val="16"/>
                <w:lang w:val="en-US" w:eastAsia="es-ES"/>
              </w:rPr>
              <w:t>, p = 0.</w:t>
            </w:r>
            <w:r w:rsidR="00081996">
              <w:rPr>
                <w:rFonts w:ascii="Arial" w:eastAsia="Times New Roman" w:hAnsi="Arial" w:cs="Arial"/>
                <w:sz w:val="16"/>
                <w:szCs w:val="16"/>
                <w:lang w:val="en-US" w:eastAsia="es-ES"/>
              </w:rPr>
              <w:t>816</w:t>
            </w:r>
            <w:r w:rsidRPr="002B742B">
              <w:rPr>
                <w:rFonts w:ascii="Arial" w:eastAsia="Times New Roman" w:hAnsi="Arial" w:cs="Arial"/>
                <w:sz w:val="16"/>
                <w:szCs w:val="16"/>
                <w:lang w:val="en-US" w:eastAsia="es-ES"/>
              </w:rPr>
              <w:t>, n = 6</w:t>
            </w:r>
            <w:r w:rsidR="00BF1457">
              <w:rPr>
                <w:rFonts w:ascii="Arial" w:eastAsia="Times New Roman" w:hAnsi="Arial" w:cs="Arial"/>
                <w:sz w:val="16"/>
                <w:szCs w:val="16"/>
                <w:lang w:val="en-US" w:eastAsia="es-ES"/>
              </w:rPr>
              <w:t>5</w:t>
            </w:r>
          </w:p>
        </w:tc>
      </w:tr>
      <w:tr w:rsidR="00305513" w:rsidRPr="00081996" w14:paraId="41DB6874" w14:textId="77777777" w:rsidTr="00305513">
        <w:trPr>
          <w:trHeight w:val="176"/>
        </w:trPr>
        <w:tc>
          <w:tcPr>
            <w:tcW w:w="1560" w:type="dxa"/>
            <w:tcBorders>
              <w:top w:val="nil"/>
              <w:left w:val="nil"/>
              <w:right w:val="nil"/>
            </w:tcBorders>
            <w:shd w:val="clear" w:color="auto" w:fill="auto"/>
            <w:noWrap/>
            <w:vAlign w:val="center"/>
          </w:tcPr>
          <w:p w14:paraId="4F81E997" w14:textId="008E80D0" w:rsidR="00305513" w:rsidRPr="002B742B" w:rsidRDefault="00305513" w:rsidP="00305513">
            <w:pPr>
              <w:spacing w:after="0" w:line="240" w:lineRule="auto"/>
              <w:rPr>
                <w:rFonts w:ascii="Arial" w:eastAsia="Times New Roman" w:hAnsi="Arial" w:cs="Arial"/>
                <w:sz w:val="16"/>
                <w:szCs w:val="16"/>
                <w:lang w:val="en-US" w:eastAsia="es-ES"/>
              </w:rPr>
            </w:pPr>
            <w:r w:rsidRPr="002B742B">
              <w:rPr>
                <w:rFonts w:ascii="Arial" w:eastAsia="Times New Roman" w:hAnsi="Arial" w:cs="Arial"/>
                <w:sz w:val="16"/>
                <w:szCs w:val="16"/>
                <w:lang w:val="en-US" w:eastAsia="es-ES"/>
              </w:rPr>
              <w:t>SOI</w:t>
            </w:r>
          </w:p>
        </w:tc>
        <w:tc>
          <w:tcPr>
            <w:tcW w:w="2409" w:type="dxa"/>
            <w:tcBorders>
              <w:top w:val="nil"/>
              <w:left w:val="nil"/>
              <w:right w:val="nil"/>
            </w:tcBorders>
            <w:shd w:val="clear" w:color="auto" w:fill="auto"/>
            <w:noWrap/>
            <w:vAlign w:val="center"/>
          </w:tcPr>
          <w:p w14:paraId="45EB1F18" w14:textId="655D5CF1" w:rsidR="00305513" w:rsidRPr="00081996" w:rsidRDefault="004C02D1" w:rsidP="00081996">
            <w:pPr>
              <w:spacing w:after="0" w:line="240" w:lineRule="auto"/>
              <w:rPr>
                <w:rFonts w:ascii="Arial" w:eastAsia="Times New Roman" w:hAnsi="Arial" w:cs="Arial"/>
                <w:b/>
                <w:sz w:val="16"/>
                <w:szCs w:val="16"/>
                <w:lang w:val="en-US" w:eastAsia="es-ES"/>
              </w:rPr>
            </w:pPr>
            <w:r w:rsidRPr="00081996">
              <w:rPr>
                <w:rFonts w:ascii="Arial" w:eastAsia="Times New Roman" w:hAnsi="Arial" w:cs="Arial"/>
                <w:b/>
                <w:sz w:val="16"/>
                <w:szCs w:val="16"/>
                <w:lang w:val="en-US" w:eastAsia="es-ES"/>
              </w:rPr>
              <w:t>r = 0.</w:t>
            </w:r>
            <w:r w:rsidR="00081996" w:rsidRPr="00081996">
              <w:rPr>
                <w:rFonts w:ascii="Arial" w:eastAsia="Times New Roman" w:hAnsi="Arial" w:cs="Arial"/>
                <w:b/>
                <w:sz w:val="16"/>
                <w:szCs w:val="16"/>
                <w:lang w:val="en-US" w:eastAsia="es-ES"/>
              </w:rPr>
              <w:t>26</w:t>
            </w:r>
            <w:r w:rsidR="00305513" w:rsidRPr="00081996">
              <w:rPr>
                <w:rFonts w:ascii="Arial" w:eastAsia="Times New Roman" w:hAnsi="Arial" w:cs="Arial"/>
                <w:b/>
                <w:sz w:val="16"/>
                <w:szCs w:val="16"/>
                <w:lang w:val="en-US" w:eastAsia="es-ES"/>
              </w:rPr>
              <w:t>, p = 0.</w:t>
            </w:r>
            <w:r w:rsidR="00081996" w:rsidRPr="00081996">
              <w:rPr>
                <w:rFonts w:ascii="Arial" w:eastAsia="Times New Roman" w:hAnsi="Arial" w:cs="Arial"/>
                <w:b/>
                <w:sz w:val="16"/>
                <w:szCs w:val="16"/>
                <w:lang w:val="en-US" w:eastAsia="es-ES"/>
              </w:rPr>
              <w:t>040</w:t>
            </w:r>
            <w:r w:rsidR="00305513" w:rsidRPr="00081996">
              <w:rPr>
                <w:rFonts w:ascii="Arial" w:eastAsia="Times New Roman" w:hAnsi="Arial" w:cs="Arial"/>
                <w:b/>
                <w:sz w:val="16"/>
                <w:szCs w:val="16"/>
                <w:lang w:val="en-US" w:eastAsia="es-ES"/>
              </w:rPr>
              <w:t>, n = 65</w:t>
            </w:r>
          </w:p>
        </w:tc>
        <w:tc>
          <w:tcPr>
            <w:tcW w:w="2410" w:type="dxa"/>
            <w:tcBorders>
              <w:top w:val="nil"/>
              <w:left w:val="nil"/>
              <w:right w:val="nil"/>
            </w:tcBorders>
            <w:shd w:val="clear" w:color="auto" w:fill="auto"/>
            <w:noWrap/>
            <w:vAlign w:val="center"/>
          </w:tcPr>
          <w:p w14:paraId="6814C25E" w14:textId="7B8A5BB1" w:rsidR="00305513" w:rsidRPr="00081996" w:rsidRDefault="00262D32" w:rsidP="00081996">
            <w:pPr>
              <w:spacing w:after="0" w:line="240" w:lineRule="auto"/>
              <w:rPr>
                <w:rFonts w:ascii="Arial" w:eastAsia="Times New Roman" w:hAnsi="Arial" w:cs="Arial"/>
                <w:sz w:val="16"/>
                <w:szCs w:val="16"/>
                <w:lang w:val="en-US" w:eastAsia="es-ES"/>
              </w:rPr>
            </w:pPr>
            <w:r w:rsidRPr="002B742B">
              <w:rPr>
                <w:rFonts w:ascii="Arial" w:eastAsia="Times New Roman" w:hAnsi="Arial" w:cs="Arial"/>
                <w:sz w:val="16"/>
                <w:szCs w:val="16"/>
                <w:lang w:val="en-US" w:eastAsia="es-ES"/>
              </w:rPr>
              <w:t xml:space="preserve">r </w:t>
            </w:r>
            <w:r w:rsidR="00081996">
              <w:rPr>
                <w:rFonts w:ascii="Arial" w:eastAsia="Times New Roman" w:hAnsi="Arial" w:cs="Arial"/>
                <w:sz w:val="16"/>
                <w:szCs w:val="16"/>
                <w:lang w:val="en-US" w:eastAsia="es-ES"/>
              </w:rPr>
              <w:t xml:space="preserve">= </w:t>
            </w:r>
            <w:r w:rsidRPr="00081996">
              <w:rPr>
                <w:rFonts w:ascii="Arial" w:eastAsia="Times New Roman" w:hAnsi="Arial" w:cs="Arial"/>
                <w:sz w:val="16"/>
                <w:szCs w:val="16"/>
                <w:lang w:val="en-US" w:eastAsia="es-ES"/>
              </w:rPr>
              <w:t>0.0</w:t>
            </w:r>
            <w:r w:rsidR="00081996">
              <w:rPr>
                <w:rFonts w:ascii="Arial" w:eastAsia="Times New Roman" w:hAnsi="Arial" w:cs="Arial"/>
                <w:sz w:val="16"/>
                <w:szCs w:val="16"/>
                <w:lang w:val="en-US" w:eastAsia="es-ES"/>
              </w:rPr>
              <w:t>0</w:t>
            </w:r>
            <w:r w:rsidRPr="00081996">
              <w:rPr>
                <w:rFonts w:ascii="Arial" w:eastAsia="Times New Roman" w:hAnsi="Arial" w:cs="Arial"/>
                <w:sz w:val="16"/>
                <w:szCs w:val="16"/>
                <w:lang w:val="en-US" w:eastAsia="es-ES"/>
              </w:rPr>
              <w:t>, p = 0.</w:t>
            </w:r>
            <w:r w:rsidR="00081996">
              <w:rPr>
                <w:rFonts w:ascii="Arial" w:eastAsia="Times New Roman" w:hAnsi="Arial" w:cs="Arial"/>
                <w:sz w:val="16"/>
                <w:szCs w:val="16"/>
                <w:lang w:val="en-US" w:eastAsia="es-ES"/>
              </w:rPr>
              <w:t>997</w:t>
            </w:r>
            <w:r w:rsidR="00305513" w:rsidRPr="00081996">
              <w:rPr>
                <w:rFonts w:ascii="Arial" w:eastAsia="Times New Roman" w:hAnsi="Arial" w:cs="Arial"/>
                <w:sz w:val="16"/>
                <w:szCs w:val="16"/>
                <w:lang w:val="en-US" w:eastAsia="es-ES"/>
              </w:rPr>
              <w:t>, n = 65</w:t>
            </w:r>
          </w:p>
        </w:tc>
        <w:tc>
          <w:tcPr>
            <w:tcW w:w="2580" w:type="dxa"/>
            <w:tcBorders>
              <w:top w:val="nil"/>
              <w:left w:val="nil"/>
              <w:right w:val="nil"/>
            </w:tcBorders>
            <w:shd w:val="clear" w:color="auto" w:fill="auto"/>
            <w:noWrap/>
            <w:vAlign w:val="center"/>
          </w:tcPr>
          <w:p w14:paraId="7F718A81" w14:textId="1E9942E1" w:rsidR="00305513" w:rsidRPr="00081996" w:rsidRDefault="00BF1457" w:rsidP="00081996">
            <w:pPr>
              <w:spacing w:after="0" w:line="240" w:lineRule="auto"/>
              <w:rPr>
                <w:rFonts w:ascii="Arial" w:eastAsia="Times New Roman" w:hAnsi="Arial" w:cs="Arial"/>
                <w:sz w:val="16"/>
                <w:szCs w:val="16"/>
                <w:lang w:val="en-US" w:eastAsia="es-ES"/>
              </w:rPr>
            </w:pPr>
            <w:r w:rsidRPr="00081996">
              <w:rPr>
                <w:rFonts w:ascii="Arial" w:eastAsia="Times New Roman" w:hAnsi="Arial" w:cs="Arial"/>
                <w:sz w:val="16"/>
                <w:szCs w:val="16"/>
                <w:lang w:val="en-US" w:eastAsia="es-ES"/>
              </w:rPr>
              <w:t xml:space="preserve">r = </w:t>
            </w:r>
            <w:r w:rsidR="00305513" w:rsidRPr="00081996">
              <w:rPr>
                <w:rFonts w:ascii="Arial" w:eastAsia="Times New Roman" w:hAnsi="Arial" w:cs="Arial"/>
                <w:sz w:val="16"/>
                <w:szCs w:val="16"/>
                <w:lang w:val="en-US" w:eastAsia="es-ES"/>
              </w:rPr>
              <w:t>0.</w:t>
            </w:r>
            <w:r w:rsidR="00081996">
              <w:rPr>
                <w:rFonts w:ascii="Arial" w:eastAsia="Times New Roman" w:hAnsi="Arial" w:cs="Arial"/>
                <w:sz w:val="16"/>
                <w:szCs w:val="16"/>
                <w:lang w:val="en-US" w:eastAsia="es-ES"/>
              </w:rPr>
              <w:t>22</w:t>
            </w:r>
            <w:r w:rsidR="00305513" w:rsidRPr="00081996">
              <w:rPr>
                <w:rFonts w:ascii="Arial" w:eastAsia="Times New Roman" w:hAnsi="Arial" w:cs="Arial"/>
                <w:sz w:val="16"/>
                <w:szCs w:val="16"/>
                <w:lang w:val="en-US" w:eastAsia="es-ES"/>
              </w:rPr>
              <w:t>, p = 0.</w:t>
            </w:r>
            <w:r w:rsidRPr="00081996">
              <w:rPr>
                <w:rFonts w:ascii="Arial" w:eastAsia="Times New Roman" w:hAnsi="Arial" w:cs="Arial"/>
                <w:sz w:val="16"/>
                <w:szCs w:val="16"/>
                <w:lang w:val="en-US" w:eastAsia="es-ES"/>
              </w:rPr>
              <w:t>0</w:t>
            </w:r>
            <w:r w:rsidR="00081996">
              <w:rPr>
                <w:rFonts w:ascii="Arial" w:eastAsia="Times New Roman" w:hAnsi="Arial" w:cs="Arial"/>
                <w:sz w:val="16"/>
                <w:szCs w:val="16"/>
                <w:lang w:val="en-US" w:eastAsia="es-ES"/>
              </w:rPr>
              <w:t>73</w:t>
            </w:r>
            <w:r w:rsidR="00305513" w:rsidRPr="00081996">
              <w:rPr>
                <w:rFonts w:ascii="Arial" w:eastAsia="Times New Roman" w:hAnsi="Arial" w:cs="Arial"/>
                <w:sz w:val="16"/>
                <w:szCs w:val="16"/>
                <w:lang w:val="en-US" w:eastAsia="es-ES"/>
              </w:rPr>
              <w:t>, n = 65</w:t>
            </w:r>
          </w:p>
        </w:tc>
      </w:tr>
      <w:tr w:rsidR="00305513" w:rsidRPr="00305513" w14:paraId="19A2B4FE" w14:textId="77777777" w:rsidTr="008A1103">
        <w:trPr>
          <w:trHeight w:val="86"/>
        </w:trPr>
        <w:tc>
          <w:tcPr>
            <w:tcW w:w="1560" w:type="dxa"/>
            <w:tcBorders>
              <w:top w:val="nil"/>
              <w:left w:val="nil"/>
              <w:bottom w:val="nil"/>
              <w:right w:val="nil"/>
            </w:tcBorders>
            <w:shd w:val="clear" w:color="auto" w:fill="auto"/>
            <w:noWrap/>
            <w:vAlign w:val="center"/>
          </w:tcPr>
          <w:p w14:paraId="19431212" w14:textId="7631C970" w:rsidR="00305513" w:rsidRPr="00081996" w:rsidRDefault="00305513" w:rsidP="00305513">
            <w:pPr>
              <w:spacing w:after="0" w:line="240" w:lineRule="auto"/>
              <w:rPr>
                <w:rFonts w:ascii="Arial" w:eastAsia="Times New Roman" w:hAnsi="Arial" w:cs="Arial"/>
                <w:sz w:val="16"/>
                <w:szCs w:val="16"/>
                <w:lang w:val="en-US" w:eastAsia="es-ES"/>
              </w:rPr>
            </w:pPr>
            <w:r w:rsidRPr="00081996">
              <w:rPr>
                <w:rFonts w:ascii="Arial" w:eastAsia="Times New Roman" w:hAnsi="Arial" w:cs="Arial"/>
                <w:sz w:val="16"/>
                <w:szCs w:val="16"/>
                <w:lang w:val="en-US" w:eastAsia="es-ES"/>
              </w:rPr>
              <w:t>AMO</w:t>
            </w:r>
          </w:p>
        </w:tc>
        <w:tc>
          <w:tcPr>
            <w:tcW w:w="2409" w:type="dxa"/>
            <w:tcBorders>
              <w:top w:val="nil"/>
              <w:left w:val="nil"/>
              <w:bottom w:val="nil"/>
              <w:right w:val="nil"/>
            </w:tcBorders>
            <w:shd w:val="clear" w:color="auto" w:fill="auto"/>
            <w:noWrap/>
            <w:vAlign w:val="center"/>
          </w:tcPr>
          <w:p w14:paraId="3D18ED8B" w14:textId="668ED5EC" w:rsidR="00305513" w:rsidRPr="00305513" w:rsidRDefault="00081996" w:rsidP="00081996">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r = -0.12</w:t>
            </w:r>
            <w:r w:rsidR="00305513"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335</w:t>
            </w:r>
            <w:r w:rsidR="00305513" w:rsidRPr="00305513">
              <w:rPr>
                <w:rFonts w:ascii="Arial" w:eastAsia="Times New Roman" w:hAnsi="Arial" w:cs="Arial"/>
                <w:sz w:val="16"/>
                <w:szCs w:val="16"/>
                <w:lang w:val="es-ES" w:eastAsia="es-ES"/>
              </w:rPr>
              <w:t>, n = 6</w:t>
            </w:r>
            <w:r w:rsidR="004C02D1">
              <w:rPr>
                <w:rFonts w:ascii="Arial" w:eastAsia="Times New Roman" w:hAnsi="Arial" w:cs="Arial"/>
                <w:sz w:val="16"/>
                <w:szCs w:val="16"/>
                <w:lang w:val="es-ES" w:eastAsia="es-ES"/>
              </w:rPr>
              <w:t>5</w:t>
            </w:r>
          </w:p>
        </w:tc>
        <w:tc>
          <w:tcPr>
            <w:tcW w:w="2410" w:type="dxa"/>
            <w:tcBorders>
              <w:top w:val="nil"/>
              <w:left w:val="nil"/>
              <w:bottom w:val="nil"/>
              <w:right w:val="nil"/>
            </w:tcBorders>
            <w:shd w:val="clear" w:color="auto" w:fill="auto"/>
            <w:noWrap/>
            <w:vAlign w:val="center"/>
          </w:tcPr>
          <w:p w14:paraId="005DBF66" w14:textId="60DEF163" w:rsidR="00305513" w:rsidRPr="00305513" w:rsidRDefault="00262D32" w:rsidP="00081996">
            <w:pPr>
              <w:spacing w:after="0" w:line="240" w:lineRule="auto"/>
              <w:rPr>
                <w:rFonts w:ascii="Arial" w:eastAsia="Times New Roman" w:hAnsi="Arial" w:cs="Arial"/>
                <w:b/>
                <w:sz w:val="16"/>
                <w:szCs w:val="16"/>
                <w:lang w:val="es-ES" w:eastAsia="es-ES"/>
              </w:rPr>
            </w:pPr>
            <w:r>
              <w:rPr>
                <w:rFonts w:ascii="Arial" w:eastAsia="Times New Roman" w:hAnsi="Arial" w:cs="Arial"/>
                <w:b/>
                <w:color w:val="000000" w:themeColor="text1"/>
                <w:sz w:val="16"/>
                <w:szCs w:val="16"/>
                <w:lang w:val="es-ES" w:eastAsia="es-ES"/>
              </w:rPr>
              <w:t>r = 0.</w:t>
            </w:r>
            <w:r w:rsidR="00081996">
              <w:rPr>
                <w:rFonts w:ascii="Arial" w:eastAsia="Times New Roman" w:hAnsi="Arial" w:cs="Arial"/>
                <w:b/>
                <w:color w:val="000000" w:themeColor="text1"/>
                <w:sz w:val="16"/>
                <w:szCs w:val="16"/>
                <w:lang w:val="es-ES" w:eastAsia="es-ES"/>
              </w:rPr>
              <w:t>35, p =</w:t>
            </w:r>
            <w:r w:rsidR="00305513" w:rsidRPr="00305513">
              <w:rPr>
                <w:rFonts w:ascii="Arial" w:eastAsia="Times New Roman" w:hAnsi="Arial" w:cs="Arial"/>
                <w:b/>
                <w:color w:val="000000" w:themeColor="text1"/>
                <w:sz w:val="16"/>
                <w:szCs w:val="16"/>
                <w:lang w:val="es-ES" w:eastAsia="es-ES"/>
              </w:rPr>
              <w:t xml:space="preserve"> 0.00</w:t>
            </w:r>
            <w:r w:rsidR="00081996">
              <w:rPr>
                <w:rFonts w:ascii="Arial" w:eastAsia="Times New Roman" w:hAnsi="Arial" w:cs="Arial"/>
                <w:b/>
                <w:color w:val="000000" w:themeColor="text1"/>
                <w:sz w:val="16"/>
                <w:szCs w:val="16"/>
                <w:lang w:val="es-ES" w:eastAsia="es-ES"/>
              </w:rPr>
              <w:t>4</w:t>
            </w:r>
            <w:r w:rsidR="00305513" w:rsidRPr="00305513">
              <w:rPr>
                <w:rFonts w:ascii="Arial" w:eastAsia="Times New Roman" w:hAnsi="Arial" w:cs="Arial"/>
                <w:b/>
                <w:color w:val="000000" w:themeColor="text1"/>
                <w:sz w:val="16"/>
                <w:szCs w:val="16"/>
                <w:lang w:val="es-ES" w:eastAsia="es-ES"/>
              </w:rPr>
              <w:t>, n = 6</w:t>
            </w:r>
            <w:r>
              <w:rPr>
                <w:rFonts w:ascii="Arial" w:eastAsia="Times New Roman" w:hAnsi="Arial" w:cs="Arial"/>
                <w:b/>
                <w:color w:val="000000" w:themeColor="text1"/>
                <w:sz w:val="16"/>
                <w:szCs w:val="16"/>
                <w:lang w:val="es-ES" w:eastAsia="es-ES"/>
              </w:rPr>
              <w:t>5</w:t>
            </w:r>
          </w:p>
        </w:tc>
        <w:tc>
          <w:tcPr>
            <w:tcW w:w="2580" w:type="dxa"/>
            <w:tcBorders>
              <w:top w:val="nil"/>
              <w:left w:val="nil"/>
              <w:bottom w:val="nil"/>
              <w:right w:val="nil"/>
            </w:tcBorders>
            <w:shd w:val="clear" w:color="auto" w:fill="auto"/>
            <w:noWrap/>
            <w:vAlign w:val="center"/>
          </w:tcPr>
          <w:p w14:paraId="27844DA0" w14:textId="2ECEC065" w:rsidR="00305513" w:rsidRPr="00305513" w:rsidRDefault="00305513" w:rsidP="00A522D0">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w:t>
            </w:r>
            <w:r w:rsidR="00081996">
              <w:rPr>
                <w:rFonts w:ascii="Arial" w:eastAsia="Times New Roman" w:hAnsi="Arial" w:cs="Arial"/>
                <w:sz w:val="16"/>
                <w:szCs w:val="16"/>
                <w:lang w:val="es-ES" w:eastAsia="es-ES"/>
              </w:rPr>
              <w:t xml:space="preserve"> = 0.11</w:t>
            </w:r>
            <w:r w:rsidRPr="00305513">
              <w:rPr>
                <w:rFonts w:ascii="Arial" w:eastAsia="Times New Roman" w:hAnsi="Arial" w:cs="Arial"/>
                <w:sz w:val="16"/>
                <w:szCs w:val="16"/>
                <w:lang w:val="es-ES" w:eastAsia="es-ES"/>
              </w:rPr>
              <w:t>, p = 0.</w:t>
            </w:r>
            <w:r w:rsidR="00A522D0">
              <w:rPr>
                <w:rFonts w:ascii="Arial" w:eastAsia="Times New Roman" w:hAnsi="Arial" w:cs="Arial"/>
                <w:sz w:val="16"/>
                <w:szCs w:val="16"/>
                <w:lang w:val="es-ES" w:eastAsia="es-ES"/>
              </w:rPr>
              <w:t>387</w:t>
            </w:r>
            <w:r w:rsidRPr="00305513">
              <w:rPr>
                <w:rFonts w:ascii="Arial" w:eastAsia="Times New Roman" w:hAnsi="Arial" w:cs="Arial"/>
                <w:sz w:val="16"/>
                <w:szCs w:val="16"/>
                <w:lang w:val="es-ES" w:eastAsia="es-ES"/>
              </w:rPr>
              <w:t>, n = 6</w:t>
            </w:r>
            <w:r w:rsidR="00BF1457">
              <w:rPr>
                <w:rFonts w:ascii="Arial" w:eastAsia="Times New Roman" w:hAnsi="Arial" w:cs="Arial"/>
                <w:sz w:val="16"/>
                <w:szCs w:val="16"/>
                <w:lang w:val="es-ES" w:eastAsia="es-ES"/>
              </w:rPr>
              <w:t>5</w:t>
            </w:r>
          </w:p>
        </w:tc>
      </w:tr>
      <w:tr w:rsidR="008A1103" w:rsidRPr="00305513" w14:paraId="7E62B56D" w14:textId="77777777" w:rsidTr="008A1103">
        <w:trPr>
          <w:trHeight w:val="247"/>
        </w:trPr>
        <w:tc>
          <w:tcPr>
            <w:tcW w:w="1560" w:type="dxa"/>
            <w:tcBorders>
              <w:top w:val="single" w:sz="4" w:space="0" w:color="auto"/>
              <w:left w:val="nil"/>
              <w:right w:val="nil"/>
            </w:tcBorders>
            <w:shd w:val="clear" w:color="auto" w:fill="auto"/>
            <w:noWrap/>
            <w:vAlign w:val="center"/>
            <w:hideMark/>
          </w:tcPr>
          <w:p w14:paraId="4CFF6EE1" w14:textId="553BCFCD" w:rsidR="008A1103" w:rsidRPr="00262D32" w:rsidRDefault="008A1103" w:rsidP="00654293">
            <w:pPr>
              <w:spacing w:after="0" w:line="240" w:lineRule="auto"/>
              <w:rPr>
                <w:rFonts w:ascii="Arial" w:eastAsia="Times New Roman" w:hAnsi="Arial" w:cs="Arial"/>
                <w:color w:val="auto"/>
                <w:sz w:val="16"/>
                <w:szCs w:val="16"/>
                <w:lang w:eastAsia="es-ES"/>
              </w:rPr>
            </w:pPr>
            <w:r w:rsidRPr="00305513">
              <w:rPr>
                <w:rFonts w:ascii="Arial" w:eastAsia="Times New Roman" w:hAnsi="Arial" w:cs="Arial"/>
                <w:color w:val="auto"/>
                <w:sz w:val="16"/>
                <w:szCs w:val="16"/>
                <w:lang w:val="en-US" w:eastAsia="es-ES"/>
              </w:rPr>
              <w:t> </w:t>
            </w:r>
          </w:p>
        </w:tc>
        <w:tc>
          <w:tcPr>
            <w:tcW w:w="7399" w:type="dxa"/>
            <w:gridSpan w:val="3"/>
            <w:tcBorders>
              <w:top w:val="single" w:sz="4" w:space="0" w:color="auto"/>
              <w:left w:val="nil"/>
              <w:right w:val="nil"/>
            </w:tcBorders>
            <w:shd w:val="clear" w:color="auto" w:fill="auto"/>
            <w:noWrap/>
            <w:vAlign w:val="center"/>
          </w:tcPr>
          <w:p w14:paraId="7E4D8134" w14:textId="78192BF2" w:rsidR="008A1103" w:rsidRPr="00305513" w:rsidRDefault="008A1103" w:rsidP="00654293">
            <w:pPr>
              <w:spacing w:after="0" w:line="240" w:lineRule="auto"/>
              <w:jc w:val="center"/>
              <w:rPr>
                <w:rFonts w:ascii="Arial" w:eastAsia="Times New Roman" w:hAnsi="Arial" w:cs="Arial"/>
                <w:bCs/>
                <w:i/>
                <w:sz w:val="16"/>
                <w:szCs w:val="16"/>
                <w:lang w:val="es-ES" w:eastAsia="es-ES"/>
              </w:rPr>
            </w:pPr>
            <w:r w:rsidRPr="00C213D3">
              <w:rPr>
                <w:rFonts w:ascii="Arial" w:eastAsia="Times New Roman" w:hAnsi="Arial" w:cs="Arial"/>
                <w:bCs/>
                <w:i/>
                <w:sz w:val="16"/>
                <w:szCs w:val="16"/>
                <w:lang w:val="en-US" w:eastAsia="es-ES"/>
              </w:rPr>
              <w:t>VAR2</w:t>
            </w:r>
          </w:p>
        </w:tc>
      </w:tr>
      <w:tr w:rsidR="008A1103" w:rsidRPr="00BF1457" w14:paraId="4CD5B10D" w14:textId="77777777" w:rsidTr="008A1103">
        <w:trPr>
          <w:trHeight w:val="176"/>
        </w:trPr>
        <w:tc>
          <w:tcPr>
            <w:tcW w:w="1560" w:type="dxa"/>
            <w:tcBorders>
              <w:top w:val="nil"/>
              <w:left w:val="nil"/>
              <w:bottom w:val="nil"/>
              <w:right w:val="nil"/>
            </w:tcBorders>
            <w:shd w:val="clear" w:color="auto" w:fill="auto"/>
            <w:noWrap/>
            <w:vAlign w:val="center"/>
          </w:tcPr>
          <w:p w14:paraId="03F5A85D" w14:textId="3F016522" w:rsidR="008A1103" w:rsidRPr="00305513" w:rsidRDefault="008A1103" w:rsidP="00654293">
            <w:pPr>
              <w:spacing w:after="0" w:line="240" w:lineRule="auto"/>
              <w:rPr>
                <w:rFonts w:ascii="Arial" w:eastAsia="Times New Roman" w:hAnsi="Arial" w:cs="Arial"/>
                <w:sz w:val="16"/>
                <w:szCs w:val="16"/>
                <w:lang w:val="es-ES" w:eastAsia="es-ES"/>
              </w:rPr>
            </w:pPr>
            <w:r w:rsidRPr="00C213D3">
              <w:rPr>
                <w:rFonts w:ascii="Arial" w:eastAsia="Times New Roman" w:hAnsi="Arial" w:cs="Arial"/>
                <w:sz w:val="16"/>
                <w:szCs w:val="16"/>
                <w:lang w:val="en-US" w:eastAsia="es-ES"/>
              </w:rPr>
              <w:t>Sediment load</w:t>
            </w:r>
          </w:p>
        </w:tc>
        <w:tc>
          <w:tcPr>
            <w:tcW w:w="2409" w:type="dxa"/>
            <w:tcBorders>
              <w:top w:val="nil"/>
              <w:left w:val="nil"/>
              <w:bottom w:val="nil"/>
              <w:right w:val="nil"/>
            </w:tcBorders>
            <w:shd w:val="clear" w:color="auto" w:fill="auto"/>
            <w:noWrap/>
            <w:vAlign w:val="center"/>
          </w:tcPr>
          <w:p w14:paraId="02489EC1" w14:textId="733FF6B7" w:rsidR="008A1103" w:rsidRPr="00BF1457" w:rsidRDefault="008A1103" w:rsidP="00BF1457">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 = 0.16</w:t>
            </w:r>
            <w:r w:rsidRPr="00C213D3">
              <w:rPr>
                <w:rFonts w:ascii="Arial" w:eastAsia="Times New Roman" w:hAnsi="Arial" w:cs="Arial"/>
                <w:sz w:val="16"/>
                <w:szCs w:val="16"/>
                <w:lang w:val="en-US" w:eastAsia="es-ES"/>
              </w:rPr>
              <w:t>, p = 0.</w:t>
            </w:r>
            <w:r>
              <w:rPr>
                <w:rFonts w:ascii="Arial" w:eastAsia="Times New Roman" w:hAnsi="Arial" w:cs="Arial"/>
                <w:sz w:val="16"/>
                <w:szCs w:val="16"/>
                <w:lang w:val="en-US" w:eastAsia="es-ES"/>
              </w:rPr>
              <w:t>373</w:t>
            </w:r>
            <w:r w:rsidRPr="00C213D3">
              <w:rPr>
                <w:rFonts w:ascii="Arial" w:eastAsia="Times New Roman" w:hAnsi="Arial" w:cs="Arial"/>
                <w:sz w:val="16"/>
                <w:szCs w:val="16"/>
                <w:lang w:val="en-US" w:eastAsia="es-ES"/>
              </w:rPr>
              <w:t>, n = 28</w:t>
            </w:r>
          </w:p>
        </w:tc>
        <w:tc>
          <w:tcPr>
            <w:tcW w:w="2410" w:type="dxa"/>
            <w:tcBorders>
              <w:top w:val="nil"/>
              <w:left w:val="nil"/>
              <w:bottom w:val="nil"/>
              <w:right w:val="nil"/>
            </w:tcBorders>
            <w:shd w:val="clear" w:color="auto" w:fill="auto"/>
            <w:noWrap/>
            <w:vAlign w:val="center"/>
          </w:tcPr>
          <w:p w14:paraId="36FEF09C" w14:textId="35A0D0C2" w:rsidR="008A1103" w:rsidRPr="00BF1457" w:rsidRDefault="008A1103" w:rsidP="003F4DBD">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r =-0.</w:t>
            </w:r>
            <w:r>
              <w:rPr>
                <w:rFonts w:ascii="Arial" w:eastAsia="Times New Roman" w:hAnsi="Arial" w:cs="Arial"/>
                <w:sz w:val="16"/>
                <w:szCs w:val="16"/>
                <w:lang w:val="en-US" w:eastAsia="es-ES"/>
              </w:rPr>
              <w:t>26</w:t>
            </w:r>
            <w:r w:rsidRPr="00C213D3">
              <w:rPr>
                <w:rFonts w:ascii="Arial" w:eastAsia="Times New Roman" w:hAnsi="Arial" w:cs="Arial"/>
                <w:sz w:val="16"/>
                <w:szCs w:val="16"/>
                <w:lang w:val="en-US" w:eastAsia="es-ES"/>
              </w:rPr>
              <w:t>, p = 0.</w:t>
            </w:r>
            <w:r>
              <w:rPr>
                <w:rFonts w:ascii="Arial" w:eastAsia="Times New Roman" w:hAnsi="Arial" w:cs="Arial"/>
                <w:sz w:val="16"/>
                <w:szCs w:val="16"/>
                <w:lang w:val="en-US" w:eastAsia="es-ES"/>
              </w:rPr>
              <w:t>182</w:t>
            </w:r>
            <w:r w:rsidRPr="00C213D3">
              <w:rPr>
                <w:rFonts w:ascii="Arial" w:eastAsia="Times New Roman" w:hAnsi="Arial" w:cs="Arial"/>
                <w:sz w:val="16"/>
                <w:szCs w:val="16"/>
                <w:lang w:val="en-US" w:eastAsia="es-ES"/>
              </w:rPr>
              <w:t>, n = 28</w:t>
            </w:r>
          </w:p>
        </w:tc>
        <w:tc>
          <w:tcPr>
            <w:tcW w:w="2580" w:type="dxa"/>
            <w:tcBorders>
              <w:top w:val="nil"/>
              <w:left w:val="nil"/>
              <w:bottom w:val="nil"/>
              <w:right w:val="nil"/>
            </w:tcBorders>
            <w:shd w:val="clear" w:color="auto" w:fill="auto"/>
            <w:noWrap/>
            <w:vAlign w:val="center"/>
          </w:tcPr>
          <w:p w14:paraId="6D6167BD" w14:textId="34EA5B39" w:rsidR="008A1103" w:rsidRPr="00BF1457" w:rsidRDefault="008A1103" w:rsidP="00C213D3">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r</w:t>
            </w:r>
            <w:r>
              <w:rPr>
                <w:rFonts w:ascii="Arial" w:eastAsia="Times New Roman" w:hAnsi="Arial" w:cs="Arial"/>
                <w:sz w:val="16"/>
                <w:szCs w:val="16"/>
                <w:lang w:val="en-US" w:eastAsia="es-ES"/>
              </w:rPr>
              <w:t xml:space="preserve"> = 0.37</w:t>
            </w:r>
            <w:r w:rsidRPr="00C213D3">
              <w:rPr>
                <w:rFonts w:ascii="Arial" w:eastAsia="Times New Roman" w:hAnsi="Arial" w:cs="Arial"/>
                <w:sz w:val="16"/>
                <w:szCs w:val="16"/>
                <w:lang w:val="en-US" w:eastAsia="es-ES"/>
              </w:rPr>
              <w:t>, p = 0.</w:t>
            </w:r>
            <w:r>
              <w:rPr>
                <w:rFonts w:ascii="Arial" w:eastAsia="Times New Roman" w:hAnsi="Arial" w:cs="Arial"/>
                <w:sz w:val="16"/>
                <w:szCs w:val="16"/>
                <w:lang w:val="en-US" w:eastAsia="es-ES"/>
              </w:rPr>
              <w:t>052</w:t>
            </w:r>
            <w:r w:rsidRPr="00C213D3">
              <w:rPr>
                <w:rFonts w:ascii="Arial" w:eastAsia="Times New Roman" w:hAnsi="Arial" w:cs="Arial"/>
                <w:sz w:val="16"/>
                <w:szCs w:val="16"/>
                <w:lang w:val="en-US" w:eastAsia="es-ES"/>
              </w:rPr>
              <w:t>, n = 28</w:t>
            </w:r>
          </w:p>
        </w:tc>
      </w:tr>
      <w:tr w:rsidR="008A1103" w:rsidRPr="00305513" w14:paraId="4392559A" w14:textId="77777777" w:rsidTr="00305513">
        <w:trPr>
          <w:trHeight w:val="167"/>
        </w:trPr>
        <w:tc>
          <w:tcPr>
            <w:tcW w:w="1560" w:type="dxa"/>
            <w:tcBorders>
              <w:top w:val="nil"/>
              <w:left w:val="nil"/>
              <w:bottom w:val="nil"/>
              <w:right w:val="nil"/>
            </w:tcBorders>
            <w:shd w:val="clear" w:color="auto" w:fill="auto"/>
            <w:noWrap/>
            <w:vAlign w:val="center"/>
          </w:tcPr>
          <w:p w14:paraId="3CF60F12" w14:textId="1323A83A" w:rsidR="008A1103" w:rsidRPr="00BF1457" w:rsidRDefault="008A1103" w:rsidP="00654293">
            <w:pPr>
              <w:spacing w:after="0" w:line="240" w:lineRule="auto"/>
              <w:rPr>
                <w:rFonts w:ascii="Arial" w:eastAsia="Times New Roman" w:hAnsi="Arial" w:cs="Arial"/>
                <w:sz w:val="16"/>
                <w:szCs w:val="16"/>
                <w:lang w:val="en-US" w:eastAsia="es-ES"/>
              </w:rPr>
            </w:pPr>
            <w:r w:rsidRPr="00C213D3">
              <w:rPr>
                <w:rFonts w:ascii="Arial" w:eastAsia="Times New Roman" w:hAnsi="Arial" w:cs="Arial"/>
                <w:sz w:val="16"/>
                <w:szCs w:val="16"/>
                <w:lang w:val="en-US" w:eastAsia="es-ES"/>
              </w:rPr>
              <w:t>Water flow</w:t>
            </w:r>
          </w:p>
        </w:tc>
        <w:tc>
          <w:tcPr>
            <w:tcW w:w="2409" w:type="dxa"/>
            <w:tcBorders>
              <w:top w:val="nil"/>
              <w:left w:val="nil"/>
              <w:bottom w:val="nil"/>
              <w:right w:val="nil"/>
            </w:tcBorders>
            <w:shd w:val="clear" w:color="auto" w:fill="auto"/>
            <w:noWrap/>
            <w:vAlign w:val="center"/>
          </w:tcPr>
          <w:p w14:paraId="46AD0D17" w14:textId="51C8BCE4" w:rsidR="008A1103" w:rsidRPr="00BF1457" w:rsidRDefault="008A1103" w:rsidP="00BF1457">
            <w:pPr>
              <w:spacing w:after="0" w:line="240" w:lineRule="auto"/>
              <w:rPr>
                <w:rFonts w:ascii="Arial" w:eastAsia="Times New Roman" w:hAnsi="Arial" w:cs="Arial"/>
                <w:b/>
                <w:sz w:val="16"/>
                <w:szCs w:val="16"/>
                <w:lang w:val="en-US" w:eastAsia="es-ES"/>
              </w:rPr>
            </w:pPr>
            <w:r w:rsidRPr="00C213D3">
              <w:rPr>
                <w:rFonts w:ascii="Arial" w:eastAsia="Times New Roman" w:hAnsi="Arial" w:cs="Arial"/>
                <w:sz w:val="16"/>
                <w:szCs w:val="16"/>
                <w:lang w:val="en-US" w:eastAsia="es-ES"/>
              </w:rPr>
              <w:t xml:space="preserve">r = </w:t>
            </w:r>
            <w:r>
              <w:rPr>
                <w:rFonts w:ascii="Arial" w:eastAsia="Times New Roman" w:hAnsi="Arial" w:cs="Arial"/>
                <w:sz w:val="16"/>
                <w:szCs w:val="16"/>
                <w:lang w:val="en-US" w:eastAsia="es-ES"/>
              </w:rPr>
              <w:t>-</w:t>
            </w:r>
            <w:r w:rsidRPr="005C5E26">
              <w:rPr>
                <w:rFonts w:ascii="Arial" w:eastAsia="Times New Roman" w:hAnsi="Arial" w:cs="Arial"/>
                <w:sz w:val="16"/>
                <w:szCs w:val="16"/>
                <w:lang w:val="en-US" w:eastAsia="es-ES"/>
              </w:rPr>
              <w:t>0.10, p = 0.573, n = 35</w:t>
            </w:r>
          </w:p>
        </w:tc>
        <w:tc>
          <w:tcPr>
            <w:tcW w:w="2410" w:type="dxa"/>
            <w:tcBorders>
              <w:top w:val="nil"/>
              <w:left w:val="nil"/>
              <w:bottom w:val="nil"/>
              <w:right w:val="nil"/>
            </w:tcBorders>
            <w:shd w:val="clear" w:color="auto" w:fill="auto"/>
            <w:noWrap/>
            <w:vAlign w:val="center"/>
          </w:tcPr>
          <w:p w14:paraId="77DC063E" w14:textId="2511EC96" w:rsidR="008A1103" w:rsidRPr="00BF1457" w:rsidRDefault="008A1103" w:rsidP="003F4DBD">
            <w:pPr>
              <w:spacing w:after="0" w:line="240" w:lineRule="auto"/>
              <w:rPr>
                <w:rFonts w:ascii="Arial" w:eastAsia="Times New Roman" w:hAnsi="Arial" w:cs="Arial"/>
                <w:sz w:val="16"/>
                <w:szCs w:val="16"/>
                <w:lang w:val="en-US" w:eastAsia="es-ES"/>
              </w:rPr>
            </w:pPr>
            <w:r w:rsidRPr="005C5E26">
              <w:rPr>
                <w:rFonts w:ascii="Arial" w:eastAsia="Times New Roman" w:hAnsi="Arial" w:cs="Arial"/>
                <w:sz w:val="16"/>
                <w:szCs w:val="16"/>
                <w:lang w:val="en-US" w:eastAsia="es-ES"/>
              </w:rPr>
              <w:t>r = 0.19, p = 0.270, n = 35</w:t>
            </w:r>
          </w:p>
        </w:tc>
        <w:tc>
          <w:tcPr>
            <w:tcW w:w="2580" w:type="dxa"/>
            <w:tcBorders>
              <w:top w:val="nil"/>
              <w:left w:val="nil"/>
              <w:bottom w:val="nil"/>
              <w:right w:val="nil"/>
            </w:tcBorders>
            <w:shd w:val="clear" w:color="auto" w:fill="auto"/>
            <w:noWrap/>
            <w:vAlign w:val="center"/>
          </w:tcPr>
          <w:p w14:paraId="4EE85F06" w14:textId="1C17C832" w:rsidR="008A1103" w:rsidRPr="00305513" w:rsidRDefault="008A1103" w:rsidP="00C213D3">
            <w:pPr>
              <w:spacing w:after="0" w:line="240" w:lineRule="auto"/>
              <w:rPr>
                <w:rFonts w:ascii="Arial" w:eastAsia="Times New Roman" w:hAnsi="Arial" w:cs="Arial"/>
                <w:sz w:val="16"/>
                <w:szCs w:val="16"/>
                <w:lang w:val="es-ES" w:eastAsia="es-ES"/>
              </w:rPr>
            </w:pPr>
            <w:r w:rsidRPr="005C5E26">
              <w:rPr>
                <w:rFonts w:ascii="Arial" w:eastAsia="Times New Roman" w:hAnsi="Arial" w:cs="Arial"/>
                <w:sz w:val="16"/>
                <w:szCs w:val="16"/>
                <w:lang w:val="en-US" w:eastAsia="es-ES"/>
              </w:rPr>
              <w:t>r</w:t>
            </w:r>
            <w:r>
              <w:rPr>
                <w:rFonts w:ascii="Arial" w:eastAsia="Times New Roman" w:hAnsi="Arial" w:cs="Arial"/>
                <w:sz w:val="16"/>
                <w:szCs w:val="16"/>
                <w:lang w:val="en-US" w:eastAsia="es-ES"/>
              </w:rPr>
              <w:t xml:space="preserve"> = </w:t>
            </w:r>
            <w:r w:rsidRPr="005C5E26">
              <w:rPr>
                <w:rFonts w:ascii="Arial" w:eastAsia="Times New Roman" w:hAnsi="Arial" w:cs="Arial"/>
                <w:sz w:val="16"/>
                <w:szCs w:val="16"/>
                <w:lang w:val="en-US" w:eastAsia="es-ES"/>
              </w:rPr>
              <w:t>0.0</w:t>
            </w:r>
            <w:r>
              <w:rPr>
                <w:rFonts w:ascii="Arial" w:eastAsia="Times New Roman" w:hAnsi="Arial" w:cs="Arial"/>
                <w:sz w:val="16"/>
                <w:szCs w:val="16"/>
                <w:lang w:val="en-US" w:eastAsia="es-ES"/>
              </w:rPr>
              <w:t>6</w:t>
            </w:r>
            <w:r w:rsidRPr="005C5E26">
              <w:rPr>
                <w:rFonts w:ascii="Arial" w:eastAsia="Times New Roman" w:hAnsi="Arial" w:cs="Arial"/>
                <w:sz w:val="16"/>
                <w:szCs w:val="16"/>
                <w:lang w:val="en-US" w:eastAsia="es-ES"/>
              </w:rPr>
              <w:t>, p = 0.</w:t>
            </w:r>
            <w:r>
              <w:rPr>
                <w:rFonts w:ascii="Arial" w:eastAsia="Times New Roman" w:hAnsi="Arial" w:cs="Arial"/>
                <w:sz w:val="16"/>
                <w:szCs w:val="16"/>
                <w:lang w:val="en-US" w:eastAsia="es-ES"/>
              </w:rPr>
              <w:t>736</w:t>
            </w:r>
            <w:r w:rsidRPr="005C5E26">
              <w:rPr>
                <w:rFonts w:ascii="Arial" w:eastAsia="Times New Roman" w:hAnsi="Arial" w:cs="Arial"/>
                <w:sz w:val="16"/>
                <w:szCs w:val="16"/>
                <w:lang w:val="en-US" w:eastAsia="es-ES"/>
              </w:rPr>
              <w:t>, n = 35</w:t>
            </w:r>
          </w:p>
        </w:tc>
      </w:tr>
      <w:tr w:rsidR="008A1103" w:rsidRPr="003F4DBD" w14:paraId="4A727D6E" w14:textId="77777777" w:rsidTr="00305513">
        <w:trPr>
          <w:trHeight w:val="167"/>
        </w:trPr>
        <w:tc>
          <w:tcPr>
            <w:tcW w:w="1560" w:type="dxa"/>
            <w:tcBorders>
              <w:top w:val="nil"/>
              <w:left w:val="nil"/>
              <w:bottom w:val="nil"/>
              <w:right w:val="nil"/>
            </w:tcBorders>
            <w:shd w:val="clear" w:color="auto" w:fill="auto"/>
            <w:noWrap/>
            <w:vAlign w:val="center"/>
          </w:tcPr>
          <w:p w14:paraId="5FEAC86A" w14:textId="496813F8" w:rsidR="008A1103" w:rsidRPr="00305513" w:rsidRDefault="008A1103" w:rsidP="00654293">
            <w:pPr>
              <w:spacing w:after="0" w:line="240" w:lineRule="auto"/>
              <w:rPr>
                <w:rFonts w:ascii="Arial" w:eastAsia="Times New Roman" w:hAnsi="Arial" w:cs="Arial"/>
                <w:sz w:val="16"/>
                <w:szCs w:val="16"/>
                <w:lang w:val="es-ES" w:eastAsia="es-ES"/>
              </w:rPr>
            </w:pPr>
            <w:r w:rsidRPr="005C5E26">
              <w:rPr>
                <w:rFonts w:ascii="Arial" w:eastAsia="Times New Roman" w:hAnsi="Arial" w:cs="Arial"/>
                <w:sz w:val="16"/>
                <w:szCs w:val="16"/>
                <w:lang w:val="en-US" w:eastAsia="es-ES"/>
              </w:rPr>
              <w:t>Water level*</w:t>
            </w:r>
          </w:p>
        </w:tc>
        <w:tc>
          <w:tcPr>
            <w:tcW w:w="2409" w:type="dxa"/>
            <w:tcBorders>
              <w:top w:val="nil"/>
              <w:left w:val="nil"/>
              <w:bottom w:val="nil"/>
              <w:right w:val="nil"/>
            </w:tcBorders>
            <w:shd w:val="clear" w:color="auto" w:fill="auto"/>
            <w:noWrap/>
            <w:vAlign w:val="center"/>
          </w:tcPr>
          <w:p w14:paraId="4D1771AF" w14:textId="0FA557D3" w:rsidR="008A1103" w:rsidRPr="00305513" w:rsidRDefault="008A1103" w:rsidP="00BF1457">
            <w:pPr>
              <w:spacing w:after="0" w:line="240" w:lineRule="auto"/>
              <w:rPr>
                <w:rFonts w:ascii="Arial" w:eastAsia="Times New Roman" w:hAnsi="Arial" w:cs="Arial"/>
                <w:sz w:val="16"/>
                <w:szCs w:val="16"/>
                <w:lang w:val="es-ES" w:eastAsia="es-ES"/>
              </w:rPr>
            </w:pPr>
            <w:r w:rsidRPr="005C5E26">
              <w:rPr>
                <w:rFonts w:ascii="Arial" w:eastAsia="Times New Roman" w:hAnsi="Arial" w:cs="Arial"/>
                <w:sz w:val="16"/>
                <w:szCs w:val="16"/>
                <w:lang w:val="en-US" w:eastAsia="es-ES"/>
              </w:rPr>
              <w:t xml:space="preserve">r = 0.16, p </w:t>
            </w:r>
            <w:r w:rsidRPr="00305513">
              <w:rPr>
                <w:rFonts w:ascii="Arial" w:eastAsia="Times New Roman" w:hAnsi="Arial" w:cs="Arial"/>
                <w:sz w:val="16"/>
                <w:szCs w:val="16"/>
                <w:lang w:val="es-ES" w:eastAsia="es-ES"/>
              </w:rPr>
              <w:t>= 0.</w:t>
            </w:r>
            <w:r>
              <w:rPr>
                <w:rFonts w:ascii="Arial" w:eastAsia="Times New Roman" w:hAnsi="Arial" w:cs="Arial"/>
                <w:sz w:val="16"/>
                <w:szCs w:val="16"/>
                <w:lang w:val="es-ES" w:eastAsia="es-ES"/>
              </w:rPr>
              <w:t>39</w:t>
            </w:r>
            <w:r w:rsidRPr="00305513">
              <w:rPr>
                <w:rFonts w:ascii="Arial" w:eastAsia="Times New Roman" w:hAnsi="Arial" w:cs="Arial"/>
                <w:sz w:val="16"/>
                <w:szCs w:val="16"/>
                <w:lang w:val="es-ES" w:eastAsia="es-ES"/>
              </w:rPr>
              <w:t>6, n = 3</w:t>
            </w:r>
            <w:r>
              <w:rPr>
                <w:rFonts w:ascii="Arial" w:eastAsia="Times New Roman" w:hAnsi="Arial" w:cs="Arial"/>
                <w:sz w:val="16"/>
                <w:szCs w:val="16"/>
                <w:lang w:val="es-ES" w:eastAsia="es-ES"/>
              </w:rPr>
              <w:t>2</w:t>
            </w:r>
          </w:p>
        </w:tc>
        <w:tc>
          <w:tcPr>
            <w:tcW w:w="2410" w:type="dxa"/>
            <w:tcBorders>
              <w:top w:val="nil"/>
              <w:left w:val="nil"/>
              <w:bottom w:val="nil"/>
              <w:right w:val="nil"/>
            </w:tcBorders>
            <w:shd w:val="clear" w:color="auto" w:fill="auto"/>
            <w:noWrap/>
            <w:vAlign w:val="center"/>
          </w:tcPr>
          <w:p w14:paraId="177124FD" w14:textId="540A3E23" w:rsidR="008A1103" w:rsidRPr="003F4DBD" w:rsidRDefault="008A1103" w:rsidP="003F4DBD">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r = 0.</w:t>
            </w:r>
            <w:r>
              <w:rPr>
                <w:rFonts w:ascii="Arial" w:eastAsia="Times New Roman" w:hAnsi="Arial" w:cs="Arial"/>
                <w:sz w:val="16"/>
                <w:szCs w:val="16"/>
                <w:lang w:val="en-US" w:eastAsia="es-ES"/>
              </w:rPr>
              <w:t>06</w:t>
            </w:r>
            <w:r w:rsidRPr="00E9110F">
              <w:rPr>
                <w:rFonts w:ascii="Arial" w:eastAsia="Times New Roman" w:hAnsi="Arial" w:cs="Arial"/>
                <w:sz w:val="16"/>
                <w:szCs w:val="16"/>
                <w:lang w:val="en-US" w:eastAsia="es-ES"/>
              </w:rPr>
              <w:t>, p = 0.</w:t>
            </w:r>
            <w:r>
              <w:rPr>
                <w:rFonts w:ascii="Arial" w:eastAsia="Times New Roman" w:hAnsi="Arial" w:cs="Arial"/>
                <w:sz w:val="16"/>
                <w:szCs w:val="16"/>
                <w:lang w:val="en-US" w:eastAsia="es-ES"/>
              </w:rPr>
              <w:t>755</w:t>
            </w:r>
            <w:r w:rsidRPr="00E9110F">
              <w:rPr>
                <w:rFonts w:ascii="Arial" w:eastAsia="Times New Roman" w:hAnsi="Arial" w:cs="Arial"/>
                <w:sz w:val="16"/>
                <w:szCs w:val="16"/>
                <w:lang w:val="en-US" w:eastAsia="es-ES"/>
              </w:rPr>
              <w:t>, n = 3</w:t>
            </w:r>
            <w:r>
              <w:rPr>
                <w:rFonts w:ascii="Arial" w:eastAsia="Times New Roman" w:hAnsi="Arial" w:cs="Arial"/>
                <w:sz w:val="16"/>
                <w:szCs w:val="16"/>
                <w:lang w:val="en-US" w:eastAsia="es-ES"/>
              </w:rPr>
              <w:t>2</w:t>
            </w:r>
          </w:p>
        </w:tc>
        <w:tc>
          <w:tcPr>
            <w:tcW w:w="2580" w:type="dxa"/>
            <w:tcBorders>
              <w:top w:val="nil"/>
              <w:left w:val="nil"/>
              <w:bottom w:val="nil"/>
              <w:right w:val="nil"/>
            </w:tcBorders>
            <w:shd w:val="clear" w:color="auto" w:fill="auto"/>
            <w:noWrap/>
            <w:vAlign w:val="center"/>
          </w:tcPr>
          <w:p w14:paraId="6AA4AC4A" w14:textId="71BE9518" w:rsidR="008A1103" w:rsidRPr="003F4DBD" w:rsidRDefault="008A1103" w:rsidP="00654293">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 = 0.18, p = 0.334</w:t>
            </w:r>
            <w:r w:rsidRPr="00E9110F">
              <w:rPr>
                <w:rFonts w:ascii="Arial" w:eastAsia="Times New Roman" w:hAnsi="Arial" w:cs="Arial"/>
                <w:sz w:val="16"/>
                <w:szCs w:val="16"/>
                <w:lang w:val="en-US" w:eastAsia="es-ES"/>
              </w:rPr>
              <w:t>, n = 3</w:t>
            </w:r>
            <w:r>
              <w:rPr>
                <w:rFonts w:ascii="Arial" w:eastAsia="Times New Roman" w:hAnsi="Arial" w:cs="Arial"/>
                <w:sz w:val="16"/>
                <w:szCs w:val="16"/>
                <w:lang w:val="en-US" w:eastAsia="es-ES"/>
              </w:rPr>
              <w:t>2</w:t>
            </w:r>
          </w:p>
        </w:tc>
      </w:tr>
      <w:tr w:rsidR="008A1103" w:rsidRPr="00C213D3" w14:paraId="40F4C069" w14:textId="77777777" w:rsidTr="00305513">
        <w:trPr>
          <w:trHeight w:val="158"/>
        </w:trPr>
        <w:tc>
          <w:tcPr>
            <w:tcW w:w="1560" w:type="dxa"/>
            <w:tcBorders>
              <w:top w:val="nil"/>
              <w:left w:val="nil"/>
              <w:bottom w:val="nil"/>
              <w:right w:val="nil"/>
            </w:tcBorders>
            <w:shd w:val="clear" w:color="auto" w:fill="auto"/>
            <w:noWrap/>
            <w:vAlign w:val="center"/>
          </w:tcPr>
          <w:p w14:paraId="2542CA0B" w14:textId="143D668E" w:rsidR="008A1103" w:rsidRPr="003F4DBD" w:rsidRDefault="008A1103" w:rsidP="00654293">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Precipitation</w:t>
            </w:r>
          </w:p>
        </w:tc>
        <w:tc>
          <w:tcPr>
            <w:tcW w:w="2409" w:type="dxa"/>
            <w:tcBorders>
              <w:top w:val="nil"/>
              <w:left w:val="nil"/>
              <w:bottom w:val="nil"/>
              <w:right w:val="nil"/>
            </w:tcBorders>
            <w:shd w:val="clear" w:color="auto" w:fill="auto"/>
            <w:noWrap/>
            <w:vAlign w:val="center"/>
          </w:tcPr>
          <w:p w14:paraId="0E4DBCC0" w14:textId="5388A3DB" w:rsidR="008A1103" w:rsidRPr="003F4DBD" w:rsidRDefault="008A1103" w:rsidP="00BF1457">
            <w:pPr>
              <w:spacing w:after="0" w:line="240" w:lineRule="auto"/>
              <w:rPr>
                <w:rFonts w:ascii="Arial" w:eastAsia="Times New Roman" w:hAnsi="Arial" w:cs="Arial"/>
                <w:b/>
                <w:sz w:val="16"/>
                <w:szCs w:val="16"/>
                <w:lang w:val="en-US" w:eastAsia="es-ES"/>
              </w:rPr>
            </w:pPr>
            <w:r w:rsidRPr="00E9110F">
              <w:rPr>
                <w:rFonts w:ascii="Arial" w:eastAsia="Times New Roman" w:hAnsi="Arial" w:cs="Arial"/>
                <w:sz w:val="16"/>
                <w:szCs w:val="16"/>
                <w:lang w:val="en-US" w:eastAsia="es-ES"/>
              </w:rPr>
              <w:t>r = -0.23, p = 0.097, n = 54</w:t>
            </w:r>
          </w:p>
        </w:tc>
        <w:tc>
          <w:tcPr>
            <w:tcW w:w="2410" w:type="dxa"/>
            <w:tcBorders>
              <w:top w:val="nil"/>
              <w:left w:val="nil"/>
              <w:bottom w:val="nil"/>
              <w:right w:val="nil"/>
            </w:tcBorders>
            <w:shd w:val="clear" w:color="auto" w:fill="auto"/>
            <w:noWrap/>
            <w:vAlign w:val="center"/>
          </w:tcPr>
          <w:p w14:paraId="574EC06E" w14:textId="56580D5B" w:rsidR="008A1103" w:rsidRPr="003F4DBD" w:rsidRDefault="008A1103" w:rsidP="003F4DBD">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r</w:t>
            </w:r>
            <w:r>
              <w:rPr>
                <w:rFonts w:ascii="Arial" w:eastAsia="Times New Roman" w:hAnsi="Arial" w:cs="Arial"/>
                <w:sz w:val="16"/>
                <w:szCs w:val="16"/>
                <w:lang w:val="en-US" w:eastAsia="es-ES"/>
              </w:rPr>
              <w:t xml:space="preserve"> = 0.09, p = 0.500</w:t>
            </w:r>
            <w:r w:rsidRPr="00E9110F">
              <w:rPr>
                <w:rFonts w:ascii="Arial" w:eastAsia="Times New Roman" w:hAnsi="Arial" w:cs="Arial"/>
                <w:sz w:val="16"/>
                <w:szCs w:val="16"/>
                <w:lang w:val="en-US" w:eastAsia="es-ES"/>
              </w:rPr>
              <w:t>, n = 54</w:t>
            </w:r>
          </w:p>
        </w:tc>
        <w:tc>
          <w:tcPr>
            <w:tcW w:w="2580" w:type="dxa"/>
            <w:tcBorders>
              <w:top w:val="nil"/>
              <w:left w:val="nil"/>
              <w:bottom w:val="nil"/>
              <w:right w:val="nil"/>
            </w:tcBorders>
            <w:shd w:val="clear" w:color="auto" w:fill="auto"/>
            <w:noWrap/>
            <w:vAlign w:val="center"/>
          </w:tcPr>
          <w:p w14:paraId="03391C06" w14:textId="612B3326" w:rsidR="008A1103" w:rsidRPr="00C213D3" w:rsidRDefault="008A1103" w:rsidP="00C213D3">
            <w:pPr>
              <w:spacing w:after="0" w:line="240" w:lineRule="auto"/>
              <w:rPr>
                <w:rFonts w:ascii="Arial" w:eastAsia="Times New Roman" w:hAnsi="Arial" w:cs="Arial"/>
                <w:sz w:val="16"/>
                <w:szCs w:val="16"/>
                <w:lang w:val="en-US" w:eastAsia="es-ES"/>
              </w:rPr>
            </w:pPr>
            <w:r w:rsidRPr="00E9110F">
              <w:rPr>
                <w:rFonts w:ascii="Arial" w:eastAsia="Times New Roman" w:hAnsi="Arial" w:cs="Arial"/>
                <w:sz w:val="16"/>
                <w:szCs w:val="16"/>
                <w:lang w:val="en-US" w:eastAsia="es-ES"/>
              </w:rPr>
              <w:t>r = -0.12, p = 0.3</w:t>
            </w:r>
            <w:r>
              <w:rPr>
                <w:rFonts w:ascii="Arial" w:eastAsia="Times New Roman" w:hAnsi="Arial" w:cs="Arial"/>
                <w:sz w:val="16"/>
                <w:szCs w:val="16"/>
                <w:lang w:val="en-US" w:eastAsia="es-ES"/>
              </w:rPr>
              <w:t>93</w:t>
            </w:r>
            <w:r w:rsidRPr="00E9110F">
              <w:rPr>
                <w:rFonts w:ascii="Arial" w:eastAsia="Times New Roman" w:hAnsi="Arial" w:cs="Arial"/>
                <w:sz w:val="16"/>
                <w:szCs w:val="16"/>
                <w:lang w:val="en-US" w:eastAsia="es-ES"/>
              </w:rPr>
              <w:t xml:space="preserve">, n </w:t>
            </w:r>
            <w:r w:rsidRPr="005C5E26">
              <w:rPr>
                <w:rFonts w:ascii="Arial" w:eastAsia="Times New Roman" w:hAnsi="Arial" w:cs="Arial"/>
                <w:sz w:val="16"/>
                <w:szCs w:val="16"/>
                <w:lang w:val="en-US" w:eastAsia="es-ES"/>
              </w:rPr>
              <w:t>= 54</w:t>
            </w:r>
          </w:p>
        </w:tc>
      </w:tr>
      <w:tr w:rsidR="008A1103" w:rsidRPr="00305513" w14:paraId="69DC3455" w14:textId="77777777" w:rsidTr="00305513">
        <w:trPr>
          <w:trHeight w:val="158"/>
        </w:trPr>
        <w:tc>
          <w:tcPr>
            <w:tcW w:w="1560" w:type="dxa"/>
            <w:tcBorders>
              <w:top w:val="nil"/>
              <w:left w:val="nil"/>
              <w:bottom w:val="nil"/>
              <w:right w:val="nil"/>
            </w:tcBorders>
            <w:shd w:val="clear" w:color="auto" w:fill="auto"/>
            <w:noWrap/>
            <w:vAlign w:val="center"/>
          </w:tcPr>
          <w:p w14:paraId="088658C3" w14:textId="70635B19" w:rsidR="008A1103" w:rsidRPr="00C213D3" w:rsidRDefault="008A1103" w:rsidP="00654293">
            <w:pPr>
              <w:spacing w:after="0" w:line="240" w:lineRule="auto"/>
              <w:rPr>
                <w:rFonts w:ascii="Arial" w:eastAsia="Times New Roman" w:hAnsi="Arial" w:cs="Arial"/>
                <w:sz w:val="16"/>
                <w:szCs w:val="16"/>
                <w:lang w:val="en-US" w:eastAsia="es-ES"/>
              </w:rPr>
            </w:pPr>
            <w:r w:rsidRPr="005C5E26">
              <w:rPr>
                <w:rFonts w:ascii="Arial" w:eastAsia="Times New Roman" w:hAnsi="Arial" w:cs="Arial"/>
                <w:sz w:val="16"/>
                <w:szCs w:val="16"/>
                <w:lang w:val="en-US" w:eastAsia="es-ES"/>
              </w:rPr>
              <w:t>SST</w:t>
            </w:r>
          </w:p>
        </w:tc>
        <w:tc>
          <w:tcPr>
            <w:tcW w:w="2409" w:type="dxa"/>
            <w:tcBorders>
              <w:top w:val="nil"/>
              <w:left w:val="nil"/>
              <w:bottom w:val="nil"/>
              <w:right w:val="nil"/>
            </w:tcBorders>
            <w:shd w:val="clear" w:color="auto" w:fill="auto"/>
            <w:noWrap/>
            <w:vAlign w:val="center"/>
          </w:tcPr>
          <w:p w14:paraId="2507E870" w14:textId="6987BA8A" w:rsidR="008A1103" w:rsidRPr="00BF1457" w:rsidRDefault="008A1103" w:rsidP="00654293">
            <w:pPr>
              <w:spacing w:after="0" w:line="240" w:lineRule="auto"/>
              <w:rPr>
                <w:rFonts w:ascii="Arial" w:eastAsia="Times New Roman" w:hAnsi="Arial" w:cs="Arial"/>
                <w:b/>
                <w:sz w:val="16"/>
                <w:szCs w:val="16"/>
                <w:lang w:val="es-ES" w:eastAsia="es-ES"/>
              </w:rPr>
            </w:pPr>
            <w:r w:rsidRPr="005C5E26">
              <w:rPr>
                <w:rFonts w:ascii="Arial" w:eastAsia="Times New Roman" w:hAnsi="Arial" w:cs="Arial"/>
                <w:b/>
                <w:sz w:val="16"/>
                <w:szCs w:val="16"/>
                <w:lang w:val="en-US" w:eastAsia="es-ES"/>
              </w:rPr>
              <w:t>r = -0</w:t>
            </w:r>
            <w:r w:rsidRPr="00C213D3">
              <w:rPr>
                <w:rFonts w:ascii="Arial" w:eastAsia="Times New Roman" w:hAnsi="Arial" w:cs="Arial"/>
                <w:b/>
                <w:sz w:val="16"/>
                <w:szCs w:val="16"/>
                <w:lang w:val="es-ES" w:eastAsia="es-ES"/>
              </w:rPr>
              <w:t>.29, p = 0.018, n = 65</w:t>
            </w:r>
          </w:p>
        </w:tc>
        <w:tc>
          <w:tcPr>
            <w:tcW w:w="2410" w:type="dxa"/>
            <w:tcBorders>
              <w:top w:val="nil"/>
              <w:left w:val="nil"/>
              <w:bottom w:val="nil"/>
              <w:right w:val="nil"/>
            </w:tcBorders>
            <w:shd w:val="clear" w:color="auto" w:fill="auto"/>
            <w:noWrap/>
            <w:vAlign w:val="center"/>
          </w:tcPr>
          <w:p w14:paraId="3B6CE1FC" w14:textId="4752CB5C" w:rsidR="008A1103" w:rsidRPr="00305513" w:rsidRDefault="008A1103" w:rsidP="003F4DBD">
            <w:pPr>
              <w:spacing w:after="0" w:line="240" w:lineRule="auto"/>
              <w:rPr>
                <w:rFonts w:ascii="Arial" w:eastAsia="Times New Roman" w:hAnsi="Arial" w:cs="Arial"/>
                <w:sz w:val="16"/>
                <w:szCs w:val="16"/>
                <w:lang w:val="es-ES" w:eastAsia="es-ES"/>
              </w:rPr>
            </w:pPr>
            <w:r w:rsidRPr="00E9110F">
              <w:rPr>
                <w:rFonts w:ascii="Arial" w:eastAsia="Times New Roman" w:hAnsi="Arial" w:cs="Arial"/>
                <w:b/>
                <w:sz w:val="16"/>
                <w:szCs w:val="16"/>
                <w:lang w:val="en-US" w:eastAsia="es-ES"/>
              </w:rPr>
              <w:t>r = 0.27, p = 0.028, n = 65</w:t>
            </w:r>
          </w:p>
        </w:tc>
        <w:tc>
          <w:tcPr>
            <w:tcW w:w="2580" w:type="dxa"/>
            <w:tcBorders>
              <w:top w:val="nil"/>
              <w:left w:val="nil"/>
              <w:bottom w:val="nil"/>
              <w:right w:val="nil"/>
            </w:tcBorders>
            <w:shd w:val="clear" w:color="auto" w:fill="auto"/>
            <w:noWrap/>
            <w:vAlign w:val="center"/>
          </w:tcPr>
          <w:p w14:paraId="5B265D75" w14:textId="7E0FC7E9" w:rsidR="008A1103" w:rsidRPr="00305513" w:rsidRDefault="008A1103" w:rsidP="00654293">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n-US" w:eastAsia="es-ES"/>
              </w:rPr>
              <w:t>r = -0.08</w:t>
            </w:r>
            <w:r w:rsidRPr="00E9110F">
              <w:rPr>
                <w:rFonts w:ascii="Arial" w:eastAsia="Times New Roman" w:hAnsi="Arial" w:cs="Arial"/>
                <w:sz w:val="16"/>
                <w:szCs w:val="16"/>
                <w:lang w:val="en-US" w:eastAsia="es-ES"/>
              </w:rPr>
              <w:t>, p = 0.</w:t>
            </w:r>
            <w:r>
              <w:rPr>
                <w:rFonts w:ascii="Arial" w:eastAsia="Times New Roman" w:hAnsi="Arial" w:cs="Arial"/>
                <w:sz w:val="16"/>
                <w:szCs w:val="16"/>
                <w:lang w:val="en-US" w:eastAsia="es-ES"/>
              </w:rPr>
              <w:t>543</w:t>
            </w:r>
            <w:r w:rsidRPr="00E9110F">
              <w:rPr>
                <w:rFonts w:ascii="Arial" w:eastAsia="Times New Roman" w:hAnsi="Arial" w:cs="Arial"/>
                <w:sz w:val="16"/>
                <w:szCs w:val="16"/>
                <w:lang w:val="en-US" w:eastAsia="es-ES"/>
              </w:rPr>
              <w:t>, n = 6</w:t>
            </w:r>
            <w:r>
              <w:rPr>
                <w:rFonts w:ascii="Arial" w:eastAsia="Times New Roman" w:hAnsi="Arial" w:cs="Arial"/>
                <w:sz w:val="16"/>
                <w:szCs w:val="16"/>
                <w:lang w:val="en-US" w:eastAsia="es-ES"/>
              </w:rPr>
              <w:t>5</w:t>
            </w:r>
          </w:p>
        </w:tc>
      </w:tr>
      <w:tr w:rsidR="008A1103" w:rsidRPr="00305513" w14:paraId="4BC4123F" w14:textId="77777777" w:rsidTr="00305513">
        <w:trPr>
          <w:trHeight w:val="149"/>
        </w:trPr>
        <w:tc>
          <w:tcPr>
            <w:tcW w:w="1560" w:type="dxa"/>
            <w:tcBorders>
              <w:top w:val="nil"/>
              <w:left w:val="nil"/>
              <w:right w:val="nil"/>
            </w:tcBorders>
            <w:shd w:val="clear" w:color="auto" w:fill="auto"/>
            <w:noWrap/>
            <w:vAlign w:val="center"/>
          </w:tcPr>
          <w:p w14:paraId="3FD0911F" w14:textId="333AA529" w:rsidR="008A1103" w:rsidRPr="00305513" w:rsidRDefault="008A1103" w:rsidP="00654293">
            <w:pPr>
              <w:spacing w:after="0" w:line="240" w:lineRule="auto"/>
              <w:rPr>
                <w:rFonts w:ascii="Arial" w:eastAsia="Times New Roman" w:hAnsi="Arial" w:cs="Arial"/>
                <w:sz w:val="16"/>
                <w:szCs w:val="16"/>
                <w:lang w:val="es-ES" w:eastAsia="es-ES"/>
              </w:rPr>
            </w:pPr>
            <w:r w:rsidRPr="00E9110F">
              <w:rPr>
                <w:rFonts w:ascii="Arial" w:eastAsia="Times New Roman" w:hAnsi="Arial" w:cs="Arial"/>
                <w:sz w:val="16"/>
                <w:szCs w:val="16"/>
                <w:lang w:val="en-US" w:eastAsia="es-ES"/>
              </w:rPr>
              <w:t>SOI</w:t>
            </w:r>
          </w:p>
        </w:tc>
        <w:tc>
          <w:tcPr>
            <w:tcW w:w="2409" w:type="dxa"/>
            <w:tcBorders>
              <w:top w:val="nil"/>
              <w:left w:val="nil"/>
              <w:right w:val="nil"/>
            </w:tcBorders>
            <w:shd w:val="clear" w:color="auto" w:fill="auto"/>
            <w:noWrap/>
            <w:vAlign w:val="center"/>
          </w:tcPr>
          <w:p w14:paraId="3F5C2FD9" w14:textId="6291719D" w:rsidR="008A1103" w:rsidRPr="00BF1457" w:rsidRDefault="008A1103" w:rsidP="00BF1457">
            <w:pPr>
              <w:spacing w:after="0" w:line="240" w:lineRule="auto"/>
              <w:rPr>
                <w:rFonts w:ascii="Arial" w:eastAsia="Times New Roman" w:hAnsi="Arial" w:cs="Arial"/>
                <w:b/>
                <w:sz w:val="16"/>
                <w:szCs w:val="16"/>
                <w:lang w:val="es-ES" w:eastAsia="es-ES"/>
              </w:rPr>
            </w:pPr>
            <w:r w:rsidRPr="00E9110F">
              <w:rPr>
                <w:rFonts w:ascii="Arial" w:eastAsia="Times New Roman" w:hAnsi="Arial" w:cs="Arial"/>
                <w:sz w:val="16"/>
                <w:szCs w:val="16"/>
                <w:lang w:val="en-US" w:eastAsia="es-ES"/>
              </w:rPr>
              <w:t>r = 0.14, p = 0.254, n = 65</w:t>
            </w:r>
          </w:p>
        </w:tc>
        <w:tc>
          <w:tcPr>
            <w:tcW w:w="2410" w:type="dxa"/>
            <w:tcBorders>
              <w:top w:val="nil"/>
              <w:left w:val="nil"/>
              <w:right w:val="nil"/>
            </w:tcBorders>
            <w:shd w:val="clear" w:color="auto" w:fill="auto"/>
            <w:noWrap/>
            <w:vAlign w:val="center"/>
          </w:tcPr>
          <w:p w14:paraId="4EA46CA6" w14:textId="744C1920" w:rsidR="008A1103" w:rsidRPr="00C213D3" w:rsidRDefault="008A1103" w:rsidP="003F4DBD">
            <w:pPr>
              <w:spacing w:after="0" w:line="240" w:lineRule="auto"/>
              <w:rPr>
                <w:rFonts w:ascii="Arial" w:eastAsia="Times New Roman" w:hAnsi="Arial" w:cs="Arial"/>
                <w:b/>
                <w:sz w:val="16"/>
                <w:szCs w:val="16"/>
                <w:lang w:val="es-ES" w:eastAsia="es-ES"/>
              </w:rPr>
            </w:pPr>
            <w:r w:rsidRPr="00E9110F">
              <w:rPr>
                <w:rFonts w:ascii="Arial" w:eastAsia="Times New Roman" w:hAnsi="Arial" w:cs="Arial"/>
                <w:sz w:val="16"/>
                <w:szCs w:val="16"/>
                <w:lang w:val="en-US" w:eastAsia="es-ES"/>
              </w:rPr>
              <w:t>r</w:t>
            </w:r>
            <w:r>
              <w:rPr>
                <w:rFonts w:ascii="Arial" w:eastAsia="Times New Roman" w:hAnsi="Arial" w:cs="Arial"/>
                <w:sz w:val="16"/>
                <w:szCs w:val="16"/>
                <w:lang w:val="en-US" w:eastAsia="es-ES"/>
              </w:rPr>
              <w:t xml:space="preserve"> = </w:t>
            </w:r>
            <w:r w:rsidRPr="00E9110F">
              <w:rPr>
                <w:rFonts w:ascii="Arial" w:eastAsia="Times New Roman" w:hAnsi="Arial" w:cs="Arial"/>
                <w:sz w:val="16"/>
                <w:szCs w:val="16"/>
                <w:lang w:val="en-US" w:eastAsia="es-ES"/>
              </w:rPr>
              <w:t>0.1</w:t>
            </w:r>
            <w:r>
              <w:rPr>
                <w:rFonts w:ascii="Arial" w:eastAsia="Times New Roman" w:hAnsi="Arial" w:cs="Arial"/>
                <w:sz w:val="16"/>
                <w:szCs w:val="16"/>
                <w:lang w:val="en-US" w:eastAsia="es-ES"/>
              </w:rPr>
              <w:t>9</w:t>
            </w:r>
            <w:r w:rsidRPr="00E9110F">
              <w:rPr>
                <w:rFonts w:ascii="Arial" w:eastAsia="Times New Roman" w:hAnsi="Arial" w:cs="Arial"/>
                <w:sz w:val="16"/>
                <w:szCs w:val="16"/>
                <w:lang w:val="en-US" w:eastAsia="es-ES"/>
              </w:rPr>
              <w:t>, p = 0.</w:t>
            </w:r>
            <w:r>
              <w:rPr>
                <w:rFonts w:ascii="Arial" w:eastAsia="Times New Roman" w:hAnsi="Arial" w:cs="Arial"/>
                <w:sz w:val="16"/>
                <w:szCs w:val="16"/>
                <w:lang w:val="en-US" w:eastAsia="es-ES"/>
              </w:rPr>
              <w:t>125</w:t>
            </w:r>
            <w:r w:rsidRPr="00E9110F">
              <w:rPr>
                <w:rFonts w:ascii="Arial" w:eastAsia="Times New Roman" w:hAnsi="Arial" w:cs="Arial"/>
                <w:sz w:val="16"/>
                <w:szCs w:val="16"/>
                <w:lang w:val="en-US" w:eastAsia="es-ES"/>
              </w:rPr>
              <w:t>, n = 65</w:t>
            </w:r>
          </w:p>
        </w:tc>
        <w:tc>
          <w:tcPr>
            <w:tcW w:w="2580" w:type="dxa"/>
            <w:tcBorders>
              <w:top w:val="nil"/>
              <w:left w:val="nil"/>
              <w:right w:val="nil"/>
            </w:tcBorders>
            <w:shd w:val="clear" w:color="auto" w:fill="auto"/>
            <w:noWrap/>
            <w:vAlign w:val="center"/>
          </w:tcPr>
          <w:p w14:paraId="14E90DD3" w14:textId="39E30356" w:rsidR="008A1103" w:rsidRPr="00305513" w:rsidRDefault="008A1103" w:rsidP="00C213D3">
            <w:pPr>
              <w:spacing w:after="0" w:line="240" w:lineRule="auto"/>
              <w:rPr>
                <w:rFonts w:ascii="Arial" w:eastAsia="Times New Roman" w:hAnsi="Arial" w:cs="Arial"/>
                <w:sz w:val="16"/>
                <w:szCs w:val="16"/>
                <w:lang w:val="es-ES" w:eastAsia="es-ES"/>
              </w:rPr>
            </w:pPr>
            <w:r w:rsidRPr="00C5676D">
              <w:rPr>
                <w:rFonts w:ascii="Arial" w:eastAsia="Times New Roman" w:hAnsi="Arial" w:cs="Arial"/>
                <w:b/>
                <w:sz w:val="16"/>
                <w:szCs w:val="16"/>
                <w:lang w:val="en-US" w:eastAsia="es-ES"/>
              </w:rPr>
              <w:t>r = 0.25, p = 0.048, n = 65</w:t>
            </w:r>
          </w:p>
        </w:tc>
      </w:tr>
      <w:tr w:rsidR="008A1103" w:rsidRPr="00C213D3" w14:paraId="496A329D" w14:textId="77777777" w:rsidTr="00305513">
        <w:trPr>
          <w:trHeight w:val="149"/>
        </w:trPr>
        <w:tc>
          <w:tcPr>
            <w:tcW w:w="1560" w:type="dxa"/>
            <w:tcBorders>
              <w:top w:val="nil"/>
              <w:left w:val="nil"/>
              <w:bottom w:val="single" w:sz="4" w:space="0" w:color="auto"/>
              <w:right w:val="nil"/>
            </w:tcBorders>
            <w:shd w:val="clear" w:color="auto" w:fill="auto"/>
            <w:noWrap/>
            <w:vAlign w:val="center"/>
          </w:tcPr>
          <w:p w14:paraId="3BFCD660" w14:textId="0EEEDB2D" w:rsidR="008A1103" w:rsidRPr="00305513" w:rsidRDefault="008A1103" w:rsidP="00654293">
            <w:pPr>
              <w:spacing w:after="0" w:line="240" w:lineRule="auto"/>
              <w:rPr>
                <w:rFonts w:ascii="Arial" w:eastAsia="Times New Roman" w:hAnsi="Arial" w:cs="Arial"/>
                <w:sz w:val="16"/>
                <w:szCs w:val="16"/>
                <w:lang w:val="es-ES" w:eastAsia="es-ES"/>
              </w:rPr>
            </w:pPr>
            <w:r w:rsidRPr="00E9110F">
              <w:rPr>
                <w:rFonts w:ascii="Arial" w:eastAsia="Times New Roman" w:hAnsi="Arial" w:cs="Arial"/>
                <w:sz w:val="16"/>
                <w:szCs w:val="16"/>
                <w:lang w:val="en-US" w:eastAsia="es-ES"/>
              </w:rPr>
              <w:t>AM</w:t>
            </w:r>
            <w:r w:rsidRPr="00305513">
              <w:rPr>
                <w:rFonts w:ascii="Arial" w:eastAsia="Times New Roman" w:hAnsi="Arial" w:cs="Arial"/>
                <w:sz w:val="16"/>
                <w:szCs w:val="16"/>
                <w:lang w:val="es-ES" w:eastAsia="es-ES"/>
              </w:rPr>
              <w:t>O</w:t>
            </w:r>
          </w:p>
        </w:tc>
        <w:tc>
          <w:tcPr>
            <w:tcW w:w="2409" w:type="dxa"/>
            <w:tcBorders>
              <w:top w:val="nil"/>
              <w:left w:val="nil"/>
              <w:bottom w:val="single" w:sz="4" w:space="0" w:color="auto"/>
              <w:right w:val="nil"/>
            </w:tcBorders>
            <w:shd w:val="clear" w:color="auto" w:fill="auto"/>
            <w:noWrap/>
            <w:vAlign w:val="center"/>
          </w:tcPr>
          <w:p w14:paraId="6DB8F265" w14:textId="498C1836" w:rsidR="008A1103" w:rsidRPr="00BF1457" w:rsidRDefault="008A1103" w:rsidP="00BF1457">
            <w:pPr>
              <w:spacing w:after="0" w:line="240" w:lineRule="auto"/>
              <w:rPr>
                <w:rFonts w:ascii="Arial" w:eastAsia="Times New Roman" w:hAnsi="Arial" w:cs="Arial"/>
                <w:b/>
                <w:sz w:val="16"/>
                <w:szCs w:val="16"/>
                <w:lang w:val="es-ES" w:eastAsia="es-ES"/>
              </w:rPr>
            </w:pPr>
            <w:r w:rsidRPr="00C213D3">
              <w:rPr>
                <w:rFonts w:ascii="Arial" w:eastAsia="Times New Roman" w:hAnsi="Arial" w:cs="Arial"/>
                <w:b/>
                <w:sz w:val="16"/>
                <w:szCs w:val="16"/>
                <w:lang w:val="es-ES" w:eastAsia="es-ES"/>
              </w:rPr>
              <w:t>r = -0.44, p &lt; 0.001, n = 65</w:t>
            </w:r>
          </w:p>
        </w:tc>
        <w:tc>
          <w:tcPr>
            <w:tcW w:w="2410" w:type="dxa"/>
            <w:tcBorders>
              <w:top w:val="nil"/>
              <w:left w:val="nil"/>
              <w:bottom w:val="single" w:sz="4" w:space="0" w:color="auto"/>
              <w:right w:val="nil"/>
            </w:tcBorders>
            <w:shd w:val="clear" w:color="auto" w:fill="auto"/>
            <w:noWrap/>
            <w:vAlign w:val="center"/>
          </w:tcPr>
          <w:p w14:paraId="6B37FE81" w14:textId="2555DB3A" w:rsidR="008A1103" w:rsidRPr="003F4DBD" w:rsidRDefault="008A1103" w:rsidP="003F4DBD">
            <w:pPr>
              <w:spacing w:after="0" w:line="240" w:lineRule="auto"/>
              <w:rPr>
                <w:rFonts w:ascii="Arial" w:eastAsia="Times New Roman" w:hAnsi="Arial" w:cs="Arial"/>
                <w:sz w:val="16"/>
                <w:szCs w:val="16"/>
                <w:lang w:val="es-ES" w:eastAsia="es-ES"/>
              </w:rPr>
            </w:pPr>
            <w:r w:rsidRPr="00305513">
              <w:rPr>
                <w:rFonts w:ascii="Arial" w:eastAsia="Times New Roman" w:hAnsi="Arial" w:cs="Arial"/>
                <w:b/>
                <w:color w:val="000000" w:themeColor="text1"/>
                <w:sz w:val="16"/>
                <w:szCs w:val="16"/>
                <w:lang w:val="es-ES" w:eastAsia="es-ES"/>
              </w:rPr>
              <w:t>r</w:t>
            </w:r>
            <w:r>
              <w:rPr>
                <w:rFonts w:ascii="Arial" w:eastAsia="Times New Roman" w:hAnsi="Arial" w:cs="Arial"/>
                <w:b/>
                <w:color w:val="000000" w:themeColor="text1"/>
                <w:sz w:val="16"/>
                <w:szCs w:val="16"/>
                <w:lang w:val="es-ES" w:eastAsia="es-ES"/>
              </w:rPr>
              <w:t xml:space="preserve"> = 0.33</w:t>
            </w:r>
            <w:r w:rsidRPr="00305513">
              <w:rPr>
                <w:rFonts w:ascii="Arial" w:eastAsia="Times New Roman" w:hAnsi="Arial" w:cs="Arial"/>
                <w:b/>
                <w:color w:val="000000" w:themeColor="text1"/>
                <w:sz w:val="16"/>
                <w:szCs w:val="16"/>
                <w:lang w:val="es-ES" w:eastAsia="es-ES"/>
              </w:rPr>
              <w:t>, p = 0.00</w:t>
            </w:r>
            <w:r>
              <w:rPr>
                <w:rFonts w:ascii="Arial" w:eastAsia="Times New Roman" w:hAnsi="Arial" w:cs="Arial"/>
                <w:b/>
                <w:color w:val="000000" w:themeColor="text1"/>
                <w:sz w:val="16"/>
                <w:szCs w:val="16"/>
                <w:lang w:val="es-ES" w:eastAsia="es-ES"/>
              </w:rPr>
              <w:t>8</w:t>
            </w:r>
            <w:r w:rsidRPr="00305513">
              <w:rPr>
                <w:rFonts w:ascii="Arial" w:eastAsia="Times New Roman" w:hAnsi="Arial" w:cs="Arial"/>
                <w:b/>
                <w:color w:val="000000" w:themeColor="text1"/>
                <w:sz w:val="16"/>
                <w:szCs w:val="16"/>
                <w:lang w:val="es-ES" w:eastAsia="es-ES"/>
              </w:rPr>
              <w:t>, n = 6</w:t>
            </w:r>
            <w:r>
              <w:rPr>
                <w:rFonts w:ascii="Arial" w:eastAsia="Times New Roman" w:hAnsi="Arial" w:cs="Arial"/>
                <w:b/>
                <w:color w:val="000000" w:themeColor="text1"/>
                <w:sz w:val="16"/>
                <w:szCs w:val="16"/>
                <w:lang w:val="es-ES" w:eastAsia="es-ES"/>
              </w:rPr>
              <w:t>5</w:t>
            </w:r>
          </w:p>
        </w:tc>
        <w:tc>
          <w:tcPr>
            <w:tcW w:w="2580" w:type="dxa"/>
            <w:tcBorders>
              <w:top w:val="nil"/>
              <w:left w:val="nil"/>
              <w:bottom w:val="single" w:sz="4" w:space="0" w:color="auto"/>
              <w:right w:val="nil"/>
            </w:tcBorders>
            <w:shd w:val="clear" w:color="auto" w:fill="auto"/>
            <w:noWrap/>
            <w:vAlign w:val="center"/>
          </w:tcPr>
          <w:p w14:paraId="5E2B97C4" w14:textId="378F0B41" w:rsidR="008A1103" w:rsidRPr="00C213D3" w:rsidRDefault="008A1103" w:rsidP="00C213D3">
            <w:pPr>
              <w:spacing w:after="0" w:line="240" w:lineRule="auto"/>
              <w:rPr>
                <w:rFonts w:ascii="Arial" w:eastAsia="Times New Roman" w:hAnsi="Arial" w:cs="Arial"/>
                <w:sz w:val="16"/>
                <w:szCs w:val="16"/>
                <w:lang w:val="en-US" w:eastAsia="es-ES"/>
              </w:rPr>
            </w:pPr>
            <w:r w:rsidRPr="00305513">
              <w:rPr>
                <w:rFonts w:ascii="Arial" w:eastAsia="Times New Roman" w:hAnsi="Arial" w:cs="Arial"/>
                <w:sz w:val="16"/>
                <w:szCs w:val="16"/>
                <w:lang w:val="es-ES" w:eastAsia="es-ES"/>
              </w:rPr>
              <w:t xml:space="preserve">r = </w:t>
            </w:r>
            <w:r>
              <w:rPr>
                <w:rFonts w:ascii="Arial" w:eastAsia="Times New Roman" w:hAnsi="Arial" w:cs="Arial"/>
                <w:sz w:val="16"/>
                <w:szCs w:val="16"/>
                <w:lang w:val="es-ES" w:eastAsia="es-ES"/>
              </w:rPr>
              <w:t>-</w:t>
            </w:r>
            <w:r w:rsidRPr="00305513">
              <w:rPr>
                <w:rFonts w:ascii="Arial" w:eastAsia="Times New Roman" w:hAnsi="Arial" w:cs="Arial"/>
                <w:sz w:val="16"/>
                <w:szCs w:val="16"/>
                <w:lang w:val="es-ES" w:eastAsia="es-ES"/>
              </w:rPr>
              <w:t>0.1</w:t>
            </w:r>
            <w:r>
              <w:rPr>
                <w:rFonts w:ascii="Arial" w:eastAsia="Times New Roman" w:hAnsi="Arial" w:cs="Arial"/>
                <w:sz w:val="16"/>
                <w:szCs w:val="16"/>
                <w:lang w:val="es-ES" w:eastAsia="es-ES"/>
              </w:rPr>
              <w:t>5</w:t>
            </w:r>
            <w:r w:rsidRPr="00305513">
              <w:rPr>
                <w:rFonts w:ascii="Arial" w:eastAsia="Times New Roman" w:hAnsi="Arial" w:cs="Arial"/>
                <w:sz w:val="16"/>
                <w:szCs w:val="16"/>
                <w:lang w:val="es-ES" w:eastAsia="es-ES"/>
              </w:rPr>
              <w:t>, p = 0.2</w:t>
            </w:r>
            <w:r>
              <w:rPr>
                <w:rFonts w:ascii="Arial" w:eastAsia="Times New Roman" w:hAnsi="Arial" w:cs="Arial"/>
                <w:sz w:val="16"/>
                <w:szCs w:val="16"/>
                <w:lang w:val="es-ES" w:eastAsia="es-ES"/>
              </w:rPr>
              <w:t>19</w:t>
            </w:r>
            <w:r w:rsidRPr="00305513">
              <w:rPr>
                <w:rFonts w:ascii="Arial" w:eastAsia="Times New Roman" w:hAnsi="Arial" w:cs="Arial"/>
                <w:sz w:val="16"/>
                <w:szCs w:val="16"/>
                <w:lang w:val="es-ES" w:eastAsia="es-ES"/>
              </w:rPr>
              <w:t>, n = 6</w:t>
            </w:r>
            <w:r>
              <w:rPr>
                <w:rFonts w:ascii="Arial" w:eastAsia="Times New Roman" w:hAnsi="Arial" w:cs="Arial"/>
                <w:sz w:val="16"/>
                <w:szCs w:val="16"/>
                <w:lang w:val="es-ES" w:eastAsia="es-ES"/>
              </w:rPr>
              <w:t>5</w:t>
            </w:r>
          </w:p>
        </w:tc>
      </w:tr>
      <w:tr w:rsidR="008A1103" w:rsidRPr="00C213D3" w14:paraId="3B188477" w14:textId="77777777" w:rsidTr="00654293">
        <w:trPr>
          <w:trHeight w:val="247"/>
        </w:trPr>
        <w:tc>
          <w:tcPr>
            <w:tcW w:w="1560" w:type="dxa"/>
            <w:tcBorders>
              <w:top w:val="single" w:sz="4" w:space="0" w:color="auto"/>
              <w:left w:val="nil"/>
              <w:right w:val="nil"/>
            </w:tcBorders>
            <w:shd w:val="clear" w:color="auto" w:fill="auto"/>
            <w:noWrap/>
            <w:vAlign w:val="center"/>
            <w:hideMark/>
          </w:tcPr>
          <w:p w14:paraId="4E273B45" w14:textId="3CD26A50" w:rsidR="008A1103" w:rsidRPr="00305513" w:rsidRDefault="008A1103" w:rsidP="00654293">
            <w:pPr>
              <w:spacing w:after="0" w:line="240" w:lineRule="auto"/>
              <w:rPr>
                <w:rFonts w:ascii="Arial" w:eastAsia="Times New Roman" w:hAnsi="Arial" w:cs="Arial"/>
                <w:color w:val="auto"/>
                <w:sz w:val="16"/>
                <w:szCs w:val="16"/>
                <w:lang w:val="en-US" w:eastAsia="es-ES"/>
              </w:rPr>
            </w:pPr>
            <w:r w:rsidRPr="00305513">
              <w:rPr>
                <w:rFonts w:ascii="Arial" w:eastAsia="Times New Roman" w:hAnsi="Arial" w:cs="Arial"/>
                <w:color w:val="auto"/>
                <w:sz w:val="16"/>
                <w:szCs w:val="16"/>
                <w:lang w:val="en-US" w:eastAsia="es-ES"/>
              </w:rPr>
              <w:t> </w:t>
            </w:r>
          </w:p>
        </w:tc>
        <w:tc>
          <w:tcPr>
            <w:tcW w:w="7399" w:type="dxa"/>
            <w:gridSpan w:val="3"/>
            <w:tcBorders>
              <w:top w:val="single" w:sz="4" w:space="0" w:color="auto"/>
              <w:left w:val="nil"/>
              <w:right w:val="nil"/>
            </w:tcBorders>
            <w:shd w:val="clear" w:color="auto" w:fill="auto"/>
            <w:noWrap/>
            <w:vAlign w:val="center"/>
          </w:tcPr>
          <w:p w14:paraId="5219993C" w14:textId="510BF7A0" w:rsidR="008A1103" w:rsidRPr="00C213D3" w:rsidRDefault="008A1103" w:rsidP="00654293">
            <w:pPr>
              <w:spacing w:after="0" w:line="240" w:lineRule="auto"/>
              <w:jc w:val="center"/>
              <w:rPr>
                <w:rFonts w:ascii="Arial" w:eastAsia="Times New Roman" w:hAnsi="Arial" w:cs="Arial"/>
                <w:bCs/>
                <w:i/>
                <w:sz w:val="16"/>
                <w:szCs w:val="16"/>
                <w:lang w:val="en-US" w:eastAsia="es-ES"/>
              </w:rPr>
            </w:pPr>
            <w:r>
              <w:rPr>
                <w:rFonts w:ascii="Arial" w:eastAsia="Times New Roman" w:hAnsi="Arial" w:cs="Arial"/>
                <w:bCs/>
                <w:i/>
                <w:sz w:val="16"/>
                <w:szCs w:val="16"/>
                <w:lang w:val="es-ES" w:eastAsia="es-ES"/>
              </w:rPr>
              <w:t>VAR3</w:t>
            </w:r>
          </w:p>
        </w:tc>
      </w:tr>
      <w:tr w:rsidR="008A1103" w:rsidRPr="00C213D3" w14:paraId="2B9717E6" w14:textId="77777777" w:rsidTr="00654293">
        <w:trPr>
          <w:trHeight w:val="176"/>
        </w:trPr>
        <w:tc>
          <w:tcPr>
            <w:tcW w:w="1560" w:type="dxa"/>
            <w:tcBorders>
              <w:top w:val="nil"/>
              <w:left w:val="nil"/>
              <w:bottom w:val="nil"/>
              <w:right w:val="nil"/>
            </w:tcBorders>
            <w:shd w:val="clear" w:color="auto" w:fill="auto"/>
            <w:noWrap/>
            <w:vAlign w:val="center"/>
          </w:tcPr>
          <w:p w14:paraId="369E91C3" w14:textId="317056B6" w:rsidR="008A1103" w:rsidRPr="00C213D3" w:rsidRDefault="008A1103" w:rsidP="00654293">
            <w:pPr>
              <w:spacing w:after="0" w:line="240" w:lineRule="auto"/>
              <w:rPr>
                <w:rFonts w:ascii="Arial" w:eastAsia="Times New Roman" w:hAnsi="Arial" w:cs="Arial"/>
                <w:sz w:val="16"/>
                <w:szCs w:val="16"/>
                <w:lang w:val="en-US" w:eastAsia="es-ES"/>
              </w:rPr>
            </w:pPr>
            <w:proofErr w:type="spellStart"/>
            <w:r w:rsidRPr="00305513">
              <w:rPr>
                <w:rFonts w:ascii="Arial" w:eastAsia="Times New Roman" w:hAnsi="Arial" w:cs="Arial"/>
                <w:sz w:val="16"/>
                <w:szCs w:val="16"/>
                <w:lang w:val="es-ES" w:eastAsia="es-ES"/>
              </w:rPr>
              <w:t>Sediment</w:t>
            </w:r>
            <w:proofErr w:type="spellEnd"/>
            <w:r w:rsidRPr="00305513">
              <w:rPr>
                <w:rFonts w:ascii="Arial" w:eastAsia="Times New Roman" w:hAnsi="Arial" w:cs="Arial"/>
                <w:sz w:val="16"/>
                <w:szCs w:val="16"/>
                <w:lang w:val="es-ES" w:eastAsia="es-ES"/>
              </w:rPr>
              <w:t xml:space="preserve"> load</w:t>
            </w:r>
          </w:p>
        </w:tc>
        <w:tc>
          <w:tcPr>
            <w:tcW w:w="2409" w:type="dxa"/>
            <w:tcBorders>
              <w:top w:val="nil"/>
              <w:left w:val="nil"/>
              <w:bottom w:val="nil"/>
              <w:right w:val="nil"/>
            </w:tcBorders>
            <w:shd w:val="clear" w:color="auto" w:fill="auto"/>
            <w:noWrap/>
            <w:vAlign w:val="center"/>
          </w:tcPr>
          <w:p w14:paraId="7C4AB915" w14:textId="56EB1EDE" w:rsidR="008A1103" w:rsidRPr="00C213D3" w:rsidRDefault="008A1103" w:rsidP="00C213D3">
            <w:pPr>
              <w:spacing w:after="0" w:line="240" w:lineRule="auto"/>
              <w:rPr>
                <w:rFonts w:ascii="Arial" w:eastAsia="Times New Roman" w:hAnsi="Arial" w:cs="Arial"/>
                <w:sz w:val="16"/>
                <w:szCs w:val="16"/>
                <w:lang w:val="en-US" w:eastAsia="es-ES"/>
              </w:rPr>
            </w:pPr>
            <w:r w:rsidRPr="00305513">
              <w:rPr>
                <w:rFonts w:ascii="Arial" w:eastAsia="Times New Roman" w:hAnsi="Arial" w:cs="Arial"/>
                <w:sz w:val="16"/>
                <w:szCs w:val="16"/>
                <w:lang w:val="es-ES" w:eastAsia="es-ES"/>
              </w:rPr>
              <w:t>r = 0.</w:t>
            </w:r>
            <w:r>
              <w:rPr>
                <w:rFonts w:ascii="Arial" w:eastAsia="Times New Roman" w:hAnsi="Arial" w:cs="Arial"/>
                <w:sz w:val="16"/>
                <w:szCs w:val="16"/>
                <w:lang w:val="es-ES" w:eastAsia="es-ES"/>
              </w:rPr>
              <w:t>22</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269</w:t>
            </w:r>
            <w:r w:rsidRPr="00305513">
              <w:rPr>
                <w:rFonts w:ascii="Arial" w:eastAsia="Times New Roman" w:hAnsi="Arial" w:cs="Arial"/>
                <w:sz w:val="16"/>
                <w:szCs w:val="16"/>
                <w:lang w:val="es-ES" w:eastAsia="es-ES"/>
              </w:rPr>
              <w:t>, n = 28</w:t>
            </w:r>
          </w:p>
        </w:tc>
        <w:tc>
          <w:tcPr>
            <w:tcW w:w="2410" w:type="dxa"/>
            <w:tcBorders>
              <w:top w:val="nil"/>
              <w:left w:val="nil"/>
              <w:bottom w:val="nil"/>
              <w:right w:val="nil"/>
            </w:tcBorders>
            <w:shd w:val="clear" w:color="auto" w:fill="auto"/>
            <w:noWrap/>
            <w:vAlign w:val="center"/>
          </w:tcPr>
          <w:p w14:paraId="59AB5343" w14:textId="08C484B5" w:rsidR="008A1103" w:rsidRPr="00C213D3" w:rsidRDefault="008A1103" w:rsidP="00E9110F">
            <w:pPr>
              <w:spacing w:after="0" w:line="240" w:lineRule="auto"/>
              <w:rPr>
                <w:rFonts w:ascii="Arial" w:eastAsia="Times New Roman" w:hAnsi="Arial" w:cs="Arial"/>
                <w:sz w:val="16"/>
                <w:szCs w:val="16"/>
                <w:lang w:val="en-US" w:eastAsia="es-ES"/>
              </w:rPr>
            </w:pPr>
            <w:r w:rsidRPr="00C5676D">
              <w:rPr>
                <w:rFonts w:ascii="Arial" w:eastAsia="Times New Roman" w:hAnsi="Arial" w:cs="Arial"/>
                <w:b/>
                <w:sz w:val="16"/>
                <w:szCs w:val="16"/>
                <w:lang w:val="en-US" w:eastAsia="es-ES"/>
              </w:rPr>
              <w:t>r = -0.45, p = 0.017, n = 28</w:t>
            </w:r>
          </w:p>
        </w:tc>
        <w:tc>
          <w:tcPr>
            <w:tcW w:w="2580" w:type="dxa"/>
            <w:tcBorders>
              <w:top w:val="nil"/>
              <w:left w:val="nil"/>
              <w:bottom w:val="nil"/>
              <w:right w:val="nil"/>
            </w:tcBorders>
            <w:shd w:val="clear" w:color="auto" w:fill="auto"/>
            <w:noWrap/>
            <w:vAlign w:val="center"/>
          </w:tcPr>
          <w:p w14:paraId="1CA61C44" w14:textId="5599345D" w:rsidR="008A1103" w:rsidRPr="00C213D3" w:rsidRDefault="008A1103" w:rsidP="005C5E26">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 xml:space="preserve">r = </w:t>
            </w:r>
            <w:r>
              <w:rPr>
                <w:rFonts w:ascii="Arial" w:eastAsia="Times New Roman" w:hAnsi="Arial" w:cs="Arial"/>
                <w:sz w:val="16"/>
                <w:szCs w:val="16"/>
                <w:lang w:val="en-US" w:eastAsia="es-ES"/>
              </w:rPr>
              <w:t>-</w:t>
            </w:r>
            <w:r w:rsidRPr="00C5676D">
              <w:rPr>
                <w:rFonts w:ascii="Arial" w:eastAsia="Times New Roman" w:hAnsi="Arial" w:cs="Arial"/>
                <w:sz w:val="16"/>
                <w:szCs w:val="16"/>
                <w:lang w:val="en-US" w:eastAsia="es-ES"/>
              </w:rPr>
              <w:t>0.</w:t>
            </w:r>
            <w:r>
              <w:rPr>
                <w:rFonts w:ascii="Arial" w:eastAsia="Times New Roman" w:hAnsi="Arial" w:cs="Arial"/>
                <w:sz w:val="16"/>
                <w:szCs w:val="16"/>
                <w:lang w:val="en-US" w:eastAsia="es-ES"/>
              </w:rPr>
              <w:t>25</w:t>
            </w:r>
            <w:r w:rsidRPr="00C5676D">
              <w:rPr>
                <w:rFonts w:ascii="Arial" w:eastAsia="Times New Roman" w:hAnsi="Arial" w:cs="Arial"/>
                <w:sz w:val="16"/>
                <w:szCs w:val="16"/>
                <w:lang w:val="en-US" w:eastAsia="es-ES"/>
              </w:rPr>
              <w:t>, p = 0.</w:t>
            </w:r>
            <w:r>
              <w:rPr>
                <w:rFonts w:ascii="Arial" w:eastAsia="Times New Roman" w:hAnsi="Arial" w:cs="Arial"/>
                <w:sz w:val="16"/>
                <w:szCs w:val="16"/>
                <w:lang w:val="en-US" w:eastAsia="es-ES"/>
              </w:rPr>
              <w:t>209</w:t>
            </w:r>
            <w:r w:rsidRPr="00C5676D">
              <w:rPr>
                <w:rFonts w:ascii="Arial" w:eastAsia="Times New Roman" w:hAnsi="Arial" w:cs="Arial"/>
                <w:sz w:val="16"/>
                <w:szCs w:val="16"/>
                <w:lang w:val="en-US" w:eastAsia="es-ES"/>
              </w:rPr>
              <w:t>, n = 28</w:t>
            </w:r>
          </w:p>
        </w:tc>
      </w:tr>
      <w:tr w:rsidR="008A1103" w:rsidRPr="005C5E26" w14:paraId="768382D2" w14:textId="77777777" w:rsidTr="00654293">
        <w:trPr>
          <w:trHeight w:val="167"/>
        </w:trPr>
        <w:tc>
          <w:tcPr>
            <w:tcW w:w="1560" w:type="dxa"/>
            <w:tcBorders>
              <w:top w:val="nil"/>
              <w:left w:val="nil"/>
              <w:bottom w:val="nil"/>
              <w:right w:val="nil"/>
            </w:tcBorders>
            <w:shd w:val="clear" w:color="auto" w:fill="auto"/>
            <w:noWrap/>
            <w:vAlign w:val="center"/>
          </w:tcPr>
          <w:p w14:paraId="5E7C9910" w14:textId="0B8E975A" w:rsidR="008A1103" w:rsidRPr="00C213D3" w:rsidRDefault="008A1103" w:rsidP="00654293">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Water flow</w:t>
            </w:r>
          </w:p>
        </w:tc>
        <w:tc>
          <w:tcPr>
            <w:tcW w:w="2409" w:type="dxa"/>
            <w:tcBorders>
              <w:top w:val="nil"/>
              <w:left w:val="nil"/>
              <w:bottom w:val="nil"/>
              <w:right w:val="nil"/>
            </w:tcBorders>
            <w:shd w:val="clear" w:color="auto" w:fill="auto"/>
            <w:noWrap/>
            <w:vAlign w:val="center"/>
          </w:tcPr>
          <w:p w14:paraId="6D08D1BA" w14:textId="571DF48E" w:rsidR="008A1103" w:rsidRPr="005C5E26" w:rsidRDefault="008A1103" w:rsidP="00C213D3">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r = 0.19, p = 0.279, n = 35</w:t>
            </w:r>
          </w:p>
        </w:tc>
        <w:tc>
          <w:tcPr>
            <w:tcW w:w="2410" w:type="dxa"/>
            <w:tcBorders>
              <w:top w:val="nil"/>
              <w:left w:val="nil"/>
              <w:bottom w:val="nil"/>
              <w:right w:val="nil"/>
            </w:tcBorders>
            <w:shd w:val="clear" w:color="auto" w:fill="auto"/>
            <w:noWrap/>
            <w:vAlign w:val="center"/>
          </w:tcPr>
          <w:p w14:paraId="0662C163" w14:textId="1659C08D" w:rsidR="008A1103" w:rsidRPr="005C5E26" w:rsidRDefault="008A1103" w:rsidP="00E9110F">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r</w:t>
            </w:r>
            <w:r>
              <w:rPr>
                <w:rFonts w:ascii="Arial" w:eastAsia="Times New Roman" w:hAnsi="Arial" w:cs="Arial"/>
                <w:sz w:val="16"/>
                <w:szCs w:val="16"/>
                <w:lang w:val="en-US" w:eastAsia="es-ES"/>
              </w:rPr>
              <w:t xml:space="preserve"> = -0.27</w:t>
            </w:r>
            <w:r w:rsidRPr="00C5676D">
              <w:rPr>
                <w:rFonts w:ascii="Arial" w:eastAsia="Times New Roman" w:hAnsi="Arial" w:cs="Arial"/>
                <w:sz w:val="16"/>
                <w:szCs w:val="16"/>
                <w:lang w:val="en-US" w:eastAsia="es-ES"/>
              </w:rPr>
              <w:t>, p = 0.</w:t>
            </w:r>
            <w:r>
              <w:rPr>
                <w:rFonts w:ascii="Arial" w:eastAsia="Times New Roman" w:hAnsi="Arial" w:cs="Arial"/>
                <w:sz w:val="16"/>
                <w:szCs w:val="16"/>
                <w:lang w:val="en-US" w:eastAsia="es-ES"/>
              </w:rPr>
              <w:t>113</w:t>
            </w:r>
            <w:r w:rsidRPr="00C5676D">
              <w:rPr>
                <w:rFonts w:ascii="Arial" w:eastAsia="Times New Roman" w:hAnsi="Arial" w:cs="Arial"/>
                <w:sz w:val="16"/>
                <w:szCs w:val="16"/>
                <w:lang w:val="en-US" w:eastAsia="es-ES"/>
              </w:rPr>
              <w:t>, n = 35</w:t>
            </w:r>
          </w:p>
        </w:tc>
        <w:tc>
          <w:tcPr>
            <w:tcW w:w="2580" w:type="dxa"/>
            <w:tcBorders>
              <w:top w:val="nil"/>
              <w:left w:val="nil"/>
              <w:bottom w:val="nil"/>
              <w:right w:val="nil"/>
            </w:tcBorders>
            <w:shd w:val="clear" w:color="auto" w:fill="auto"/>
            <w:noWrap/>
            <w:vAlign w:val="center"/>
          </w:tcPr>
          <w:p w14:paraId="15A1AD56" w14:textId="0A5831C1" w:rsidR="008A1103" w:rsidRPr="005C5E26" w:rsidRDefault="008A1103" w:rsidP="005C5E26">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r</w:t>
            </w:r>
            <w:r>
              <w:rPr>
                <w:rFonts w:ascii="Arial" w:eastAsia="Times New Roman" w:hAnsi="Arial" w:cs="Arial"/>
                <w:sz w:val="16"/>
                <w:szCs w:val="16"/>
                <w:lang w:val="en-US" w:eastAsia="es-ES"/>
              </w:rPr>
              <w:t xml:space="preserve"> = -0.11</w:t>
            </w:r>
            <w:r w:rsidRPr="00C5676D">
              <w:rPr>
                <w:rFonts w:ascii="Arial" w:eastAsia="Times New Roman" w:hAnsi="Arial" w:cs="Arial"/>
                <w:sz w:val="16"/>
                <w:szCs w:val="16"/>
                <w:lang w:val="en-US" w:eastAsia="es-ES"/>
              </w:rPr>
              <w:t>, p = 0.</w:t>
            </w:r>
            <w:r>
              <w:rPr>
                <w:rFonts w:ascii="Arial" w:eastAsia="Times New Roman" w:hAnsi="Arial" w:cs="Arial"/>
                <w:sz w:val="16"/>
                <w:szCs w:val="16"/>
                <w:lang w:val="en-US" w:eastAsia="es-ES"/>
              </w:rPr>
              <w:t>535</w:t>
            </w:r>
            <w:r w:rsidRPr="00C5676D">
              <w:rPr>
                <w:rFonts w:ascii="Arial" w:eastAsia="Times New Roman" w:hAnsi="Arial" w:cs="Arial"/>
                <w:sz w:val="16"/>
                <w:szCs w:val="16"/>
                <w:lang w:val="en-US" w:eastAsia="es-ES"/>
              </w:rPr>
              <w:t xml:space="preserve">, n = </w:t>
            </w:r>
            <w:r w:rsidRPr="002617D5">
              <w:rPr>
                <w:rFonts w:ascii="Arial" w:eastAsia="Times New Roman" w:hAnsi="Arial" w:cs="Arial"/>
                <w:sz w:val="16"/>
                <w:szCs w:val="16"/>
                <w:lang w:val="en-US" w:eastAsia="es-ES"/>
              </w:rPr>
              <w:t>35</w:t>
            </w:r>
          </w:p>
        </w:tc>
      </w:tr>
      <w:tr w:rsidR="008A1103" w:rsidRPr="00E9110F" w14:paraId="634E77B1" w14:textId="77777777" w:rsidTr="00654293">
        <w:trPr>
          <w:trHeight w:val="167"/>
        </w:trPr>
        <w:tc>
          <w:tcPr>
            <w:tcW w:w="1560" w:type="dxa"/>
            <w:tcBorders>
              <w:top w:val="nil"/>
              <w:left w:val="nil"/>
              <w:bottom w:val="nil"/>
              <w:right w:val="nil"/>
            </w:tcBorders>
            <w:shd w:val="clear" w:color="auto" w:fill="auto"/>
            <w:noWrap/>
            <w:vAlign w:val="center"/>
          </w:tcPr>
          <w:p w14:paraId="2E3EB68A" w14:textId="74330CE6" w:rsidR="008A1103" w:rsidRPr="005C5E26" w:rsidRDefault="008A1103" w:rsidP="00654293">
            <w:pPr>
              <w:spacing w:after="0" w:line="240" w:lineRule="auto"/>
              <w:rPr>
                <w:rFonts w:ascii="Arial" w:eastAsia="Times New Roman" w:hAnsi="Arial" w:cs="Arial"/>
                <w:sz w:val="16"/>
                <w:szCs w:val="16"/>
                <w:lang w:val="en-US" w:eastAsia="es-ES"/>
              </w:rPr>
            </w:pPr>
            <w:r w:rsidRPr="002617D5">
              <w:rPr>
                <w:rFonts w:ascii="Arial" w:eastAsia="Times New Roman" w:hAnsi="Arial" w:cs="Arial"/>
                <w:sz w:val="16"/>
                <w:szCs w:val="16"/>
                <w:lang w:val="en-US" w:eastAsia="es-ES"/>
              </w:rPr>
              <w:t>Water level*</w:t>
            </w:r>
          </w:p>
        </w:tc>
        <w:tc>
          <w:tcPr>
            <w:tcW w:w="2409" w:type="dxa"/>
            <w:tcBorders>
              <w:top w:val="nil"/>
              <w:left w:val="nil"/>
              <w:bottom w:val="nil"/>
              <w:right w:val="nil"/>
            </w:tcBorders>
            <w:shd w:val="clear" w:color="auto" w:fill="auto"/>
            <w:noWrap/>
            <w:vAlign w:val="center"/>
          </w:tcPr>
          <w:p w14:paraId="36ED968A" w14:textId="675E8715" w:rsidR="008A1103" w:rsidRPr="00305513" w:rsidRDefault="008A1103" w:rsidP="00C213D3">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n-US" w:eastAsia="es-ES"/>
              </w:rPr>
              <w:t>r = -0.08</w:t>
            </w:r>
            <w:r w:rsidRPr="00C5676D">
              <w:rPr>
                <w:rFonts w:ascii="Arial" w:eastAsia="Times New Roman" w:hAnsi="Arial" w:cs="Arial"/>
                <w:sz w:val="16"/>
                <w:szCs w:val="16"/>
                <w:lang w:val="en-US" w:eastAsia="es-ES"/>
              </w:rPr>
              <w:t>, p = 0.</w:t>
            </w:r>
            <w:r>
              <w:rPr>
                <w:rFonts w:ascii="Arial" w:eastAsia="Times New Roman" w:hAnsi="Arial" w:cs="Arial"/>
                <w:sz w:val="16"/>
                <w:szCs w:val="16"/>
                <w:lang w:val="en-US" w:eastAsia="es-ES"/>
              </w:rPr>
              <w:t>678</w:t>
            </w:r>
            <w:r w:rsidRPr="00C5676D">
              <w:rPr>
                <w:rFonts w:ascii="Arial" w:eastAsia="Times New Roman" w:hAnsi="Arial" w:cs="Arial"/>
                <w:sz w:val="16"/>
                <w:szCs w:val="16"/>
                <w:lang w:val="en-US" w:eastAsia="es-ES"/>
              </w:rPr>
              <w:t>, n = 32</w:t>
            </w:r>
          </w:p>
        </w:tc>
        <w:tc>
          <w:tcPr>
            <w:tcW w:w="2410" w:type="dxa"/>
            <w:tcBorders>
              <w:top w:val="nil"/>
              <w:left w:val="nil"/>
              <w:bottom w:val="nil"/>
              <w:right w:val="nil"/>
            </w:tcBorders>
            <w:shd w:val="clear" w:color="auto" w:fill="auto"/>
            <w:noWrap/>
            <w:vAlign w:val="center"/>
          </w:tcPr>
          <w:p w14:paraId="53B4EDC5" w14:textId="7FE15EC4" w:rsidR="008A1103" w:rsidRPr="00E9110F" w:rsidRDefault="008A1103" w:rsidP="00E9110F">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r = 0.</w:t>
            </w:r>
            <w:r>
              <w:rPr>
                <w:rFonts w:ascii="Arial" w:eastAsia="Times New Roman" w:hAnsi="Arial" w:cs="Arial"/>
                <w:sz w:val="16"/>
                <w:szCs w:val="16"/>
                <w:lang w:val="en-US" w:eastAsia="es-ES"/>
              </w:rPr>
              <w:t>16</w:t>
            </w:r>
            <w:r w:rsidRPr="00C5676D">
              <w:rPr>
                <w:rFonts w:ascii="Arial" w:eastAsia="Times New Roman" w:hAnsi="Arial" w:cs="Arial"/>
                <w:sz w:val="16"/>
                <w:szCs w:val="16"/>
                <w:lang w:val="en-US" w:eastAsia="es-ES"/>
              </w:rPr>
              <w:t>, p = 0.</w:t>
            </w:r>
            <w:r>
              <w:rPr>
                <w:rFonts w:ascii="Arial" w:eastAsia="Times New Roman" w:hAnsi="Arial" w:cs="Arial"/>
                <w:sz w:val="16"/>
                <w:szCs w:val="16"/>
                <w:lang w:val="en-US" w:eastAsia="es-ES"/>
              </w:rPr>
              <w:t>398</w:t>
            </w:r>
            <w:r w:rsidRPr="00C5676D">
              <w:rPr>
                <w:rFonts w:ascii="Arial" w:eastAsia="Times New Roman" w:hAnsi="Arial" w:cs="Arial"/>
                <w:sz w:val="16"/>
                <w:szCs w:val="16"/>
                <w:lang w:val="en-US" w:eastAsia="es-ES"/>
              </w:rPr>
              <w:t>, n = 3</w:t>
            </w:r>
            <w:r>
              <w:rPr>
                <w:rFonts w:ascii="Arial" w:eastAsia="Times New Roman" w:hAnsi="Arial" w:cs="Arial"/>
                <w:sz w:val="16"/>
                <w:szCs w:val="16"/>
                <w:lang w:val="en-US" w:eastAsia="es-ES"/>
              </w:rPr>
              <w:t>2</w:t>
            </w:r>
          </w:p>
        </w:tc>
        <w:tc>
          <w:tcPr>
            <w:tcW w:w="2580" w:type="dxa"/>
            <w:tcBorders>
              <w:top w:val="nil"/>
              <w:left w:val="nil"/>
              <w:bottom w:val="nil"/>
              <w:right w:val="nil"/>
            </w:tcBorders>
            <w:shd w:val="clear" w:color="auto" w:fill="auto"/>
            <w:noWrap/>
            <w:vAlign w:val="center"/>
          </w:tcPr>
          <w:p w14:paraId="5F127CE6" w14:textId="2E41ABFC" w:rsidR="008A1103" w:rsidRPr="00E9110F" w:rsidRDefault="008A1103" w:rsidP="005C5E26">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r = 0.1</w:t>
            </w:r>
            <w:r>
              <w:rPr>
                <w:rFonts w:ascii="Arial" w:eastAsia="Times New Roman" w:hAnsi="Arial" w:cs="Arial"/>
                <w:sz w:val="16"/>
                <w:szCs w:val="16"/>
                <w:lang w:val="en-US" w:eastAsia="es-ES"/>
              </w:rPr>
              <w:t>3</w:t>
            </w:r>
            <w:r w:rsidRPr="00C5676D">
              <w:rPr>
                <w:rFonts w:ascii="Arial" w:eastAsia="Times New Roman" w:hAnsi="Arial" w:cs="Arial"/>
                <w:sz w:val="16"/>
                <w:szCs w:val="16"/>
                <w:lang w:val="en-US" w:eastAsia="es-ES"/>
              </w:rPr>
              <w:t>, p = 0.</w:t>
            </w:r>
            <w:r>
              <w:rPr>
                <w:rFonts w:ascii="Arial" w:eastAsia="Times New Roman" w:hAnsi="Arial" w:cs="Arial"/>
                <w:sz w:val="16"/>
                <w:szCs w:val="16"/>
                <w:lang w:val="en-US" w:eastAsia="es-ES"/>
              </w:rPr>
              <w:t>492</w:t>
            </w:r>
            <w:r w:rsidRPr="00C5676D">
              <w:rPr>
                <w:rFonts w:ascii="Arial" w:eastAsia="Times New Roman" w:hAnsi="Arial" w:cs="Arial"/>
                <w:sz w:val="16"/>
                <w:szCs w:val="16"/>
                <w:lang w:val="en-US" w:eastAsia="es-ES"/>
              </w:rPr>
              <w:t>, n = 3</w:t>
            </w:r>
            <w:r>
              <w:rPr>
                <w:rFonts w:ascii="Arial" w:eastAsia="Times New Roman" w:hAnsi="Arial" w:cs="Arial"/>
                <w:sz w:val="16"/>
                <w:szCs w:val="16"/>
                <w:lang w:val="en-US" w:eastAsia="es-ES"/>
              </w:rPr>
              <w:t>2</w:t>
            </w:r>
          </w:p>
        </w:tc>
      </w:tr>
      <w:tr w:rsidR="008A1103" w:rsidRPr="005C5E26" w14:paraId="3D5A6AAC" w14:textId="77777777" w:rsidTr="00654293">
        <w:trPr>
          <w:trHeight w:val="158"/>
        </w:trPr>
        <w:tc>
          <w:tcPr>
            <w:tcW w:w="1560" w:type="dxa"/>
            <w:tcBorders>
              <w:top w:val="nil"/>
              <w:left w:val="nil"/>
              <w:bottom w:val="nil"/>
              <w:right w:val="nil"/>
            </w:tcBorders>
            <w:shd w:val="clear" w:color="auto" w:fill="auto"/>
            <w:noWrap/>
            <w:vAlign w:val="center"/>
          </w:tcPr>
          <w:p w14:paraId="5452AFF8" w14:textId="5D0EC803" w:rsidR="008A1103" w:rsidRPr="00E9110F" w:rsidRDefault="008A1103" w:rsidP="00654293">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Precipitation</w:t>
            </w:r>
          </w:p>
        </w:tc>
        <w:tc>
          <w:tcPr>
            <w:tcW w:w="2409" w:type="dxa"/>
            <w:tcBorders>
              <w:top w:val="nil"/>
              <w:left w:val="nil"/>
              <w:bottom w:val="nil"/>
              <w:right w:val="nil"/>
            </w:tcBorders>
            <w:shd w:val="clear" w:color="auto" w:fill="auto"/>
            <w:noWrap/>
            <w:vAlign w:val="center"/>
          </w:tcPr>
          <w:p w14:paraId="0335A1CD" w14:textId="1D675F6A" w:rsidR="008A1103" w:rsidRPr="00E9110F" w:rsidRDefault="008A1103" w:rsidP="00C213D3">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n-US" w:eastAsia="es-ES"/>
              </w:rPr>
              <w:t>r = 0.26</w:t>
            </w:r>
            <w:r w:rsidRPr="00C5676D">
              <w:rPr>
                <w:rFonts w:ascii="Arial" w:eastAsia="Times New Roman" w:hAnsi="Arial" w:cs="Arial"/>
                <w:sz w:val="16"/>
                <w:szCs w:val="16"/>
                <w:lang w:val="en-US" w:eastAsia="es-ES"/>
              </w:rPr>
              <w:t>, p = 0.</w:t>
            </w:r>
            <w:r>
              <w:rPr>
                <w:rFonts w:ascii="Arial" w:eastAsia="Times New Roman" w:hAnsi="Arial" w:cs="Arial"/>
                <w:sz w:val="16"/>
                <w:szCs w:val="16"/>
                <w:lang w:val="en-US" w:eastAsia="es-ES"/>
              </w:rPr>
              <w:t>056</w:t>
            </w:r>
            <w:r w:rsidRPr="00C5676D">
              <w:rPr>
                <w:rFonts w:ascii="Arial" w:eastAsia="Times New Roman" w:hAnsi="Arial" w:cs="Arial"/>
                <w:sz w:val="16"/>
                <w:szCs w:val="16"/>
                <w:lang w:val="en-US" w:eastAsia="es-ES"/>
              </w:rPr>
              <w:t>, n = 54</w:t>
            </w:r>
          </w:p>
        </w:tc>
        <w:tc>
          <w:tcPr>
            <w:tcW w:w="2410" w:type="dxa"/>
            <w:tcBorders>
              <w:top w:val="nil"/>
              <w:left w:val="nil"/>
              <w:bottom w:val="nil"/>
              <w:right w:val="nil"/>
            </w:tcBorders>
            <w:shd w:val="clear" w:color="auto" w:fill="auto"/>
            <w:noWrap/>
            <w:vAlign w:val="center"/>
          </w:tcPr>
          <w:p w14:paraId="3B8CEDBF" w14:textId="7FA8378B" w:rsidR="008A1103" w:rsidRPr="00E9110F" w:rsidRDefault="008A1103" w:rsidP="00654293">
            <w:pPr>
              <w:spacing w:after="0" w:line="240" w:lineRule="auto"/>
              <w:rPr>
                <w:rFonts w:ascii="Arial" w:eastAsia="Times New Roman" w:hAnsi="Arial" w:cs="Arial"/>
                <w:sz w:val="16"/>
                <w:szCs w:val="16"/>
                <w:lang w:val="en-US" w:eastAsia="es-ES"/>
              </w:rPr>
            </w:pPr>
            <w:r w:rsidRPr="00C5676D">
              <w:rPr>
                <w:rFonts w:ascii="Arial" w:eastAsia="Times New Roman" w:hAnsi="Arial" w:cs="Arial"/>
                <w:sz w:val="16"/>
                <w:szCs w:val="16"/>
                <w:lang w:val="en-US" w:eastAsia="es-ES"/>
              </w:rPr>
              <w:t xml:space="preserve">r = </w:t>
            </w:r>
            <w:r>
              <w:rPr>
                <w:rFonts w:ascii="Arial" w:eastAsia="Times New Roman" w:hAnsi="Arial" w:cs="Arial"/>
                <w:sz w:val="16"/>
                <w:szCs w:val="16"/>
                <w:lang w:val="en-US" w:eastAsia="es-ES"/>
              </w:rPr>
              <w:t>-</w:t>
            </w:r>
            <w:r w:rsidRPr="00C5676D">
              <w:rPr>
                <w:rFonts w:ascii="Arial" w:eastAsia="Times New Roman" w:hAnsi="Arial" w:cs="Arial"/>
                <w:sz w:val="16"/>
                <w:szCs w:val="16"/>
                <w:lang w:val="en-US" w:eastAsia="es-ES"/>
              </w:rPr>
              <w:t>0.</w:t>
            </w:r>
            <w:r>
              <w:rPr>
                <w:rFonts w:ascii="Arial" w:eastAsia="Times New Roman" w:hAnsi="Arial" w:cs="Arial"/>
                <w:sz w:val="16"/>
                <w:szCs w:val="16"/>
                <w:lang w:val="en-US" w:eastAsia="es-ES"/>
              </w:rPr>
              <w:t>27</w:t>
            </w:r>
            <w:r w:rsidRPr="00C5676D">
              <w:rPr>
                <w:rFonts w:ascii="Arial" w:eastAsia="Times New Roman" w:hAnsi="Arial" w:cs="Arial"/>
                <w:sz w:val="16"/>
                <w:szCs w:val="16"/>
                <w:lang w:val="en-US" w:eastAsia="es-ES"/>
              </w:rPr>
              <w:t>, p = 0.</w:t>
            </w:r>
            <w:r>
              <w:rPr>
                <w:rFonts w:ascii="Arial" w:eastAsia="Times New Roman" w:hAnsi="Arial" w:cs="Arial"/>
                <w:sz w:val="16"/>
                <w:szCs w:val="16"/>
                <w:lang w:val="en-US" w:eastAsia="es-ES"/>
              </w:rPr>
              <w:t>052</w:t>
            </w:r>
            <w:r w:rsidRPr="00C5676D">
              <w:rPr>
                <w:rFonts w:ascii="Arial" w:eastAsia="Times New Roman" w:hAnsi="Arial" w:cs="Arial"/>
                <w:sz w:val="16"/>
                <w:szCs w:val="16"/>
                <w:lang w:val="en-US" w:eastAsia="es-ES"/>
              </w:rPr>
              <w:t>, n = 54</w:t>
            </w:r>
          </w:p>
        </w:tc>
        <w:tc>
          <w:tcPr>
            <w:tcW w:w="2580" w:type="dxa"/>
            <w:tcBorders>
              <w:top w:val="nil"/>
              <w:left w:val="nil"/>
              <w:bottom w:val="nil"/>
              <w:right w:val="nil"/>
            </w:tcBorders>
            <w:shd w:val="clear" w:color="auto" w:fill="auto"/>
            <w:noWrap/>
            <w:vAlign w:val="center"/>
          </w:tcPr>
          <w:p w14:paraId="28897BAD" w14:textId="72F09CAB" w:rsidR="008A1103" w:rsidRPr="005C5E26" w:rsidRDefault="008A1103" w:rsidP="005C5E26">
            <w:pPr>
              <w:spacing w:after="0" w:line="240" w:lineRule="auto"/>
              <w:rPr>
                <w:rFonts w:ascii="Arial" w:eastAsia="Times New Roman" w:hAnsi="Arial" w:cs="Arial"/>
                <w:sz w:val="16"/>
                <w:szCs w:val="16"/>
                <w:lang w:val="en-US" w:eastAsia="es-ES"/>
              </w:rPr>
            </w:pPr>
            <w:r w:rsidRPr="00305513">
              <w:rPr>
                <w:rFonts w:ascii="Arial" w:eastAsia="Times New Roman" w:hAnsi="Arial" w:cs="Arial"/>
                <w:sz w:val="16"/>
                <w:szCs w:val="16"/>
                <w:lang w:val="es-ES" w:eastAsia="es-ES"/>
              </w:rPr>
              <w:t>r = -0.</w:t>
            </w:r>
            <w:r>
              <w:rPr>
                <w:rFonts w:ascii="Arial" w:eastAsia="Times New Roman" w:hAnsi="Arial" w:cs="Arial"/>
                <w:sz w:val="16"/>
                <w:szCs w:val="16"/>
                <w:lang w:val="es-ES" w:eastAsia="es-ES"/>
              </w:rPr>
              <w:t>08</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564</w:t>
            </w:r>
            <w:r w:rsidRPr="00305513">
              <w:rPr>
                <w:rFonts w:ascii="Arial" w:eastAsia="Times New Roman" w:hAnsi="Arial" w:cs="Arial"/>
                <w:sz w:val="16"/>
                <w:szCs w:val="16"/>
                <w:lang w:val="es-ES" w:eastAsia="es-ES"/>
              </w:rPr>
              <w:t>, n = 54</w:t>
            </w:r>
          </w:p>
        </w:tc>
      </w:tr>
      <w:tr w:rsidR="008A1103" w:rsidRPr="00E9110F" w14:paraId="336FBDB2" w14:textId="77777777" w:rsidTr="00654293">
        <w:trPr>
          <w:trHeight w:val="158"/>
        </w:trPr>
        <w:tc>
          <w:tcPr>
            <w:tcW w:w="1560" w:type="dxa"/>
            <w:tcBorders>
              <w:top w:val="nil"/>
              <w:left w:val="nil"/>
              <w:bottom w:val="nil"/>
              <w:right w:val="nil"/>
            </w:tcBorders>
            <w:shd w:val="clear" w:color="auto" w:fill="auto"/>
            <w:noWrap/>
            <w:vAlign w:val="center"/>
          </w:tcPr>
          <w:p w14:paraId="50BB259F" w14:textId="77517C6B" w:rsidR="008A1103" w:rsidRPr="005C5E26" w:rsidRDefault="008A1103" w:rsidP="00654293">
            <w:pPr>
              <w:spacing w:after="0" w:line="240" w:lineRule="auto"/>
              <w:rPr>
                <w:rFonts w:ascii="Arial" w:eastAsia="Times New Roman" w:hAnsi="Arial" w:cs="Arial"/>
                <w:sz w:val="16"/>
                <w:szCs w:val="16"/>
                <w:lang w:val="en-US" w:eastAsia="es-ES"/>
              </w:rPr>
            </w:pPr>
            <w:r w:rsidRPr="00305513">
              <w:rPr>
                <w:rFonts w:ascii="Arial" w:eastAsia="Times New Roman" w:hAnsi="Arial" w:cs="Arial"/>
                <w:sz w:val="16"/>
                <w:szCs w:val="16"/>
                <w:lang w:val="es-ES" w:eastAsia="es-ES"/>
              </w:rPr>
              <w:t>SST</w:t>
            </w:r>
          </w:p>
        </w:tc>
        <w:tc>
          <w:tcPr>
            <w:tcW w:w="2409" w:type="dxa"/>
            <w:tcBorders>
              <w:top w:val="nil"/>
              <w:left w:val="nil"/>
              <w:bottom w:val="nil"/>
              <w:right w:val="nil"/>
            </w:tcBorders>
            <w:shd w:val="clear" w:color="auto" w:fill="auto"/>
            <w:noWrap/>
            <w:vAlign w:val="center"/>
          </w:tcPr>
          <w:p w14:paraId="369F1622" w14:textId="1CB80B69" w:rsidR="008A1103" w:rsidRPr="00C213D3" w:rsidRDefault="008A1103" w:rsidP="00C213D3">
            <w:pPr>
              <w:spacing w:after="0" w:line="240" w:lineRule="auto"/>
              <w:rPr>
                <w:rFonts w:ascii="Arial" w:eastAsia="Times New Roman" w:hAnsi="Arial" w:cs="Arial"/>
                <w:b/>
                <w:sz w:val="16"/>
                <w:szCs w:val="16"/>
                <w:lang w:val="es-ES" w:eastAsia="es-ES"/>
              </w:rPr>
            </w:pPr>
            <w:r w:rsidRPr="00C5676D">
              <w:rPr>
                <w:rFonts w:ascii="Arial" w:eastAsia="Times New Roman" w:hAnsi="Arial" w:cs="Arial"/>
                <w:b/>
                <w:sz w:val="16"/>
                <w:szCs w:val="16"/>
                <w:lang w:val="es-ES" w:eastAsia="es-ES"/>
              </w:rPr>
              <w:t>r = 0.25, p = 0.042, n = 65</w:t>
            </w:r>
          </w:p>
        </w:tc>
        <w:tc>
          <w:tcPr>
            <w:tcW w:w="2410" w:type="dxa"/>
            <w:tcBorders>
              <w:top w:val="nil"/>
              <w:left w:val="nil"/>
              <w:bottom w:val="nil"/>
              <w:right w:val="nil"/>
            </w:tcBorders>
            <w:shd w:val="clear" w:color="auto" w:fill="auto"/>
            <w:noWrap/>
            <w:vAlign w:val="center"/>
          </w:tcPr>
          <w:p w14:paraId="1020FA3C" w14:textId="526C8F13" w:rsidR="008A1103" w:rsidRPr="00E9110F" w:rsidRDefault="008A1103" w:rsidP="00E9110F">
            <w:pPr>
              <w:spacing w:after="0" w:line="240" w:lineRule="auto"/>
              <w:rPr>
                <w:rFonts w:ascii="Arial" w:eastAsia="Times New Roman" w:hAnsi="Arial" w:cs="Arial"/>
                <w:b/>
                <w:sz w:val="16"/>
                <w:szCs w:val="16"/>
                <w:lang w:val="en-US" w:eastAsia="es-ES"/>
              </w:rPr>
            </w:pPr>
            <w:r w:rsidRPr="00305513">
              <w:rPr>
                <w:rFonts w:ascii="Arial" w:eastAsia="Times New Roman" w:hAnsi="Arial" w:cs="Arial"/>
                <w:sz w:val="16"/>
                <w:szCs w:val="16"/>
                <w:lang w:val="es-ES" w:eastAsia="es-ES"/>
              </w:rPr>
              <w:t xml:space="preserve">r = </w:t>
            </w:r>
            <w:r>
              <w:rPr>
                <w:rFonts w:ascii="Arial" w:eastAsia="Times New Roman" w:hAnsi="Arial" w:cs="Arial"/>
                <w:sz w:val="16"/>
                <w:szCs w:val="16"/>
                <w:lang w:val="es-ES" w:eastAsia="es-ES"/>
              </w:rPr>
              <w:t>-</w:t>
            </w:r>
            <w:r w:rsidRPr="00305513">
              <w:rPr>
                <w:rFonts w:ascii="Arial" w:eastAsia="Times New Roman" w:hAnsi="Arial" w:cs="Arial"/>
                <w:sz w:val="16"/>
                <w:szCs w:val="16"/>
                <w:lang w:val="es-ES" w:eastAsia="es-ES"/>
              </w:rPr>
              <w:t>0.</w:t>
            </w:r>
            <w:r>
              <w:rPr>
                <w:rFonts w:ascii="Arial" w:eastAsia="Times New Roman" w:hAnsi="Arial" w:cs="Arial"/>
                <w:sz w:val="16"/>
                <w:szCs w:val="16"/>
                <w:lang w:val="es-ES" w:eastAsia="es-ES"/>
              </w:rPr>
              <w:t>21</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099</w:t>
            </w:r>
            <w:r w:rsidRPr="00305513">
              <w:rPr>
                <w:rFonts w:ascii="Arial" w:eastAsia="Times New Roman" w:hAnsi="Arial" w:cs="Arial"/>
                <w:sz w:val="16"/>
                <w:szCs w:val="16"/>
                <w:lang w:val="es-ES" w:eastAsia="es-ES"/>
              </w:rPr>
              <w:t>, n = 6</w:t>
            </w:r>
            <w:r>
              <w:rPr>
                <w:rFonts w:ascii="Arial" w:eastAsia="Times New Roman" w:hAnsi="Arial" w:cs="Arial"/>
                <w:sz w:val="16"/>
                <w:szCs w:val="16"/>
                <w:lang w:val="es-ES" w:eastAsia="es-ES"/>
              </w:rPr>
              <w:t>5</w:t>
            </w:r>
          </w:p>
        </w:tc>
        <w:tc>
          <w:tcPr>
            <w:tcW w:w="2580" w:type="dxa"/>
            <w:tcBorders>
              <w:top w:val="nil"/>
              <w:left w:val="nil"/>
              <w:bottom w:val="nil"/>
              <w:right w:val="nil"/>
            </w:tcBorders>
            <w:shd w:val="clear" w:color="auto" w:fill="auto"/>
            <w:noWrap/>
            <w:vAlign w:val="center"/>
          </w:tcPr>
          <w:p w14:paraId="5C2C8824" w14:textId="52EA1241" w:rsidR="008A1103" w:rsidRPr="00E9110F" w:rsidRDefault="008A1103" w:rsidP="005C5E26">
            <w:pPr>
              <w:spacing w:after="0" w:line="240" w:lineRule="auto"/>
              <w:rPr>
                <w:rFonts w:ascii="Arial" w:eastAsia="Times New Roman" w:hAnsi="Arial" w:cs="Arial"/>
                <w:sz w:val="16"/>
                <w:szCs w:val="16"/>
                <w:lang w:val="en-US" w:eastAsia="es-ES"/>
              </w:rPr>
            </w:pPr>
            <w:r w:rsidRPr="00305513">
              <w:rPr>
                <w:rFonts w:ascii="Arial" w:eastAsia="Times New Roman" w:hAnsi="Arial" w:cs="Arial"/>
                <w:sz w:val="16"/>
                <w:szCs w:val="16"/>
                <w:lang w:val="es-ES" w:eastAsia="es-ES"/>
              </w:rPr>
              <w:t>r = -0.0</w:t>
            </w:r>
            <w:r>
              <w:rPr>
                <w:rFonts w:ascii="Arial" w:eastAsia="Times New Roman" w:hAnsi="Arial" w:cs="Arial"/>
                <w:sz w:val="16"/>
                <w:szCs w:val="16"/>
                <w:lang w:val="es-ES" w:eastAsia="es-ES"/>
              </w:rPr>
              <w:t>6</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634</w:t>
            </w:r>
            <w:r w:rsidRPr="00305513">
              <w:rPr>
                <w:rFonts w:ascii="Arial" w:eastAsia="Times New Roman" w:hAnsi="Arial" w:cs="Arial"/>
                <w:sz w:val="16"/>
                <w:szCs w:val="16"/>
                <w:lang w:val="es-ES" w:eastAsia="es-ES"/>
              </w:rPr>
              <w:t>, n = 6</w:t>
            </w:r>
            <w:r>
              <w:rPr>
                <w:rFonts w:ascii="Arial" w:eastAsia="Times New Roman" w:hAnsi="Arial" w:cs="Arial"/>
                <w:sz w:val="16"/>
                <w:szCs w:val="16"/>
                <w:lang w:val="es-ES" w:eastAsia="es-ES"/>
              </w:rPr>
              <w:t>5</w:t>
            </w:r>
          </w:p>
        </w:tc>
      </w:tr>
      <w:tr w:rsidR="008A1103" w:rsidRPr="00E9110F" w14:paraId="12778420" w14:textId="77777777" w:rsidTr="00654293">
        <w:trPr>
          <w:trHeight w:val="149"/>
        </w:trPr>
        <w:tc>
          <w:tcPr>
            <w:tcW w:w="1560" w:type="dxa"/>
            <w:tcBorders>
              <w:top w:val="nil"/>
              <w:left w:val="nil"/>
              <w:right w:val="nil"/>
            </w:tcBorders>
            <w:shd w:val="clear" w:color="auto" w:fill="auto"/>
            <w:noWrap/>
            <w:vAlign w:val="center"/>
          </w:tcPr>
          <w:p w14:paraId="60CD2FBA" w14:textId="24A6C71D" w:rsidR="008A1103" w:rsidRPr="00E9110F" w:rsidRDefault="008A1103" w:rsidP="00654293">
            <w:pPr>
              <w:spacing w:after="0" w:line="240" w:lineRule="auto"/>
              <w:rPr>
                <w:rFonts w:ascii="Arial" w:eastAsia="Times New Roman" w:hAnsi="Arial" w:cs="Arial"/>
                <w:sz w:val="16"/>
                <w:szCs w:val="16"/>
                <w:lang w:val="en-US" w:eastAsia="es-ES"/>
              </w:rPr>
            </w:pPr>
            <w:r w:rsidRPr="00305513">
              <w:rPr>
                <w:rFonts w:ascii="Arial" w:eastAsia="Times New Roman" w:hAnsi="Arial" w:cs="Arial"/>
                <w:sz w:val="16"/>
                <w:szCs w:val="16"/>
                <w:lang w:val="es-ES" w:eastAsia="es-ES"/>
              </w:rPr>
              <w:t>SOI</w:t>
            </w:r>
          </w:p>
        </w:tc>
        <w:tc>
          <w:tcPr>
            <w:tcW w:w="2409" w:type="dxa"/>
            <w:tcBorders>
              <w:top w:val="nil"/>
              <w:left w:val="nil"/>
              <w:right w:val="nil"/>
            </w:tcBorders>
            <w:shd w:val="clear" w:color="auto" w:fill="auto"/>
            <w:noWrap/>
            <w:vAlign w:val="center"/>
          </w:tcPr>
          <w:p w14:paraId="3AACD926" w14:textId="5E41E1F1" w:rsidR="008A1103" w:rsidRPr="00E9110F" w:rsidRDefault="008A1103" w:rsidP="00C213D3">
            <w:pPr>
              <w:spacing w:after="0" w:line="240" w:lineRule="auto"/>
              <w:rPr>
                <w:rFonts w:ascii="Arial" w:eastAsia="Times New Roman" w:hAnsi="Arial" w:cs="Arial"/>
                <w:sz w:val="16"/>
                <w:szCs w:val="16"/>
                <w:lang w:val="en-US" w:eastAsia="es-ES"/>
              </w:rPr>
            </w:pPr>
            <w:r w:rsidRPr="00305513">
              <w:rPr>
                <w:rFonts w:ascii="Arial" w:eastAsia="Times New Roman" w:hAnsi="Arial" w:cs="Arial"/>
                <w:sz w:val="16"/>
                <w:szCs w:val="16"/>
                <w:lang w:val="es-ES" w:eastAsia="es-ES"/>
              </w:rPr>
              <w:t>r = 0.</w:t>
            </w:r>
            <w:r>
              <w:rPr>
                <w:rFonts w:ascii="Arial" w:eastAsia="Times New Roman" w:hAnsi="Arial" w:cs="Arial"/>
                <w:sz w:val="16"/>
                <w:szCs w:val="16"/>
                <w:lang w:val="es-ES" w:eastAsia="es-ES"/>
              </w:rPr>
              <w:t>10</w:t>
            </w:r>
            <w:r w:rsidRPr="00305513">
              <w:rPr>
                <w:rFonts w:ascii="Arial" w:eastAsia="Times New Roman" w:hAnsi="Arial" w:cs="Arial"/>
                <w:sz w:val="16"/>
                <w:szCs w:val="16"/>
                <w:lang w:val="es-ES" w:eastAsia="es-ES"/>
              </w:rPr>
              <w:t>, p = 0.4</w:t>
            </w:r>
            <w:r>
              <w:rPr>
                <w:rFonts w:ascii="Arial" w:eastAsia="Times New Roman" w:hAnsi="Arial" w:cs="Arial"/>
                <w:sz w:val="16"/>
                <w:szCs w:val="16"/>
                <w:lang w:val="es-ES" w:eastAsia="es-ES"/>
              </w:rPr>
              <w:t>28</w:t>
            </w:r>
            <w:r w:rsidRPr="00305513">
              <w:rPr>
                <w:rFonts w:ascii="Arial" w:eastAsia="Times New Roman" w:hAnsi="Arial" w:cs="Arial"/>
                <w:sz w:val="16"/>
                <w:szCs w:val="16"/>
                <w:lang w:val="es-ES" w:eastAsia="es-ES"/>
              </w:rPr>
              <w:t>, n = 65</w:t>
            </w:r>
          </w:p>
        </w:tc>
        <w:tc>
          <w:tcPr>
            <w:tcW w:w="2410" w:type="dxa"/>
            <w:tcBorders>
              <w:top w:val="nil"/>
              <w:left w:val="nil"/>
              <w:right w:val="nil"/>
            </w:tcBorders>
            <w:shd w:val="clear" w:color="auto" w:fill="auto"/>
            <w:noWrap/>
            <w:vAlign w:val="center"/>
          </w:tcPr>
          <w:p w14:paraId="141353D5" w14:textId="48150795" w:rsidR="008A1103" w:rsidRPr="00E9110F" w:rsidRDefault="008A1103" w:rsidP="00E9110F">
            <w:pPr>
              <w:spacing w:after="0" w:line="240" w:lineRule="auto"/>
              <w:rPr>
                <w:rFonts w:ascii="Arial" w:eastAsia="Times New Roman" w:hAnsi="Arial" w:cs="Arial"/>
                <w:sz w:val="16"/>
                <w:szCs w:val="16"/>
                <w:lang w:val="en-US" w:eastAsia="es-ES"/>
              </w:rPr>
            </w:pPr>
            <w:r w:rsidRPr="00305513">
              <w:rPr>
                <w:rFonts w:ascii="Arial" w:eastAsia="Times New Roman" w:hAnsi="Arial" w:cs="Arial"/>
                <w:sz w:val="16"/>
                <w:szCs w:val="16"/>
                <w:lang w:val="es-ES" w:eastAsia="es-ES"/>
              </w:rPr>
              <w:t>r = -0.1</w:t>
            </w:r>
            <w:r>
              <w:rPr>
                <w:rFonts w:ascii="Arial" w:eastAsia="Times New Roman" w:hAnsi="Arial" w:cs="Arial"/>
                <w:sz w:val="16"/>
                <w:szCs w:val="16"/>
                <w:lang w:val="es-ES" w:eastAsia="es-ES"/>
              </w:rPr>
              <w:t>2</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339</w:t>
            </w:r>
            <w:r w:rsidRPr="00305513">
              <w:rPr>
                <w:rFonts w:ascii="Arial" w:eastAsia="Times New Roman" w:hAnsi="Arial" w:cs="Arial"/>
                <w:sz w:val="16"/>
                <w:szCs w:val="16"/>
                <w:lang w:val="es-ES" w:eastAsia="es-ES"/>
              </w:rPr>
              <w:t>, n = 65</w:t>
            </w:r>
          </w:p>
        </w:tc>
        <w:tc>
          <w:tcPr>
            <w:tcW w:w="2580" w:type="dxa"/>
            <w:tcBorders>
              <w:top w:val="nil"/>
              <w:left w:val="nil"/>
              <w:right w:val="nil"/>
            </w:tcBorders>
            <w:shd w:val="clear" w:color="auto" w:fill="auto"/>
            <w:noWrap/>
            <w:vAlign w:val="center"/>
          </w:tcPr>
          <w:p w14:paraId="4483E1BA" w14:textId="05EAA411" w:rsidR="008A1103" w:rsidRPr="00C5676D" w:rsidRDefault="008A1103" w:rsidP="005C5E26">
            <w:pPr>
              <w:spacing w:after="0" w:line="240" w:lineRule="auto"/>
              <w:rPr>
                <w:rFonts w:ascii="Arial" w:eastAsia="Times New Roman" w:hAnsi="Arial" w:cs="Arial"/>
                <w:b/>
                <w:sz w:val="16"/>
                <w:szCs w:val="16"/>
                <w:lang w:val="en-US" w:eastAsia="es-ES"/>
              </w:rPr>
            </w:pPr>
            <w:r w:rsidRPr="00305513">
              <w:rPr>
                <w:rFonts w:ascii="Arial" w:eastAsia="Times New Roman" w:hAnsi="Arial" w:cs="Arial"/>
                <w:sz w:val="16"/>
                <w:szCs w:val="16"/>
                <w:lang w:val="es-ES" w:eastAsia="es-ES"/>
              </w:rPr>
              <w:t>r = -0.0</w:t>
            </w:r>
            <w:r>
              <w:rPr>
                <w:rFonts w:ascii="Arial" w:eastAsia="Times New Roman" w:hAnsi="Arial" w:cs="Arial"/>
                <w:sz w:val="16"/>
                <w:szCs w:val="16"/>
                <w:lang w:val="es-ES" w:eastAsia="es-ES"/>
              </w:rPr>
              <w:t>2</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882</w:t>
            </w:r>
            <w:r w:rsidRPr="00305513">
              <w:rPr>
                <w:rFonts w:ascii="Arial" w:eastAsia="Times New Roman" w:hAnsi="Arial" w:cs="Arial"/>
                <w:sz w:val="16"/>
                <w:szCs w:val="16"/>
                <w:lang w:val="es-ES" w:eastAsia="es-ES"/>
              </w:rPr>
              <w:t>, n = 65</w:t>
            </w:r>
          </w:p>
        </w:tc>
      </w:tr>
      <w:tr w:rsidR="008A1103" w:rsidRPr="00305513" w14:paraId="16618418" w14:textId="77777777" w:rsidTr="00654293">
        <w:trPr>
          <w:trHeight w:val="149"/>
        </w:trPr>
        <w:tc>
          <w:tcPr>
            <w:tcW w:w="1560" w:type="dxa"/>
            <w:tcBorders>
              <w:top w:val="nil"/>
              <w:left w:val="nil"/>
              <w:bottom w:val="single" w:sz="4" w:space="0" w:color="auto"/>
              <w:right w:val="nil"/>
            </w:tcBorders>
            <w:shd w:val="clear" w:color="auto" w:fill="auto"/>
            <w:noWrap/>
            <w:vAlign w:val="center"/>
          </w:tcPr>
          <w:p w14:paraId="0E147427" w14:textId="6C9B1EE5" w:rsidR="008A1103" w:rsidRPr="00305513" w:rsidRDefault="008A110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AMO</w:t>
            </w:r>
          </w:p>
        </w:tc>
        <w:tc>
          <w:tcPr>
            <w:tcW w:w="2409" w:type="dxa"/>
            <w:tcBorders>
              <w:top w:val="nil"/>
              <w:left w:val="nil"/>
              <w:bottom w:val="single" w:sz="4" w:space="0" w:color="auto"/>
              <w:right w:val="nil"/>
            </w:tcBorders>
            <w:shd w:val="clear" w:color="auto" w:fill="auto"/>
            <w:noWrap/>
            <w:vAlign w:val="center"/>
          </w:tcPr>
          <w:p w14:paraId="41B8BC4F" w14:textId="29A86477" w:rsidR="008A1103" w:rsidRPr="00C213D3" w:rsidRDefault="008A1103" w:rsidP="00C213D3">
            <w:pPr>
              <w:spacing w:after="0" w:line="240" w:lineRule="auto"/>
              <w:rPr>
                <w:rFonts w:ascii="Arial" w:eastAsia="Times New Roman" w:hAnsi="Arial" w:cs="Arial"/>
                <w:b/>
                <w:sz w:val="16"/>
                <w:szCs w:val="16"/>
                <w:lang w:val="es-ES" w:eastAsia="es-ES"/>
              </w:rPr>
            </w:pPr>
            <w:r w:rsidRPr="00C5676D">
              <w:rPr>
                <w:rFonts w:ascii="Arial" w:eastAsia="Times New Roman" w:hAnsi="Arial" w:cs="Arial"/>
                <w:b/>
                <w:sz w:val="16"/>
                <w:szCs w:val="16"/>
                <w:lang w:val="es-ES" w:eastAsia="es-ES"/>
              </w:rPr>
              <w:t>r = 0.31, p = 0.014, n = 65</w:t>
            </w:r>
          </w:p>
        </w:tc>
        <w:tc>
          <w:tcPr>
            <w:tcW w:w="2410" w:type="dxa"/>
            <w:tcBorders>
              <w:top w:val="nil"/>
              <w:left w:val="nil"/>
              <w:bottom w:val="single" w:sz="4" w:space="0" w:color="auto"/>
              <w:right w:val="nil"/>
            </w:tcBorders>
            <w:shd w:val="clear" w:color="auto" w:fill="auto"/>
            <w:noWrap/>
            <w:vAlign w:val="center"/>
          </w:tcPr>
          <w:p w14:paraId="671CE8C1" w14:textId="21B32F55" w:rsidR="008A1103" w:rsidRPr="00305513" w:rsidRDefault="008A1103" w:rsidP="00E9110F">
            <w:pPr>
              <w:spacing w:after="0" w:line="240" w:lineRule="auto"/>
              <w:rPr>
                <w:rFonts w:ascii="Arial" w:eastAsia="Times New Roman" w:hAnsi="Arial" w:cs="Arial"/>
                <w:b/>
                <w:sz w:val="16"/>
                <w:szCs w:val="16"/>
                <w:lang w:val="es-ES" w:eastAsia="es-ES"/>
              </w:rPr>
            </w:pPr>
            <w:r w:rsidRPr="00C5676D">
              <w:rPr>
                <w:rFonts w:ascii="Arial" w:eastAsia="Times New Roman" w:hAnsi="Arial" w:cs="Arial"/>
                <w:color w:val="000000" w:themeColor="text1"/>
                <w:sz w:val="16"/>
                <w:szCs w:val="16"/>
                <w:lang w:val="es-ES" w:eastAsia="es-ES"/>
              </w:rPr>
              <w:t>r = -0.10, p = 0.445, n = 65</w:t>
            </w:r>
          </w:p>
        </w:tc>
        <w:tc>
          <w:tcPr>
            <w:tcW w:w="2580" w:type="dxa"/>
            <w:tcBorders>
              <w:top w:val="nil"/>
              <w:left w:val="nil"/>
              <w:bottom w:val="single" w:sz="4" w:space="0" w:color="auto"/>
              <w:right w:val="nil"/>
            </w:tcBorders>
            <w:shd w:val="clear" w:color="auto" w:fill="auto"/>
            <w:noWrap/>
            <w:vAlign w:val="center"/>
          </w:tcPr>
          <w:p w14:paraId="5B1A2DF2" w14:textId="0BF6193E" w:rsidR="008A1103" w:rsidRPr="00305513" w:rsidRDefault="008A1103" w:rsidP="005C5E26">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Pr>
                <w:rFonts w:ascii="Arial" w:eastAsia="Times New Roman" w:hAnsi="Arial" w:cs="Arial"/>
                <w:sz w:val="16"/>
                <w:szCs w:val="16"/>
                <w:lang w:val="es-ES" w:eastAsia="es-ES"/>
              </w:rPr>
              <w:t>09</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474</w:t>
            </w:r>
            <w:r w:rsidRPr="00305513">
              <w:rPr>
                <w:rFonts w:ascii="Arial" w:eastAsia="Times New Roman" w:hAnsi="Arial" w:cs="Arial"/>
                <w:sz w:val="16"/>
                <w:szCs w:val="16"/>
                <w:lang w:val="es-ES" w:eastAsia="es-ES"/>
              </w:rPr>
              <w:t>, n = 6</w:t>
            </w:r>
            <w:r>
              <w:rPr>
                <w:rFonts w:ascii="Arial" w:eastAsia="Times New Roman" w:hAnsi="Arial" w:cs="Arial"/>
                <w:sz w:val="16"/>
                <w:szCs w:val="16"/>
                <w:lang w:val="es-ES" w:eastAsia="es-ES"/>
              </w:rPr>
              <w:t>5</w:t>
            </w:r>
          </w:p>
        </w:tc>
      </w:tr>
      <w:tr w:rsidR="008A1103" w:rsidRPr="00305513" w14:paraId="1E870C97" w14:textId="77777777" w:rsidTr="00654293">
        <w:trPr>
          <w:trHeight w:val="247"/>
        </w:trPr>
        <w:tc>
          <w:tcPr>
            <w:tcW w:w="1560" w:type="dxa"/>
            <w:tcBorders>
              <w:top w:val="single" w:sz="4" w:space="0" w:color="auto"/>
              <w:left w:val="nil"/>
              <w:right w:val="nil"/>
            </w:tcBorders>
            <w:shd w:val="clear" w:color="auto" w:fill="auto"/>
            <w:noWrap/>
            <w:vAlign w:val="center"/>
            <w:hideMark/>
          </w:tcPr>
          <w:p w14:paraId="0923A8F3" w14:textId="6F4A913E" w:rsidR="008A1103" w:rsidRPr="00305513" w:rsidRDefault="008A1103" w:rsidP="00654293">
            <w:pPr>
              <w:spacing w:after="0" w:line="240" w:lineRule="auto"/>
              <w:rPr>
                <w:rFonts w:ascii="Arial" w:eastAsia="Times New Roman" w:hAnsi="Arial" w:cs="Arial"/>
                <w:color w:val="auto"/>
                <w:sz w:val="16"/>
                <w:szCs w:val="16"/>
                <w:lang w:val="en-US" w:eastAsia="es-ES"/>
              </w:rPr>
            </w:pPr>
            <w:r w:rsidRPr="00305513">
              <w:rPr>
                <w:rFonts w:ascii="Arial" w:eastAsia="Times New Roman" w:hAnsi="Arial" w:cs="Arial"/>
                <w:color w:val="auto"/>
                <w:sz w:val="16"/>
                <w:szCs w:val="16"/>
                <w:lang w:val="en-US" w:eastAsia="es-ES"/>
              </w:rPr>
              <w:t> </w:t>
            </w:r>
          </w:p>
        </w:tc>
        <w:tc>
          <w:tcPr>
            <w:tcW w:w="7399" w:type="dxa"/>
            <w:gridSpan w:val="3"/>
            <w:tcBorders>
              <w:top w:val="single" w:sz="4" w:space="0" w:color="auto"/>
              <w:left w:val="nil"/>
              <w:right w:val="nil"/>
            </w:tcBorders>
            <w:shd w:val="clear" w:color="auto" w:fill="auto"/>
            <w:noWrap/>
            <w:vAlign w:val="center"/>
          </w:tcPr>
          <w:p w14:paraId="38152707" w14:textId="5B611426" w:rsidR="008A1103" w:rsidRPr="00305513" w:rsidRDefault="008A1103" w:rsidP="00654293">
            <w:pPr>
              <w:spacing w:after="0" w:line="240" w:lineRule="auto"/>
              <w:jc w:val="center"/>
              <w:rPr>
                <w:rFonts w:ascii="Arial" w:eastAsia="Times New Roman" w:hAnsi="Arial" w:cs="Arial"/>
                <w:bCs/>
                <w:i/>
                <w:sz w:val="16"/>
                <w:szCs w:val="16"/>
                <w:lang w:val="es-ES" w:eastAsia="es-ES"/>
              </w:rPr>
            </w:pPr>
            <w:r>
              <w:rPr>
                <w:rFonts w:ascii="Arial" w:eastAsia="Times New Roman" w:hAnsi="Arial" w:cs="Arial"/>
                <w:bCs/>
                <w:i/>
                <w:sz w:val="16"/>
                <w:szCs w:val="16"/>
                <w:lang w:val="es-ES" w:eastAsia="es-ES"/>
              </w:rPr>
              <w:t>VAR4</w:t>
            </w:r>
          </w:p>
        </w:tc>
      </w:tr>
      <w:tr w:rsidR="008A1103" w:rsidRPr="00C5676D" w14:paraId="6A364AB7" w14:textId="77777777" w:rsidTr="00654293">
        <w:trPr>
          <w:trHeight w:val="176"/>
        </w:trPr>
        <w:tc>
          <w:tcPr>
            <w:tcW w:w="1560" w:type="dxa"/>
            <w:tcBorders>
              <w:top w:val="nil"/>
              <w:left w:val="nil"/>
              <w:bottom w:val="nil"/>
              <w:right w:val="nil"/>
            </w:tcBorders>
            <w:shd w:val="clear" w:color="auto" w:fill="auto"/>
            <w:noWrap/>
            <w:vAlign w:val="center"/>
          </w:tcPr>
          <w:p w14:paraId="3DFAB68D" w14:textId="09F94DAD" w:rsidR="008A1103" w:rsidRPr="00305513" w:rsidRDefault="008A1103" w:rsidP="00654293">
            <w:pPr>
              <w:spacing w:after="0" w:line="240" w:lineRule="auto"/>
              <w:rPr>
                <w:rFonts w:ascii="Arial" w:eastAsia="Times New Roman" w:hAnsi="Arial" w:cs="Arial"/>
                <w:sz w:val="16"/>
                <w:szCs w:val="16"/>
                <w:lang w:val="es-ES" w:eastAsia="es-ES"/>
              </w:rPr>
            </w:pPr>
            <w:proofErr w:type="spellStart"/>
            <w:r w:rsidRPr="00305513">
              <w:rPr>
                <w:rFonts w:ascii="Arial" w:eastAsia="Times New Roman" w:hAnsi="Arial" w:cs="Arial"/>
                <w:sz w:val="16"/>
                <w:szCs w:val="16"/>
                <w:lang w:val="es-ES" w:eastAsia="es-ES"/>
              </w:rPr>
              <w:t>Sediment</w:t>
            </w:r>
            <w:proofErr w:type="spellEnd"/>
            <w:r w:rsidRPr="00305513">
              <w:rPr>
                <w:rFonts w:ascii="Arial" w:eastAsia="Times New Roman" w:hAnsi="Arial" w:cs="Arial"/>
                <w:sz w:val="16"/>
                <w:szCs w:val="16"/>
                <w:lang w:val="es-ES" w:eastAsia="es-ES"/>
              </w:rPr>
              <w:t xml:space="preserve"> load</w:t>
            </w:r>
          </w:p>
        </w:tc>
        <w:tc>
          <w:tcPr>
            <w:tcW w:w="2409" w:type="dxa"/>
            <w:tcBorders>
              <w:top w:val="nil"/>
              <w:left w:val="nil"/>
              <w:bottom w:val="nil"/>
              <w:right w:val="nil"/>
            </w:tcBorders>
            <w:shd w:val="clear" w:color="auto" w:fill="auto"/>
            <w:noWrap/>
            <w:vAlign w:val="center"/>
          </w:tcPr>
          <w:p w14:paraId="563A13D1" w14:textId="08FC3C64" w:rsidR="008A1103" w:rsidRPr="00305513" w:rsidRDefault="008A1103" w:rsidP="00C5676D">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 xml:space="preserve">r = </w:t>
            </w:r>
            <w:r>
              <w:rPr>
                <w:rFonts w:ascii="Arial" w:eastAsia="Times New Roman" w:hAnsi="Arial" w:cs="Arial"/>
                <w:sz w:val="16"/>
                <w:szCs w:val="16"/>
                <w:lang w:val="es-ES" w:eastAsia="es-ES"/>
              </w:rPr>
              <w:t>-</w:t>
            </w:r>
            <w:r w:rsidRPr="00305513">
              <w:rPr>
                <w:rFonts w:ascii="Arial" w:eastAsia="Times New Roman" w:hAnsi="Arial" w:cs="Arial"/>
                <w:sz w:val="16"/>
                <w:szCs w:val="16"/>
                <w:lang w:val="es-ES" w:eastAsia="es-ES"/>
              </w:rPr>
              <w:t>0.0</w:t>
            </w:r>
            <w:r>
              <w:rPr>
                <w:rFonts w:ascii="Arial" w:eastAsia="Times New Roman" w:hAnsi="Arial" w:cs="Arial"/>
                <w:sz w:val="16"/>
                <w:szCs w:val="16"/>
                <w:lang w:val="es-ES" w:eastAsia="es-ES"/>
              </w:rPr>
              <w:t>3</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879</w:t>
            </w:r>
            <w:r w:rsidRPr="00305513">
              <w:rPr>
                <w:rFonts w:ascii="Arial" w:eastAsia="Times New Roman" w:hAnsi="Arial" w:cs="Arial"/>
                <w:sz w:val="16"/>
                <w:szCs w:val="16"/>
                <w:lang w:val="es-ES" w:eastAsia="es-ES"/>
              </w:rPr>
              <w:t>, n = 28</w:t>
            </w:r>
          </w:p>
        </w:tc>
        <w:tc>
          <w:tcPr>
            <w:tcW w:w="2410" w:type="dxa"/>
            <w:tcBorders>
              <w:top w:val="nil"/>
              <w:left w:val="nil"/>
              <w:bottom w:val="nil"/>
              <w:right w:val="nil"/>
            </w:tcBorders>
            <w:shd w:val="clear" w:color="auto" w:fill="auto"/>
            <w:noWrap/>
            <w:vAlign w:val="center"/>
          </w:tcPr>
          <w:p w14:paraId="0D17158A" w14:textId="18499981" w:rsidR="008A1103" w:rsidRPr="00C5676D" w:rsidRDefault="008A1103" w:rsidP="00C5676D">
            <w:pPr>
              <w:spacing w:after="0" w:line="240" w:lineRule="auto"/>
              <w:rPr>
                <w:rFonts w:ascii="Arial" w:eastAsia="Times New Roman" w:hAnsi="Arial" w:cs="Arial"/>
                <w:b/>
                <w:sz w:val="16"/>
                <w:szCs w:val="16"/>
                <w:lang w:val="en-US" w:eastAsia="es-ES"/>
              </w:rPr>
            </w:pPr>
            <w:r w:rsidRPr="00305513">
              <w:rPr>
                <w:rFonts w:ascii="Arial" w:eastAsia="Times New Roman" w:hAnsi="Arial" w:cs="Arial"/>
                <w:sz w:val="16"/>
                <w:szCs w:val="16"/>
                <w:lang w:val="es-ES" w:eastAsia="es-ES"/>
              </w:rPr>
              <w:t>r = 0.</w:t>
            </w:r>
            <w:r>
              <w:rPr>
                <w:rFonts w:ascii="Arial" w:eastAsia="Times New Roman" w:hAnsi="Arial" w:cs="Arial"/>
                <w:sz w:val="16"/>
                <w:szCs w:val="16"/>
                <w:lang w:val="es-ES" w:eastAsia="es-ES"/>
              </w:rPr>
              <w:t>16</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419</w:t>
            </w:r>
            <w:r w:rsidRPr="00305513">
              <w:rPr>
                <w:rFonts w:ascii="Arial" w:eastAsia="Times New Roman" w:hAnsi="Arial" w:cs="Arial"/>
                <w:sz w:val="16"/>
                <w:szCs w:val="16"/>
                <w:lang w:val="es-ES" w:eastAsia="es-ES"/>
              </w:rPr>
              <w:t>, n = 28</w:t>
            </w:r>
          </w:p>
        </w:tc>
        <w:tc>
          <w:tcPr>
            <w:tcW w:w="2580" w:type="dxa"/>
            <w:tcBorders>
              <w:top w:val="nil"/>
              <w:left w:val="nil"/>
              <w:bottom w:val="nil"/>
              <w:right w:val="nil"/>
            </w:tcBorders>
            <w:shd w:val="clear" w:color="auto" w:fill="auto"/>
            <w:noWrap/>
            <w:vAlign w:val="center"/>
          </w:tcPr>
          <w:p w14:paraId="49A21617" w14:textId="49009DDE" w:rsidR="008A1103" w:rsidRPr="00C5676D" w:rsidRDefault="008A1103" w:rsidP="002617D5">
            <w:pPr>
              <w:spacing w:after="0" w:line="240" w:lineRule="auto"/>
              <w:rPr>
                <w:rFonts w:ascii="Arial" w:eastAsia="Times New Roman" w:hAnsi="Arial" w:cs="Arial"/>
                <w:sz w:val="16"/>
                <w:szCs w:val="16"/>
                <w:lang w:val="en-US" w:eastAsia="es-ES"/>
              </w:rPr>
            </w:pPr>
            <w:r w:rsidRPr="00305513">
              <w:rPr>
                <w:rFonts w:ascii="Arial" w:eastAsia="Times New Roman" w:hAnsi="Arial" w:cs="Arial"/>
                <w:sz w:val="16"/>
                <w:szCs w:val="16"/>
                <w:lang w:val="es-ES" w:eastAsia="es-ES"/>
              </w:rPr>
              <w:t>r = 0.</w:t>
            </w:r>
            <w:r>
              <w:rPr>
                <w:rFonts w:ascii="Arial" w:eastAsia="Times New Roman" w:hAnsi="Arial" w:cs="Arial"/>
                <w:sz w:val="16"/>
                <w:szCs w:val="16"/>
                <w:lang w:val="es-ES" w:eastAsia="es-ES"/>
              </w:rPr>
              <w:t>12</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534</w:t>
            </w:r>
            <w:r w:rsidRPr="00305513">
              <w:rPr>
                <w:rFonts w:ascii="Arial" w:eastAsia="Times New Roman" w:hAnsi="Arial" w:cs="Arial"/>
                <w:sz w:val="16"/>
                <w:szCs w:val="16"/>
                <w:lang w:val="es-ES" w:eastAsia="es-ES"/>
              </w:rPr>
              <w:t>, n = 28</w:t>
            </w:r>
          </w:p>
        </w:tc>
      </w:tr>
      <w:tr w:rsidR="008A1103" w:rsidRPr="002617D5" w14:paraId="2AE331A4" w14:textId="77777777" w:rsidTr="00654293">
        <w:trPr>
          <w:trHeight w:val="167"/>
        </w:trPr>
        <w:tc>
          <w:tcPr>
            <w:tcW w:w="1560" w:type="dxa"/>
            <w:tcBorders>
              <w:top w:val="nil"/>
              <w:left w:val="nil"/>
              <w:bottom w:val="nil"/>
              <w:right w:val="nil"/>
            </w:tcBorders>
            <w:shd w:val="clear" w:color="auto" w:fill="auto"/>
            <w:noWrap/>
            <w:vAlign w:val="center"/>
          </w:tcPr>
          <w:p w14:paraId="3FDD50EE" w14:textId="3C345286" w:rsidR="008A1103" w:rsidRPr="00C5676D" w:rsidRDefault="008A1103" w:rsidP="00654293">
            <w:pPr>
              <w:spacing w:after="0" w:line="240" w:lineRule="auto"/>
              <w:rPr>
                <w:rFonts w:ascii="Arial" w:eastAsia="Times New Roman" w:hAnsi="Arial" w:cs="Arial"/>
                <w:sz w:val="16"/>
                <w:szCs w:val="16"/>
                <w:lang w:val="en-US" w:eastAsia="es-ES"/>
              </w:rPr>
            </w:pPr>
            <w:proofErr w:type="spellStart"/>
            <w:r w:rsidRPr="00305513">
              <w:rPr>
                <w:rFonts w:ascii="Arial" w:eastAsia="Times New Roman" w:hAnsi="Arial" w:cs="Arial"/>
                <w:sz w:val="16"/>
                <w:szCs w:val="16"/>
                <w:lang w:val="es-ES" w:eastAsia="es-ES"/>
              </w:rPr>
              <w:t>Water</w:t>
            </w:r>
            <w:proofErr w:type="spellEnd"/>
            <w:r w:rsidRPr="00305513">
              <w:rPr>
                <w:rFonts w:ascii="Arial" w:eastAsia="Times New Roman" w:hAnsi="Arial" w:cs="Arial"/>
                <w:sz w:val="16"/>
                <w:szCs w:val="16"/>
                <w:lang w:val="es-ES" w:eastAsia="es-ES"/>
              </w:rPr>
              <w:t xml:space="preserve"> </w:t>
            </w:r>
            <w:proofErr w:type="spellStart"/>
            <w:r w:rsidRPr="00305513">
              <w:rPr>
                <w:rFonts w:ascii="Arial" w:eastAsia="Times New Roman" w:hAnsi="Arial" w:cs="Arial"/>
                <w:sz w:val="16"/>
                <w:szCs w:val="16"/>
                <w:lang w:val="es-ES" w:eastAsia="es-ES"/>
              </w:rPr>
              <w:t>flow</w:t>
            </w:r>
            <w:proofErr w:type="spellEnd"/>
          </w:p>
        </w:tc>
        <w:tc>
          <w:tcPr>
            <w:tcW w:w="2409" w:type="dxa"/>
            <w:tcBorders>
              <w:top w:val="nil"/>
              <w:left w:val="nil"/>
              <w:bottom w:val="nil"/>
              <w:right w:val="nil"/>
            </w:tcBorders>
            <w:shd w:val="clear" w:color="auto" w:fill="auto"/>
            <w:noWrap/>
            <w:vAlign w:val="center"/>
          </w:tcPr>
          <w:p w14:paraId="28769D5E" w14:textId="696921C2" w:rsidR="008A1103" w:rsidRPr="00C5676D" w:rsidRDefault="008A1103" w:rsidP="00C5676D">
            <w:pPr>
              <w:spacing w:after="0" w:line="240" w:lineRule="auto"/>
              <w:rPr>
                <w:rFonts w:ascii="Arial" w:eastAsia="Times New Roman" w:hAnsi="Arial" w:cs="Arial"/>
                <w:sz w:val="16"/>
                <w:szCs w:val="16"/>
                <w:lang w:val="en-US" w:eastAsia="es-ES"/>
              </w:rPr>
            </w:pPr>
            <w:r w:rsidRPr="00305513">
              <w:rPr>
                <w:rFonts w:ascii="Arial" w:eastAsia="Times New Roman" w:hAnsi="Arial" w:cs="Arial"/>
                <w:sz w:val="16"/>
                <w:szCs w:val="16"/>
                <w:lang w:val="es-ES" w:eastAsia="es-ES"/>
              </w:rPr>
              <w:t>r = 0.0</w:t>
            </w:r>
            <w:r>
              <w:rPr>
                <w:rFonts w:ascii="Arial" w:eastAsia="Times New Roman" w:hAnsi="Arial" w:cs="Arial"/>
                <w:sz w:val="16"/>
                <w:szCs w:val="16"/>
                <w:lang w:val="es-ES" w:eastAsia="es-ES"/>
              </w:rPr>
              <w:t>9</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608</w:t>
            </w:r>
            <w:r w:rsidRPr="00305513">
              <w:rPr>
                <w:rFonts w:ascii="Arial" w:eastAsia="Times New Roman" w:hAnsi="Arial" w:cs="Arial"/>
                <w:sz w:val="16"/>
                <w:szCs w:val="16"/>
                <w:lang w:val="es-ES" w:eastAsia="es-ES"/>
              </w:rPr>
              <w:t>, n = 35</w:t>
            </w:r>
          </w:p>
        </w:tc>
        <w:tc>
          <w:tcPr>
            <w:tcW w:w="2410" w:type="dxa"/>
            <w:tcBorders>
              <w:top w:val="nil"/>
              <w:left w:val="nil"/>
              <w:bottom w:val="nil"/>
              <w:right w:val="nil"/>
            </w:tcBorders>
            <w:shd w:val="clear" w:color="auto" w:fill="auto"/>
            <w:noWrap/>
            <w:vAlign w:val="center"/>
          </w:tcPr>
          <w:p w14:paraId="697FEFFE" w14:textId="36348CB5" w:rsidR="008A1103" w:rsidRPr="00C5676D" w:rsidRDefault="008A1103" w:rsidP="00C5676D">
            <w:pPr>
              <w:spacing w:after="0" w:line="240" w:lineRule="auto"/>
              <w:rPr>
                <w:rFonts w:ascii="Arial" w:eastAsia="Times New Roman" w:hAnsi="Arial" w:cs="Arial"/>
                <w:sz w:val="16"/>
                <w:szCs w:val="16"/>
                <w:lang w:val="en-US" w:eastAsia="es-ES"/>
              </w:rPr>
            </w:pPr>
            <w:r w:rsidRPr="00305513">
              <w:rPr>
                <w:rFonts w:ascii="Arial" w:eastAsia="Times New Roman" w:hAnsi="Arial" w:cs="Arial"/>
                <w:sz w:val="16"/>
                <w:szCs w:val="16"/>
                <w:lang w:val="es-ES" w:eastAsia="es-ES"/>
              </w:rPr>
              <w:t>r</w:t>
            </w:r>
            <w:r>
              <w:rPr>
                <w:rFonts w:ascii="Arial" w:eastAsia="Times New Roman" w:hAnsi="Arial" w:cs="Arial"/>
                <w:sz w:val="16"/>
                <w:szCs w:val="16"/>
                <w:lang w:val="es-ES" w:eastAsia="es-ES"/>
              </w:rPr>
              <w:t xml:space="preserve"> = </w:t>
            </w:r>
            <w:r w:rsidRPr="00305513">
              <w:rPr>
                <w:rFonts w:ascii="Arial" w:eastAsia="Times New Roman" w:hAnsi="Arial" w:cs="Arial"/>
                <w:sz w:val="16"/>
                <w:szCs w:val="16"/>
                <w:lang w:val="es-ES" w:eastAsia="es-ES"/>
              </w:rPr>
              <w:t>0.</w:t>
            </w:r>
            <w:r>
              <w:rPr>
                <w:rFonts w:ascii="Arial" w:eastAsia="Times New Roman" w:hAnsi="Arial" w:cs="Arial"/>
                <w:sz w:val="16"/>
                <w:szCs w:val="16"/>
                <w:lang w:val="es-ES" w:eastAsia="es-ES"/>
              </w:rPr>
              <w:t>26</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138</w:t>
            </w:r>
            <w:r w:rsidRPr="00305513">
              <w:rPr>
                <w:rFonts w:ascii="Arial" w:eastAsia="Times New Roman" w:hAnsi="Arial" w:cs="Arial"/>
                <w:sz w:val="16"/>
                <w:szCs w:val="16"/>
                <w:lang w:val="es-ES" w:eastAsia="es-ES"/>
              </w:rPr>
              <w:t>, n = 35</w:t>
            </w:r>
          </w:p>
        </w:tc>
        <w:tc>
          <w:tcPr>
            <w:tcW w:w="2580" w:type="dxa"/>
            <w:tcBorders>
              <w:top w:val="nil"/>
              <w:left w:val="nil"/>
              <w:bottom w:val="nil"/>
              <w:right w:val="nil"/>
            </w:tcBorders>
            <w:shd w:val="clear" w:color="auto" w:fill="auto"/>
            <w:noWrap/>
            <w:vAlign w:val="center"/>
          </w:tcPr>
          <w:p w14:paraId="6C26E319" w14:textId="321E14D2" w:rsidR="008A1103" w:rsidRPr="002617D5" w:rsidRDefault="008A1103" w:rsidP="002617D5">
            <w:pPr>
              <w:spacing w:after="0" w:line="240" w:lineRule="auto"/>
              <w:rPr>
                <w:rFonts w:ascii="Arial" w:eastAsia="Times New Roman" w:hAnsi="Arial" w:cs="Arial"/>
                <w:sz w:val="16"/>
                <w:szCs w:val="16"/>
                <w:lang w:val="en-US" w:eastAsia="es-ES"/>
              </w:rPr>
            </w:pPr>
            <w:r w:rsidRPr="00305513">
              <w:rPr>
                <w:rFonts w:ascii="Arial" w:eastAsia="Times New Roman" w:hAnsi="Arial" w:cs="Arial"/>
                <w:sz w:val="16"/>
                <w:szCs w:val="16"/>
                <w:lang w:val="es-ES" w:eastAsia="es-ES"/>
              </w:rPr>
              <w:t>r</w:t>
            </w:r>
            <w:r>
              <w:rPr>
                <w:rFonts w:ascii="Arial" w:eastAsia="Times New Roman" w:hAnsi="Arial" w:cs="Arial"/>
                <w:sz w:val="16"/>
                <w:szCs w:val="16"/>
                <w:lang w:val="es-ES" w:eastAsia="es-ES"/>
              </w:rPr>
              <w:t xml:space="preserve"> = </w:t>
            </w:r>
            <w:r w:rsidRPr="00305513">
              <w:rPr>
                <w:rFonts w:ascii="Arial" w:eastAsia="Times New Roman" w:hAnsi="Arial" w:cs="Arial"/>
                <w:sz w:val="16"/>
                <w:szCs w:val="16"/>
                <w:lang w:val="es-ES" w:eastAsia="es-ES"/>
              </w:rPr>
              <w:t>0.</w:t>
            </w:r>
            <w:r>
              <w:rPr>
                <w:rFonts w:ascii="Arial" w:eastAsia="Times New Roman" w:hAnsi="Arial" w:cs="Arial"/>
                <w:sz w:val="16"/>
                <w:szCs w:val="16"/>
                <w:lang w:val="es-ES" w:eastAsia="es-ES"/>
              </w:rPr>
              <w:t>27</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112</w:t>
            </w:r>
            <w:r w:rsidRPr="00305513">
              <w:rPr>
                <w:rFonts w:ascii="Arial" w:eastAsia="Times New Roman" w:hAnsi="Arial" w:cs="Arial"/>
                <w:sz w:val="16"/>
                <w:szCs w:val="16"/>
                <w:lang w:val="es-ES" w:eastAsia="es-ES"/>
              </w:rPr>
              <w:t>, n = 35</w:t>
            </w:r>
          </w:p>
        </w:tc>
      </w:tr>
      <w:tr w:rsidR="008A1103" w:rsidRPr="00C5676D" w14:paraId="5A1055B3" w14:textId="77777777" w:rsidTr="00654293">
        <w:trPr>
          <w:trHeight w:val="167"/>
        </w:trPr>
        <w:tc>
          <w:tcPr>
            <w:tcW w:w="1560" w:type="dxa"/>
            <w:tcBorders>
              <w:top w:val="nil"/>
              <w:left w:val="nil"/>
              <w:bottom w:val="nil"/>
              <w:right w:val="nil"/>
            </w:tcBorders>
            <w:shd w:val="clear" w:color="auto" w:fill="auto"/>
            <w:noWrap/>
            <w:vAlign w:val="center"/>
          </w:tcPr>
          <w:p w14:paraId="68F42848" w14:textId="0424766E" w:rsidR="008A1103" w:rsidRPr="002617D5" w:rsidRDefault="008A1103" w:rsidP="00654293">
            <w:pPr>
              <w:spacing w:after="0" w:line="240" w:lineRule="auto"/>
              <w:rPr>
                <w:rFonts w:ascii="Arial" w:eastAsia="Times New Roman" w:hAnsi="Arial" w:cs="Arial"/>
                <w:sz w:val="16"/>
                <w:szCs w:val="16"/>
                <w:lang w:val="en-US" w:eastAsia="es-ES"/>
              </w:rPr>
            </w:pPr>
            <w:proofErr w:type="spellStart"/>
            <w:r w:rsidRPr="00305513">
              <w:rPr>
                <w:rFonts w:ascii="Arial" w:eastAsia="Times New Roman" w:hAnsi="Arial" w:cs="Arial"/>
                <w:sz w:val="16"/>
                <w:szCs w:val="16"/>
                <w:lang w:val="es-ES" w:eastAsia="es-ES"/>
              </w:rPr>
              <w:t>Water</w:t>
            </w:r>
            <w:proofErr w:type="spellEnd"/>
            <w:r w:rsidRPr="00305513">
              <w:rPr>
                <w:rFonts w:ascii="Arial" w:eastAsia="Times New Roman" w:hAnsi="Arial" w:cs="Arial"/>
                <w:sz w:val="16"/>
                <w:szCs w:val="16"/>
                <w:lang w:val="es-ES" w:eastAsia="es-ES"/>
              </w:rPr>
              <w:t xml:space="preserve"> </w:t>
            </w:r>
            <w:proofErr w:type="spellStart"/>
            <w:r w:rsidRPr="00305513">
              <w:rPr>
                <w:rFonts w:ascii="Arial" w:eastAsia="Times New Roman" w:hAnsi="Arial" w:cs="Arial"/>
                <w:sz w:val="16"/>
                <w:szCs w:val="16"/>
                <w:lang w:val="es-ES" w:eastAsia="es-ES"/>
              </w:rPr>
              <w:t>level</w:t>
            </w:r>
            <w:proofErr w:type="spellEnd"/>
            <w:r w:rsidRPr="00305513">
              <w:rPr>
                <w:rFonts w:ascii="Arial" w:eastAsia="Times New Roman" w:hAnsi="Arial" w:cs="Arial"/>
                <w:sz w:val="16"/>
                <w:szCs w:val="16"/>
                <w:lang w:val="es-ES" w:eastAsia="es-ES"/>
              </w:rPr>
              <w:t>*</w:t>
            </w:r>
          </w:p>
        </w:tc>
        <w:tc>
          <w:tcPr>
            <w:tcW w:w="2409" w:type="dxa"/>
            <w:tcBorders>
              <w:top w:val="nil"/>
              <w:left w:val="nil"/>
              <w:bottom w:val="nil"/>
              <w:right w:val="nil"/>
            </w:tcBorders>
            <w:shd w:val="clear" w:color="auto" w:fill="auto"/>
            <w:noWrap/>
            <w:vAlign w:val="center"/>
          </w:tcPr>
          <w:p w14:paraId="79BA4BD6" w14:textId="7E621F83" w:rsidR="008A1103" w:rsidRPr="00C5676D" w:rsidRDefault="008A1103" w:rsidP="00C5676D">
            <w:pPr>
              <w:spacing w:after="0" w:line="240" w:lineRule="auto"/>
              <w:rPr>
                <w:rFonts w:ascii="Arial" w:eastAsia="Times New Roman" w:hAnsi="Arial" w:cs="Arial"/>
                <w:sz w:val="16"/>
                <w:szCs w:val="16"/>
                <w:lang w:val="en-US" w:eastAsia="es-ES"/>
              </w:rPr>
            </w:pPr>
            <w:r w:rsidRPr="00305513">
              <w:rPr>
                <w:rFonts w:ascii="Arial" w:eastAsia="Times New Roman" w:hAnsi="Arial" w:cs="Arial"/>
                <w:sz w:val="16"/>
                <w:szCs w:val="16"/>
                <w:lang w:val="es-ES" w:eastAsia="es-ES"/>
              </w:rPr>
              <w:t>r = -0.</w:t>
            </w:r>
            <w:r>
              <w:rPr>
                <w:rFonts w:ascii="Arial" w:eastAsia="Times New Roman" w:hAnsi="Arial" w:cs="Arial"/>
                <w:sz w:val="16"/>
                <w:szCs w:val="16"/>
                <w:lang w:val="es-ES" w:eastAsia="es-ES"/>
              </w:rPr>
              <w:t>19</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293</w:t>
            </w:r>
            <w:r w:rsidRPr="00305513">
              <w:rPr>
                <w:rFonts w:ascii="Arial" w:eastAsia="Times New Roman" w:hAnsi="Arial" w:cs="Arial"/>
                <w:sz w:val="16"/>
                <w:szCs w:val="16"/>
                <w:lang w:val="es-ES" w:eastAsia="es-ES"/>
              </w:rPr>
              <w:t>, n = 3</w:t>
            </w:r>
            <w:r>
              <w:rPr>
                <w:rFonts w:ascii="Arial" w:eastAsia="Times New Roman" w:hAnsi="Arial" w:cs="Arial"/>
                <w:sz w:val="16"/>
                <w:szCs w:val="16"/>
                <w:lang w:val="es-ES" w:eastAsia="es-ES"/>
              </w:rPr>
              <w:t>2</w:t>
            </w:r>
          </w:p>
        </w:tc>
        <w:tc>
          <w:tcPr>
            <w:tcW w:w="2410" w:type="dxa"/>
            <w:tcBorders>
              <w:top w:val="nil"/>
              <w:left w:val="nil"/>
              <w:bottom w:val="nil"/>
              <w:right w:val="nil"/>
            </w:tcBorders>
            <w:shd w:val="clear" w:color="auto" w:fill="auto"/>
            <w:noWrap/>
            <w:vAlign w:val="center"/>
          </w:tcPr>
          <w:p w14:paraId="7AFC5058" w14:textId="1B578BCE" w:rsidR="008A1103" w:rsidRPr="00C5676D" w:rsidRDefault="008A1103" w:rsidP="00C5676D">
            <w:pPr>
              <w:spacing w:after="0" w:line="240" w:lineRule="auto"/>
              <w:rPr>
                <w:rFonts w:ascii="Arial" w:eastAsia="Times New Roman" w:hAnsi="Arial" w:cs="Arial"/>
                <w:sz w:val="16"/>
                <w:szCs w:val="16"/>
                <w:lang w:val="en-US" w:eastAsia="es-ES"/>
              </w:rPr>
            </w:pPr>
            <w:r w:rsidRPr="00305513">
              <w:rPr>
                <w:rFonts w:ascii="Arial" w:eastAsia="Times New Roman" w:hAnsi="Arial" w:cs="Arial"/>
                <w:sz w:val="16"/>
                <w:szCs w:val="16"/>
                <w:lang w:val="es-ES" w:eastAsia="es-ES"/>
              </w:rPr>
              <w:t>r = 0.</w:t>
            </w:r>
            <w:r>
              <w:rPr>
                <w:rFonts w:ascii="Arial" w:eastAsia="Times New Roman" w:hAnsi="Arial" w:cs="Arial"/>
                <w:sz w:val="16"/>
                <w:szCs w:val="16"/>
                <w:lang w:val="es-ES" w:eastAsia="es-ES"/>
              </w:rPr>
              <w:t>1</w:t>
            </w:r>
            <w:r w:rsidRPr="00305513">
              <w:rPr>
                <w:rFonts w:ascii="Arial" w:eastAsia="Times New Roman" w:hAnsi="Arial" w:cs="Arial"/>
                <w:sz w:val="16"/>
                <w:szCs w:val="16"/>
                <w:lang w:val="es-ES" w:eastAsia="es-ES"/>
              </w:rPr>
              <w:t>1, p = 0.</w:t>
            </w:r>
            <w:r>
              <w:rPr>
                <w:rFonts w:ascii="Arial" w:eastAsia="Times New Roman" w:hAnsi="Arial" w:cs="Arial"/>
                <w:sz w:val="16"/>
                <w:szCs w:val="16"/>
                <w:lang w:val="es-ES" w:eastAsia="es-ES"/>
              </w:rPr>
              <w:t>545</w:t>
            </w:r>
            <w:r w:rsidRPr="00305513">
              <w:rPr>
                <w:rFonts w:ascii="Arial" w:eastAsia="Times New Roman" w:hAnsi="Arial" w:cs="Arial"/>
                <w:sz w:val="16"/>
                <w:szCs w:val="16"/>
                <w:lang w:val="es-ES" w:eastAsia="es-ES"/>
              </w:rPr>
              <w:t>, n = 3</w:t>
            </w:r>
            <w:r>
              <w:rPr>
                <w:rFonts w:ascii="Arial" w:eastAsia="Times New Roman" w:hAnsi="Arial" w:cs="Arial"/>
                <w:sz w:val="16"/>
                <w:szCs w:val="16"/>
                <w:lang w:val="es-ES" w:eastAsia="es-ES"/>
              </w:rPr>
              <w:t>2</w:t>
            </w:r>
          </w:p>
        </w:tc>
        <w:tc>
          <w:tcPr>
            <w:tcW w:w="2580" w:type="dxa"/>
            <w:tcBorders>
              <w:top w:val="nil"/>
              <w:left w:val="nil"/>
              <w:bottom w:val="nil"/>
              <w:right w:val="nil"/>
            </w:tcBorders>
            <w:shd w:val="clear" w:color="auto" w:fill="auto"/>
            <w:noWrap/>
            <w:vAlign w:val="center"/>
          </w:tcPr>
          <w:p w14:paraId="3CA326B2" w14:textId="42807E61" w:rsidR="008A1103" w:rsidRPr="00C5676D" w:rsidRDefault="008A1103" w:rsidP="002617D5">
            <w:pPr>
              <w:spacing w:after="0" w:line="240" w:lineRule="auto"/>
              <w:rPr>
                <w:rFonts w:ascii="Arial" w:eastAsia="Times New Roman" w:hAnsi="Arial" w:cs="Arial"/>
                <w:sz w:val="16"/>
                <w:szCs w:val="16"/>
                <w:lang w:val="en-US" w:eastAsia="es-ES"/>
              </w:rPr>
            </w:pPr>
            <w:r w:rsidRPr="00305513">
              <w:rPr>
                <w:rFonts w:ascii="Arial" w:eastAsia="Times New Roman" w:hAnsi="Arial" w:cs="Arial"/>
                <w:sz w:val="16"/>
                <w:szCs w:val="16"/>
                <w:lang w:val="es-ES" w:eastAsia="es-ES"/>
              </w:rPr>
              <w:t xml:space="preserve">r = </w:t>
            </w:r>
            <w:r>
              <w:rPr>
                <w:rFonts w:ascii="Arial" w:eastAsia="Times New Roman" w:hAnsi="Arial" w:cs="Arial"/>
                <w:sz w:val="16"/>
                <w:szCs w:val="16"/>
                <w:lang w:val="es-ES" w:eastAsia="es-ES"/>
              </w:rPr>
              <w:t>-</w:t>
            </w:r>
            <w:r w:rsidRPr="00305513">
              <w:rPr>
                <w:rFonts w:ascii="Arial" w:eastAsia="Times New Roman" w:hAnsi="Arial" w:cs="Arial"/>
                <w:sz w:val="16"/>
                <w:szCs w:val="16"/>
                <w:lang w:val="es-ES" w:eastAsia="es-ES"/>
              </w:rPr>
              <w:t>0.</w:t>
            </w:r>
            <w:r>
              <w:rPr>
                <w:rFonts w:ascii="Arial" w:eastAsia="Times New Roman" w:hAnsi="Arial" w:cs="Arial"/>
                <w:sz w:val="16"/>
                <w:szCs w:val="16"/>
                <w:lang w:val="es-ES" w:eastAsia="es-ES"/>
              </w:rPr>
              <w:t>04</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816</w:t>
            </w:r>
            <w:r w:rsidRPr="00305513">
              <w:rPr>
                <w:rFonts w:ascii="Arial" w:eastAsia="Times New Roman" w:hAnsi="Arial" w:cs="Arial"/>
                <w:sz w:val="16"/>
                <w:szCs w:val="16"/>
                <w:lang w:val="es-ES" w:eastAsia="es-ES"/>
              </w:rPr>
              <w:t>, n = 3</w:t>
            </w:r>
            <w:r>
              <w:rPr>
                <w:rFonts w:ascii="Arial" w:eastAsia="Times New Roman" w:hAnsi="Arial" w:cs="Arial"/>
                <w:sz w:val="16"/>
                <w:szCs w:val="16"/>
                <w:lang w:val="es-ES" w:eastAsia="es-ES"/>
              </w:rPr>
              <w:t>2</w:t>
            </w:r>
          </w:p>
        </w:tc>
      </w:tr>
      <w:tr w:rsidR="008A1103" w:rsidRPr="00305513" w14:paraId="739B1AEE" w14:textId="77777777" w:rsidTr="00654293">
        <w:trPr>
          <w:trHeight w:val="158"/>
        </w:trPr>
        <w:tc>
          <w:tcPr>
            <w:tcW w:w="1560" w:type="dxa"/>
            <w:tcBorders>
              <w:top w:val="nil"/>
              <w:left w:val="nil"/>
              <w:bottom w:val="nil"/>
              <w:right w:val="nil"/>
            </w:tcBorders>
            <w:shd w:val="clear" w:color="auto" w:fill="auto"/>
            <w:noWrap/>
            <w:vAlign w:val="center"/>
          </w:tcPr>
          <w:p w14:paraId="3FB4A877" w14:textId="18563032" w:rsidR="008A1103" w:rsidRPr="00C5676D" w:rsidRDefault="008A1103" w:rsidP="00654293">
            <w:pPr>
              <w:spacing w:after="0" w:line="240" w:lineRule="auto"/>
              <w:rPr>
                <w:rFonts w:ascii="Arial" w:eastAsia="Times New Roman" w:hAnsi="Arial" w:cs="Arial"/>
                <w:sz w:val="16"/>
                <w:szCs w:val="16"/>
                <w:lang w:val="en-US" w:eastAsia="es-ES"/>
              </w:rPr>
            </w:pPr>
            <w:proofErr w:type="spellStart"/>
            <w:r w:rsidRPr="00305513">
              <w:rPr>
                <w:rFonts w:ascii="Arial" w:eastAsia="Times New Roman" w:hAnsi="Arial" w:cs="Arial"/>
                <w:sz w:val="16"/>
                <w:szCs w:val="16"/>
                <w:lang w:val="es-ES" w:eastAsia="es-ES"/>
              </w:rPr>
              <w:t>Precipitation</w:t>
            </w:r>
            <w:proofErr w:type="spellEnd"/>
          </w:p>
        </w:tc>
        <w:tc>
          <w:tcPr>
            <w:tcW w:w="2409" w:type="dxa"/>
            <w:tcBorders>
              <w:top w:val="nil"/>
              <w:left w:val="nil"/>
              <w:bottom w:val="nil"/>
              <w:right w:val="nil"/>
            </w:tcBorders>
            <w:shd w:val="clear" w:color="auto" w:fill="auto"/>
            <w:noWrap/>
            <w:vAlign w:val="center"/>
          </w:tcPr>
          <w:p w14:paraId="10AFC16A" w14:textId="7CAF0FD3" w:rsidR="008A1103" w:rsidRPr="00C5676D" w:rsidRDefault="008A1103" w:rsidP="00C5676D">
            <w:pPr>
              <w:spacing w:after="0" w:line="240" w:lineRule="auto"/>
              <w:rPr>
                <w:rFonts w:ascii="Arial" w:eastAsia="Times New Roman" w:hAnsi="Arial" w:cs="Arial"/>
                <w:sz w:val="16"/>
                <w:szCs w:val="16"/>
                <w:lang w:val="en-US" w:eastAsia="es-ES"/>
              </w:rPr>
            </w:pPr>
            <w:r>
              <w:rPr>
                <w:rFonts w:ascii="Arial" w:eastAsia="Times New Roman" w:hAnsi="Arial" w:cs="Arial"/>
                <w:sz w:val="16"/>
                <w:szCs w:val="16"/>
                <w:lang w:val="es-ES" w:eastAsia="es-ES"/>
              </w:rPr>
              <w:t xml:space="preserve">r = </w:t>
            </w:r>
            <w:r w:rsidRPr="00305513">
              <w:rPr>
                <w:rFonts w:ascii="Arial" w:eastAsia="Times New Roman" w:hAnsi="Arial" w:cs="Arial"/>
                <w:sz w:val="16"/>
                <w:szCs w:val="16"/>
                <w:lang w:val="es-ES" w:eastAsia="es-ES"/>
              </w:rPr>
              <w:t>0.</w:t>
            </w:r>
            <w:r>
              <w:rPr>
                <w:rFonts w:ascii="Arial" w:eastAsia="Times New Roman" w:hAnsi="Arial" w:cs="Arial"/>
                <w:sz w:val="16"/>
                <w:szCs w:val="16"/>
                <w:lang w:val="es-ES" w:eastAsia="es-ES"/>
              </w:rPr>
              <w:t>07</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600</w:t>
            </w:r>
            <w:r w:rsidRPr="00305513">
              <w:rPr>
                <w:rFonts w:ascii="Arial" w:eastAsia="Times New Roman" w:hAnsi="Arial" w:cs="Arial"/>
                <w:sz w:val="16"/>
                <w:szCs w:val="16"/>
                <w:lang w:val="es-ES" w:eastAsia="es-ES"/>
              </w:rPr>
              <w:t>, n = 54</w:t>
            </w:r>
          </w:p>
        </w:tc>
        <w:tc>
          <w:tcPr>
            <w:tcW w:w="2410" w:type="dxa"/>
            <w:tcBorders>
              <w:top w:val="nil"/>
              <w:left w:val="nil"/>
              <w:bottom w:val="nil"/>
              <w:right w:val="nil"/>
            </w:tcBorders>
            <w:shd w:val="clear" w:color="auto" w:fill="auto"/>
            <w:noWrap/>
            <w:vAlign w:val="center"/>
          </w:tcPr>
          <w:p w14:paraId="419BAD5D" w14:textId="6FE69E83" w:rsidR="008A1103" w:rsidRPr="00C5676D" w:rsidRDefault="008A1103" w:rsidP="00C5676D">
            <w:pPr>
              <w:spacing w:after="0" w:line="240" w:lineRule="auto"/>
              <w:rPr>
                <w:rFonts w:ascii="Arial" w:eastAsia="Times New Roman" w:hAnsi="Arial" w:cs="Arial"/>
                <w:sz w:val="16"/>
                <w:szCs w:val="16"/>
                <w:lang w:val="en-US" w:eastAsia="es-ES"/>
              </w:rPr>
            </w:pPr>
            <w:r w:rsidRPr="002617D5">
              <w:rPr>
                <w:rFonts w:ascii="Arial" w:eastAsia="Times New Roman" w:hAnsi="Arial" w:cs="Arial"/>
                <w:sz w:val="16"/>
                <w:szCs w:val="16"/>
                <w:lang w:val="en-US" w:eastAsia="es-ES"/>
              </w:rPr>
              <w:t>r = 0.</w:t>
            </w:r>
            <w:r>
              <w:rPr>
                <w:rFonts w:ascii="Arial" w:eastAsia="Times New Roman" w:hAnsi="Arial" w:cs="Arial"/>
                <w:sz w:val="16"/>
                <w:szCs w:val="16"/>
                <w:lang w:val="en-US" w:eastAsia="es-ES"/>
              </w:rPr>
              <w:t>23</w:t>
            </w:r>
            <w:r w:rsidRPr="002617D5">
              <w:rPr>
                <w:rFonts w:ascii="Arial" w:eastAsia="Times New Roman" w:hAnsi="Arial" w:cs="Arial"/>
                <w:sz w:val="16"/>
                <w:szCs w:val="16"/>
                <w:lang w:val="en-US" w:eastAsia="es-ES"/>
              </w:rPr>
              <w:t>, p = 0.094, n = 54</w:t>
            </w:r>
          </w:p>
        </w:tc>
        <w:tc>
          <w:tcPr>
            <w:tcW w:w="2580" w:type="dxa"/>
            <w:tcBorders>
              <w:top w:val="nil"/>
              <w:left w:val="nil"/>
              <w:bottom w:val="nil"/>
              <w:right w:val="nil"/>
            </w:tcBorders>
            <w:shd w:val="clear" w:color="auto" w:fill="auto"/>
            <w:noWrap/>
            <w:vAlign w:val="center"/>
          </w:tcPr>
          <w:p w14:paraId="0C56A8EC" w14:textId="4A7398CE" w:rsidR="008A1103" w:rsidRPr="00305513" w:rsidRDefault="008A1103" w:rsidP="002617D5">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n-US" w:eastAsia="es-ES"/>
              </w:rPr>
              <w:t xml:space="preserve">r = </w:t>
            </w:r>
            <w:r w:rsidRPr="002617D5">
              <w:rPr>
                <w:rFonts w:ascii="Arial" w:eastAsia="Times New Roman" w:hAnsi="Arial" w:cs="Arial"/>
                <w:sz w:val="16"/>
                <w:szCs w:val="16"/>
                <w:lang w:val="en-US" w:eastAsia="es-ES"/>
              </w:rPr>
              <w:t>0.</w:t>
            </w:r>
            <w:r>
              <w:rPr>
                <w:rFonts w:ascii="Arial" w:eastAsia="Times New Roman" w:hAnsi="Arial" w:cs="Arial"/>
                <w:sz w:val="16"/>
                <w:szCs w:val="16"/>
                <w:lang w:val="en-US" w:eastAsia="es-ES"/>
              </w:rPr>
              <w:t>26</w:t>
            </w:r>
            <w:r w:rsidRPr="002617D5">
              <w:rPr>
                <w:rFonts w:ascii="Arial" w:eastAsia="Times New Roman" w:hAnsi="Arial" w:cs="Arial"/>
                <w:sz w:val="16"/>
                <w:szCs w:val="16"/>
                <w:lang w:val="en-US" w:eastAsia="es-ES"/>
              </w:rPr>
              <w:t>, p = 0.</w:t>
            </w:r>
            <w:r>
              <w:rPr>
                <w:rFonts w:ascii="Arial" w:eastAsia="Times New Roman" w:hAnsi="Arial" w:cs="Arial"/>
                <w:sz w:val="16"/>
                <w:szCs w:val="16"/>
                <w:lang w:val="en-US" w:eastAsia="es-ES"/>
              </w:rPr>
              <w:t>060</w:t>
            </w:r>
            <w:r w:rsidRPr="002617D5">
              <w:rPr>
                <w:rFonts w:ascii="Arial" w:eastAsia="Times New Roman" w:hAnsi="Arial" w:cs="Arial"/>
                <w:sz w:val="16"/>
                <w:szCs w:val="16"/>
                <w:lang w:val="en-US" w:eastAsia="es-ES"/>
              </w:rPr>
              <w:t>, n = 54</w:t>
            </w:r>
          </w:p>
        </w:tc>
      </w:tr>
      <w:tr w:rsidR="008A1103" w:rsidRPr="00305513" w14:paraId="27A6470D" w14:textId="77777777" w:rsidTr="00654293">
        <w:trPr>
          <w:trHeight w:val="158"/>
        </w:trPr>
        <w:tc>
          <w:tcPr>
            <w:tcW w:w="1560" w:type="dxa"/>
            <w:tcBorders>
              <w:top w:val="nil"/>
              <w:left w:val="nil"/>
              <w:bottom w:val="nil"/>
              <w:right w:val="nil"/>
            </w:tcBorders>
            <w:shd w:val="clear" w:color="auto" w:fill="auto"/>
            <w:noWrap/>
            <w:vAlign w:val="center"/>
          </w:tcPr>
          <w:p w14:paraId="20651B51" w14:textId="2DBFD296" w:rsidR="008A1103" w:rsidRPr="00305513" w:rsidRDefault="008A1103" w:rsidP="00654293">
            <w:pPr>
              <w:spacing w:after="0" w:line="240" w:lineRule="auto"/>
              <w:rPr>
                <w:rFonts w:ascii="Arial" w:eastAsia="Times New Roman" w:hAnsi="Arial" w:cs="Arial"/>
                <w:sz w:val="16"/>
                <w:szCs w:val="16"/>
                <w:lang w:val="es-ES" w:eastAsia="es-ES"/>
              </w:rPr>
            </w:pPr>
            <w:r w:rsidRPr="002617D5">
              <w:rPr>
                <w:rFonts w:ascii="Arial" w:eastAsia="Times New Roman" w:hAnsi="Arial" w:cs="Arial"/>
                <w:sz w:val="16"/>
                <w:szCs w:val="16"/>
                <w:lang w:val="en-US" w:eastAsia="es-ES"/>
              </w:rPr>
              <w:t>SST</w:t>
            </w:r>
          </w:p>
        </w:tc>
        <w:tc>
          <w:tcPr>
            <w:tcW w:w="2409" w:type="dxa"/>
            <w:tcBorders>
              <w:top w:val="nil"/>
              <w:left w:val="nil"/>
              <w:bottom w:val="nil"/>
              <w:right w:val="nil"/>
            </w:tcBorders>
            <w:shd w:val="clear" w:color="auto" w:fill="auto"/>
            <w:noWrap/>
            <w:vAlign w:val="center"/>
          </w:tcPr>
          <w:p w14:paraId="61D5B9D5" w14:textId="6BD0C2C6" w:rsidR="008A1103" w:rsidRPr="00C5676D" w:rsidRDefault="008A1103" w:rsidP="00C5676D">
            <w:pPr>
              <w:spacing w:after="0" w:line="240" w:lineRule="auto"/>
              <w:rPr>
                <w:rFonts w:ascii="Arial" w:eastAsia="Times New Roman" w:hAnsi="Arial" w:cs="Arial"/>
                <w:b/>
                <w:sz w:val="16"/>
                <w:szCs w:val="16"/>
                <w:lang w:val="es-ES" w:eastAsia="es-ES"/>
              </w:rPr>
            </w:pPr>
            <w:r w:rsidRPr="002617D5">
              <w:rPr>
                <w:rFonts w:ascii="Arial" w:eastAsia="Times New Roman" w:hAnsi="Arial" w:cs="Arial"/>
                <w:sz w:val="16"/>
                <w:szCs w:val="16"/>
                <w:lang w:val="en-US" w:eastAsia="es-ES"/>
              </w:rPr>
              <w:t>r = 0.03, p = 0.817, n = 65</w:t>
            </w:r>
          </w:p>
        </w:tc>
        <w:tc>
          <w:tcPr>
            <w:tcW w:w="2410" w:type="dxa"/>
            <w:tcBorders>
              <w:top w:val="nil"/>
              <w:left w:val="nil"/>
              <w:bottom w:val="nil"/>
              <w:right w:val="nil"/>
            </w:tcBorders>
            <w:shd w:val="clear" w:color="auto" w:fill="auto"/>
            <w:noWrap/>
            <w:vAlign w:val="center"/>
          </w:tcPr>
          <w:p w14:paraId="5F46FE30" w14:textId="521D4508" w:rsidR="008A1103" w:rsidRPr="00305513" w:rsidRDefault="008A1103" w:rsidP="00C5676D">
            <w:pPr>
              <w:spacing w:after="0" w:line="240" w:lineRule="auto"/>
              <w:rPr>
                <w:rFonts w:ascii="Arial" w:eastAsia="Times New Roman" w:hAnsi="Arial" w:cs="Arial"/>
                <w:sz w:val="16"/>
                <w:szCs w:val="16"/>
                <w:lang w:val="es-ES" w:eastAsia="es-ES"/>
              </w:rPr>
            </w:pPr>
            <w:r w:rsidRPr="002617D5">
              <w:rPr>
                <w:rFonts w:ascii="Arial" w:eastAsia="Times New Roman" w:hAnsi="Arial" w:cs="Arial"/>
                <w:sz w:val="16"/>
                <w:szCs w:val="16"/>
                <w:lang w:val="en-US" w:eastAsia="es-ES"/>
              </w:rPr>
              <w:t>r</w:t>
            </w:r>
            <w:r>
              <w:rPr>
                <w:rFonts w:ascii="Arial" w:eastAsia="Times New Roman" w:hAnsi="Arial" w:cs="Arial"/>
                <w:sz w:val="16"/>
                <w:szCs w:val="16"/>
                <w:lang w:val="en-US" w:eastAsia="es-ES"/>
              </w:rPr>
              <w:t xml:space="preserve"> = 0.22</w:t>
            </w:r>
            <w:r w:rsidRPr="002617D5">
              <w:rPr>
                <w:rFonts w:ascii="Arial" w:eastAsia="Times New Roman" w:hAnsi="Arial" w:cs="Arial"/>
                <w:sz w:val="16"/>
                <w:szCs w:val="16"/>
                <w:lang w:val="en-US" w:eastAsia="es-ES"/>
              </w:rPr>
              <w:t>, p = 0.</w:t>
            </w:r>
            <w:r>
              <w:rPr>
                <w:rFonts w:ascii="Arial" w:eastAsia="Times New Roman" w:hAnsi="Arial" w:cs="Arial"/>
                <w:sz w:val="16"/>
                <w:szCs w:val="16"/>
                <w:lang w:val="en-US" w:eastAsia="es-ES"/>
              </w:rPr>
              <w:t>080</w:t>
            </w:r>
            <w:r w:rsidRPr="002617D5">
              <w:rPr>
                <w:rFonts w:ascii="Arial" w:eastAsia="Times New Roman" w:hAnsi="Arial" w:cs="Arial"/>
                <w:sz w:val="16"/>
                <w:szCs w:val="16"/>
                <w:lang w:val="en-US" w:eastAsia="es-ES"/>
              </w:rPr>
              <w:t>, n = 6</w:t>
            </w:r>
            <w:r>
              <w:rPr>
                <w:rFonts w:ascii="Arial" w:eastAsia="Times New Roman" w:hAnsi="Arial" w:cs="Arial"/>
                <w:sz w:val="16"/>
                <w:szCs w:val="16"/>
                <w:lang w:val="en-US" w:eastAsia="es-ES"/>
              </w:rPr>
              <w:t>5</w:t>
            </w:r>
          </w:p>
        </w:tc>
        <w:tc>
          <w:tcPr>
            <w:tcW w:w="2580" w:type="dxa"/>
            <w:tcBorders>
              <w:top w:val="nil"/>
              <w:left w:val="nil"/>
              <w:bottom w:val="nil"/>
              <w:right w:val="nil"/>
            </w:tcBorders>
            <w:shd w:val="clear" w:color="auto" w:fill="auto"/>
            <w:noWrap/>
            <w:vAlign w:val="center"/>
          </w:tcPr>
          <w:p w14:paraId="41926129" w14:textId="14769FE2" w:rsidR="008A1103" w:rsidRPr="00305513" w:rsidRDefault="008A1103" w:rsidP="002617D5">
            <w:pPr>
              <w:spacing w:after="0" w:line="240" w:lineRule="auto"/>
              <w:rPr>
                <w:rFonts w:ascii="Arial" w:eastAsia="Times New Roman" w:hAnsi="Arial" w:cs="Arial"/>
                <w:sz w:val="16"/>
                <w:szCs w:val="16"/>
                <w:lang w:val="es-ES" w:eastAsia="es-ES"/>
              </w:rPr>
            </w:pPr>
            <w:r w:rsidRPr="00F24F82">
              <w:rPr>
                <w:rFonts w:ascii="Arial" w:eastAsia="Times New Roman" w:hAnsi="Arial" w:cs="Arial"/>
                <w:b/>
                <w:sz w:val="16"/>
                <w:szCs w:val="16"/>
                <w:lang w:val="en-US" w:eastAsia="es-ES"/>
              </w:rPr>
              <w:t>r = 0.25, p = 0.042, n = 65</w:t>
            </w:r>
          </w:p>
        </w:tc>
      </w:tr>
      <w:tr w:rsidR="008A1103" w:rsidRPr="00305513" w14:paraId="303BA8DF" w14:textId="77777777" w:rsidTr="00654293">
        <w:trPr>
          <w:trHeight w:val="149"/>
        </w:trPr>
        <w:tc>
          <w:tcPr>
            <w:tcW w:w="1560" w:type="dxa"/>
            <w:tcBorders>
              <w:top w:val="nil"/>
              <w:left w:val="nil"/>
              <w:right w:val="nil"/>
            </w:tcBorders>
            <w:shd w:val="clear" w:color="auto" w:fill="auto"/>
            <w:noWrap/>
            <w:vAlign w:val="center"/>
          </w:tcPr>
          <w:p w14:paraId="31007971" w14:textId="2913EF35" w:rsidR="008A1103" w:rsidRPr="00305513" w:rsidRDefault="008A1103" w:rsidP="00654293">
            <w:pPr>
              <w:spacing w:after="0" w:line="240" w:lineRule="auto"/>
              <w:rPr>
                <w:rFonts w:ascii="Arial" w:eastAsia="Times New Roman" w:hAnsi="Arial" w:cs="Arial"/>
                <w:sz w:val="16"/>
                <w:szCs w:val="16"/>
                <w:lang w:val="es-ES" w:eastAsia="es-ES"/>
              </w:rPr>
            </w:pPr>
            <w:r w:rsidRPr="002617D5">
              <w:rPr>
                <w:rFonts w:ascii="Arial" w:eastAsia="Times New Roman" w:hAnsi="Arial" w:cs="Arial"/>
                <w:sz w:val="16"/>
                <w:szCs w:val="16"/>
                <w:lang w:val="en-US" w:eastAsia="es-ES"/>
              </w:rPr>
              <w:t>SO</w:t>
            </w:r>
            <w:r w:rsidRPr="00305513">
              <w:rPr>
                <w:rFonts w:ascii="Arial" w:eastAsia="Times New Roman" w:hAnsi="Arial" w:cs="Arial"/>
                <w:sz w:val="16"/>
                <w:szCs w:val="16"/>
                <w:lang w:val="es-ES" w:eastAsia="es-ES"/>
              </w:rPr>
              <w:t>I</w:t>
            </w:r>
          </w:p>
        </w:tc>
        <w:tc>
          <w:tcPr>
            <w:tcW w:w="2409" w:type="dxa"/>
            <w:tcBorders>
              <w:top w:val="nil"/>
              <w:left w:val="nil"/>
              <w:right w:val="nil"/>
            </w:tcBorders>
            <w:shd w:val="clear" w:color="auto" w:fill="auto"/>
            <w:noWrap/>
            <w:vAlign w:val="center"/>
          </w:tcPr>
          <w:p w14:paraId="7A3FB4F8" w14:textId="4F7E000A" w:rsidR="008A1103" w:rsidRPr="00305513" w:rsidRDefault="008A1103" w:rsidP="00C5676D">
            <w:pPr>
              <w:spacing w:after="0" w:line="240" w:lineRule="auto"/>
              <w:rPr>
                <w:rFonts w:ascii="Arial" w:eastAsia="Times New Roman" w:hAnsi="Arial" w:cs="Arial"/>
                <w:sz w:val="16"/>
                <w:szCs w:val="16"/>
                <w:lang w:val="es-ES" w:eastAsia="es-ES"/>
              </w:rPr>
            </w:pPr>
            <w:r>
              <w:rPr>
                <w:rFonts w:ascii="Arial" w:eastAsia="Times New Roman" w:hAnsi="Arial" w:cs="Arial"/>
                <w:sz w:val="16"/>
                <w:szCs w:val="16"/>
                <w:lang w:val="es-ES" w:eastAsia="es-ES"/>
              </w:rPr>
              <w:t>r = 0.22</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082</w:t>
            </w:r>
            <w:r w:rsidRPr="00305513">
              <w:rPr>
                <w:rFonts w:ascii="Arial" w:eastAsia="Times New Roman" w:hAnsi="Arial" w:cs="Arial"/>
                <w:sz w:val="16"/>
                <w:szCs w:val="16"/>
                <w:lang w:val="es-ES" w:eastAsia="es-ES"/>
              </w:rPr>
              <w:t>, n = 65</w:t>
            </w:r>
          </w:p>
        </w:tc>
        <w:tc>
          <w:tcPr>
            <w:tcW w:w="2410" w:type="dxa"/>
            <w:tcBorders>
              <w:top w:val="nil"/>
              <w:left w:val="nil"/>
              <w:right w:val="nil"/>
            </w:tcBorders>
            <w:shd w:val="clear" w:color="auto" w:fill="auto"/>
            <w:noWrap/>
            <w:vAlign w:val="center"/>
          </w:tcPr>
          <w:p w14:paraId="790E94E3" w14:textId="00680969" w:rsidR="008A1103" w:rsidRPr="00305513" w:rsidRDefault="008A1103" w:rsidP="00C5676D">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 = -0.</w:t>
            </w:r>
            <w:r>
              <w:rPr>
                <w:rFonts w:ascii="Arial" w:eastAsia="Times New Roman" w:hAnsi="Arial" w:cs="Arial"/>
                <w:sz w:val="16"/>
                <w:szCs w:val="16"/>
                <w:lang w:val="es-ES" w:eastAsia="es-ES"/>
              </w:rPr>
              <w:t>07</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594</w:t>
            </w:r>
            <w:r w:rsidRPr="00305513">
              <w:rPr>
                <w:rFonts w:ascii="Arial" w:eastAsia="Times New Roman" w:hAnsi="Arial" w:cs="Arial"/>
                <w:sz w:val="16"/>
                <w:szCs w:val="16"/>
                <w:lang w:val="es-ES" w:eastAsia="es-ES"/>
              </w:rPr>
              <w:t>, n = 65</w:t>
            </w:r>
          </w:p>
        </w:tc>
        <w:tc>
          <w:tcPr>
            <w:tcW w:w="2580" w:type="dxa"/>
            <w:tcBorders>
              <w:top w:val="nil"/>
              <w:left w:val="nil"/>
              <w:right w:val="nil"/>
            </w:tcBorders>
            <w:shd w:val="clear" w:color="auto" w:fill="auto"/>
            <w:noWrap/>
            <w:vAlign w:val="center"/>
          </w:tcPr>
          <w:p w14:paraId="3F72BFFA" w14:textId="022AA1C1" w:rsidR="008A1103" w:rsidRPr="00305513" w:rsidRDefault="008A1103" w:rsidP="002617D5">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r</w:t>
            </w:r>
            <w:r>
              <w:rPr>
                <w:rFonts w:ascii="Arial" w:eastAsia="Times New Roman" w:hAnsi="Arial" w:cs="Arial"/>
                <w:sz w:val="16"/>
                <w:szCs w:val="16"/>
                <w:lang w:val="es-ES" w:eastAsia="es-ES"/>
              </w:rPr>
              <w:t xml:space="preserve"> = </w:t>
            </w:r>
            <w:r w:rsidRPr="00305513">
              <w:rPr>
                <w:rFonts w:ascii="Arial" w:eastAsia="Times New Roman" w:hAnsi="Arial" w:cs="Arial"/>
                <w:sz w:val="16"/>
                <w:szCs w:val="16"/>
                <w:lang w:val="es-ES" w:eastAsia="es-ES"/>
              </w:rPr>
              <w:t>0.</w:t>
            </w:r>
            <w:r>
              <w:rPr>
                <w:rFonts w:ascii="Arial" w:eastAsia="Times New Roman" w:hAnsi="Arial" w:cs="Arial"/>
                <w:sz w:val="16"/>
                <w:szCs w:val="16"/>
                <w:lang w:val="es-ES" w:eastAsia="es-ES"/>
              </w:rPr>
              <w:t>1</w:t>
            </w:r>
            <w:r w:rsidRPr="00305513">
              <w:rPr>
                <w:rFonts w:ascii="Arial" w:eastAsia="Times New Roman" w:hAnsi="Arial" w:cs="Arial"/>
                <w:sz w:val="16"/>
                <w:szCs w:val="16"/>
                <w:lang w:val="es-ES" w:eastAsia="es-ES"/>
              </w:rPr>
              <w:t>4, p = 0.</w:t>
            </w:r>
            <w:r>
              <w:rPr>
                <w:rFonts w:ascii="Arial" w:eastAsia="Times New Roman" w:hAnsi="Arial" w:cs="Arial"/>
                <w:sz w:val="16"/>
                <w:szCs w:val="16"/>
                <w:lang w:val="es-ES" w:eastAsia="es-ES"/>
              </w:rPr>
              <w:t>27</w:t>
            </w:r>
            <w:r w:rsidRPr="00305513">
              <w:rPr>
                <w:rFonts w:ascii="Arial" w:eastAsia="Times New Roman" w:hAnsi="Arial" w:cs="Arial"/>
                <w:sz w:val="16"/>
                <w:szCs w:val="16"/>
                <w:lang w:val="es-ES" w:eastAsia="es-ES"/>
              </w:rPr>
              <w:t>9, n = 65</w:t>
            </w:r>
          </w:p>
        </w:tc>
      </w:tr>
      <w:tr w:rsidR="008A1103" w:rsidRPr="00305513" w14:paraId="17302BD4" w14:textId="77777777" w:rsidTr="00654293">
        <w:trPr>
          <w:trHeight w:val="149"/>
        </w:trPr>
        <w:tc>
          <w:tcPr>
            <w:tcW w:w="1560" w:type="dxa"/>
            <w:tcBorders>
              <w:top w:val="nil"/>
              <w:left w:val="nil"/>
              <w:bottom w:val="single" w:sz="4" w:space="0" w:color="auto"/>
              <w:right w:val="nil"/>
            </w:tcBorders>
            <w:shd w:val="clear" w:color="auto" w:fill="auto"/>
            <w:noWrap/>
            <w:vAlign w:val="center"/>
          </w:tcPr>
          <w:p w14:paraId="7BCA3EB0" w14:textId="6FA7FBC1" w:rsidR="008A1103" w:rsidRPr="00305513" w:rsidRDefault="008A1103" w:rsidP="00654293">
            <w:pPr>
              <w:spacing w:after="0" w:line="240" w:lineRule="auto"/>
              <w:rPr>
                <w:rFonts w:ascii="Arial" w:eastAsia="Times New Roman" w:hAnsi="Arial" w:cs="Arial"/>
                <w:sz w:val="16"/>
                <w:szCs w:val="16"/>
                <w:lang w:val="es-ES" w:eastAsia="es-ES"/>
              </w:rPr>
            </w:pPr>
            <w:r w:rsidRPr="00305513">
              <w:rPr>
                <w:rFonts w:ascii="Arial" w:eastAsia="Times New Roman" w:hAnsi="Arial" w:cs="Arial"/>
                <w:sz w:val="16"/>
                <w:szCs w:val="16"/>
                <w:lang w:val="es-ES" w:eastAsia="es-ES"/>
              </w:rPr>
              <w:t>AMO</w:t>
            </w:r>
          </w:p>
        </w:tc>
        <w:tc>
          <w:tcPr>
            <w:tcW w:w="2409" w:type="dxa"/>
            <w:tcBorders>
              <w:top w:val="nil"/>
              <w:left w:val="nil"/>
              <w:bottom w:val="single" w:sz="4" w:space="0" w:color="auto"/>
              <w:right w:val="nil"/>
            </w:tcBorders>
            <w:shd w:val="clear" w:color="auto" w:fill="auto"/>
            <w:noWrap/>
            <w:vAlign w:val="center"/>
          </w:tcPr>
          <w:p w14:paraId="18D3D150" w14:textId="25C86D2C" w:rsidR="008A1103" w:rsidRPr="00C5676D" w:rsidRDefault="008A1103" w:rsidP="00C5676D">
            <w:pPr>
              <w:spacing w:after="0" w:line="240" w:lineRule="auto"/>
              <w:rPr>
                <w:rFonts w:ascii="Arial" w:eastAsia="Times New Roman" w:hAnsi="Arial" w:cs="Arial"/>
                <w:b/>
                <w:sz w:val="16"/>
                <w:szCs w:val="16"/>
                <w:lang w:val="es-ES" w:eastAsia="es-ES"/>
              </w:rPr>
            </w:pPr>
            <w:r w:rsidRPr="00305513">
              <w:rPr>
                <w:rFonts w:ascii="Arial" w:eastAsia="Times New Roman" w:hAnsi="Arial" w:cs="Arial"/>
                <w:sz w:val="16"/>
                <w:szCs w:val="16"/>
                <w:lang w:val="es-ES" w:eastAsia="es-ES"/>
              </w:rPr>
              <w:t>r = -0.2</w:t>
            </w:r>
            <w:r>
              <w:rPr>
                <w:rFonts w:ascii="Arial" w:eastAsia="Times New Roman" w:hAnsi="Arial" w:cs="Arial"/>
                <w:sz w:val="16"/>
                <w:szCs w:val="16"/>
                <w:lang w:val="es-ES" w:eastAsia="es-ES"/>
              </w:rPr>
              <w:t>5</w:t>
            </w:r>
            <w:r w:rsidRPr="00305513">
              <w:rPr>
                <w:rFonts w:ascii="Arial" w:eastAsia="Times New Roman" w:hAnsi="Arial" w:cs="Arial"/>
                <w:sz w:val="16"/>
                <w:szCs w:val="16"/>
                <w:lang w:val="es-ES" w:eastAsia="es-ES"/>
              </w:rPr>
              <w:t>, p = 0.</w:t>
            </w:r>
            <w:r>
              <w:rPr>
                <w:rFonts w:ascii="Arial" w:eastAsia="Times New Roman" w:hAnsi="Arial" w:cs="Arial"/>
                <w:sz w:val="16"/>
                <w:szCs w:val="16"/>
                <w:lang w:val="es-ES" w:eastAsia="es-ES"/>
              </w:rPr>
              <w:t>844</w:t>
            </w:r>
            <w:r w:rsidRPr="00305513">
              <w:rPr>
                <w:rFonts w:ascii="Arial" w:eastAsia="Times New Roman" w:hAnsi="Arial" w:cs="Arial"/>
                <w:sz w:val="16"/>
                <w:szCs w:val="16"/>
                <w:lang w:val="es-ES" w:eastAsia="es-ES"/>
              </w:rPr>
              <w:t>, n = 6</w:t>
            </w:r>
            <w:r>
              <w:rPr>
                <w:rFonts w:ascii="Arial" w:eastAsia="Times New Roman" w:hAnsi="Arial" w:cs="Arial"/>
                <w:sz w:val="16"/>
                <w:szCs w:val="16"/>
                <w:lang w:val="es-ES" w:eastAsia="es-ES"/>
              </w:rPr>
              <w:t>5</w:t>
            </w:r>
          </w:p>
        </w:tc>
        <w:tc>
          <w:tcPr>
            <w:tcW w:w="2410" w:type="dxa"/>
            <w:tcBorders>
              <w:top w:val="nil"/>
              <w:left w:val="nil"/>
              <w:bottom w:val="single" w:sz="4" w:space="0" w:color="auto"/>
              <w:right w:val="nil"/>
            </w:tcBorders>
            <w:shd w:val="clear" w:color="auto" w:fill="auto"/>
            <w:noWrap/>
            <w:vAlign w:val="center"/>
          </w:tcPr>
          <w:p w14:paraId="1111A8C8" w14:textId="487D41F9" w:rsidR="008A1103" w:rsidRPr="00C5676D" w:rsidRDefault="008A1103" w:rsidP="00C5676D">
            <w:pPr>
              <w:spacing w:after="0" w:line="240" w:lineRule="auto"/>
              <w:rPr>
                <w:rFonts w:ascii="Arial" w:eastAsia="Times New Roman" w:hAnsi="Arial" w:cs="Arial"/>
                <w:sz w:val="16"/>
                <w:szCs w:val="16"/>
                <w:lang w:val="es-ES" w:eastAsia="es-ES"/>
              </w:rPr>
            </w:pPr>
            <w:r w:rsidRPr="00305513">
              <w:rPr>
                <w:rFonts w:ascii="Arial" w:eastAsia="Times New Roman" w:hAnsi="Arial" w:cs="Arial"/>
                <w:b/>
                <w:color w:val="000000" w:themeColor="text1"/>
                <w:sz w:val="16"/>
                <w:szCs w:val="16"/>
                <w:lang w:val="es-ES" w:eastAsia="es-ES"/>
              </w:rPr>
              <w:t>r = 0.3</w:t>
            </w:r>
            <w:r>
              <w:rPr>
                <w:rFonts w:ascii="Arial" w:eastAsia="Times New Roman" w:hAnsi="Arial" w:cs="Arial"/>
                <w:b/>
                <w:color w:val="000000" w:themeColor="text1"/>
                <w:sz w:val="16"/>
                <w:szCs w:val="16"/>
                <w:lang w:val="es-ES" w:eastAsia="es-ES"/>
              </w:rPr>
              <w:t>8</w:t>
            </w:r>
            <w:r w:rsidRPr="00305513">
              <w:rPr>
                <w:rFonts w:ascii="Arial" w:eastAsia="Times New Roman" w:hAnsi="Arial" w:cs="Arial"/>
                <w:b/>
                <w:color w:val="000000" w:themeColor="text1"/>
                <w:sz w:val="16"/>
                <w:szCs w:val="16"/>
                <w:lang w:val="es-ES" w:eastAsia="es-ES"/>
              </w:rPr>
              <w:t>, p = 0.00</w:t>
            </w:r>
            <w:r>
              <w:rPr>
                <w:rFonts w:ascii="Arial" w:eastAsia="Times New Roman" w:hAnsi="Arial" w:cs="Arial"/>
                <w:b/>
                <w:color w:val="000000" w:themeColor="text1"/>
                <w:sz w:val="16"/>
                <w:szCs w:val="16"/>
                <w:lang w:val="es-ES" w:eastAsia="es-ES"/>
              </w:rPr>
              <w:t>2</w:t>
            </w:r>
            <w:r w:rsidRPr="00305513">
              <w:rPr>
                <w:rFonts w:ascii="Arial" w:eastAsia="Times New Roman" w:hAnsi="Arial" w:cs="Arial"/>
                <w:b/>
                <w:color w:val="000000" w:themeColor="text1"/>
                <w:sz w:val="16"/>
                <w:szCs w:val="16"/>
                <w:lang w:val="es-ES" w:eastAsia="es-ES"/>
              </w:rPr>
              <w:t>, n = 6</w:t>
            </w:r>
            <w:r>
              <w:rPr>
                <w:rFonts w:ascii="Arial" w:eastAsia="Times New Roman" w:hAnsi="Arial" w:cs="Arial"/>
                <w:b/>
                <w:color w:val="000000" w:themeColor="text1"/>
                <w:sz w:val="16"/>
                <w:szCs w:val="16"/>
                <w:lang w:val="es-ES" w:eastAsia="es-ES"/>
              </w:rPr>
              <w:t>5</w:t>
            </w:r>
          </w:p>
        </w:tc>
        <w:tc>
          <w:tcPr>
            <w:tcW w:w="2580" w:type="dxa"/>
            <w:tcBorders>
              <w:top w:val="nil"/>
              <w:left w:val="nil"/>
              <w:bottom w:val="single" w:sz="4" w:space="0" w:color="auto"/>
              <w:right w:val="nil"/>
            </w:tcBorders>
            <w:shd w:val="clear" w:color="auto" w:fill="auto"/>
            <w:noWrap/>
            <w:vAlign w:val="center"/>
          </w:tcPr>
          <w:p w14:paraId="6D84B567" w14:textId="50CE6130" w:rsidR="008A1103" w:rsidRPr="00305513" w:rsidRDefault="008A1103" w:rsidP="002617D5">
            <w:pPr>
              <w:spacing w:after="0" w:line="240" w:lineRule="auto"/>
              <w:rPr>
                <w:rFonts w:ascii="Arial" w:eastAsia="Times New Roman" w:hAnsi="Arial" w:cs="Arial"/>
                <w:sz w:val="16"/>
                <w:szCs w:val="16"/>
                <w:lang w:val="es-ES" w:eastAsia="es-ES"/>
              </w:rPr>
            </w:pPr>
            <w:r w:rsidRPr="00F24F82">
              <w:rPr>
                <w:rFonts w:ascii="Arial" w:eastAsia="Times New Roman" w:hAnsi="Arial" w:cs="Arial"/>
                <w:b/>
                <w:sz w:val="16"/>
                <w:szCs w:val="16"/>
                <w:lang w:val="es-ES" w:eastAsia="es-ES"/>
              </w:rPr>
              <w:t>r = 0.34, p = 0.006, n = 65</w:t>
            </w:r>
          </w:p>
        </w:tc>
      </w:tr>
    </w:tbl>
    <w:p w14:paraId="71C0712B" w14:textId="6C658469" w:rsidR="00386546" w:rsidRDefault="00386546">
      <w:pPr>
        <w:rPr>
          <w:rFonts w:ascii="Arial" w:hAnsi="Arial" w:cs="Arial"/>
        </w:rPr>
      </w:pPr>
      <w:r>
        <w:rPr>
          <w:rFonts w:ascii="Arial" w:hAnsi="Arial" w:cs="Arial"/>
        </w:rPr>
        <w:br w:type="page"/>
      </w:r>
    </w:p>
    <w:p w14:paraId="4B6E1846" w14:textId="35BAA12F" w:rsidR="00176223" w:rsidRPr="001B0CCE" w:rsidRDefault="00BA2670">
      <w:pPr>
        <w:rPr>
          <w:rFonts w:ascii="Arial" w:hAnsi="Arial" w:cs="Arial"/>
          <w:lang w:val="en-US"/>
        </w:rPr>
      </w:pPr>
      <w:r w:rsidRPr="00F26EEB">
        <w:rPr>
          <w:rFonts w:ascii="Arial" w:hAnsi="Arial" w:cs="Arial"/>
          <w:b/>
          <w:lang w:val="en-US"/>
        </w:rPr>
        <w:lastRenderedPageBreak/>
        <w:t xml:space="preserve">Table </w:t>
      </w:r>
      <w:r w:rsidR="00B25251">
        <w:rPr>
          <w:rFonts w:ascii="Arial" w:hAnsi="Arial" w:cs="Arial"/>
          <w:b/>
          <w:lang w:val="en-US"/>
        </w:rPr>
        <w:t>3</w:t>
      </w:r>
      <w:r w:rsidRPr="00F26EEB">
        <w:rPr>
          <w:rFonts w:ascii="Arial" w:hAnsi="Arial" w:cs="Arial"/>
          <w:b/>
          <w:lang w:val="en-US"/>
        </w:rPr>
        <w:t>.</w:t>
      </w:r>
      <w:r w:rsidR="001B0CCE" w:rsidRPr="001B0CCE">
        <w:rPr>
          <w:rFonts w:ascii="Arial" w:hAnsi="Arial" w:cs="Arial"/>
          <w:lang w:val="en-US"/>
        </w:rPr>
        <w:t xml:space="preserve"> Pearson’s correlations of G/</w:t>
      </w:r>
      <w:r w:rsidR="001B0CCE">
        <w:rPr>
          <w:rFonts w:ascii="Arial" w:hAnsi="Arial" w:cs="Arial"/>
          <w:lang w:val="en-US"/>
        </w:rPr>
        <w:t>B monthly values and environmental records. Bold values indicate significant correlations with p &lt; 0.05.</w:t>
      </w:r>
    </w:p>
    <w:tbl>
      <w:tblPr>
        <w:tblW w:w="7544" w:type="dxa"/>
        <w:tblCellMar>
          <w:left w:w="70" w:type="dxa"/>
          <w:right w:w="70" w:type="dxa"/>
        </w:tblCellMar>
        <w:tblLook w:val="04A0" w:firstRow="1" w:lastRow="0" w:firstColumn="1" w:lastColumn="0" w:noHBand="0" w:noVBand="1"/>
      </w:tblPr>
      <w:tblGrid>
        <w:gridCol w:w="1021"/>
        <w:gridCol w:w="1601"/>
        <w:gridCol w:w="1662"/>
        <w:gridCol w:w="1593"/>
        <w:gridCol w:w="1667"/>
      </w:tblGrid>
      <w:tr w:rsidR="00562FF2" w:rsidRPr="009B2E60" w14:paraId="196FB8DA" w14:textId="77777777" w:rsidTr="00562FF2">
        <w:trPr>
          <w:trHeight w:val="315"/>
        </w:trPr>
        <w:tc>
          <w:tcPr>
            <w:tcW w:w="1021" w:type="dxa"/>
            <w:tcBorders>
              <w:top w:val="single" w:sz="4" w:space="0" w:color="auto"/>
              <w:left w:val="nil"/>
              <w:bottom w:val="single" w:sz="8" w:space="0" w:color="auto"/>
              <w:right w:val="nil"/>
            </w:tcBorders>
            <w:shd w:val="clear" w:color="auto" w:fill="auto"/>
            <w:noWrap/>
            <w:vAlign w:val="center"/>
            <w:hideMark/>
          </w:tcPr>
          <w:p w14:paraId="4A008E39" w14:textId="04CD5C61" w:rsidR="00562FF2" w:rsidRPr="009B2E60" w:rsidRDefault="00562FF2" w:rsidP="00C7403F">
            <w:pPr>
              <w:spacing w:after="0" w:line="240" w:lineRule="auto"/>
              <w:rPr>
                <w:rFonts w:ascii="Arial" w:eastAsia="Times New Roman" w:hAnsi="Arial" w:cs="Arial"/>
                <w:sz w:val="16"/>
                <w:highlight w:val="yellow"/>
                <w:lang w:val="es-ES" w:eastAsia="es-ES"/>
              </w:rPr>
            </w:pPr>
            <w:r w:rsidRPr="00C7403F">
              <w:rPr>
                <w:rFonts w:ascii="Arial" w:eastAsia="Times New Roman" w:hAnsi="Arial" w:cs="Arial"/>
                <w:sz w:val="16"/>
                <w:lang w:val="en-US" w:eastAsia="es-ES"/>
              </w:rPr>
              <w:t> </w:t>
            </w:r>
            <w:r w:rsidRPr="009B2E60">
              <w:rPr>
                <w:rFonts w:ascii="Arial" w:eastAsia="Times New Roman" w:hAnsi="Arial" w:cs="Arial"/>
                <w:sz w:val="16"/>
                <w:highlight w:val="yellow"/>
                <w:lang w:val="es-ES" w:eastAsia="es-ES"/>
              </w:rPr>
              <w:t>Variable</w:t>
            </w:r>
          </w:p>
        </w:tc>
        <w:tc>
          <w:tcPr>
            <w:tcW w:w="1601" w:type="dxa"/>
            <w:tcBorders>
              <w:top w:val="single" w:sz="4" w:space="0" w:color="auto"/>
              <w:left w:val="nil"/>
              <w:bottom w:val="single" w:sz="8" w:space="0" w:color="auto"/>
              <w:right w:val="nil"/>
            </w:tcBorders>
            <w:shd w:val="clear" w:color="auto" w:fill="auto"/>
            <w:noWrap/>
            <w:vAlign w:val="center"/>
            <w:hideMark/>
          </w:tcPr>
          <w:p w14:paraId="5365EFF7" w14:textId="77777777" w:rsidR="00562FF2" w:rsidRPr="009B2E60" w:rsidRDefault="00562FF2" w:rsidP="00C7403F">
            <w:pPr>
              <w:spacing w:after="0" w:line="240" w:lineRule="auto"/>
              <w:rPr>
                <w:rFonts w:ascii="Arial" w:eastAsia="Times New Roman" w:hAnsi="Arial" w:cs="Arial"/>
                <w:sz w:val="16"/>
                <w:highlight w:val="yellow"/>
                <w:lang w:val="es-ES" w:eastAsia="es-ES"/>
              </w:rPr>
            </w:pPr>
            <w:r w:rsidRPr="009B2E60">
              <w:rPr>
                <w:rFonts w:ascii="Arial" w:eastAsia="Times New Roman" w:hAnsi="Arial" w:cs="Arial"/>
                <w:sz w:val="16"/>
                <w:highlight w:val="yellow"/>
                <w:lang w:val="es-ES" w:eastAsia="es-ES"/>
              </w:rPr>
              <w:t xml:space="preserve">G/B </w:t>
            </w:r>
            <w:proofErr w:type="spellStart"/>
            <w:r w:rsidRPr="009B2E60">
              <w:rPr>
                <w:rFonts w:ascii="Arial" w:eastAsia="Times New Roman" w:hAnsi="Arial" w:cs="Arial"/>
                <w:sz w:val="16"/>
                <w:highlight w:val="yellow"/>
                <w:lang w:val="es-ES" w:eastAsia="es-ES"/>
              </w:rPr>
              <w:t>Overall</w:t>
            </w:r>
            <w:proofErr w:type="spellEnd"/>
            <w:r w:rsidRPr="009B2E60">
              <w:rPr>
                <w:rFonts w:ascii="Arial" w:eastAsia="Times New Roman" w:hAnsi="Arial" w:cs="Arial"/>
                <w:sz w:val="16"/>
                <w:highlight w:val="yellow"/>
                <w:lang w:val="es-ES" w:eastAsia="es-ES"/>
              </w:rPr>
              <w:t xml:space="preserve"> </w:t>
            </w:r>
          </w:p>
          <w:p w14:paraId="125CF3F5" w14:textId="047F520C" w:rsidR="00562FF2" w:rsidRPr="009B2E60" w:rsidRDefault="00562FF2" w:rsidP="00A8527A">
            <w:pPr>
              <w:spacing w:after="0" w:line="240" w:lineRule="auto"/>
              <w:rPr>
                <w:rFonts w:ascii="Arial" w:eastAsia="Times New Roman" w:hAnsi="Arial" w:cs="Arial"/>
                <w:sz w:val="16"/>
                <w:highlight w:val="yellow"/>
                <w:lang w:val="es-ES" w:eastAsia="es-ES"/>
              </w:rPr>
            </w:pPr>
            <w:r w:rsidRPr="009B2E60">
              <w:rPr>
                <w:rFonts w:ascii="Arial" w:eastAsia="Times New Roman" w:hAnsi="Arial" w:cs="Arial"/>
                <w:sz w:val="16"/>
                <w:highlight w:val="yellow"/>
                <w:lang w:val="es-ES" w:eastAsia="es-ES"/>
              </w:rPr>
              <w:t>(1951‒2015)</w:t>
            </w:r>
          </w:p>
        </w:tc>
        <w:tc>
          <w:tcPr>
            <w:tcW w:w="1662" w:type="dxa"/>
            <w:tcBorders>
              <w:top w:val="single" w:sz="4" w:space="0" w:color="auto"/>
              <w:left w:val="nil"/>
              <w:bottom w:val="single" w:sz="8" w:space="0" w:color="auto"/>
              <w:right w:val="nil"/>
            </w:tcBorders>
            <w:shd w:val="clear" w:color="auto" w:fill="auto"/>
            <w:noWrap/>
            <w:vAlign w:val="center"/>
            <w:hideMark/>
          </w:tcPr>
          <w:p w14:paraId="3BF65910" w14:textId="77777777" w:rsidR="00562FF2" w:rsidRPr="009B2E60" w:rsidRDefault="00562FF2" w:rsidP="00C7403F">
            <w:pPr>
              <w:spacing w:after="0" w:line="240" w:lineRule="auto"/>
              <w:rPr>
                <w:rFonts w:ascii="Arial" w:eastAsia="Times New Roman" w:hAnsi="Arial" w:cs="Arial"/>
                <w:sz w:val="16"/>
                <w:highlight w:val="yellow"/>
                <w:lang w:val="es-ES" w:eastAsia="es-ES"/>
              </w:rPr>
            </w:pPr>
            <w:r w:rsidRPr="009B2E60">
              <w:rPr>
                <w:rFonts w:ascii="Arial" w:eastAsia="Times New Roman" w:hAnsi="Arial" w:cs="Arial"/>
                <w:sz w:val="16"/>
                <w:highlight w:val="yellow"/>
                <w:lang w:val="es-ES" w:eastAsia="es-ES"/>
              </w:rPr>
              <w:t>G/B VAR2</w:t>
            </w:r>
          </w:p>
          <w:p w14:paraId="280E3A6B" w14:textId="04C0C200" w:rsidR="00562FF2" w:rsidRPr="009B2E60" w:rsidRDefault="00562FF2" w:rsidP="00A8527A">
            <w:pPr>
              <w:spacing w:after="0" w:line="240" w:lineRule="auto"/>
              <w:rPr>
                <w:rFonts w:ascii="Arial" w:eastAsia="Times New Roman" w:hAnsi="Arial" w:cs="Arial"/>
                <w:sz w:val="16"/>
                <w:highlight w:val="yellow"/>
                <w:lang w:val="es-ES" w:eastAsia="es-ES"/>
              </w:rPr>
            </w:pPr>
            <w:r w:rsidRPr="009B2E60">
              <w:rPr>
                <w:rFonts w:ascii="Arial" w:eastAsia="Times New Roman" w:hAnsi="Arial" w:cs="Arial"/>
                <w:sz w:val="16"/>
                <w:highlight w:val="yellow"/>
                <w:lang w:val="es-ES" w:eastAsia="es-ES"/>
              </w:rPr>
              <w:t>(1954‒2015)</w:t>
            </w:r>
          </w:p>
        </w:tc>
        <w:tc>
          <w:tcPr>
            <w:tcW w:w="1593" w:type="dxa"/>
            <w:tcBorders>
              <w:top w:val="single" w:sz="4" w:space="0" w:color="auto"/>
              <w:left w:val="nil"/>
              <w:bottom w:val="single" w:sz="8" w:space="0" w:color="auto"/>
              <w:right w:val="nil"/>
            </w:tcBorders>
            <w:shd w:val="clear" w:color="auto" w:fill="auto"/>
            <w:noWrap/>
            <w:vAlign w:val="center"/>
            <w:hideMark/>
          </w:tcPr>
          <w:p w14:paraId="7474D593" w14:textId="77777777" w:rsidR="00562FF2" w:rsidRPr="009B2E60" w:rsidRDefault="00562FF2" w:rsidP="00C7403F">
            <w:pPr>
              <w:spacing w:after="0" w:line="240" w:lineRule="auto"/>
              <w:rPr>
                <w:rFonts w:ascii="Arial" w:eastAsia="Times New Roman" w:hAnsi="Arial" w:cs="Arial"/>
                <w:sz w:val="16"/>
                <w:highlight w:val="yellow"/>
                <w:lang w:val="es-ES" w:eastAsia="es-ES"/>
              </w:rPr>
            </w:pPr>
            <w:r w:rsidRPr="009B2E60">
              <w:rPr>
                <w:rFonts w:ascii="Arial" w:eastAsia="Times New Roman" w:hAnsi="Arial" w:cs="Arial"/>
                <w:sz w:val="16"/>
                <w:highlight w:val="yellow"/>
                <w:lang w:val="es-ES" w:eastAsia="es-ES"/>
              </w:rPr>
              <w:t>G/B VAR3</w:t>
            </w:r>
          </w:p>
          <w:p w14:paraId="44E3EE7E" w14:textId="19E352DE" w:rsidR="00562FF2" w:rsidRPr="009B2E60" w:rsidRDefault="00562FF2" w:rsidP="00A8527A">
            <w:pPr>
              <w:spacing w:after="0" w:line="240" w:lineRule="auto"/>
              <w:rPr>
                <w:rFonts w:ascii="Arial" w:eastAsia="Times New Roman" w:hAnsi="Arial" w:cs="Arial"/>
                <w:sz w:val="16"/>
                <w:highlight w:val="yellow"/>
                <w:lang w:val="es-ES" w:eastAsia="es-ES"/>
              </w:rPr>
            </w:pPr>
            <w:r w:rsidRPr="009B2E60">
              <w:rPr>
                <w:rFonts w:ascii="Arial" w:eastAsia="Times New Roman" w:hAnsi="Arial" w:cs="Arial"/>
                <w:sz w:val="16"/>
                <w:highlight w:val="yellow"/>
                <w:lang w:val="es-ES" w:eastAsia="es-ES"/>
              </w:rPr>
              <w:t>(1951‒2015)</w:t>
            </w:r>
          </w:p>
        </w:tc>
        <w:tc>
          <w:tcPr>
            <w:tcW w:w="1667" w:type="dxa"/>
            <w:tcBorders>
              <w:top w:val="single" w:sz="4" w:space="0" w:color="auto"/>
              <w:left w:val="nil"/>
              <w:bottom w:val="single" w:sz="8" w:space="0" w:color="auto"/>
              <w:right w:val="nil"/>
            </w:tcBorders>
            <w:shd w:val="clear" w:color="auto" w:fill="auto"/>
            <w:noWrap/>
            <w:vAlign w:val="center"/>
            <w:hideMark/>
          </w:tcPr>
          <w:p w14:paraId="7AE59C79" w14:textId="77777777" w:rsidR="00562FF2" w:rsidRPr="009B2E60" w:rsidRDefault="00562FF2" w:rsidP="00C7403F">
            <w:pPr>
              <w:spacing w:after="0" w:line="240" w:lineRule="auto"/>
              <w:rPr>
                <w:rFonts w:ascii="Arial" w:eastAsia="Times New Roman" w:hAnsi="Arial" w:cs="Arial"/>
                <w:sz w:val="16"/>
                <w:highlight w:val="yellow"/>
                <w:lang w:val="es-ES" w:eastAsia="es-ES"/>
              </w:rPr>
            </w:pPr>
            <w:r w:rsidRPr="009B2E60">
              <w:rPr>
                <w:rFonts w:ascii="Arial" w:eastAsia="Times New Roman" w:hAnsi="Arial" w:cs="Arial"/>
                <w:sz w:val="16"/>
                <w:highlight w:val="yellow"/>
                <w:lang w:val="es-ES" w:eastAsia="es-ES"/>
              </w:rPr>
              <w:t>G/B VAR4</w:t>
            </w:r>
          </w:p>
          <w:p w14:paraId="77412685" w14:textId="21ED9F0F" w:rsidR="00562FF2" w:rsidRPr="009B2E60" w:rsidRDefault="00562FF2" w:rsidP="00A8527A">
            <w:pPr>
              <w:spacing w:after="0" w:line="240" w:lineRule="auto"/>
              <w:rPr>
                <w:rFonts w:ascii="Arial" w:eastAsia="Times New Roman" w:hAnsi="Arial" w:cs="Arial"/>
                <w:sz w:val="16"/>
                <w:highlight w:val="yellow"/>
                <w:lang w:val="es-ES" w:eastAsia="es-ES"/>
              </w:rPr>
            </w:pPr>
            <w:r w:rsidRPr="009B2E60">
              <w:rPr>
                <w:rFonts w:ascii="Arial" w:eastAsia="Times New Roman" w:hAnsi="Arial" w:cs="Arial"/>
                <w:sz w:val="16"/>
                <w:highlight w:val="yellow"/>
                <w:lang w:val="es-ES" w:eastAsia="es-ES"/>
              </w:rPr>
              <w:t>(1951‒2015)</w:t>
            </w:r>
          </w:p>
        </w:tc>
      </w:tr>
      <w:tr w:rsidR="00562FF2" w:rsidRPr="009B2E60" w14:paraId="725B4F43" w14:textId="77777777" w:rsidTr="00562FF2">
        <w:trPr>
          <w:trHeight w:val="460"/>
        </w:trPr>
        <w:tc>
          <w:tcPr>
            <w:tcW w:w="1021" w:type="dxa"/>
            <w:tcBorders>
              <w:top w:val="nil"/>
              <w:left w:val="nil"/>
              <w:bottom w:val="nil"/>
              <w:right w:val="nil"/>
            </w:tcBorders>
            <w:shd w:val="clear" w:color="auto" w:fill="auto"/>
            <w:noWrap/>
            <w:vAlign w:val="center"/>
          </w:tcPr>
          <w:p w14:paraId="3840D016" w14:textId="0C87844C" w:rsidR="00562FF2" w:rsidRPr="009B2E60" w:rsidRDefault="00562FF2" w:rsidP="004F0939">
            <w:pPr>
              <w:spacing w:after="0" w:line="240" w:lineRule="auto"/>
              <w:rPr>
                <w:rFonts w:ascii="Arial" w:eastAsia="Times New Roman" w:hAnsi="Arial" w:cs="Arial"/>
                <w:sz w:val="16"/>
                <w:highlight w:val="yellow"/>
                <w:lang w:val="es-ES" w:eastAsia="es-ES"/>
              </w:rPr>
            </w:pPr>
            <w:proofErr w:type="spellStart"/>
            <w:r w:rsidRPr="009B2E60">
              <w:rPr>
                <w:rFonts w:ascii="Arial" w:eastAsia="Times New Roman" w:hAnsi="Arial" w:cs="Arial"/>
                <w:sz w:val="16"/>
                <w:highlight w:val="yellow"/>
                <w:lang w:val="es-ES" w:eastAsia="es-ES"/>
              </w:rPr>
              <w:t>Sediment</w:t>
            </w:r>
            <w:proofErr w:type="spellEnd"/>
            <w:r w:rsidRPr="009B2E60">
              <w:rPr>
                <w:rFonts w:ascii="Arial" w:eastAsia="Times New Roman" w:hAnsi="Arial" w:cs="Arial"/>
                <w:sz w:val="16"/>
                <w:highlight w:val="yellow"/>
                <w:lang w:val="es-ES" w:eastAsia="es-ES"/>
              </w:rPr>
              <w:t xml:space="preserve"> load</w:t>
            </w:r>
          </w:p>
        </w:tc>
        <w:tc>
          <w:tcPr>
            <w:tcW w:w="1601" w:type="dxa"/>
            <w:tcBorders>
              <w:top w:val="nil"/>
              <w:left w:val="nil"/>
              <w:bottom w:val="nil"/>
              <w:right w:val="nil"/>
            </w:tcBorders>
            <w:shd w:val="clear" w:color="auto" w:fill="auto"/>
            <w:noWrap/>
            <w:vAlign w:val="center"/>
          </w:tcPr>
          <w:p w14:paraId="70922652" w14:textId="4EC6EC3B" w:rsidR="00562FF2" w:rsidRPr="009B2E60" w:rsidRDefault="00562FF2" w:rsidP="004F0939">
            <w:pPr>
              <w:spacing w:after="0" w:line="240" w:lineRule="auto"/>
              <w:rPr>
                <w:rFonts w:ascii="Arial" w:hAnsi="Arial" w:cs="Arial"/>
                <w:color w:val="000000" w:themeColor="text1"/>
                <w:sz w:val="16"/>
                <w:highlight w:val="yellow"/>
                <w:lang w:val="en-US"/>
              </w:rPr>
            </w:pPr>
            <w:r w:rsidRPr="009B2E60">
              <w:rPr>
                <w:rFonts w:ascii="Arial" w:hAnsi="Arial" w:cs="Arial"/>
                <w:color w:val="000000" w:themeColor="text1"/>
                <w:sz w:val="16"/>
                <w:highlight w:val="yellow"/>
                <w:lang w:val="en-US"/>
              </w:rPr>
              <w:t>r = 0.</w:t>
            </w:r>
            <w:r w:rsidR="009B2E60" w:rsidRPr="009B2E60">
              <w:rPr>
                <w:rFonts w:ascii="Arial" w:hAnsi="Arial" w:cs="Arial"/>
                <w:color w:val="000000" w:themeColor="text1"/>
                <w:sz w:val="16"/>
                <w:highlight w:val="yellow"/>
                <w:lang w:val="en-US"/>
              </w:rPr>
              <w:t>09, p =</w:t>
            </w:r>
            <w:r w:rsidRPr="009B2E60">
              <w:rPr>
                <w:rFonts w:ascii="Arial" w:hAnsi="Arial" w:cs="Arial"/>
                <w:color w:val="000000" w:themeColor="text1"/>
                <w:sz w:val="16"/>
                <w:highlight w:val="yellow"/>
                <w:lang w:val="en-US"/>
              </w:rPr>
              <w:t xml:space="preserve"> 0.</w:t>
            </w:r>
            <w:r w:rsidR="009B2E60" w:rsidRPr="009B2E60">
              <w:rPr>
                <w:rFonts w:ascii="Arial" w:hAnsi="Arial" w:cs="Arial"/>
                <w:color w:val="000000" w:themeColor="text1"/>
                <w:sz w:val="16"/>
                <w:highlight w:val="yellow"/>
                <w:lang w:val="en-US"/>
              </w:rPr>
              <w:t>123</w:t>
            </w:r>
            <w:r w:rsidRPr="009B2E60">
              <w:rPr>
                <w:rFonts w:ascii="Arial" w:hAnsi="Arial" w:cs="Arial"/>
                <w:color w:val="000000" w:themeColor="text1"/>
                <w:sz w:val="16"/>
                <w:highlight w:val="yellow"/>
                <w:lang w:val="en-US"/>
              </w:rPr>
              <w:t>,</w:t>
            </w:r>
          </w:p>
          <w:p w14:paraId="297B9F5B" w14:textId="31D518F7" w:rsidR="00562FF2" w:rsidRPr="009B2E60" w:rsidRDefault="00562FF2" w:rsidP="004F0939">
            <w:pPr>
              <w:spacing w:after="0" w:line="240" w:lineRule="auto"/>
              <w:rPr>
                <w:rFonts w:ascii="Arial" w:hAnsi="Arial" w:cs="Arial"/>
                <w:color w:val="000000" w:themeColor="text1"/>
                <w:sz w:val="16"/>
                <w:highlight w:val="yellow"/>
                <w:lang w:val="en-US"/>
              </w:rPr>
            </w:pPr>
            <w:r w:rsidRPr="009B2E60">
              <w:rPr>
                <w:rFonts w:ascii="Arial" w:hAnsi="Arial" w:cs="Arial"/>
                <w:color w:val="000000" w:themeColor="text1"/>
                <w:sz w:val="16"/>
                <w:highlight w:val="yellow"/>
                <w:lang w:val="en-US"/>
              </w:rPr>
              <w:t>n = 329</w:t>
            </w:r>
          </w:p>
        </w:tc>
        <w:tc>
          <w:tcPr>
            <w:tcW w:w="1662" w:type="dxa"/>
            <w:tcBorders>
              <w:top w:val="nil"/>
              <w:left w:val="nil"/>
              <w:bottom w:val="nil"/>
              <w:right w:val="nil"/>
            </w:tcBorders>
            <w:shd w:val="clear" w:color="auto" w:fill="auto"/>
            <w:noWrap/>
            <w:vAlign w:val="center"/>
          </w:tcPr>
          <w:p w14:paraId="234F3633" w14:textId="524BED3D" w:rsidR="00562FF2" w:rsidRPr="009B2E60" w:rsidRDefault="00562FF2" w:rsidP="004F0939">
            <w:pPr>
              <w:spacing w:after="0" w:line="240" w:lineRule="auto"/>
              <w:rPr>
                <w:rFonts w:ascii="Arial" w:hAnsi="Arial" w:cs="Arial"/>
                <w:b/>
                <w:color w:val="000000" w:themeColor="text1"/>
                <w:sz w:val="16"/>
                <w:highlight w:val="yellow"/>
                <w:lang w:val="en-US"/>
              </w:rPr>
            </w:pPr>
            <w:r w:rsidRPr="009B2E60">
              <w:rPr>
                <w:rFonts w:ascii="Arial" w:hAnsi="Arial" w:cs="Arial"/>
                <w:b/>
                <w:color w:val="000000" w:themeColor="text1"/>
                <w:sz w:val="16"/>
                <w:highlight w:val="yellow"/>
                <w:lang w:val="en-US"/>
              </w:rPr>
              <w:t>r = 0.</w:t>
            </w:r>
            <w:r w:rsidR="009B2E60" w:rsidRPr="009B2E60">
              <w:rPr>
                <w:rFonts w:ascii="Arial" w:hAnsi="Arial" w:cs="Arial"/>
                <w:b/>
                <w:color w:val="000000" w:themeColor="text1"/>
                <w:sz w:val="16"/>
                <w:highlight w:val="yellow"/>
                <w:lang w:val="en-US"/>
              </w:rPr>
              <w:t>02</w:t>
            </w:r>
            <w:r w:rsidRPr="009B2E60">
              <w:rPr>
                <w:rFonts w:ascii="Arial" w:hAnsi="Arial" w:cs="Arial"/>
                <w:b/>
                <w:color w:val="000000" w:themeColor="text1"/>
                <w:sz w:val="16"/>
                <w:highlight w:val="yellow"/>
                <w:lang w:val="en-US"/>
              </w:rPr>
              <w:t>, p &lt; 0.001,</w:t>
            </w:r>
          </w:p>
          <w:p w14:paraId="559B7AEA" w14:textId="30DF06DD" w:rsidR="00562FF2" w:rsidRPr="009B2E60" w:rsidRDefault="00562FF2" w:rsidP="004F0939">
            <w:pPr>
              <w:spacing w:after="0" w:line="240" w:lineRule="auto"/>
              <w:rPr>
                <w:rFonts w:ascii="Arial" w:hAnsi="Arial" w:cs="Arial"/>
                <w:b/>
                <w:color w:val="000000" w:themeColor="text1"/>
                <w:sz w:val="16"/>
                <w:highlight w:val="yellow"/>
                <w:lang w:val="en-US"/>
              </w:rPr>
            </w:pPr>
            <w:r w:rsidRPr="009B2E60">
              <w:rPr>
                <w:rFonts w:ascii="Arial" w:hAnsi="Arial" w:cs="Arial"/>
                <w:b/>
                <w:color w:val="000000" w:themeColor="text1"/>
                <w:sz w:val="16"/>
                <w:highlight w:val="yellow"/>
                <w:lang w:val="en-US"/>
              </w:rPr>
              <w:t>n = 329</w:t>
            </w:r>
          </w:p>
        </w:tc>
        <w:tc>
          <w:tcPr>
            <w:tcW w:w="1593" w:type="dxa"/>
            <w:tcBorders>
              <w:top w:val="nil"/>
              <w:left w:val="nil"/>
              <w:bottom w:val="nil"/>
              <w:right w:val="nil"/>
            </w:tcBorders>
            <w:shd w:val="clear" w:color="auto" w:fill="auto"/>
            <w:noWrap/>
            <w:vAlign w:val="center"/>
          </w:tcPr>
          <w:p w14:paraId="771718EF" w14:textId="72F29E87" w:rsidR="00562FF2" w:rsidRPr="009B2E60" w:rsidRDefault="00562FF2" w:rsidP="004F0939">
            <w:pPr>
              <w:spacing w:after="0" w:line="240" w:lineRule="auto"/>
              <w:rPr>
                <w:rFonts w:ascii="Arial" w:hAnsi="Arial" w:cs="Arial"/>
                <w:b/>
                <w:color w:val="000000" w:themeColor="text1"/>
                <w:sz w:val="16"/>
                <w:highlight w:val="yellow"/>
                <w:lang w:val="en-US"/>
              </w:rPr>
            </w:pPr>
            <w:r w:rsidRPr="009B2E60">
              <w:rPr>
                <w:rFonts w:ascii="Arial" w:hAnsi="Arial" w:cs="Arial"/>
                <w:b/>
                <w:color w:val="000000" w:themeColor="text1"/>
                <w:sz w:val="16"/>
                <w:highlight w:val="yellow"/>
                <w:lang w:val="en-US"/>
              </w:rPr>
              <w:t>r = 0.32, p &lt; 0.001,</w:t>
            </w:r>
          </w:p>
          <w:p w14:paraId="48C733EE" w14:textId="4C24820F" w:rsidR="00562FF2" w:rsidRPr="009B2E60" w:rsidRDefault="00562FF2" w:rsidP="004F0939">
            <w:pPr>
              <w:spacing w:after="0" w:line="240" w:lineRule="auto"/>
              <w:rPr>
                <w:rFonts w:ascii="Arial" w:hAnsi="Arial" w:cs="Arial"/>
                <w:b/>
                <w:color w:val="000000" w:themeColor="text1"/>
                <w:sz w:val="16"/>
                <w:highlight w:val="yellow"/>
                <w:lang w:val="en-US"/>
              </w:rPr>
            </w:pPr>
            <w:r w:rsidRPr="009B2E60">
              <w:rPr>
                <w:rFonts w:ascii="Arial" w:hAnsi="Arial" w:cs="Arial"/>
                <w:b/>
                <w:color w:val="000000" w:themeColor="text1"/>
                <w:sz w:val="16"/>
                <w:highlight w:val="yellow"/>
                <w:lang w:val="en-US"/>
              </w:rPr>
              <w:t>n = 329</w:t>
            </w:r>
          </w:p>
        </w:tc>
        <w:tc>
          <w:tcPr>
            <w:tcW w:w="1667" w:type="dxa"/>
            <w:tcBorders>
              <w:top w:val="nil"/>
              <w:left w:val="nil"/>
              <w:bottom w:val="nil"/>
              <w:right w:val="nil"/>
            </w:tcBorders>
            <w:shd w:val="clear" w:color="auto" w:fill="auto"/>
            <w:noWrap/>
            <w:vAlign w:val="center"/>
          </w:tcPr>
          <w:p w14:paraId="2F9E4F65" w14:textId="71C53DDE" w:rsidR="00562FF2" w:rsidRPr="009B2E60" w:rsidRDefault="00562FF2" w:rsidP="004F0939">
            <w:pPr>
              <w:spacing w:after="0" w:line="240" w:lineRule="auto"/>
              <w:rPr>
                <w:rFonts w:ascii="Arial" w:hAnsi="Arial" w:cs="Arial"/>
                <w:b/>
                <w:color w:val="000000" w:themeColor="text1"/>
                <w:sz w:val="16"/>
                <w:highlight w:val="yellow"/>
                <w:lang w:val="en-US"/>
              </w:rPr>
            </w:pPr>
            <w:r w:rsidRPr="009B2E60">
              <w:rPr>
                <w:rFonts w:ascii="Arial" w:hAnsi="Arial" w:cs="Arial"/>
                <w:b/>
                <w:color w:val="000000" w:themeColor="text1"/>
                <w:sz w:val="16"/>
                <w:highlight w:val="yellow"/>
                <w:lang w:val="en-US"/>
              </w:rPr>
              <w:t>r = 0.36, p &lt; 0.001,</w:t>
            </w:r>
          </w:p>
          <w:p w14:paraId="1D2011E5" w14:textId="67589647" w:rsidR="00562FF2" w:rsidRPr="009B2E60" w:rsidRDefault="00562FF2" w:rsidP="004F0939">
            <w:pPr>
              <w:spacing w:after="0" w:line="240" w:lineRule="auto"/>
              <w:rPr>
                <w:rFonts w:ascii="Arial" w:hAnsi="Arial" w:cs="Arial"/>
                <w:b/>
                <w:color w:val="000000" w:themeColor="text1"/>
                <w:sz w:val="16"/>
                <w:highlight w:val="yellow"/>
                <w:lang w:val="en-US"/>
              </w:rPr>
            </w:pPr>
            <w:r w:rsidRPr="009B2E60">
              <w:rPr>
                <w:rFonts w:ascii="Arial" w:hAnsi="Arial" w:cs="Arial"/>
                <w:b/>
                <w:color w:val="000000" w:themeColor="text1"/>
                <w:sz w:val="16"/>
                <w:highlight w:val="yellow"/>
                <w:lang w:val="en-US"/>
              </w:rPr>
              <w:t>n = 329</w:t>
            </w:r>
          </w:p>
        </w:tc>
      </w:tr>
      <w:tr w:rsidR="00562FF2" w:rsidRPr="009B2E60" w14:paraId="112084A4" w14:textId="77777777" w:rsidTr="00562FF2">
        <w:trPr>
          <w:trHeight w:val="571"/>
        </w:trPr>
        <w:tc>
          <w:tcPr>
            <w:tcW w:w="1021" w:type="dxa"/>
            <w:tcBorders>
              <w:top w:val="nil"/>
              <w:left w:val="nil"/>
              <w:bottom w:val="nil"/>
              <w:right w:val="nil"/>
            </w:tcBorders>
            <w:shd w:val="clear" w:color="auto" w:fill="auto"/>
            <w:noWrap/>
            <w:vAlign w:val="center"/>
          </w:tcPr>
          <w:p w14:paraId="60B456F2" w14:textId="4680B7C6" w:rsidR="00562FF2" w:rsidRPr="009B2E60" w:rsidRDefault="00562FF2" w:rsidP="004F0939">
            <w:pPr>
              <w:spacing w:after="0" w:line="240" w:lineRule="auto"/>
              <w:rPr>
                <w:rFonts w:ascii="Arial" w:eastAsia="Times New Roman" w:hAnsi="Arial" w:cs="Arial"/>
                <w:sz w:val="16"/>
                <w:highlight w:val="yellow"/>
                <w:lang w:val="en-US" w:eastAsia="es-ES"/>
              </w:rPr>
            </w:pPr>
            <w:r w:rsidRPr="009B2E60">
              <w:rPr>
                <w:rFonts w:ascii="Arial" w:eastAsia="Times New Roman" w:hAnsi="Arial" w:cs="Arial"/>
                <w:sz w:val="16"/>
                <w:highlight w:val="yellow"/>
                <w:lang w:val="en-US" w:eastAsia="es-ES"/>
              </w:rPr>
              <w:t>Water flow</w:t>
            </w:r>
          </w:p>
        </w:tc>
        <w:tc>
          <w:tcPr>
            <w:tcW w:w="1601" w:type="dxa"/>
            <w:tcBorders>
              <w:top w:val="nil"/>
              <w:left w:val="nil"/>
              <w:bottom w:val="nil"/>
              <w:right w:val="nil"/>
            </w:tcBorders>
            <w:shd w:val="clear" w:color="auto" w:fill="auto"/>
            <w:noWrap/>
            <w:vAlign w:val="center"/>
          </w:tcPr>
          <w:p w14:paraId="53170903" w14:textId="73FA091C" w:rsidR="00562FF2" w:rsidRPr="009B2E60" w:rsidRDefault="00562FF2" w:rsidP="004F0939">
            <w:pPr>
              <w:spacing w:after="0" w:line="240" w:lineRule="auto"/>
              <w:rPr>
                <w:rFonts w:ascii="Arial" w:hAnsi="Arial" w:cs="Arial"/>
                <w:b/>
                <w:color w:val="000000" w:themeColor="text1"/>
                <w:sz w:val="16"/>
                <w:highlight w:val="yellow"/>
                <w:lang w:val="en-US"/>
              </w:rPr>
            </w:pPr>
            <w:r w:rsidRPr="009B2E60">
              <w:rPr>
                <w:rFonts w:ascii="Arial" w:hAnsi="Arial" w:cs="Arial"/>
                <w:b/>
                <w:color w:val="000000" w:themeColor="text1"/>
                <w:sz w:val="16"/>
                <w:highlight w:val="yellow"/>
                <w:lang w:val="en-US"/>
              </w:rPr>
              <w:t>r = 0.</w:t>
            </w:r>
            <w:r w:rsidR="009B2E60" w:rsidRPr="009B2E60">
              <w:rPr>
                <w:rFonts w:ascii="Arial" w:hAnsi="Arial" w:cs="Arial"/>
                <w:b/>
                <w:color w:val="000000" w:themeColor="text1"/>
                <w:sz w:val="16"/>
                <w:highlight w:val="yellow"/>
                <w:lang w:val="en-US"/>
              </w:rPr>
              <w:t>08, p =</w:t>
            </w:r>
            <w:r w:rsidRPr="009B2E60">
              <w:rPr>
                <w:rFonts w:ascii="Arial" w:hAnsi="Arial" w:cs="Arial"/>
                <w:b/>
                <w:color w:val="000000" w:themeColor="text1"/>
                <w:sz w:val="16"/>
                <w:highlight w:val="yellow"/>
                <w:lang w:val="en-US"/>
              </w:rPr>
              <w:t xml:space="preserve"> 0.</w:t>
            </w:r>
            <w:r w:rsidR="009B2E60" w:rsidRPr="009B2E60">
              <w:rPr>
                <w:rFonts w:ascii="Arial" w:hAnsi="Arial" w:cs="Arial"/>
                <w:b/>
                <w:color w:val="000000" w:themeColor="text1"/>
                <w:sz w:val="16"/>
                <w:highlight w:val="yellow"/>
                <w:lang w:val="en-US"/>
              </w:rPr>
              <w:t>108</w:t>
            </w:r>
            <w:r w:rsidRPr="009B2E60">
              <w:rPr>
                <w:rFonts w:ascii="Arial" w:hAnsi="Arial" w:cs="Arial"/>
                <w:b/>
                <w:color w:val="000000" w:themeColor="text1"/>
                <w:sz w:val="16"/>
                <w:highlight w:val="yellow"/>
                <w:lang w:val="en-US"/>
              </w:rPr>
              <w:t>,</w:t>
            </w:r>
          </w:p>
          <w:p w14:paraId="0178704A" w14:textId="35C18903"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hAnsi="Arial" w:cs="Arial"/>
                <w:b/>
                <w:color w:val="000000" w:themeColor="text1"/>
                <w:sz w:val="16"/>
                <w:highlight w:val="yellow"/>
                <w:lang w:val="en-US"/>
              </w:rPr>
              <w:t>n = 418</w:t>
            </w:r>
          </w:p>
        </w:tc>
        <w:tc>
          <w:tcPr>
            <w:tcW w:w="1662" w:type="dxa"/>
            <w:tcBorders>
              <w:top w:val="nil"/>
              <w:left w:val="nil"/>
              <w:bottom w:val="nil"/>
              <w:right w:val="nil"/>
            </w:tcBorders>
            <w:shd w:val="clear" w:color="auto" w:fill="auto"/>
            <w:noWrap/>
            <w:vAlign w:val="center"/>
          </w:tcPr>
          <w:p w14:paraId="03A7BD20" w14:textId="1830E8F1" w:rsidR="00562FF2" w:rsidRPr="009B2E60" w:rsidRDefault="00562FF2" w:rsidP="004F0939">
            <w:pPr>
              <w:spacing w:after="0" w:line="240" w:lineRule="auto"/>
              <w:rPr>
                <w:rFonts w:ascii="Arial" w:hAnsi="Arial" w:cs="Arial"/>
                <w:b/>
                <w:color w:val="000000" w:themeColor="text1"/>
                <w:sz w:val="16"/>
                <w:highlight w:val="yellow"/>
                <w:lang w:val="en-US"/>
              </w:rPr>
            </w:pPr>
            <w:r w:rsidRPr="009B2E60">
              <w:rPr>
                <w:rFonts w:ascii="Arial" w:hAnsi="Arial" w:cs="Arial"/>
                <w:b/>
                <w:color w:val="000000" w:themeColor="text1"/>
                <w:sz w:val="16"/>
                <w:highlight w:val="yellow"/>
                <w:lang w:val="en-US"/>
              </w:rPr>
              <w:t>r = 0.36, p &lt; 0.001,</w:t>
            </w:r>
          </w:p>
          <w:p w14:paraId="1A6E6A74" w14:textId="550F1717"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hAnsi="Arial" w:cs="Arial"/>
                <w:b/>
                <w:color w:val="000000" w:themeColor="text1"/>
                <w:sz w:val="16"/>
                <w:highlight w:val="yellow"/>
                <w:lang w:val="en-US"/>
              </w:rPr>
              <w:t>n = 418</w:t>
            </w:r>
          </w:p>
        </w:tc>
        <w:tc>
          <w:tcPr>
            <w:tcW w:w="1593" w:type="dxa"/>
            <w:tcBorders>
              <w:top w:val="nil"/>
              <w:left w:val="nil"/>
              <w:bottom w:val="nil"/>
              <w:right w:val="nil"/>
            </w:tcBorders>
            <w:shd w:val="clear" w:color="auto" w:fill="auto"/>
            <w:noWrap/>
            <w:vAlign w:val="center"/>
          </w:tcPr>
          <w:p w14:paraId="3EF5BC79" w14:textId="2A37AD8B" w:rsidR="00562FF2" w:rsidRPr="009B2E60" w:rsidRDefault="00562FF2" w:rsidP="004F0939">
            <w:pPr>
              <w:spacing w:after="0" w:line="240" w:lineRule="auto"/>
              <w:rPr>
                <w:rFonts w:ascii="Arial" w:hAnsi="Arial" w:cs="Arial"/>
                <w:b/>
                <w:color w:val="000000" w:themeColor="text1"/>
                <w:sz w:val="16"/>
                <w:highlight w:val="yellow"/>
                <w:lang w:val="en-US"/>
              </w:rPr>
            </w:pPr>
            <w:r w:rsidRPr="009B2E60">
              <w:rPr>
                <w:rFonts w:ascii="Arial" w:hAnsi="Arial" w:cs="Arial"/>
                <w:b/>
                <w:color w:val="000000" w:themeColor="text1"/>
                <w:sz w:val="16"/>
                <w:highlight w:val="yellow"/>
                <w:lang w:val="en-US"/>
              </w:rPr>
              <w:t>r = 0.32, p &lt; 0.001,</w:t>
            </w:r>
          </w:p>
          <w:p w14:paraId="18F6B16D" w14:textId="744C561B"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hAnsi="Arial" w:cs="Arial"/>
                <w:b/>
                <w:color w:val="000000" w:themeColor="text1"/>
                <w:sz w:val="16"/>
                <w:highlight w:val="yellow"/>
                <w:lang w:val="en-US"/>
              </w:rPr>
              <w:t>n = 418</w:t>
            </w:r>
          </w:p>
        </w:tc>
        <w:tc>
          <w:tcPr>
            <w:tcW w:w="1667" w:type="dxa"/>
            <w:tcBorders>
              <w:top w:val="nil"/>
              <w:left w:val="nil"/>
              <w:bottom w:val="nil"/>
              <w:right w:val="nil"/>
            </w:tcBorders>
            <w:shd w:val="clear" w:color="auto" w:fill="auto"/>
            <w:noWrap/>
            <w:vAlign w:val="center"/>
          </w:tcPr>
          <w:p w14:paraId="2F903615" w14:textId="2BD434BC" w:rsidR="00562FF2" w:rsidRPr="009B2E60" w:rsidRDefault="00562FF2" w:rsidP="004F0939">
            <w:pPr>
              <w:spacing w:after="0" w:line="240" w:lineRule="auto"/>
              <w:rPr>
                <w:rFonts w:ascii="Arial" w:hAnsi="Arial" w:cs="Arial"/>
                <w:b/>
                <w:color w:val="000000" w:themeColor="text1"/>
                <w:sz w:val="16"/>
                <w:highlight w:val="yellow"/>
                <w:lang w:val="en-US"/>
              </w:rPr>
            </w:pPr>
            <w:r w:rsidRPr="009B2E60">
              <w:rPr>
                <w:rFonts w:ascii="Arial" w:hAnsi="Arial" w:cs="Arial"/>
                <w:b/>
                <w:color w:val="000000" w:themeColor="text1"/>
                <w:sz w:val="16"/>
                <w:highlight w:val="yellow"/>
                <w:lang w:val="en-US"/>
              </w:rPr>
              <w:t>r = 0.41, p &lt; 0.001,</w:t>
            </w:r>
          </w:p>
          <w:p w14:paraId="4B016F88" w14:textId="4A77893D"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hAnsi="Arial" w:cs="Arial"/>
                <w:b/>
                <w:color w:val="000000" w:themeColor="text1"/>
                <w:sz w:val="16"/>
                <w:highlight w:val="yellow"/>
                <w:lang w:val="en-US"/>
              </w:rPr>
              <w:t>n = 418</w:t>
            </w:r>
          </w:p>
        </w:tc>
      </w:tr>
      <w:tr w:rsidR="00562FF2" w:rsidRPr="009B2E60" w14:paraId="2B78686E" w14:textId="77777777" w:rsidTr="00562FF2">
        <w:trPr>
          <w:trHeight w:val="566"/>
        </w:trPr>
        <w:tc>
          <w:tcPr>
            <w:tcW w:w="1021" w:type="dxa"/>
            <w:tcBorders>
              <w:top w:val="nil"/>
              <w:left w:val="nil"/>
              <w:bottom w:val="nil"/>
              <w:right w:val="nil"/>
            </w:tcBorders>
            <w:shd w:val="clear" w:color="auto" w:fill="auto"/>
            <w:noWrap/>
            <w:vAlign w:val="center"/>
          </w:tcPr>
          <w:p w14:paraId="278D312A" w14:textId="46339CF9" w:rsidR="00562FF2" w:rsidRPr="009B2E60" w:rsidRDefault="00562FF2" w:rsidP="004F0939">
            <w:pPr>
              <w:spacing w:after="0" w:line="240" w:lineRule="auto"/>
              <w:rPr>
                <w:rFonts w:ascii="Arial" w:eastAsia="Times New Roman" w:hAnsi="Arial" w:cs="Arial"/>
                <w:sz w:val="16"/>
                <w:highlight w:val="yellow"/>
                <w:lang w:val="en-US" w:eastAsia="es-ES"/>
              </w:rPr>
            </w:pPr>
            <w:r w:rsidRPr="009B2E60">
              <w:rPr>
                <w:rFonts w:ascii="Arial" w:eastAsia="Times New Roman" w:hAnsi="Arial" w:cs="Arial"/>
                <w:sz w:val="16"/>
                <w:highlight w:val="yellow"/>
                <w:lang w:val="en-US" w:eastAsia="es-ES"/>
              </w:rPr>
              <w:t>Water level</w:t>
            </w:r>
          </w:p>
        </w:tc>
        <w:tc>
          <w:tcPr>
            <w:tcW w:w="1601" w:type="dxa"/>
            <w:tcBorders>
              <w:top w:val="nil"/>
              <w:left w:val="nil"/>
              <w:bottom w:val="nil"/>
              <w:right w:val="nil"/>
            </w:tcBorders>
            <w:shd w:val="clear" w:color="auto" w:fill="auto"/>
            <w:noWrap/>
            <w:vAlign w:val="center"/>
          </w:tcPr>
          <w:p w14:paraId="4519CBA8" w14:textId="2A9EC3A6" w:rsidR="00562FF2" w:rsidRPr="009B2E60" w:rsidRDefault="009B2E60" w:rsidP="004F0939">
            <w:pPr>
              <w:spacing w:after="0" w:line="240" w:lineRule="auto"/>
              <w:rPr>
                <w:rFonts w:ascii="Arial" w:hAnsi="Arial" w:cs="Arial"/>
                <w:b/>
                <w:color w:val="000000" w:themeColor="text1"/>
                <w:sz w:val="16"/>
                <w:highlight w:val="yellow"/>
                <w:lang w:val="en-US"/>
              </w:rPr>
            </w:pPr>
            <w:r w:rsidRPr="009B2E60">
              <w:rPr>
                <w:rFonts w:ascii="Arial" w:hAnsi="Arial" w:cs="Arial"/>
                <w:b/>
                <w:color w:val="000000" w:themeColor="text1"/>
                <w:sz w:val="16"/>
                <w:highlight w:val="yellow"/>
                <w:lang w:val="en-US"/>
              </w:rPr>
              <w:t>r = 0.39</w:t>
            </w:r>
            <w:r w:rsidR="00562FF2" w:rsidRPr="009B2E60">
              <w:rPr>
                <w:rFonts w:ascii="Arial" w:hAnsi="Arial" w:cs="Arial"/>
                <w:b/>
                <w:color w:val="000000" w:themeColor="text1"/>
                <w:sz w:val="16"/>
                <w:highlight w:val="yellow"/>
                <w:lang w:val="en-US"/>
              </w:rPr>
              <w:t>, p &lt; 0.001,</w:t>
            </w:r>
          </w:p>
          <w:p w14:paraId="6EA3EAD4" w14:textId="0F1D2A25" w:rsidR="00562FF2" w:rsidRPr="009B2E60" w:rsidRDefault="009B2E60"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hAnsi="Arial" w:cs="Arial"/>
                <w:b/>
                <w:color w:val="000000" w:themeColor="text1"/>
                <w:sz w:val="16"/>
                <w:highlight w:val="yellow"/>
                <w:lang w:val="en-US"/>
              </w:rPr>
              <w:t>n = 383</w:t>
            </w:r>
          </w:p>
        </w:tc>
        <w:tc>
          <w:tcPr>
            <w:tcW w:w="1662" w:type="dxa"/>
            <w:tcBorders>
              <w:top w:val="nil"/>
              <w:left w:val="nil"/>
              <w:bottom w:val="nil"/>
              <w:right w:val="nil"/>
            </w:tcBorders>
            <w:shd w:val="clear" w:color="auto" w:fill="auto"/>
            <w:noWrap/>
            <w:vAlign w:val="center"/>
          </w:tcPr>
          <w:p w14:paraId="51ED6059" w14:textId="36A85FEA" w:rsidR="00562FF2" w:rsidRPr="009B2E60" w:rsidRDefault="00562FF2" w:rsidP="004F0939">
            <w:pPr>
              <w:spacing w:after="0" w:line="240" w:lineRule="auto"/>
              <w:rPr>
                <w:rFonts w:ascii="Arial" w:hAnsi="Arial" w:cs="Arial"/>
                <w:b/>
                <w:color w:val="000000" w:themeColor="text1"/>
                <w:sz w:val="16"/>
                <w:highlight w:val="yellow"/>
                <w:lang w:val="en-US"/>
              </w:rPr>
            </w:pPr>
            <w:r w:rsidRPr="009B2E60">
              <w:rPr>
                <w:rFonts w:ascii="Arial" w:hAnsi="Arial" w:cs="Arial"/>
                <w:b/>
                <w:color w:val="000000" w:themeColor="text1"/>
                <w:sz w:val="16"/>
                <w:highlight w:val="yellow"/>
                <w:lang w:val="en-US"/>
              </w:rPr>
              <w:t>r = 0.51, p &lt; 0.001,</w:t>
            </w:r>
          </w:p>
          <w:p w14:paraId="1342F830" w14:textId="3C206995"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hAnsi="Arial" w:cs="Arial"/>
                <w:b/>
                <w:color w:val="000000" w:themeColor="text1"/>
                <w:sz w:val="16"/>
                <w:highlight w:val="yellow"/>
                <w:lang w:val="en-US"/>
              </w:rPr>
              <w:t>n = 381</w:t>
            </w:r>
          </w:p>
        </w:tc>
        <w:tc>
          <w:tcPr>
            <w:tcW w:w="1593" w:type="dxa"/>
            <w:tcBorders>
              <w:top w:val="nil"/>
              <w:left w:val="nil"/>
              <w:bottom w:val="nil"/>
              <w:right w:val="nil"/>
            </w:tcBorders>
            <w:shd w:val="clear" w:color="auto" w:fill="auto"/>
            <w:noWrap/>
            <w:vAlign w:val="center"/>
          </w:tcPr>
          <w:p w14:paraId="09701FBD" w14:textId="14347A1B" w:rsidR="00562FF2" w:rsidRPr="009B2E60" w:rsidRDefault="00562FF2" w:rsidP="004F0939">
            <w:pPr>
              <w:spacing w:after="0" w:line="240" w:lineRule="auto"/>
              <w:rPr>
                <w:rFonts w:ascii="Arial" w:hAnsi="Arial" w:cs="Arial"/>
                <w:b/>
                <w:color w:val="000000" w:themeColor="text1"/>
                <w:sz w:val="16"/>
                <w:highlight w:val="yellow"/>
                <w:lang w:val="en-US"/>
              </w:rPr>
            </w:pPr>
            <w:r w:rsidRPr="009B2E60">
              <w:rPr>
                <w:rFonts w:ascii="Arial" w:hAnsi="Arial" w:cs="Arial"/>
                <w:b/>
                <w:color w:val="000000" w:themeColor="text1"/>
                <w:sz w:val="16"/>
                <w:highlight w:val="yellow"/>
                <w:lang w:val="en-US"/>
              </w:rPr>
              <w:t>r = 0.45, p &lt; 0.001,</w:t>
            </w:r>
          </w:p>
          <w:p w14:paraId="0B37FA4B" w14:textId="7DF75284"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hAnsi="Arial" w:cs="Arial"/>
                <w:b/>
                <w:color w:val="000000" w:themeColor="text1"/>
                <w:sz w:val="16"/>
                <w:highlight w:val="yellow"/>
                <w:lang w:val="en-US"/>
              </w:rPr>
              <w:t>n = 381</w:t>
            </w:r>
          </w:p>
        </w:tc>
        <w:tc>
          <w:tcPr>
            <w:tcW w:w="1667" w:type="dxa"/>
            <w:tcBorders>
              <w:top w:val="nil"/>
              <w:left w:val="nil"/>
              <w:bottom w:val="nil"/>
              <w:right w:val="nil"/>
            </w:tcBorders>
            <w:shd w:val="clear" w:color="auto" w:fill="auto"/>
            <w:noWrap/>
            <w:vAlign w:val="center"/>
          </w:tcPr>
          <w:p w14:paraId="60FF32EE" w14:textId="1F3D5934" w:rsidR="00562FF2" w:rsidRPr="009B2E60" w:rsidRDefault="00562FF2" w:rsidP="004F0939">
            <w:pPr>
              <w:spacing w:after="0" w:line="240" w:lineRule="auto"/>
              <w:rPr>
                <w:rFonts w:ascii="Arial" w:hAnsi="Arial" w:cs="Arial"/>
                <w:b/>
                <w:color w:val="000000" w:themeColor="text1"/>
                <w:sz w:val="16"/>
                <w:highlight w:val="yellow"/>
                <w:lang w:val="en-US"/>
              </w:rPr>
            </w:pPr>
            <w:r w:rsidRPr="009B2E60">
              <w:rPr>
                <w:rFonts w:ascii="Arial" w:hAnsi="Arial" w:cs="Arial"/>
                <w:b/>
                <w:color w:val="000000" w:themeColor="text1"/>
                <w:sz w:val="16"/>
                <w:highlight w:val="yellow"/>
                <w:lang w:val="en-US"/>
              </w:rPr>
              <w:t>r = 0.54, p &lt; 0.001,</w:t>
            </w:r>
          </w:p>
          <w:p w14:paraId="7D89D334" w14:textId="550066DB"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hAnsi="Arial" w:cs="Arial"/>
                <w:b/>
                <w:color w:val="000000" w:themeColor="text1"/>
                <w:sz w:val="16"/>
                <w:highlight w:val="yellow"/>
                <w:lang w:val="en-US"/>
              </w:rPr>
              <w:t>n = 381</w:t>
            </w:r>
          </w:p>
        </w:tc>
      </w:tr>
      <w:tr w:rsidR="00562FF2" w:rsidRPr="009B2E60" w14:paraId="1D4A4E9B" w14:textId="77777777" w:rsidTr="00562FF2">
        <w:trPr>
          <w:trHeight w:val="574"/>
        </w:trPr>
        <w:tc>
          <w:tcPr>
            <w:tcW w:w="1021" w:type="dxa"/>
            <w:tcBorders>
              <w:top w:val="nil"/>
              <w:left w:val="nil"/>
              <w:bottom w:val="nil"/>
              <w:right w:val="nil"/>
            </w:tcBorders>
            <w:shd w:val="clear" w:color="auto" w:fill="auto"/>
            <w:noWrap/>
            <w:vAlign w:val="center"/>
            <w:hideMark/>
          </w:tcPr>
          <w:p w14:paraId="454B0539" w14:textId="77777777" w:rsidR="00562FF2" w:rsidRPr="009B2E60" w:rsidRDefault="00562FF2" w:rsidP="004F0939">
            <w:pPr>
              <w:spacing w:after="0" w:line="240" w:lineRule="auto"/>
              <w:rPr>
                <w:rFonts w:ascii="Arial" w:eastAsia="Times New Roman" w:hAnsi="Arial" w:cs="Arial"/>
                <w:sz w:val="16"/>
                <w:highlight w:val="yellow"/>
                <w:lang w:val="en-US" w:eastAsia="es-ES"/>
              </w:rPr>
            </w:pPr>
            <w:r w:rsidRPr="009B2E60">
              <w:rPr>
                <w:rFonts w:ascii="Arial" w:eastAsia="Times New Roman" w:hAnsi="Arial" w:cs="Arial"/>
                <w:sz w:val="16"/>
                <w:highlight w:val="yellow"/>
                <w:lang w:val="en-US" w:eastAsia="es-ES"/>
              </w:rPr>
              <w:t>Precipitation</w:t>
            </w:r>
          </w:p>
        </w:tc>
        <w:tc>
          <w:tcPr>
            <w:tcW w:w="1601" w:type="dxa"/>
            <w:tcBorders>
              <w:top w:val="nil"/>
              <w:left w:val="nil"/>
              <w:bottom w:val="nil"/>
              <w:right w:val="nil"/>
            </w:tcBorders>
            <w:shd w:val="clear" w:color="auto" w:fill="auto"/>
            <w:noWrap/>
            <w:vAlign w:val="center"/>
            <w:hideMark/>
          </w:tcPr>
          <w:p w14:paraId="4CB481FA" w14:textId="69AC677A" w:rsidR="00562FF2" w:rsidRPr="009B2E60" w:rsidRDefault="00562FF2" w:rsidP="004F0939">
            <w:pPr>
              <w:spacing w:after="0" w:line="240" w:lineRule="auto"/>
              <w:rPr>
                <w:rFonts w:ascii="Arial" w:hAnsi="Arial" w:cs="Arial"/>
                <w:color w:val="000000" w:themeColor="text1"/>
                <w:sz w:val="16"/>
                <w:highlight w:val="yellow"/>
                <w:lang w:val="en-US"/>
              </w:rPr>
            </w:pPr>
            <w:r w:rsidRPr="009B2E60">
              <w:rPr>
                <w:rFonts w:ascii="Arial" w:hAnsi="Arial" w:cs="Arial"/>
                <w:color w:val="000000" w:themeColor="text1"/>
                <w:sz w:val="16"/>
                <w:highlight w:val="yellow"/>
                <w:lang w:val="en-US"/>
              </w:rPr>
              <w:t xml:space="preserve">r = </w:t>
            </w:r>
            <w:r w:rsidR="009B2E60" w:rsidRPr="009B2E60">
              <w:rPr>
                <w:rFonts w:ascii="Arial" w:hAnsi="Arial" w:cs="Arial"/>
                <w:color w:val="000000" w:themeColor="text1"/>
                <w:sz w:val="16"/>
                <w:highlight w:val="yellow"/>
                <w:lang w:val="en-US"/>
              </w:rPr>
              <w:t>-</w:t>
            </w:r>
            <w:r w:rsidRPr="009B2E60">
              <w:rPr>
                <w:rFonts w:ascii="Arial" w:hAnsi="Arial" w:cs="Arial"/>
                <w:color w:val="000000" w:themeColor="text1"/>
                <w:sz w:val="16"/>
                <w:highlight w:val="yellow"/>
                <w:lang w:val="en-US"/>
              </w:rPr>
              <w:t>0.</w:t>
            </w:r>
            <w:r w:rsidR="009B2E60" w:rsidRPr="009B2E60">
              <w:rPr>
                <w:rFonts w:ascii="Arial" w:hAnsi="Arial" w:cs="Arial"/>
                <w:color w:val="000000" w:themeColor="text1"/>
                <w:sz w:val="16"/>
                <w:highlight w:val="yellow"/>
                <w:lang w:val="en-US"/>
              </w:rPr>
              <w:t>03</w:t>
            </w:r>
            <w:r w:rsidRPr="009B2E60">
              <w:rPr>
                <w:rFonts w:ascii="Arial" w:hAnsi="Arial" w:cs="Arial"/>
                <w:color w:val="000000" w:themeColor="text1"/>
                <w:sz w:val="16"/>
                <w:highlight w:val="yellow"/>
                <w:lang w:val="en-US"/>
              </w:rPr>
              <w:t>, p = 0.</w:t>
            </w:r>
            <w:r w:rsidR="009B2E60" w:rsidRPr="009B2E60">
              <w:rPr>
                <w:rFonts w:ascii="Arial" w:hAnsi="Arial" w:cs="Arial"/>
                <w:color w:val="000000" w:themeColor="text1"/>
                <w:sz w:val="16"/>
                <w:highlight w:val="yellow"/>
                <w:lang w:val="en-US"/>
              </w:rPr>
              <w:t>462</w:t>
            </w:r>
            <w:r w:rsidRPr="009B2E60">
              <w:rPr>
                <w:rFonts w:ascii="Arial" w:hAnsi="Arial" w:cs="Arial"/>
                <w:color w:val="000000" w:themeColor="text1"/>
                <w:sz w:val="16"/>
                <w:highlight w:val="yellow"/>
                <w:lang w:val="en-US"/>
              </w:rPr>
              <w:t>,</w:t>
            </w:r>
          </w:p>
          <w:p w14:paraId="6A143D90" w14:textId="4BEFE1C1" w:rsidR="00562FF2" w:rsidRPr="009B2E60" w:rsidRDefault="00562FF2" w:rsidP="004F0939">
            <w:pPr>
              <w:spacing w:after="0" w:line="240" w:lineRule="auto"/>
              <w:rPr>
                <w:rFonts w:ascii="Arial" w:eastAsia="Times New Roman" w:hAnsi="Arial" w:cs="Arial"/>
                <w:color w:val="000000" w:themeColor="text1"/>
                <w:sz w:val="16"/>
                <w:highlight w:val="yellow"/>
                <w:lang w:val="en-US" w:eastAsia="es-ES"/>
              </w:rPr>
            </w:pPr>
            <w:r w:rsidRPr="009B2E60">
              <w:rPr>
                <w:rFonts w:ascii="Arial" w:hAnsi="Arial" w:cs="Arial"/>
                <w:color w:val="000000" w:themeColor="text1"/>
                <w:sz w:val="16"/>
                <w:highlight w:val="yellow"/>
                <w:lang w:val="en-US"/>
              </w:rPr>
              <w:t>n = 555</w:t>
            </w:r>
          </w:p>
        </w:tc>
        <w:tc>
          <w:tcPr>
            <w:tcW w:w="1662" w:type="dxa"/>
            <w:tcBorders>
              <w:top w:val="nil"/>
              <w:left w:val="nil"/>
              <w:bottom w:val="nil"/>
              <w:right w:val="nil"/>
            </w:tcBorders>
            <w:shd w:val="clear" w:color="auto" w:fill="auto"/>
            <w:noWrap/>
            <w:vAlign w:val="center"/>
            <w:hideMark/>
          </w:tcPr>
          <w:p w14:paraId="0B3634F0" w14:textId="48E7DD9A" w:rsidR="00562FF2" w:rsidRPr="009B2E60" w:rsidRDefault="00562FF2" w:rsidP="004F0939">
            <w:pPr>
              <w:spacing w:after="0" w:line="240" w:lineRule="auto"/>
              <w:rPr>
                <w:rFonts w:ascii="Arial" w:hAnsi="Arial" w:cs="Arial"/>
                <w:color w:val="000000" w:themeColor="text1"/>
                <w:sz w:val="16"/>
                <w:highlight w:val="yellow"/>
                <w:lang w:val="en-US"/>
              </w:rPr>
            </w:pPr>
            <w:r w:rsidRPr="009B2E60">
              <w:rPr>
                <w:rFonts w:ascii="Arial" w:hAnsi="Arial" w:cs="Arial"/>
                <w:color w:val="000000" w:themeColor="text1"/>
                <w:sz w:val="16"/>
                <w:highlight w:val="yellow"/>
                <w:lang w:val="en-US"/>
              </w:rPr>
              <w:t>r = 0.17, p &lt; 0.001,</w:t>
            </w:r>
          </w:p>
          <w:p w14:paraId="521D3619" w14:textId="27EC0029" w:rsidR="00562FF2" w:rsidRPr="009B2E60" w:rsidRDefault="00562FF2" w:rsidP="004F0939">
            <w:pPr>
              <w:spacing w:after="0" w:line="240" w:lineRule="auto"/>
              <w:rPr>
                <w:rFonts w:ascii="Arial" w:eastAsia="Times New Roman" w:hAnsi="Arial" w:cs="Arial"/>
                <w:color w:val="000000" w:themeColor="text1"/>
                <w:sz w:val="16"/>
                <w:highlight w:val="yellow"/>
                <w:lang w:val="en-US" w:eastAsia="es-ES"/>
              </w:rPr>
            </w:pPr>
            <w:r w:rsidRPr="009B2E60">
              <w:rPr>
                <w:rFonts w:ascii="Arial" w:hAnsi="Arial" w:cs="Arial"/>
                <w:color w:val="000000" w:themeColor="text1"/>
                <w:sz w:val="16"/>
                <w:highlight w:val="yellow"/>
                <w:lang w:val="en-US"/>
              </w:rPr>
              <w:t>n = 550</w:t>
            </w:r>
          </w:p>
        </w:tc>
        <w:tc>
          <w:tcPr>
            <w:tcW w:w="1593" w:type="dxa"/>
            <w:tcBorders>
              <w:top w:val="nil"/>
              <w:left w:val="nil"/>
              <w:bottom w:val="nil"/>
              <w:right w:val="nil"/>
            </w:tcBorders>
            <w:shd w:val="clear" w:color="auto" w:fill="auto"/>
            <w:noWrap/>
            <w:vAlign w:val="center"/>
            <w:hideMark/>
          </w:tcPr>
          <w:p w14:paraId="2AFB619C" w14:textId="507A3D20" w:rsidR="00562FF2" w:rsidRPr="009B2E60" w:rsidRDefault="00562FF2" w:rsidP="004F0939">
            <w:pPr>
              <w:spacing w:after="0" w:line="240" w:lineRule="auto"/>
              <w:rPr>
                <w:rFonts w:ascii="Arial" w:hAnsi="Arial" w:cs="Arial"/>
                <w:color w:val="000000" w:themeColor="text1"/>
                <w:sz w:val="16"/>
                <w:highlight w:val="yellow"/>
                <w:lang w:val="en-US"/>
              </w:rPr>
            </w:pPr>
            <w:r w:rsidRPr="009B2E60">
              <w:rPr>
                <w:rFonts w:ascii="Arial" w:hAnsi="Arial" w:cs="Arial"/>
                <w:color w:val="000000" w:themeColor="text1"/>
                <w:sz w:val="16"/>
                <w:highlight w:val="yellow"/>
                <w:lang w:val="en-US"/>
              </w:rPr>
              <w:t>r = 0.11, p = 0.012,</w:t>
            </w:r>
          </w:p>
          <w:p w14:paraId="45B12D08" w14:textId="45C4D3BA" w:rsidR="00562FF2" w:rsidRPr="009B2E60" w:rsidRDefault="00562FF2" w:rsidP="004F0939">
            <w:pPr>
              <w:spacing w:after="0" w:line="240" w:lineRule="auto"/>
              <w:rPr>
                <w:rFonts w:ascii="Arial" w:eastAsia="Times New Roman" w:hAnsi="Arial" w:cs="Arial"/>
                <w:color w:val="000000" w:themeColor="text1"/>
                <w:sz w:val="16"/>
                <w:highlight w:val="yellow"/>
                <w:lang w:val="en-US" w:eastAsia="es-ES"/>
              </w:rPr>
            </w:pPr>
            <w:r w:rsidRPr="009B2E60">
              <w:rPr>
                <w:rFonts w:ascii="Arial" w:hAnsi="Arial" w:cs="Arial"/>
                <w:color w:val="000000" w:themeColor="text1"/>
                <w:sz w:val="16"/>
                <w:highlight w:val="yellow"/>
                <w:lang w:val="en-US"/>
              </w:rPr>
              <w:t>n = 555</w:t>
            </w:r>
          </w:p>
        </w:tc>
        <w:tc>
          <w:tcPr>
            <w:tcW w:w="1667" w:type="dxa"/>
            <w:tcBorders>
              <w:top w:val="nil"/>
              <w:left w:val="nil"/>
              <w:bottom w:val="nil"/>
              <w:right w:val="nil"/>
            </w:tcBorders>
            <w:shd w:val="clear" w:color="auto" w:fill="auto"/>
            <w:noWrap/>
            <w:vAlign w:val="center"/>
            <w:hideMark/>
          </w:tcPr>
          <w:p w14:paraId="2CD9BEDE" w14:textId="61711B77" w:rsidR="00562FF2" w:rsidRPr="009B2E60" w:rsidRDefault="00562FF2" w:rsidP="004F0939">
            <w:pPr>
              <w:spacing w:after="0" w:line="240" w:lineRule="auto"/>
              <w:rPr>
                <w:rFonts w:ascii="Arial" w:hAnsi="Arial" w:cs="Arial"/>
                <w:color w:val="000000" w:themeColor="text1"/>
                <w:sz w:val="16"/>
                <w:highlight w:val="yellow"/>
                <w:lang w:val="en-US"/>
              </w:rPr>
            </w:pPr>
            <w:r w:rsidRPr="009B2E60">
              <w:rPr>
                <w:rFonts w:ascii="Arial" w:hAnsi="Arial" w:cs="Arial"/>
                <w:color w:val="000000" w:themeColor="text1"/>
                <w:sz w:val="16"/>
                <w:highlight w:val="yellow"/>
                <w:lang w:val="en-US"/>
              </w:rPr>
              <w:t>r = 0.10, p = 0.024,</w:t>
            </w:r>
          </w:p>
          <w:p w14:paraId="39195E7A" w14:textId="2ADE4A6B" w:rsidR="00562FF2" w:rsidRPr="009B2E60" w:rsidRDefault="00562FF2" w:rsidP="004F0939">
            <w:pPr>
              <w:spacing w:after="0" w:line="240" w:lineRule="auto"/>
              <w:rPr>
                <w:rFonts w:ascii="Arial" w:eastAsia="Times New Roman" w:hAnsi="Arial" w:cs="Arial"/>
                <w:color w:val="000000" w:themeColor="text1"/>
                <w:sz w:val="16"/>
                <w:highlight w:val="yellow"/>
                <w:lang w:val="en-US" w:eastAsia="es-ES"/>
              </w:rPr>
            </w:pPr>
            <w:r w:rsidRPr="009B2E60">
              <w:rPr>
                <w:rFonts w:ascii="Arial" w:hAnsi="Arial" w:cs="Arial"/>
                <w:color w:val="000000" w:themeColor="text1"/>
                <w:sz w:val="16"/>
                <w:highlight w:val="yellow"/>
                <w:lang w:val="en-US"/>
              </w:rPr>
              <w:t>n = 555</w:t>
            </w:r>
          </w:p>
        </w:tc>
      </w:tr>
      <w:tr w:rsidR="00562FF2" w:rsidRPr="009B2E60" w14:paraId="292A29B9" w14:textId="77777777" w:rsidTr="00562FF2">
        <w:trPr>
          <w:trHeight w:val="554"/>
        </w:trPr>
        <w:tc>
          <w:tcPr>
            <w:tcW w:w="1021" w:type="dxa"/>
            <w:tcBorders>
              <w:top w:val="nil"/>
              <w:left w:val="nil"/>
              <w:bottom w:val="nil"/>
              <w:right w:val="nil"/>
            </w:tcBorders>
            <w:shd w:val="clear" w:color="auto" w:fill="auto"/>
            <w:noWrap/>
            <w:vAlign w:val="center"/>
          </w:tcPr>
          <w:p w14:paraId="0E062A6B" w14:textId="79B97303" w:rsidR="00562FF2" w:rsidRPr="009B2E60" w:rsidRDefault="00562FF2" w:rsidP="004F0939">
            <w:pPr>
              <w:spacing w:after="0" w:line="240" w:lineRule="auto"/>
              <w:rPr>
                <w:rFonts w:ascii="Arial" w:eastAsia="Times New Roman" w:hAnsi="Arial" w:cs="Arial"/>
                <w:sz w:val="16"/>
                <w:highlight w:val="yellow"/>
                <w:lang w:val="en-US" w:eastAsia="es-ES"/>
              </w:rPr>
            </w:pPr>
            <w:r w:rsidRPr="009B2E60">
              <w:rPr>
                <w:rFonts w:ascii="Arial" w:eastAsia="Times New Roman" w:hAnsi="Arial" w:cs="Arial"/>
                <w:sz w:val="16"/>
                <w:highlight w:val="yellow"/>
                <w:lang w:val="en-US" w:eastAsia="es-ES"/>
              </w:rPr>
              <w:t>SST</w:t>
            </w:r>
          </w:p>
        </w:tc>
        <w:tc>
          <w:tcPr>
            <w:tcW w:w="1601" w:type="dxa"/>
            <w:tcBorders>
              <w:top w:val="nil"/>
              <w:left w:val="nil"/>
              <w:bottom w:val="nil"/>
              <w:right w:val="nil"/>
            </w:tcBorders>
            <w:shd w:val="clear" w:color="auto" w:fill="auto"/>
            <w:noWrap/>
            <w:vAlign w:val="center"/>
          </w:tcPr>
          <w:p w14:paraId="5A7E307A" w14:textId="510FE1FB"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eastAsia="Times New Roman" w:hAnsi="Arial" w:cs="Arial"/>
                <w:b/>
                <w:color w:val="000000" w:themeColor="text1"/>
                <w:sz w:val="16"/>
                <w:highlight w:val="yellow"/>
                <w:lang w:val="en-US" w:eastAsia="es-ES"/>
              </w:rPr>
              <w:t xml:space="preserve">r = </w:t>
            </w:r>
            <w:r w:rsidR="009B2E60" w:rsidRPr="009B2E60">
              <w:rPr>
                <w:rFonts w:ascii="Arial" w:eastAsia="Times New Roman" w:hAnsi="Arial" w:cs="Arial"/>
                <w:b/>
                <w:color w:val="000000" w:themeColor="text1"/>
                <w:sz w:val="16"/>
                <w:highlight w:val="yellow"/>
                <w:lang w:val="en-US" w:eastAsia="es-ES"/>
              </w:rPr>
              <w:t>-</w:t>
            </w:r>
            <w:r w:rsidRPr="009B2E60">
              <w:rPr>
                <w:rFonts w:ascii="Arial" w:eastAsia="Times New Roman" w:hAnsi="Arial" w:cs="Arial"/>
                <w:b/>
                <w:color w:val="000000" w:themeColor="text1"/>
                <w:sz w:val="16"/>
                <w:highlight w:val="yellow"/>
                <w:lang w:val="en-US" w:eastAsia="es-ES"/>
              </w:rPr>
              <w:t>0.</w:t>
            </w:r>
            <w:r w:rsidR="009B2E60" w:rsidRPr="009B2E60">
              <w:rPr>
                <w:rFonts w:ascii="Arial" w:eastAsia="Times New Roman" w:hAnsi="Arial" w:cs="Arial"/>
                <w:b/>
                <w:color w:val="000000" w:themeColor="text1"/>
                <w:sz w:val="16"/>
                <w:highlight w:val="yellow"/>
                <w:lang w:val="en-US" w:eastAsia="es-ES"/>
              </w:rPr>
              <w:t>29</w:t>
            </w:r>
            <w:r w:rsidRPr="009B2E60">
              <w:rPr>
                <w:rFonts w:ascii="Arial" w:eastAsia="Times New Roman" w:hAnsi="Arial" w:cs="Arial"/>
                <w:b/>
                <w:color w:val="000000" w:themeColor="text1"/>
                <w:sz w:val="16"/>
                <w:highlight w:val="yellow"/>
                <w:lang w:val="en-US" w:eastAsia="es-ES"/>
              </w:rPr>
              <w:t>, p</w:t>
            </w:r>
            <w:r w:rsidR="009B2E60" w:rsidRPr="009B2E60">
              <w:rPr>
                <w:rFonts w:ascii="Arial" w:eastAsia="Times New Roman" w:hAnsi="Arial" w:cs="Arial"/>
                <w:b/>
                <w:color w:val="000000" w:themeColor="text1"/>
                <w:sz w:val="16"/>
                <w:highlight w:val="yellow"/>
                <w:lang w:val="en-US" w:eastAsia="es-ES"/>
              </w:rPr>
              <w:t xml:space="preserve"> &lt;</w:t>
            </w:r>
            <w:r w:rsidRPr="009B2E60">
              <w:rPr>
                <w:rFonts w:ascii="Arial" w:eastAsia="Times New Roman" w:hAnsi="Arial" w:cs="Arial"/>
                <w:b/>
                <w:color w:val="000000" w:themeColor="text1"/>
                <w:sz w:val="16"/>
                <w:highlight w:val="yellow"/>
                <w:lang w:val="en-US" w:eastAsia="es-ES"/>
              </w:rPr>
              <w:t xml:space="preserve"> 0.0</w:t>
            </w:r>
            <w:r w:rsidR="009B2E60" w:rsidRPr="009B2E60">
              <w:rPr>
                <w:rFonts w:ascii="Arial" w:eastAsia="Times New Roman" w:hAnsi="Arial" w:cs="Arial"/>
                <w:b/>
                <w:color w:val="000000" w:themeColor="text1"/>
                <w:sz w:val="16"/>
                <w:highlight w:val="yellow"/>
                <w:lang w:val="en-US" w:eastAsia="es-ES"/>
              </w:rPr>
              <w:t>01</w:t>
            </w:r>
            <w:r w:rsidRPr="009B2E60">
              <w:rPr>
                <w:rFonts w:ascii="Arial" w:eastAsia="Times New Roman" w:hAnsi="Arial" w:cs="Arial"/>
                <w:b/>
                <w:color w:val="000000" w:themeColor="text1"/>
                <w:sz w:val="16"/>
                <w:highlight w:val="yellow"/>
                <w:lang w:val="en-US" w:eastAsia="es-ES"/>
              </w:rPr>
              <w:t>,</w:t>
            </w:r>
          </w:p>
          <w:p w14:paraId="1D95F548" w14:textId="19259236"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eastAsia="Times New Roman" w:hAnsi="Arial" w:cs="Arial"/>
                <w:b/>
                <w:color w:val="000000" w:themeColor="text1"/>
                <w:sz w:val="16"/>
                <w:highlight w:val="yellow"/>
                <w:lang w:val="en-US" w:eastAsia="es-ES"/>
              </w:rPr>
              <w:t>n = 780</w:t>
            </w:r>
          </w:p>
        </w:tc>
        <w:tc>
          <w:tcPr>
            <w:tcW w:w="1662" w:type="dxa"/>
            <w:tcBorders>
              <w:top w:val="nil"/>
              <w:left w:val="nil"/>
              <w:bottom w:val="nil"/>
              <w:right w:val="nil"/>
            </w:tcBorders>
            <w:shd w:val="clear" w:color="auto" w:fill="auto"/>
            <w:noWrap/>
            <w:vAlign w:val="center"/>
          </w:tcPr>
          <w:p w14:paraId="5D67DD97" w14:textId="35284C0C"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eastAsia="Times New Roman" w:hAnsi="Arial" w:cs="Arial"/>
                <w:b/>
                <w:color w:val="000000" w:themeColor="text1"/>
                <w:sz w:val="16"/>
                <w:highlight w:val="yellow"/>
                <w:lang w:val="en-US" w:eastAsia="es-ES"/>
              </w:rPr>
              <w:t>r = 0.09, p = 0.012,</w:t>
            </w:r>
          </w:p>
          <w:p w14:paraId="2F7FE8FC" w14:textId="6A7C1B81"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eastAsia="Times New Roman" w:hAnsi="Arial" w:cs="Arial"/>
                <w:b/>
                <w:color w:val="000000" w:themeColor="text1"/>
                <w:sz w:val="16"/>
                <w:highlight w:val="yellow"/>
                <w:lang w:val="en-US" w:eastAsia="es-ES"/>
              </w:rPr>
              <w:t>n = 744</w:t>
            </w:r>
          </w:p>
        </w:tc>
        <w:tc>
          <w:tcPr>
            <w:tcW w:w="1593" w:type="dxa"/>
            <w:tcBorders>
              <w:top w:val="nil"/>
              <w:left w:val="nil"/>
              <w:bottom w:val="nil"/>
              <w:right w:val="nil"/>
            </w:tcBorders>
            <w:shd w:val="clear" w:color="auto" w:fill="auto"/>
            <w:noWrap/>
            <w:vAlign w:val="center"/>
          </w:tcPr>
          <w:p w14:paraId="22DC5557" w14:textId="7E863C47"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eastAsia="Times New Roman" w:hAnsi="Arial" w:cs="Arial"/>
                <w:b/>
                <w:color w:val="000000" w:themeColor="text1"/>
                <w:sz w:val="16"/>
                <w:highlight w:val="yellow"/>
                <w:lang w:val="en-US" w:eastAsia="es-ES"/>
              </w:rPr>
              <w:t>r = 0.07, p = 0.047,</w:t>
            </w:r>
          </w:p>
          <w:p w14:paraId="5919D2CD" w14:textId="4E6EBF4A"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eastAsia="Times New Roman" w:hAnsi="Arial" w:cs="Arial"/>
                <w:b/>
                <w:color w:val="000000" w:themeColor="text1"/>
                <w:sz w:val="16"/>
                <w:highlight w:val="yellow"/>
                <w:lang w:val="en-US" w:eastAsia="es-ES"/>
              </w:rPr>
              <w:t>n = 780</w:t>
            </w:r>
          </w:p>
        </w:tc>
        <w:tc>
          <w:tcPr>
            <w:tcW w:w="1667" w:type="dxa"/>
            <w:tcBorders>
              <w:top w:val="nil"/>
              <w:left w:val="nil"/>
              <w:bottom w:val="nil"/>
              <w:right w:val="nil"/>
            </w:tcBorders>
            <w:shd w:val="clear" w:color="auto" w:fill="auto"/>
            <w:noWrap/>
            <w:vAlign w:val="center"/>
          </w:tcPr>
          <w:p w14:paraId="3A2BDDD2" w14:textId="40BAF5AF"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eastAsia="Times New Roman" w:hAnsi="Arial" w:cs="Arial"/>
                <w:b/>
                <w:color w:val="000000" w:themeColor="text1"/>
                <w:sz w:val="16"/>
                <w:highlight w:val="yellow"/>
                <w:lang w:val="en-US" w:eastAsia="es-ES"/>
              </w:rPr>
              <w:t>r = 0.01, p = 0.756,</w:t>
            </w:r>
          </w:p>
          <w:p w14:paraId="4EB8F8B5" w14:textId="2F97456C"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eastAsia="Times New Roman" w:hAnsi="Arial" w:cs="Arial"/>
                <w:b/>
                <w:color w:val="000000" w:themeColor="text1"/>
                <w:sz w:val="16"/>
                <w:highlight w:val="yellow"/>
                <w:lang w:val="en-US" w:eastAsia="es-ES"/>
              </w:rPr>
              <w:t>n = 780</w:t>
            </w:r>
          </w:p>
        </w:tc>
      </w:tr>
      <w:tr w:rsidR="00562FF2" w:rsidRPr="009B2E60" w14:paraId="7857410B" w14:textId="77777777" w:rsidTr="00562FF2">
        <w:trPr>
          <w:trHeight w:val="554"/>
        </w:trPr>
        <w:tc>
          <w:tcPr>
            <w:tcW w:w="1021" w:type="dxa"/>
            <w:tcBorders>
              <w:top w:val="nil"/>
              <w:left w:val="nil"/>
              <w:bottom w:val="nil"/>
              <w:right w:val="nil"/>
            </w:tcBorders>
            <w:shd w:val="clear" w:color="auto" w:fill="auto"/>
            <w:noWrap/>
            <w:vAlign w:val="center"/>
            <w:hideMark/>
          </w:tcPr>
          <w:p w14:paraId="46B65372" w14:textId="77777777" w:rsidR="00562FF2" w:rsidRPr="009B2E60" w:rsidRDefault="00562FF2" w:rsidP="004F0939">
            <w:pPr>
              <w:spacing w:after="0" w:line="240" w:lineRule="auto"/>
              <w:rPr>
                <w:rFonts w:ascii="Arial" w:eastAsia="Times New Roman" w:hAnsi="Arial" w:cs="Arial"/>
                <w:sz w:val="16"/>
                <w:highlight w:val="yellow"/>
                <w:lang w:val="en-US" w:eastAsia="es-ES"/>
              </w:rPr>
            </w:pPr>
            <w:r w:rsidRPr="009B2E60">
              <w:rPr>
                <w:rFonts w:ascii="Arial" w:eastAsia="Times New Roman" w:hAnsi="Arial" w:cs="Arial"/>
                <w:sz w:val="16"/>
                <w:highlight w:val="yellow"/>
                <w:lang w:val="en-US" w:eastAsia="es-ES"/>
              </w:rPr>
              <w:t>SOI</w:t>
            </w:r>
          </w:p>
        </w:tc>
        <w:tc>
          <w:tcPr>
            <w:tcW w:w="1601" w:type="dxa"/>
            <w:tcBorders>
              <w:top w:val="nil"/>
              <w:left w:val="nil"/>
              <w:bottom w:val="nil"/>
              <w:right w:val="nil"/>
            </w:tcBorders>
            <w:shd w:val="clear" w:color="auto" w:fill="auto"/>
            <w:noWrap/>
            <w:vAlign w:val="center"/>
            <w:hideMark/>
          </w:tcPr>
          <w:p w14:paraId="42B8741B" w14:textId="636C31D2"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eastAsia="Times New Roman" w:hAnsi="Arial" w:cs="Arial"/>
                <w:b/>
                <w:color w:val="000000" w:themeColor="text1"/>
                <w:sz w:val="16"/>
                <w:highlight w:val="yellow"/>
                <w:lang w:val="en-US" w:eastAsia="es-ES"/>
              </w:rPr>
              <w:t xml:space="preserve">r = </w:t>
            </w:r>
            <w:r w:rsidR="009B2E60" w:rsidRPr="009B2E60">
              <w:rPr>
                <w:rFonts w:ascii="Arial" w:eastAsia="Times New Roman" w:hAnsi="Arial" w:cs="Arial"/>
                <w:b/>
                <w:color w:val="000000" w:themeColor="text1"/>
                <w:sz w:val="16"/>
                <w:highlight w:val="yellow"/>
                <w:lang w:val="en-US" w:eastAsia="es-ES"/>
              </w:rPr>
              <w:t>0.16, p &lt;</w:t>
            </w:r>
            <w:r w:rsidRPr="009B2E60">
              <w:rPr>
                <w:rFonts w:ascii="Arial" w:eastAsia="Times New Roman" w:hAnsi="Arial" w:cs="Arial"/>
                <w:b/>
                <w:color w:val="000000" w:themeColor="text1"/>
                <w:sz w:val="16"/>
                <w:highlight w:val="yellow"/>
                <w:lang w:val="en-US" w:eastAsia="es-ES"/>
              </w:rPr>
              <w:t xml:space="preserve"> 0.0</w:t>
            </w:r>
            <w:r w:rsidR="009B2E60" w:rsidRPr="009B2E60">
              <w:rPr>
                <w:rFonts w:ascii="Arial" w:eastAsia="Times New Roman" w:hAnsi="Arial" w:cs="Arial"/>
                <w:b/>
                <w:color w:val="000000" w:themeColor="text1"/>
                <w:sz w:val="16"/>
                <w:highlight w:val="yellow"/>
                <w:lang w:val="en-US" w:eastAsia="es-ES"/>
              </w:rPr>
              <w:t>01</w:t>
            </w:r>
            <w:r w:rsidRPr="009B2E60">
              <w:rPr>
                <w:rFonts w:ascii="Arial" w:eastAsia="Times New Roman" w:hAnsi="Arial" w:cs="Arial"/>
                <w:b/>
                <w:color w:val="000000" w:themeColor="text1"/>
                <w:sz w:val="16"/>
                <w:highlight w:val="yellow"/>
                <w:lang w:val="en-US" w:eastAsia="es-ES"/>
              </w:rPr>
              <w:t>,</w:t>
            </w:r>
          </w:p>
          <w:p w14:paraId="5BAC0CA9" w14:textId="704F46DF"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eastAsia="Times New Roman" w:hAnsi="Arial" w:cs="Arial"/>
                <w:b/>
                <w:color w:val="000000" w:themeColor="text1"/>
                <w:sz w:val="16"/>
                <w:highlight w:val="yellow"/>
                <w:lang w:val="en-US" w:eastAsia="es-ES"/>
              </w:rPr>
              <w:t>n = 780</w:t>
            </w:r>
          </w:p>
        </w:tc>
        <w:tc>
          <w:tcPr>
            <w:tcW w:w="1662" w:type="dxa"/>
            <w:tcBorders>
              <w:top w:val="nil"/>
              <w:left w:val="nil"/>
              <w:bottom w:val="nil"/>
              <w:right w:val="nil"/>
            </w:tcBorders>
            <w:shd w:val="clear" w:color="auto" w:fill="auto"/>
            <w:noWrap/>
            <w:vAlign w:val="center"/>
            <w:hideMark/>
          </w:tcPr>
          <w:p w14:paraId="5CD87206" w14:textId="63D6FDC7" w:rsidR="00562FF2" w:rsidRPr="009B2E60" w:rsidRDefault="00562FF2" w:rsidP="004F0939">
            <w:pPr>
              <w:spacing w:after="0" w:line="240" w:lineRule="auto"/>
              <w:rPr>
                <w:rFonts w:ascii="Arial" w:eastAsia="Times New Roman" w:hAnsi="Arial" w:cs="Arial"/>
                <w:b/>
                <w:color w:val="000000" w:themeColor="text1"/>
                <w:sz w:val="16"/>
                <w:highlight w:val="yellow"/>
                <w:lang w:eastAsia="es-ES"/>
              </w:rPr>
            </w:pPr>
            <w:r w:rsidRPr="009B2E60">
              <w:rPr>
                <w:rFonts w:ascii="Arial" w:eastAsia="Times New Roman" w:hAnsi="Arial" w:cs="Arial"/>
                <w:b/>
                <w:color w:val="000000" w:themeColor="text1"/>
                <w:sz w:val="16"/>
                <w:highlight w:val="yellow"/>
                <w:lang w:val="en-US" w:eastAsia="es-ES"/>
              </w:rPr>
              <w:t>r = 0.1</w:t>
            </w:r>
            <w:r w:rsidRPr="009B2E60">
              <w:rPr>
                <w:rFonts w:ascii="Arial" w:eastAsia="Times New Roman" w:hAnsi="Arial" w:cs="Arial"/>
                <w:b/>
                <w:color w:val="000000" w:themeColor="text1"/>
                <w:sz w:val="16"/>
                <w:highlight w:val="yellow"/>
                <w:lang w:eastAsia="es-ES"/>
              </w:rPr>
              <w:t>2, p = 0.001,</w:t>
            </w:r>
          </w:p>
          <w:p w14:paraId="18AA10E8" w14:textId="16E34BA6" w:rsidR="00562FF2" w:rsidRPr="009B2E60" w:rsidRDefault="00562FF2" w:rsidP="004F0939">
            <w:pPr>
              <w:spacing w:after="0" w:line="240" w:lineRule="auto"/>
              <w:rPr>
                <w:rFonts w:ascii="Arial" w:eastAsia="Times New Roman" w:hAnsi="Arial" w:cs="Arial"/>
                <w:b/>
                <w:color w:val="000000" w:themeColor="text1"/>
                <w:sz w:val="16"/>
                <w:highlight w:val="yellow"/>
                <w:lang w:eastAsia="es-ES"/>
              </w:rPr>
            </w:pPr>
            <w:r w:rsidRPr="009B2E60">
              <w:rPr>
                <w:rFonts w:ascii="Arial" w:eastAsia="Times New Roman" w:hAnsi="Arial" w:cs="Arial"/>
                <w:b/>
                <w:color w:val="000000" w:themeColor="text1"/>
                <w:sz w:val="16"/>
                <w:highlight w:val="yellow"/>
                <w:lang w:eastAsia="es-ES"/>
              </w:rPr>
              <w:t>n = 744</w:t>
            </w:r>
          </w:p>
        </w:tc>
        <w:tc>
          <w:tcPr>
            <w:tcW w:w="1593" w:type="dxa"/>
            <w:tcBorders>
              <w:top w:val="nil"/>
              <w:left w:val="nil"/>
              <w:bottom w:val="nil"/>
              <w:right w:val="nil"/>
            </w:tcBorders>
            <w:shd w:val="clear" w:color="auto" w:fill="auto"/>
            <w:noWrap/>
            <w:vAlign w:val="center"/>
            <w:hideMark/>
          </w:tcPr>
          <w:p w14:paraId="27B828E6" w14:textId="50925944" w:rsidR="00562FF2" w:rsidRPr="009B2E60" w:rsidRDefault="00562FF2" w:rsidP="004F0939">
            <w:pPr>
              <w:spacing w:after="0" w:line="240" w:lineRule="auto"/>
              <w:rPr>
                <w:rFonts w:ascii="Arial" w:eastAsia="Times New Roman" w:hAnsi="Arial" w:cs="Arial"/>
                <w:color w:val="000000" w:themeColor="text1"/>
                <w:sz w:val="16"/>
                <w:highlight w:val="yellow"/>
                <w:lang w:val="es-ES" w:eastAsia="es-ES"/>
              </w:rPr>
            </w:pPr>
            <w:r w:rsidRPr="009B2E60">
              <w:rPr>
                <w:rFonts w:ascii="Arial" w:eastAsia="Times New Roman" w:hAnsi="Arial" w:cs="Arial"/>
                <w:color w:val="000000" w:themeColor="text1"/>
                <w:sz w:val="16"/>
                <w:highlight w:val="yellow"/>
                <w:lang w:val="es-ES" w:eastAsia="es-ES"/>
              </w:rPr>
              <w:t>r = -0.01, p = 0.887,</w:t>
            </w:r>
          </w:p>
          <w:p w14:paraId="4F5758FD" w14:textId="0B1E6292" w:rsidR="00562FF2" w:rsidRPr="009B2E60" w:rsidRDefault="00562FF2" w:rsidP="004F0939">
            <w:pPr>
              <w:spacing w:after="0" w:line="240" w:lineRule="auto"/>
              <w:rPr>
                <w:rFonts w:ascii="Arial" w:eastAsia="Times New Roman" w:hAnsi="Arial" w:cs="Arial"/>
                <w:color w:val="000000" w:themeColor="text1"/>
                <w:sz w:val="16"/>
                <w:highlight w:val="yellow"/>
                <w:lang w:val="es-ES" w:eastAsia="es-ES"/>
              </w:rPr>
            </w:pPr>
            <w:r w:rsidRPr="009B2E60">
              <w:rPr>
                <w:rFonts w:ascii="Arial" w:eastAsia="Times New Roman" w:hAnsi="Arial" w:cs="Arial"/>
                <w:color w:val="000000" w:themeColor="text1"/>
                <w:sz w:val="16"/>
                <w:highlight w:val="yellow"/>
                <w:lang w:val="es-ES" w:eastAsia="es-ES"/>
              </w:rPr>
              <w:t>n = 780</w:t>
            </w:r>
          </w:p>
        </w:tc>
        <w:tc>
          <w:tcPr>
            <w:tcW w:w="1667" w:type="dxa"/>
            <w:tcBorders>
              <w:top w:val="nil"/>
              <w:left w:val="nil"/>
              <w:bottom w:val="nil"/>
              <w:right w:val="nil"/>
            </w:tcBorders>
            <w:shd w:val="clear" w:color="auto" w:fill="auto"/>
            <w:noWrap/>
            <w:vAlign w:val="center"/>
            <w:hideMark/>
          </w:tcPr>
          <w:p w14:paraId="6611F172" w14:textId="4D30F772" w:rsidR="00562FF2" w:rsidRPr="009B2E60" w:rsidRDefault="00562FF2" w:rsidP="004F0939">
            <w:pPr>
              <w:spacing w:after="0" w:line="240" w:lineRule="auto"/>
              <w:rPr>
                <w:rFonts w:ascii="Arial" w:eastAsia="Times New Roman" w:hAnsi="Arial" w:cs="Arial"/>
                <w:b/>
                <w:color w:val="000000" w:themeColor="text1"/>
                <w:sz w:val="16"/>
                <w:highlight w:val="yellow"/>
                <w:lang w:val="es-ES" w:eastAsia="es-ES"/>
              </w:rPr>
            </w:pPr>
            <w:r w:rsidRPr="009B2E60">
              <w:rPr>
                <w:rFonts w:ascii="Arial" w:eastAsia="Times New Roman" w:hAnsi="Arial" w:cs="Arial"/>
                <w:b/>
                <w:color w:val="000000" w:themeColor="text1"/>
                <w:sz w:val="16"/>
                <w:highlight w:val="yellow"/>
                <w:lang w:val="es-ES" w:eastAsia="es-ES"/>
              </w:rPr>
              <w:t>r = 0.12, p = 0.001,</w:t>
            </w:r>
          </w:p>
          <w:p w14:paraId="64FDD167" w14:textId="64E95294" w:rsidR="00562FF2" w:rsidRPr="009B2E60" w:rsidRDefault="00562FF2" w:rsidP="004F0939">
            <w:pPr>
              <w:spacing w:after="0" w:line="240" w:lineRule="auto"/>
              <w:rPr>
                <w:rFonts w:ascii="Arial" w:eastAsia="Times New Roman" w:hAnsi="Arial" w:cs="Arial"/>
                <w:b/>
                <w:color w:val="000000" w:themeColor="text1"/>
                <w:sz w:val="16"/>
                <w:highlight w:val="yellow"/>
                <w:lang w:val="es-ES" w:eastAsia="es-ES"/>
              </w:rPr>
            </w:pPr>
            <w:r w:rsidRPr="009B2E60">
              <w:rPr>
                <w:rFonts w:ascii="Arial" w:eastAsia="Times New Roman" w:hAnsi="Arial" w:cs="Arial"/>
                <w:b/>
                <w:color w:val="000000" w:themeColor="text1"/>
                <w:sz w:val="16"/>
                <w:highlight w:val="yellow"/>
                <w:lang w:val="es-ES" w:eastAsia="es-ES"/>
              </w:rPr>
              <w:t>n = 780</w:t>
            </w:r>
          </w:p>
        </w:tc>
      </w:tr>
      <w:tr w:rsidR="00562FF2" w:rsidRPr="009E2C8C" w14:paraId="5DE4C5FE" w14:textId="77777777" w:rsidTr="00562FF2">
        <w:trPr>
          <w:trHeight w:val="562"/>
        </w:trPr>
        <w:tc>
          <w:tcPr>
            <w:tcW w:w="1021" w:type="dxa"/>
            <w:tcBorders>
              <w:top w:val="nil"/>
              <w:left w:val="nil"/>
              <w:bottom w:val="single" w:sz="8" w:space="0" w:color="auto"/>
              <w:right w:val="nil"/>
            </w:tcBorders>
            <w:shd w:val="clear" w:color="auto" w:fill="auto"/>
            <w:noWrap/>
            <w:vAlign w:val="center"/>
            <w:hideMark/>
          </w:tcPr>
          <w:p w14:paraId="46674107" w14:textId="342E8228" w:rsidR="00562FF2" w:rsidRPr="009B2E60" w:rsidRDefault="00562FF2" w:rsidP="004F0939">
            <w:pPr>
              <w:spacing w:after="0" w:line="240" w:lineRule="auto"/>
              <w:rPr>
                <w:rFonts w:ascii="Arial" w:eastAsia="Times New Roman" w:hAnsi="Arial" w:cs="Arial"/>
                <w:sz w:val="16"/>
                <w:highlight w:val="yellow"/>
                <w:lang w:val="es-ES" w:eastAsia="es-ES"/>
              </w:rPr>
            </w:pPr>
            <w:r w:rsidRPr="009B2E60">
              <w:rPr>
                <w:rFonts w:ascii="Arial" w:eastAsia="Times New Roman" w:hAnsi="Arial" w:cs="Arial"/>
                <w:sz w:val="16"/>
                <w:highlight w:val="yellow"/>
                <w:lang w:val="es-ES" w:eastAsia="es-ES"/>
              </w:rPr>
              <w:t>AMO</w:t>
            </w:r>
          </w:p>
        </w:tc>
        <w:tc>
          <w:tcPr>
            <w:tcW w:w="1601" w:type="dxa"/>
            <w:tcBorders>
              <w:top w:val="nil"/>
              <w:left w:val="nil"/>
              <w:bottom w:val="single" w:sz="8" w:space="0" w:color="auto"/>
              <w:right w:val="nil"/>
            </w:tcBorders>
            <w:shd w:val="clear" w:color="auto" w:fill="auto"/>
            <w:noWrap/>
            <w:vAlign w:val="center"/>
            <w:hideMark/>
          </w:tcPr>
          <w:p w14:paraId="2955C3A3" w14:textId="221147CD" w:rsidR="00562FF2" w:rsidRPr="009B2E60" w:rsidRDefault="00562FF2" w:rsidP="004F0939">
            <w:pPr>
              <w:spacing w:after="0" w:line="240" w:lineRule="auto"/>
              <w:rPr>
                <w:rFonts w:ascii="Arial" w:eastAsia="Times New Roman" w:hAnsi="Arial" w:cs="Arial"/>
                <w:b/>
                <w:color w:val="000000" w:themeColor="text1"/>
                <w:sz w:val="16"/>
                <w:highlight w:val="yellow"/>
                <w:lang w:val="es-ES" w:eastAsia="es-ES"/>
              </w:rPr>
            </w:pPr>
            <w:r w:rsidRPr="009B2E60">
              <w:rPr>
                <w:rFonts w:ascii="Arial" w:eastAsia="Times New Roman" w:hAnsi="Arial" w:cs="Arial"/>
                <w:b/>
                <w:color w:val="000000" w:themeColor="text1"/>
                <w:sz w:val="16"/>
                <w:highlight w:val="yellow"/>
                <w:lang w:val="es-ES" w:eastAsia="es-ES"/>
              </w:rPr>
              <w:t>r = -0.1</w:t>
            </w:r>
            <w:r w:rsidR="009B2E60" w:rsidRPr="009B2E60">
              <w:rPr>
                <w:rFonts w:ascii="Arial" w:eastAsia="Times New Roman" w:hAnsi="Arial" w:cs="Arial"/>
                <w:b/>
                <w:color w:val="000000" w:themeColor="text1"/>
                <w:sz w:val="16"/>
                <w:highlight w:val="yellow"/>
                <w:lang w:val="es-ES" w:eastAsia="es-ES"/>
              </w:rPr>
              <w:t>8</w:t>
            </w:r>
            <w:r w:rsidRPr="009B2E60">
              <w:rPr>
                <w:rFonts w:ascii="Arial" w:eastAsia="Times New Roman" w:hAnsi="Arial" w:cs="Arial"/>
                <w:b/>
                <w:color w:val="000000" w:themeColor="text1"/>
                <w:sz w:val="16"/>
                <w:highlight w:val="yellow"/>
                <w:lang w:val="es-ES" w:eastAsia="es-ES"/>
              </w:rPr>
              <w:t>, p &lt; 0.001,</w:t>
            </w:r>
          </w:p>
          <w:p w14:paraId="0236711B" w14:textId="7118A5BE" w:rsidR="00562FF2" w:rsidRPr="009B2E60" w:rsidRDefault="00562FF2" w:rsidP="004F0939">
            <w:pPr>
              <w:spacing w:after="0" w:line="240" w:lineRule="auto"/>
              <w:rPr>
                <w:rFonts w:ascii="Arial" w:eastAsia="Times New Roman" w:hAnsi="Arial" w:cs="Arial"/>
                <w:b/>
                <w:color w:val="000000" w:themeColor="text1"/>
                <w:sz w:val="16"/>
                <w:highlight w:val="yellow"/>
                <w:lang w:val="es-ES" w:eastAsia="es-ES"/>
              </w:rPr>
            </w:pPr>
            <w:r w:rsidRPr="009B2E60">
              <w:rPr>
                <w:rFonts w:ascii="Arial" w:eastAsia="Times New Roman" w:hAnsi="Arial" w:cs="Arial"/>
                <w:b/>
                <w:color w:val="000000" w:themeColor="text1"/>
                <w:sz w:val="16"/>
                <w:highlight w:val="yellow"/>
                <w:lang w:val="es-ES" w:eastAsia="es-ES"/>
              </w:rPr>
              <w:t>n = 780</w:t>
            </w:r>
          </w:p>
        </w:tc>
        <w:tc>
          <w:tcPr>
            <w:tcW w:w="1662" w:type="dxa"/>
            <w:tcBorders>
              <w:top w:val="nil"/>
              <w:left w:val="nil"/>
              <w:bottom w:val="single" w:sz="8" w:space="0" w:color="auto"/>
              <w:right w:val="nil"/>
            </w:tcBorders>
            <w:shd w:val="clear" w:color="auto" w:fill="auto"/>
            <w:noWrap/>
            <w:vAlign w:val="center"/>
            <w:hideMark/>
          </w:tcPr>
          <w:p w14:paraId="3E3C9EB9" w14:textId="0A63F30B" w:rsidR="00562FF2" w:rsidRPr="009B2E60" w:rsidRDefault="00562FF2" w:rsidP="004F0939">
            <w:pPr>
              <w:spacing w:after="0" w:line="240" w:lineRule="auto"/>
              <w:rPr>
                <w:rFonts w:ascii="Arial" w:eastAsia="Times New Roman" w:hAnsi="Arial" w:cs="Arial"/>
                <w:b/>
                <w:color w:val="000000" w:themeColor="text1"/>
                <w:sz w:val="16"/>
                <w:highlight w:val="yellow"/>
                <w:lang w:eastAsia="es-ES"/>
              </w:rPr>
            </w:pPr>
            <w:r w:rsidRPr="009B2E60">
              <w:rPr>
                <w:rFonts w:ascii="Arial" w:eastAsia="Times New Roman" w:hAnsi="Arial" w:cs="Arial"/>
                <w:b/>
                <w:color w:val="000000" w:themeColor="text1"/>
                <w:sz w:val="16"/>
                <w:highlight w:val="yellow"/>
                <w:lang w:eastAsia="es-ES"/>
              </w:rPr>
              <w:t>r = -0.21, p &lt; 0.001,</w:t>
            </w:r>
          </w:p>
          <w:p w14:paraId="26A22180" w14:textId="52A35B57" w:rsidR="00562FF2" w:rsidRPr="009B2E60" w:rsidRDefault="00562FF2" w:rsidP="004F0939">
            <w:pPr>
              <w:spacing w:after="0" w:line="240" w:lineRule="auto"/>
              <w:rPr>
                <w:rFonts w:ascii="Arial" w:eastAsia="Times New Roman" w:hAnsi="Arial" w:cs="Arial"/>
                <w:b/>
                <w:color w:val="000000" w:themeColor="text1"/>
                <w:sz w:val="16"/>
                <w:highlight w:val="yellow"/>
                <w:lang w:eastAsia="es-ES"/>
              </w:rPr>
            </w:pPr>
            <w:r w:rsidRPr="009B2E60">
              <w:rPr>
                <w:rFonts w:ascii="Arial" w:eastAsia="Times New Roman" w:hAnsi="Arial" w:cs="Arial"/>
                <w:b/>
                <w:color w:val="000000" w:themeColor="text1"/>
                <w:sz w:val="16"/>
                <w:highlight w:val="yellow"/>
                <w:lang w:eastAsia="es-ES"/>
              </w:rPr>
              <w:t>n = 744</w:t>
            </w:r>
          </w:p>
        </w:tc>
        <w:tc>
          <w:tcPr>
            <w:tcW w:w="1593" w:type="dxa"/>
            <w:tcBorders>
              <w:top w:val="nil"/>
              <w:left w:val="nil"/>
              <w:bottom w:val="single" w:sz="8" w:space="0" w:color="auto"/>
              <w:right w:val="nil"/>
            </w:tcBorders>
            <w:shd w:val="clear" w:color="auto" w:fill="auto"/>
            <w:noWrap/>
            <w:vAlign w:val="center"/>
            <w:hideMark/>
          </w:tcPr>
          <w:p w14:paraId="29CA4BDE" w14:textId="3ED65779" w:rsidR="00562FF2" w:rsidRPr="009B2E60" w:rsidRDefault="00562FF2" w:rsidP="004F0939">
            <w:pPr>
              <w:spacing w:after="0" w:line="240" w:lineRule="auto"/>
              <w:rPr>
                <w:rFonts w:ascii="Arial" w:eastAsia="Times New Roman" w:hAnsi="Arial" w:cs="Arial"/>
                <w:b/>
                <w:color w:val="000000" w:themeColor="text1"/>
                <w:sz w:val="16"/>
                <w:highlight w:val="yellow"/>
                <w:lang w:eastAsia="es-ES"/>
              </w:rPr>
            </w:pPr>
            <w:r w:rsidRPr="009B2E60">
              <w:rPr>
                <w:rFonts w:ascii="Arial" w:eastAsia="Times New Roman" w:hAnsi="Arial" w:cs="Arial"/>
                <w:b/>
                <w:color w:val="000000" w:themeColor="text1"/>
                <w:sz w:val="16"/>
                <w:highlight w:val="yellow"/>
                <w:lang w:eastAsia="es-ES"/>
              </w:rPr>
              <w:t>r = -0.07, p = 0.042,</w:t>
            </w:r>
          </w:p>
          <w:p w14:paraId="34EC020B" w14:textId="64176200" w:rsidR="00562FF2" w:rsidRPr="009B2E60" w:rsidRDefault="00562FF2" w:rsidP="004F0939">
            <w:pPr>
              <w:spacing w:after="0" w:line="240" w:lineRule="auto"/>
              <w:rPr>
                <w:rFonts w:ascii="Arial" w:eastAsia="Times New Roman" w:hAnsi="Arial" w:cs="Arial"/>
                <w:b/>
                <w:color w:val="000000" w:themeColor="text1"/>
                <w:sz w:val="16"/>
                <w:highlight w:val="yellow"/>
                <w:lang w:eastAsia="es-ES"/>
              </w:rPr>
            </w:pPr>
            <w:r w:rsidRPr="009B2E60">
              <w:rPr>
                <w:rFonts w:ascii="Arial" w:eastAsia="Times New Roman" w:hAnsi="Arial" w:cs="Arial"/>
                <w:b/>
                <w:color w:val="000000" w:themeColor="text1"/>
                <w:sz w:val="16"/>
                <w:highlight w:val="yellow"/>
                <w:lang w:eastAsia="es-ES"/>
              </w:rPr>
              <w:t>n = 780</w:t>
            </w:r>
          </w:p>
        </w:tc>
        <w:tc>
          <w:tcPr>
            <w:tcW w:w="1667" w:type="dxa"/>
            <w:tcBorders>
              <w:top w:val="nil"/>
              <w:left w:val="nil"/>
              <w:bottom w:val="single" w:sz="8" w:space="0" w:color="auto"/>
              <w:right w:val="nil"/>
            </w:tcBorders>
            <w:shd w:val="clear" w:color="auto" w:fill="auto"/>
            <w:noWrap/>
            <w:vAlign w:val="center"/>
            <w:hideMark/>
          </w:tcPr>
          <w:p w14:paraId="1E1C5A1B" w14:textId="41F42817" w:rsidR="00562FF2" w:rsidRPr="009B2E60" w:rsidRDefault="00562FF2" w:rsidP="004F0939">
            <w:pPr>
              <w:spacing w:after="0" w:line="240" w:lineRule="auto"/>
              <w:rPr>
                <w:rFonts w:ascii="Arial" w:eastAsia="Times New Roman" w:hAnsi="Arial" w:cs="Arial"/>
                <w:b/>
                <w:color w:val="000000" w:themeColor="text1"/>
                <w:sz w:val="16"/>
                <w:highlight w:val="yellow"/>
                <w:lang w:val="en-US" w:eastAsia="es-ES"/>
              </w:rPr>
            </w:pPr>
            <w:r w:rsidRPr="009B2E60">
              <w:rPr>
                <w:rFonts w:ascii="Arial" w:eastAsia="Times New Roman" w:hAnsi="Arial" w:cs="Arial"/>
                <w:b/>
                <w:color w:val="000000" w:themeColor="text1"/>
                <w:sz w:val="16"/>
                <w:highlight w:val="yellow"/>
                <w:lang w:val="en-US" w:eastAsia="es-ES"/>
              </w:rPr>
              <w:t>r = -0.16, p &lt; 0.001,</w:t>
            </w:r>
          </w:p>
          <w:p w14:paraId="5D1731F7" w14:textId="1DEE7C6D" w:rsidR="00562FF2" w:rsidRPr="00F94909" w:rsidRDefault="00562FF2" w:rsidP="004F0939">
            <w:pPr>
              <w:spacing w:after="0" w:line="240" w:lineRule="auto"/>
              <w:rPr>
                <w:rFonts w:ascii="Arial" w:eastAsia="Times New Roman" w:hAnsi="Arial" w:cs="Arial"/>
                <w:b/>
                <w:color w:val="000000" w:themeColor="text1"/>
                <w:sz w:val="16"/>
                <w:lang w:val="en-US" w:eastAsia="es-ES"/>
              </w:rPr>
            </w:pPr>
            <w:r w:rsidRPr="009B2E60">
              <w:rPr>
                <w:rFonts w:ascii="Arial" w:eastAsia="Times New Roman" w:hAnsi="Arial" w:cs="Arial"/>
                <w:b/>
                <w:color w:val="000000" w:themeColor="text1"/>
                <w:sz w:val="16"/>
                <w:highlight w:val="yellow"/>
                <w:lang w:val="en-US" w:eastAsia="es-ES"/>
              </w:rPr>
              <w:t>n = 780</w:t>
            </w:r>
          </w:p>
        </w:tc>
      </w:tr>
    </w:tbl>
    <w:p w14:paraId="1DE84E60" w14:textId="14919691" w:rsidR="002218AE" w:rsidRPr="00F94909" w:rsidRDefault="002218AE">
      <w:pPr>
        <w:rPr>
          <w:rFonts w:ascii="Arial" w:hAnsi="Arial" w:cs="Arial"/>
          <w:lang w:val="en-US"/>
        </w:rPr>
      </w:pPr>
      <w:r w:rsidRPr="00F94909">
        <w:rPr>
          <w:rFonts w:ascii="Arial" w:hAnsi="Arial" w:cs="Arial"/>
          <w:lang w:val="en-US"/>
        </w:rPr>
        <w:br w:type="page"/>
      </w:r>
    </w:p>
    <w:p w14:paraId="51D37903" w14:textId="6BE057E5" w:rsidR="00C12CB2" w:rsidRPr="00F94909" w:rsidRDefault="00F26EEB" w:rsidP="00C451E0">
      <w:pPr>
        <w:jc w:val="both"/>
        <w:rPr>
          <w:rFonts w:ascii="Arial" w:hAnsi="Arial" w:cs="Arial"/>
          <w:b/>
          <w:lang w:val="en-US"/>
        </w:rPr>
      </w:pPr>
      <w:r w:rsidRPr="00F94909">
        <w:rPr>
          <w:rFonts w:ascii="Arial" w:hAnsi="Arial" w:cs="Arial"/>
          <w:b/>
          <w:lang w:val="en-US"/>
        </w:rPr>
        <w:lastRenderedPageBreak/>
        <w:t>FIGURE</w:t>
      </w:r>
      <w:r w:rsidR="009E0BA2" w:rsidRPr="00F94909">
        <w:rPr>
          <w:rFonts w:ascii="Arial" w:hAnsi="Arial" w:cs="Arial"/>
          <w:b/>
          <w:lang w:val="en-US"/>
        </w:rPr>
        <w:t>S</w:t>
      </w:r>
    </w:p>
    <w:p w14:paraId="5B57AB5D" w14:textId="6512718D" w:rsidR="007D3AC4" w:rsidRPr="00F94909" w:rsidRDefault="00383475" w:rsidP="00E1565A">
      <w:pPr>
        <w:jc w:val="both"/>
        <w:rPr>
          <w:rFonts w:ascii="Arial" w:hAnsi="Arial" w:cs="Arial"/>
          <w:lang w:val="en-US"/>
        </w:rPr>
      </w:pPr>
      <w:r w:rsidRPr="00383475">
        <w:rPr>
          <w:rFonts w:ascii="Arial" w:hAnsi="Arial" w:cs="Arial"/>
          <w:noProof/>
          <w:lang w:val="en-US" w:eastAsia="en-US"/>
        </w:rPr>
        <w:drawing>
          <wp:inline distT="0" distB="0" distL="0" distR="0" wp14:anchorId="69F43DAD" wp14:editId="3B4F8C77">
            <wp:extent cx="5612130" cy="6464111"/>
            <wp:effectExtent l="0" t="0" r="7620" b="0"/>
            <wp:docPr id="2" name="Picture 2" descr="C:\Users\luislizcanos\Google Drive\Articulos\Pendientes\Varadero growth rates\Figuras\Fi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lizcanos\Google Drive\Articulos\Pendientes\Varadero growth rates\Figuras\Fig. 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6464111"/>
                    </a:xfrm>
                    <a:prstGeom prst="rect">
                      <a:avLst/>
                    </a:prstGeom>
                    <a:noFill/>
                    <a:ln>
                      <a:noFill/>
                    </a:ln>
                  </pic:spPr>
                </pic:pic>
              </a:graphicData>
            </a:graphic>
          </wp:inline>
        </w:drawing>
      </w:r>
    </w:p>
    <w:p w14:paraId="37AF3AB1" w14:textId="5BEF29DF" w:rsidR="002218AE" w:rsidRPr="00C451E0" w:rsidRDefault="003C0674" w:rsidP="00C451E0">
      <w:pPr>
        <w:jc w:val="both"/>
        <w:rPr>
          <w:rFonts w:ascii="Arial" w:hAnsi="Arial" w:cs="Arial"/>
          <w:lang w:val="en-US"/>
        </w:rPr>
      </w:pPr>
      <w:r w:rsidRPr="00C451E0">
        <w:rPr>
          <w:rFonts w:ascii="Arial" w:hAnsi="Arial" w:cs="Arial"/>
          <w:b/>
          <w:lang w:val="en-US"/>
        </w:rPr>
        <w:t>Figure 1.</w:t>
      </w:r>
      <w:r w:rsidR="00C451E0" w:rsidRPr="00C451E0">
        <w:rPr>
          <w:rFonts w:ascii="Arial" w:hAnsi="Arial" w:cs="Arial"/>
          <w:lang w:val="en-US"/>
        </w:rPr>
        <w:t xml:space="preserve"> </w:t>
      </w:r>
      <w:r w:rsidR="00C451E0">
        <w:rPr>
          <w:rFonts w:ascii="Arial" w:hAnsi="Arial" w:cs="Arial"/>
          <w:lang w:val="en-US"/>
        </w:rPr>
        <w:t xml:space="preserve">Varadero coral reef. Connection between the Canal del </w:t>
      </w:r>
      <w:proofErr w:type="spellStart"/>
      <w:r w:rsidR="00C451E0">
        <w:rPr>
          <w:rFonts w:ascii="Arial" w:hAnsi="Arial" w:cs="Arial"/>
          <w:lang w:val="en-US"/>
        </w:rPr>
        <w:t>Dique</w:t>
      </w:r>
      <w:proofErr w:type="spellEnd"/>
      <w:r w:rsidR="00C451E0">
        <w:rPr>
          <w:rFonts w:ascii="Arial" w:hAnsi="Arial" w:cs="Arial"/>
          <w:lang w:val="en-US"/>
        </w:rPr>
        <w:t xml:space="preserve"> and Magdalena river (a-b), and location of Varadero</w:t>
      </w:r>
      <w:r w:rsidR="00383475">
        <w:rPr>
          <w:rFonts w:ascii="Arial" w:hAnsi="Arial" w:cs="Arial"/>
          <w:lang w:val="en-US"/>
        </w:rPr>
        <w:t xml:space="preserve"> reef</w:t>
      </w:r>
      <w:r w:rsidR="00C451E0">
        <w:rPr>
          <w:rFonts w:ascii="Arial" w:hAnsi="Arial" w:cs="Arial"/>
          <w:lang w:val="en-US"/>
        </w:rPr>
        <w:t xml:space="preserve"> in Cartagena Bay (c). </w:t>
      </w:r>
      <w:proofErr w:type="spellStart"/>
      <w:r w:rsidR="00197061" w:rsidRPr="00197061">
        <w:rPr>
          <w:rFonts w:ascii="Arial" w:hAnsi="Arial" w:cs="Arial"/>
          <w:i/>
          <w:lang w:val="en-US"/>
        </w:rPr>
        <w:t>Orbicella</w:t>
      </w:r>
      <w:proofErr w:type="spellEnd"/>
      <w:r w:rsidR="00197061" w:rsidRPr="00197061">
        <w:rPr>
          <w:rFonts w:ascii="Arial" w:hAnsi="Arial" w:cs="Arial"/>
          <w:i/>
          <w:lang w:val="en-US"/>
        </w:rPr>
        <w:t xml:space="preserve"> </w:t>
      </w:r>
      <w:proofErr w:type="spellStart"/>
      <w:r w:rsidR="00197061" w:rsidRPr="00197061">
        <w:rPr>
          <w:rFonts w:ascii="Arial" w:hAnsi="Arial" w:cs="Arial"/>
          <w:i/>
          <w:lang w:val="en-US"/>
        </w:rPr>
        <w:t>faveolata</w:t>
      </w:r>
      <w:proofErr w:type="spellEnd"/>
      <w:r w:rsidR="00197061">
        <w:rPr>
          <w:rFonts w:ascii="Arial" w:hAnsi="Arial" w:cs="Arial"/>
          <w:lang w:val="en-US"/>
        </w:rPr>
        <w:t xml:space="preserve"> colonies growing like plates a</w:t>
      </w:r>
      <w:r w:rsidR="00383475">
        <w:rPr>
          <w:rFonts w:ascii="Arial" w:hAnsi="Arial" w:cs="Arial"/>
          <w:lang w:val="en-US"/>
        </w:rPr>
        <w:t>t 4 m depth. Notice the marine snow (d). Competition for substrate</w:t>
      </w:r>
      <w:r w:rsidR="00197061" w:rsidRPr="00383475">
        <w:rPr>
          <w:rFonts w:ascii="Arial" w:hAnsi="Arial" w:cs="Arial"/>
          <w:lang w:val="en-US"/>
        </w:rPr>
        <w:t xml:space="preserve"> </w:t>
      </w:r>
      <w:r w:rsidR="00383475">
        <w:rPr>
          <w:rFonts w:ascii="Arial" w:hAnsi="Arial" w:cs="Arial"/>
          <w:lang w:val="en-US"/>
        </w:rPr>
        <w:t>by the corals</w:t>
      </w:r>
      <w:r w:rsidR="00197061" w:rsidRPr="00383475">
        <w:rPr>
          <w:rFonts w:ascii="Arial" w:hAnsi="Arial" w:cs="Arial"/>
          <w:lang w:val="en-US"/>
        </w:rPr>
        <w:t xml:space="preserve"> </w:t>
      </w:r>
      <w:proofErr w:type="spellStart"/>
      <w:r w:rsidR="00197061" w:rsidRPr="00383475">
        <w:rPr>
          <w:rFonts w:ascii="Arial" w:hAnsi="Arial" w:cs="Arial"/>
          <w:i/>
          <w:lang w:val="en-US"/>
        </w:rPr>
        <w:t>Colpophyllia</w:t>
      </w:r>
      <w:proofErr w:type="spellEnd"/>
      <w:r w:rsidR="00197061" w:rsidRPr="00383475">
        <w:rPr>
          <w:rFonts w:ascii="Arial" w:hAnsi="Arial" w:cs="Arial"/>
          <w:i/>
          <w:lang w:val="en-US"/>
        </w:rPr>
        <w:t xml:space="preserve"> </w:t>
      </w:r>
      <w:proofErr w:type="spellStart"/>
      <w:r w:rsidR="00197061" w:rsidRPr="00383475">
        <w:rPr>
          <w:rFonts w:ascii="Arial" w:hAnsi="Arial" w:cs="Arial"/>
          <w:i/>
          <w:lang w:val="en-US"/>
        </w:rPr>
        <w:t>natans</w:t>
      </w:r>
      <w:proofErr w:type="spellEnd"/>
      <w:r w:rsidR="00197061" w:rsidRPr="00383475">
        <w:rPr>
          <w:rFonts w:ascii="Arial" w:hAnsi="Arial" w:cs="Arial"/>
          <w:lang w:val="en-US"/>
        </w:rPr>
        <w:t xml:space="preserve">, </w:t>
      </w:r>
      <w:proofErr w:type="spellStart"/>
      <w:r w:rsidR="00197061" w:rsidRPr="00383475">
        <w:rPr>
          <w:rFonts w:ascii="Arial" w:hAnsi="Arial" w:cs="Arial"/>
          <w:i/>
          <w:lang w:val="en-US"/>
        </w:rPr>
        <w:t>Pseudodiploria</w:t>
      </w:r>
      <w:proofErr w:type="spellEnd"/>
      <w:r w:rsidR="00197061" w:rsidRPr="00383475">
        <w:rPr>
          <w:rFonts w:ascii="Arial" w:hAnsi="Arial" w:cs="Arial"/>
          <w:i/>
          <w:lang w:val="en-US"/>
        </w:rPr>
        <w:t xml:space="preserve"> </w:t>
      </w:r>
      <w:proofErr w:type="spellStart"/>
      <w:r w:rsidR="00197061" w:rsidRPr="00383475">
        <w:rPr>
          <w:rFonts w:ascii="Arial" w:hAnsi="Arial" w:cs="Arial"/>
          <w:i/>
          <w:lang w:val="en-US"/>
        </w:rPr>
        <w:t>clivosa</w:t>
      </w:r>
      <w:proofErr w:type="spellEnd"/>
      <w:r w:rsidR="00197061" w:rsidRPr="00383475">
        <w:rPr>
          <w:rFonts w:ascii="Arial" w:hAnsi="Arial" w:cs="Arial"/>
          <w:lang w:val="en-US"/>
        </w:rPr>
        <w:t xml:space="preserve">, </w:t>
      </w:r>
      <w:proofErr w:type="spellStart"/>
      <w:r w:rsidR="00197061" w:rsidRPr="00383475">
        <w:rPr>
          <w:rFonts w:ascii="Arial" w:hAnsi="Arial" w:cs="Arial"/>
          <w:i/>
          <w:lang w:val="en-US"/>
        </w:rPr>
        <w:t>Agaricia</w:t>
      </w:r>
      <w:proofErr w:type="spellEnd"/>
      <w:r w:rsidR="00197061" w:rsidRPr="00383475">
        <w:rPr>
          <w:rFonts w:ascii="Arial" w:hAnsi="Arial" w:cs="Arial"/>
          <w:i/>
          <w:lang w:val="en-US"/>
        </w:rPr>
        <w:t xml:space="preserve"> </w:t>
      </w:r>
      <w:proofErr w:type="spellStart"/>
      <w:r w:rsidR="00197061" w:rsidRPr="00383475">
        <w:rPr>
          <w:rFonts w:ascii="Arial" w:hAnsi="Arial" w:cs="Arial"/>
          <w:i/>
          <w:lang w:val="en-US"/>
        </w:rPr>
        <w:t>tenuifolia</w:t>
      </w:r>
      <w:proofErr w:type="spellEnd"/>
      <w:r w:rsidR="00197061" w:rsidRPr="00383475">
        <w:rPr>
          <w:rFonts w:ascii="Arial" w:hAnsi="Arial" w:cs="Arial"/>
          <w:lang w:val="en-US"/>
        </w:rPr>
        <w:t xml:space="preserve">, </w:t>
      </w:r>
      <w:proofErr w:type="spellStart"/>
      <w:r w:rsidR="00197061" w:rsidRPr="00383475">
        <w:rPr>
          <w:rFonts w:ascii="Arial" w:hAnsi="Arial" w:cs="Arial"/>
          <w:i/>
          <w:lang w:val="en-US"/>
        </w:rPr>
        <w:t>Siderastrea</w:t>
      </w:r>
      <w:proofErr w:type="spellEnd"/>
      <w:r w:rsidR="00197061" w:rsidRPr="00383475">
        <w:rPr>
          <w:rFonts w:ascii="Arial" w:hAnsi="Arial" w:cs="Arial"/>
          <w:i/>
          <w:lang w:val="en-US"/>
        </w:rPr>
        <w:t xml:space="preserve"> </w:t>
      </w:r>
      <w:proofErr w:type="spellStart"/>
      <w:r w:rsidR="00197061" w:rsidRPr="00383475">
        <w:rPr>
          <w:rFonts w:ascii="Arial" w:hAnsi="Arial" w:cs="Arial"/>
          <w:i/>
          <w:lang w:val="en-US"/>
        </w:rPr>
        <w:t>siderea</w:t>
      </w:r>
      <w:proofErr w:type="spellEnd"/>
      <w:r w:rsidR="00197061" w:rsidRPr="00383475">
        <w:rPr>
          <w:rFonts w:ascii="Arial" w:hAnsi="Arial" w:cs="Arial"/>
          <w:lang w:val="en-US"/>
        </w:rPr>
        <w:t xml:space="preserve"> and </w:t>
      </w:r>
      <w:r w:rsidR="00197061" w:rsidRPr="00383475">
        <w:rPr>
          <w:rFonts w:ascii="Arial" w:hAnsi="Arial" w:cs="Arial"/>
          <w:i/>
          <w:lang w:val="en-US"/>
        </w:rPr>
        <w:t xml:space="preserve">O. </w:t>
      </w:r>
      <w:proofErr w:type="spellStart"/>
      <w:r w:rsidR="00197061" w:rsidRPr="00383475">
        <w:rPr>
          <w:rFonts w:ascii="Arial" w:hAnsi="Arial" w:cs="Arial"/>
          <w:i/>
          <w:lang w:val="en-US"/>
        </w:rPr>
        <w:t>faveolata</w:t>
      </w:r>
      <w:proofErr w:type="spellEnd"/>
      <w:r w:rsidR="00197061" w:rsidRPr="00383475">
        <w:rPr>
          <w:rFonts w:ascii="Arial" w:hAnsi="Arial" w:cs="Arial"/>
          <w:lang w:val="en-US"/>
        </w:rPr>
        <w:t xml:space="preserve"> (e). </w:t>
      </w:r>
      <w:proofErr w:type="spellStart"/>
      <w:r w:rsidR="00C451E0">
        <w:rPr>
          <w:rFonts w:ascii="Arial" w:hAnsi="Arial" w:cs="Arial"/>
          <w:lang w:val="en-US"/>
        </w:rPr>
        <w:t>Hidrological</w:t>
      </w:r>
      <w:proofErr w:type="spellEnd"/>
      <w:r w:rsidR="00C451E0">
        <w:rPr>
          <w:rFonts w:ascii="Arial" w:hAnsi="Arial" w:cs="Arial"/>
          <w:lang w:val="en-US"/>
        </w:rPr>
        <w:t xml:space="preserve"> and </w:t>
      </w:r>
      <w:proofErr w:type="spellStart"/>
      <w:r w:rsidR="00C451E0">
        <w:rPr>
          <w:rFonts w:ascii="Arial" w:hAnsi="Arial" w:cs="Arial"/>
          <w:lang w:val="en-US"/>
        </w:rPr>
        <w:t>metereological</w:t>
      </w:r>
      <w:proofErr w:type="spellEnd"/>
      <w:r w:rsidR="00C451E0">
        <w:rPr>
          <w:rFonts w:ascii="Arial" w:hAnsi="Arial" w:cs="Arial"/>
          <w:lang w:val="en-US"/>
        </w:rPr>
        <w:t xml:space="preserve"> stations indicated in panel b as</w:t>
      </w:r>
      <w:r w:rsidR="0092022A">
        <w:rPr>
          <w:rFonts w:ascii="Arial" w:hAnsi="Arial" w:cs="Arial"/>
          <w:lang w:val="en-US"/>
        </w:rPr>
        <w:t xml:space="preserve"> red dots are: 1.</w:t>
      </w:r>
      <w:r w:rsidR="00383475">
        <w:rPr>
          <w:rFonts w:ascii="Arial" w:hAnsi="Arial" w:cs="Arial"/>
          <w:lang w:val="en-US"/>
        </w:rPr>
        <w:t xml:space="preserve"> Naval station and</w:t>
      </w:r>
      <w:r w:rsidR="00C451E0">
        <w:rPr>
          <w:rFonts w:ascii="Arial" w:hAnsi="Arial" w:cs="Arial"/>
          <w:lang w:val="en-US"/>
        </w:rPr>
        <w:t xml:space="preserve"> </w:t>
      </w:r>
      <w:r w:rsidR="00383475">
        <w:rPr>
          <w:rFonts w:ascii="Arial" w:hAnsi="Arial" w:cs="Arial"/>
          <w:lang w:val="en-US"/>
        </w:rPr>
        <w:t>2</w:t>
      </w:r>
      <w:r w:rsidR="00C451E0">
        <w:rPr>
          <w:rFonts w:ascii="Arial" w:hAnsi="Arial" w:cs="Arial"/>
          <w:lang w:val="en-US"/>
        </w:rPr>
        <w:t>. Santa Helena 2 station.</w:t>
      </w:r>
    </w:p>
    <w:p w14:paraId="5FE222C3" w14:textId="015C894E" w:rsidR="00386546" w:rsidRPr="00C451E0" w:rsidRDefault="00386546">
      <w:pPr>
        <w:rPr>
          <w:rFonts w:ascii="Arial" w:hAnsi="Arial" w:cs="Arial"/>
          <w:lang w:val="en-US"/>
        </w:rPr>
      </w:pPr>
      <w:r w:rsidRPr="00C451E0">
        <w:rPr>
          <w:rFonts w:ascii="Arial" w:hAnsi="Arial" w:cs="Arial"/>
          <w:lang w:val="en-US"/>
        </w:rPr>
        <w:br w:type="page"/>
      </w:r>
    </w:p>
    <w:p w14:paraId="5A736880" w14:textId="77777777" w:rsidR="0023115F" w:rsidRDefault="0023115F">
      <w:pPr>
        <w:rPr>
          <w:rFonts w:ascii="Arial" w:hAnsi="Arial" w:cs="Arial"/>
          <w:lang w:val="en-US"/>
        </w:rPr>
      </w:pPr>
      <w:r w:rsidRPr="0023115F">
        <w:rPr>
          <w:rFonts w:ascii="Arial" w:hAnsi="Arial" w:cs="Arial"/>
          <w:noProof/>
          <w:lang w:val="en-US" w:eastAsia="en-US"/>
        </w:rPr>
        <w:lastRenderedPageBreak/>
        <w:drawing>
          <wp:inline distT="0" distB="0" distL="0" distR="0" wp14:anchorId="28E68576" wp14:editId="5F065C2F">
            <wp:extent cx="5612130" cy="4111393"/>
            <wp:effectExtent l="0" t="0" r="7620" b="3810"/>
            <wp:docPr id="3" name="Picture 3" descr="C:\Users\luislizcanos\Google Drive\Articulos\Pendientes\Varadero growth rates\Figuras\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uislizcanos\Google Drive\Articulos\Pendientes\Varadero growth rates\Figuras\Fig. 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4111393"/>
                    </a:xfrm>
                    <a:prstGeom prst="rect">
                      <a:avLst/>
                    </a:prstGeom>
                    <a:noFill/>
                    <a:ln>
                      <a:noFill/>
                    </a:ln>
                  </pic:spPr>
                </pic:pic>
              </a:graphicData>
            </a:graphic>
          </wp:inline>
        </w:drawing>
      </w:r>
    </w:p>
    <w:p w14:paraId="0BA1399F" w14:textId="77777777" w:rsidR="0023115F" w:rsidRDefault="0023115F">
      <w:pPr>
        <w:rPr>
          <w:rFonts w:ascii="Arial" w:hAnsi="Arial" w:cs="Arial"/>
          <w:lang w:val="en-US"/>
        </w:rPr>
      </w:pPr>
    </w:p>
    <w:p w14:paraId="437D8AA7" w14:textId="0672AE57" w:rsidR="0023115F" w:rsidRDefault="0023115F">
      <w:pPr>
        <w:rPr>
          <w:rFonts w:ascii="Arial" w:hAnsi="Arial" w:cs="Arial"/>
          <w:lang w:val="en-US"/>
        </w:rPr>
      </w:pPr>
      <w:r w:rsidRPr="0023115F">
        <w:rPr>
          <w:rFonts w:ascii="Arial" w:hAnsi="Arial" w:cs="Arial"/>
          <w:b/>
          <w:lang w:val="en-US"/>
        </w:rPr>
        <w:t>Figure 2.</w:t>
      </w:r>
      <w:r>
        <w:rPr>
          <w:rFonts w:ascii="Arial" w:hAnsi="Arial" w:cs="Arial"/>
          <w:lang w:val="en-US"/>
        </w:rPr>
        <w:t xml:space="preserve"> Total suspended sediments (TSS) within Cartagena Bay</w:t>
      </w:r>
      <w:r w:rsidR="007373A1">
        <w:rPr>
          <w:rFonts w:ascii="Arial" w:hAnsi="Arial" w:cs="Arial"/>
          <w:lang w:val="en-US"/>
        </w:rPr>
        <w:t xml:space="preserve"> according to three different water flow rates</w:t>
      </w:r>
      <w:r w:rsidR="00320374">
        <w:rPr>
          <w:rFonts w:ascii="Arial" w:hAnsi="Arial" w:cs="Arial"/>
          <w:lang w:val="en-US"/>
        </w:rPr>
        <w:t xml:space="preserve"> from the Canal del </w:t>
      </w:r>
      <w:proofErr w:type="spellStart"/>
      <w:r w:rsidR="00320374">
        <w:rPr>
          <w:rFonts w:ascii="Arial" w:hAnsi="Arial" w:cs="Arial"/>
          <w:lang w:val="en-US"/>
        </w:rPr>
        <w:t>Dique</w:t>
      </w:r>
      <w:proofErr w:type="spellEnd"/>
      <w:r w:rsidR="00263F15">
        <w:rPr>
          <w:rFonts w:ascii="Arial" w:hAnsi="Arial" w:cs="Arial"/>
          <w:lang w:val="en-US"/>
        </w:rPr>
        <w:t>: high on December 26, 2011 (632</w:t>
      </w:r>
      <w:r w:rsidR="007373A1">
        <w:rPr>
          <w:rFonts w:ascii="Arial" w:hAnsi="Arial" w:cs="Arial"/>
          <w:lang w:val="en-US"/>
        </w:rPr>
        <w:t xml:space="preserve"> m</w:t>
      </w:r>
      <w:r w:rsidR="007373A1" w:rsidRPr="007373A1">
        <w:rPr>
          <w:rFonts w:ascii="Arial" w:hAnsi="Arial" w:cs="Arial"/>
          <w:vertAlign w:val="superscript"/>
          <w:lang w:val="en-US"/>
        </w:rPr>
        <w:t>3</w:t>
      </w:r>
      <w:r w:rsidR="007373A1">
        <w:rPr>
          <w:rFonts w:ascii="Arial" w:hAnsi="Arial" w:cs="Arial"/>
          <w:lang w:val="en-US"/>
        </w:rPr>
        <w:t xml:space="preserve"> s</w:t>
      </w:r>
      <w:r w:rsidR="007373A1" w:rsidRPr="007373A1">
        <w:rPr>
          <w:rFonts w:ascii="Arial" w:hAnsi="Arial" w:cs="Arial"/>
          <w:vertAlign w:val="superscript"/>
          <w:lang w:val="en-US"/>
        </w:rPr>
        <w:t>-1</w:t>
      </w:r>
      <w:r w:rsidR="007373A1">
        <w:rPr>
          <w:rFonts w:ascii="Arial" w:hAnsi="Arial" w:cs="Arial"/>
          <w:lang w:val="en-US"/>
        </w:rPr>
        <w:t>), mod</w:t>
      </w:r>
      <w:r w:rsidR="00263F15">
        <w:rPr>
          <w:rFonts w:ascii="Arial" w:hAnsi="Arial" w:cs="Arial"/>
          <w:lang w:val="en-US"/>
        </w:rPr>
        <w:t>erate on November 10, 2012 (378</w:t>
      </w:r>
      <w:r w:rsidR="007373A1">
        <w:rPr>
          <w:rFonts w:ascii="Arial" w:hAnsi="Arial" w:cs="Arial"/>
          <w:lang w:val="en-US"/>
        </w:rPr>
        <w:t xml:space="preserve"> m</w:t>
      </w:r>
      <w:r w:rsidR="007373A1" w:rsidRPr="007373A1">
        <w:rPr>
          <w:rFonts w:ascii="Arial" w:hAnsi="Arial" w:cs="Arial"/>
          <w:vertAlign w:val="superscript"/>
          <w:lang w:val="en-US"/>
        </w:rPr>
        <w:t>3</w:t>
      </w:r>
      <w:r w:rsidR="007373A1">
        <w:rPr>
          <w:rFonts w:ascii="Arial" w:hAnsi="Arial" w:cs="Arial"/>
          <w:lang w:val="en-US"/>
        </w:rPr>
        <w:t xml:space="preserve"> s</w:t>
      </w:r>
      <w:r w:rsidR="007373A1" w:rsidRPr="007373A1">
        <w:rPr>
          <w:rFonts w:ascii="Arial" w:hAnsi="Arial" w:cs="Arial"/>
          <w:vertAlign w:val="superscript"/>
          <w:lang w:val="en-US"/>
        </w:rPr>
        <w:t>-1</w:t>
      </w:r>
      <w:r w:rsidR="00263F15">
        <w:rPr>
          <w:rFonts w:ascii="Arial" w:hAnsi="Arial" w:cs="Arial"/>
          <w:lang w:val="en-US"/>
        </w:rPr>
        <w:t>) and low on February 14, 2013 (158</w:t>
      </w:r>
      <w:r w:rsidR="007373A1">
        <w:rPr>
          <w:rFonts w:ascii="Arial" w:hAnsi="Arial" w:cs="Arial"/>
          <w:lang w:val="en-US"/>
        </w:rPr>
        <w:t xml:space="preserve"> m</w:t>
      </w:r>
      <w:r w:rsidR="007373A1" w:rsidRPr="007373A1">
        <w:rPr>
          <w:rFonts w:ascii="Arial" w:hAnsi="Arial" w:cs="Arial"/>
          <w:vertAlign w:val="superscript"/>
          <w:lang w:val="en-US"/>
        </w:rPr>
        <w:t>3</w:t>
      </w:r>
      <w:r w:rsidR="007373A1">
        <w:rPr>
          <w:rFonts w:ascii="Arial" w:hAnsi="Arial" w:cs="Arial"/>
          <w:lang w:val="en-US"/>
        </w:rPr>
        <w:t xml:space="preserve"> s</w:t>
      </w:r>
      <w:r w:rsidR="007373A1" w:rsidRPr="007373A1">
        <w:rPr>
          <w:rFonts w:ascii="Arial" w:hAnsi="Arial" w:cs="Arial"/>
          <w:vertAlign w:val="superscript"/>
          <w:lang w:val="en-US"/>
        </w:rPr>
        <w:t>-1</w:t>
      </w:r>
      <w:r w:rsidR="007373A1">
        <w:rPr>
          <w:rFonts w:ascii="Arial" w:hAnsi="Arial" w:cs="Arial"/>
          <w:lang w:val="en-US"/>
        </w:rPr>
        <w:t>)</w:t>
      </w:r>
      <w:r>
        <w:rPr>
          <w:rFonts w:ascii="Arial" w:hAnsi="Arial" w:cs="Arial"/>
          <w:lang w:val="en-US"/>
        </w:rPr>
        <w:t xml:space="preserve">. Landsat 7 satellite imagery showing different levels of </w:t>
      </w:r>
      <w:r w:rsidR="00AD20DF">
        <w:rPr>
          <w:rFonts w:ascii="Arial" w:hAnsi="Arial" w:cs="Arial"/>
          <w:lang w:val="en-US"/>
        </w:rPr>
        <w:t xml:space="preserve">suspended </w:t>
      </w:r>
      <w:r>
        <w:rPr>
          <w:rFonts w:ascii="Arial" w:hAnsi="Arial" w:cs="Arial"/>
          <w:lang w:val="en-US"/>
        </w:rPr>
        <w:t>sediment</w:t>
      </w:r>
      <w:r w:rsidR="00AD20DF">
        <w:rPr>
          <w:rFonts w:ascii="Arial" w:hAnsi="Arial" w:cs="Arial"/>
          <w:lang w:val="en-US"/>
        </w:rPr>
        <w:t>s</w:t>
      </w:r>
      <w:r w:rsidR="00365B2B">
        <w:rPr>
          <w:rFonts w:ascii="Arial" w:hAnsi="Arial" w:cs="Arial"/>
          <w:lang w:val="en-US"/>
        </w:rPr>
        <w:t xml:space="preserve"> from</w:t>
      </w:r>
      <w:r>
        <w:rPr>
          <w:rFonts w:ascii="Arial" w:hAnsi="Arial" w:cs="Arial"/>
          <w:lang w:val="en-US"/>
        </w:rPr>
        <w:t xml:space="preserve"> the Canal del </w:t>
      </w:r>
      <w:proofErr w:type="spellStart"/>
      <w:r>
        <w:rPr>
          <w:rFonts w:ascii="Arial" w:hAnsi="Arial" w:cs="Arial"/>
          <w:lang w:val="en-US"/>
        </w:rPr>
        <w:t>Dique</w:t>
      </w:r>
      <w:proofErr w:type="spellEnd"/>
      <w:r w:rsidR="00142D43">
        <w:rPr>
          <w:rFonts w:ascii="Arial" w:hAnsi="Arial" w:cs="Arial"/>
          <w:lang w:val="en-US"/>
        </w:rPr>
        <w:t xml:space="preserve"> (a-c</w:t>
      </w:r>
      <w:r w:rsidR="00FB7C35">
        <w:rPr>
          <w:rFonts w:ascii="Arial" w:hAnsi="Arial" w:cs="Arial"/>
          <w:lang w:val="en-US"/>
        </w:rPr>
        <w:t>). MODIS Terra (MOD09GQ; band 1) satellite imagery calibrated for TSS</w:t>
      </w:r>
      <w:r w:rsidR="00640197">
        <w:rPr>
          <w:rFonts w:ascii="Arial" w:hAnsi="Arial" w:cs="Arial"/>
          <w:lang w:val="en-US"/>
        </w:rPr>
        <w:t>,</w:t>
      </w:r>
      <w:r w:rsidR="00FB7C35">
        <w:rPr>
          <w:rFonts w:ascii="Arial" w:hAnsi="Arial" w:cs="Arial"/>
          <w:lang w:val="en-US"/>
        </w:rPr>
        <w:t xml:space="preserve"> following the model </w:t>
      </w:r>
      <w:r w:rsidR="008642C9">
        <w:rPr>
          <w:rFonts w:ascii="Arial" w:hAnsi="Arial" w:cs="Arial"/>
          <w:lang w:val="en-US"/>
        </w:rPr>
        <w:t xml:space="preserve">produced </w:t>
      </w:r>
      <w:r w:rsidR="00FB7C35">
        <w:rPr>
          <w:rFonts w:ascii="Arial" w:hAnsi="Arial" w:cs="Arial"/>
          <w:lang w:val="en-US"/>
        </w:rPr>
        <w:t xml:space="preserve">by Restrepo et al. </w:t>
      </w:r>
      <w:r w:rsidR="00FB7C35">
        <w:rPr>
          <w:rFonts w:ascii="Arial" w:hAnsi="Arial" w:cs="Arial"/>
          <w:lang w:val="en-US"/>
        </w:rPr>
        <w:fldChar w:fldCharType="begin" w:fldLock="1"/>
      </w:r>
      <w:r w:rsidR="00794489">
        <w:rPr>
          <w:rFonts w:ascii="Arial" w:hAnsi="Arial" w:cs="Arial"/>
          <w:lang w:val="en-US"/>
        </w:rPr>
        <w:instrText>ADDIN CSL_CITATION {"citationItems":[{"id":"ITEM-1","itemData":{"DOI":"10.1016/j.scitotenv.2016.02.140","ISSN":"00489697","author":[{"dropping-particle":"","family":"Restrepo","given":"Juan D.","non-dropping-particle":"","parse-names":false,"suffix":""},{"dropping-particle":"","family":"Park","given":"Edward","non-dropping-particle":"","parse-names":false,"suffix":""},{"dropping-particle":"","family":"Aquino","given":"Samia","non-dropping-particle":"","parse-names":false,"suffix":""},{"dropping-particle":"","family":"Latrubesse","given":"Edgardo M.","non-dropping-particle":"","parse-names":false,"suffix":""}],"container-title":"Science of The Total Environment","id":"ITEM-1","issued":{"date-parts":[["2016"]]},"page":"316-329","publisher":"Elsevier B.V.","title":"Coral reefs chronically exposed to river sediment plumes in the southwestern Caribbean: Rosario Islands, Colombia","type":"article-journal","volume":"553"},"suppress-author":1,"uris":["http://www.mendeley.com/documents/?uuid=ca960285-a23b-4a3f-9cc2-70bfdf340f5a"]}],"mendeley":{"formattedCitation":"(2016)","plainTextFormattedCitation":"(2016)","previouslyFormattedCitation":"(2016)"},"properties":{"noteIndex":0},"schema":"https://github.com/citation-style-language/schema/raw/master/csl-citation.json"}</w:instrText>
      </w:r>
      <w:r w:rsidR="00FB7C35">
        <w:rPr>
          <w:rFonts w:ascii="Arial" w:hAnsi="Arial" w:cs="Arial"/>
          <w:lang w:val="en-US"/>
        </w:rPr>
        <w:fldChar w:fldCharType="separate"/>
      </w:r>
      <w:r w:rsidR="00FB7C35" w:rsidRPr="00FB7C35">
        <w:rPr>
          <w:rFonts w:ascii="Arial" w:hAnsi="Arial" w:cs="Arial"/>
          <w:noProof/>
          <w:lang w:val="en-US"/>
        </w:rPr>
        <w:t>(2016)</w:t>
      </w:r>
      <w:r w:rsidR="00FB7C35">
        <w:rPr>
          <w:rFonts w:ascii="Arial" w:hAnsi="Arial" w:cs="Arial"/>
          <w:lang w:val="en-US"/>
        </w:rPr>
        <w:fldChar w:fldCharType="end"/>
      </w:r>
      <w:r w:rsidR="008642C9">
        <w:rPr>
          <w:rFonts w:ascii="Arial" w:hAnsi="Arial" w:cs="Arial"/>
          <w:lang w:val="en-US"/>
        </w:rPr>
        <w:t xml:space="preserve"> </w:t>
      </w:r>
      <w:r w:rsidR="00640197">
        <w:rPr>
          <w:rFonts w:ascii="Arial" w:hAnsi="Arial" w:cs="Arial"/>
          <w:lang w:val="en-US"/>
        </w:rPr>
        <w:t>for</w:t>
      </w:r>
      <w:r w:rsidR="008642C9">
        <w:rPr>
          <w:rFonts w:ascii="Arial" w:hAnsi="Arial" w:cs="Arial"/>
          <w:lang w:val="en-US"/>
        </w:rPr>
        <w:t xml:space="preserve"> the same</w:t>
      </w:r>
      <w:r w:rsidR="00142D43">
        <w:rPr>
          <w:rFonts w:ascii="Arial" w:hAnsi="Arial" w:cs="Arial"/>
          <w:lang w:val="en-US"/>
        </w:rPr>
        <w:t xml:space="preserve"> area (d-f</w:t>
      </w:r>
      <w:r w:rsidR="008642C9">
        <w:rPr>
          <w:rFonts w:ascii="Arial" w:hAnsi="Arial" w:cs="Arial"/>
          <w:lang w:val="en-US"/>
        </w:rPr>
        <w:t>).</w:t>
      </w:r>
      <w:r w:rsidR="00BB2AAF">
        <w:rPr>
          <w:rFonts w:ascii="Arial" w:hAnsi="Arial" w:cs="Arial"/>
          <w:lang w:val="en-US"/>
        </w:rPr>
        <w:t xml:space="preserve"> The Varadero coral reef is shown as a white-bordered polygon.</w:t>
      </w:r>
    </w:p>
    <w:p w14:paraId="385F94DE" w14:textId="77777777" w:rsidR="0023115F" w:rsidRDefault="0023115F">
      <w:pPr>
        <w:rPr>
          <w:rFonts w:ascii="Arial" w:hAnsi="Arial" w:cs="Arial"/>
          <w:lang w:val="en-US"/>
        </w:rPr>
      </w:pPr>
    </w:p>
    <w:p w14:paraId="560C2F7B" w14:textId="423CFA6A" w:rsidR="0023115F" w:rsidRDefault="0023115F">
      <w:pPr>
        <w:rPr>
          <w:rFonts w:ascii="Arial" w:hAnsi="Arial" w:cs="Arial"/>
          <w:lang w:val="en-US"/>
        </w:rPr>
      </w:pPr>
      <w:r>
        <w:rPr>
          <w:rFonts w:ascii="Arial" w:hAnsi="Arial" w:cs="Arial"/>
          <w:lang w:val="en-US"/>
        </w:rPr>
        <w:br w:type="page"/>
      </w:r>
    </w:p>
    <w:p w14:paraId="10505FC5" w14:textId="77777777" w:rsidR="00386546" w:rsidRPr="00C451E0" w:rsidRDefault="00386546">
      <w:pPr>
        <w:ind w:firstLine="360"/>
        <w:jc w:val="both"/>
        <w:rPr>
          <w:rFonts w:ascii="Arial" w:hAnsi="Arial" w:cs="Arial"/>
          <w:lang w:val="en-US"/>
        </w:rPr>
      </w:pPr>
    </w:p>
    <w:p w14:paraId="00EF7B66" w14:textId="64469A59" w:rsidR="003C0674" w:rsidRPr="00C451E0" w:rsidRDefault="00B53B92">
      <w:pPr>
        <w:ind w:firstLine="360"/>
        <w:jc w:val="both"/>
        <w:rPr>
          <w:rFonts w:ascii="Arial" w:hAnsi="Arial" w:cs="Arial"/>
          <w:lang w:val="en-US"/>
        </w:rPr>
      </w:pPr>
      <w:r w:rsidRPr="00B53B92">
        <w:rPr>
          <w:rFonts w:ascii="Arial" w:hAnsi="Arial" w:cs="Arial"/>
          <w:noProof/>
          <w:lang w:val="en-US" w:eastAsia="en-US"/>
        </w:rPr>
        <w:drawing>
          <wp:inline distT="0" distB="0" distL="0" distR="0" wp14:anchorId="6AF06843" wp14:editId="0DDCA22F">
            <wp:extent cx="5038725" cy="5467350"/>
            <wp:effectExtent l="0" t="0" r="9525" b="0"/>
            <wp:docPr id="9" name="Picture 9" descr="C:\Users\luislizcanos\Google Drive\Articulos\Pendientes\Varadero growth rates\Figuras\Fig. 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uislizcanos\Google Drive\Articulos\Pendientes\Varadero growth rates\Figuras\Fig. 4.t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8725" cy="5467350"/>
                    </a:xfrm>
                    <a:prstGeom prst="rect">
                      <a:avLst/>
                    </a:prstGeom>
                    <a:noFill/>
                    <a:ln>
                      <a:noFill/>
                    </a:ln>
                  </pic:spPr>
                </pic:pic>
              </a:graphicData>
            </a:graphic>
          </wp:inline>
        </w:drawing>
      </w:r>
    </w:p>
    <w:p w14:paraId="6A3C289C" w14:textId="337FCF5F" w:rsidR="003C0674" w:rsidRPr="00C451E0" w:rsidRDefault="00252C53" w:rsidP="005D46B4">
      <w:pPr>
        <w:jc w:val="both"/>
        <w:rPr>
          <w:rFonts w:ascii="Arial" w:hAnsi="Arial" w:cs="Arial"/>
          <w:lang w:val="en-US"/>
        </w:rPr>
      </w:pPr>
      <w:r w:rsidRPr="005D46B4">
        <w:rPr>
          <w:rFonts w:ascii="Arial" w:hAnsi="Arial" w:cs="Arial"/>
          <w:b/>
          <w:lang w:val="en-US"/>
        </w:rPr>
        <w:t>Figure 3</w:t>
      </w:r>
      <w:r w:rsidR="003C0674" w:rsidRPr="005D46B4">
        <w:rPr>
          <w:rFonts w:ascii="Arial" w:hAnsi="Arial" w:cs="Arial"/>
          <w:b/>
          <w:lang w:val="en-US"/>
        </w:rPr>
        <w:t>.</w:t>
      </w:r>
      <w:r w:rsidR="00B53B92">
        <w:rPr>
          <w:rFonts w:ascii="Arial" w:hAnsi="Arial" w:cs="Arial"/>
          <w:lang w:val="en-US"/>
        </w:rPr>
        <w:t xml:space="preserve"> Climatology</w:t>
      </w:r>
      <w:r w:rsidR="00864DE2">
        <w:rPr>
          <w:rFonts w:ascii="Arial" w:hAnsi="Arial" w:cs="Arial"/>
          <w:lang w:val="en-US"/>
        </w:rPr>
        <w:t xml:space="preserve"> of hydrological and environmental data obtained for the Canal del </w:t>
      </w:r>
      <w:proofErr w:type="spellStart"/>
      <w:r w:rsidR="00864DE2">
        <w:rPr>
          <w:rFonts w:ascii="Arial" w:hAnsi="Arial" w:cs="Arial"/>
          <w:lang w:val="en-US"/>
        </w:rPr>
        <w:t>Dique</w:t>
      </w:r>
      <w:proofErr w:type="spellEnd"/>
      <w:r w:rsidR="00864DE2">
        <w:rPr>
          <w:rFonts w:ascii="Arial" w:hAnsi="Arial" w:cs="Arial"/>
          <w:lang w:val="en-US"/>
        </w:rPr>
        <w:t xml:space="preserve"> </w:t>
      </w:r>
      <w:r w:rsidR="00BD28C3">
        <w:rPr>
          <w:rFonts w:ascii="Arial" w:hAnsi="Arial" w:cs="Arial"/>
          <w:lang w:val="en-US"/>
        </w:rPr>
        <w:t>and Cartagena Bay area</w:t>
      </w:r>
      <w:r w:rsidR="00864DE2">
        <w:rPr>
          <w:rFonts w:ascii="Arial" w:hAnsi="Arial" w:cs="Arial"/>
          <w:lang w:val="en-US"/>
        </w:rPr>
        <w:t xml:space="preserve">. Data </w:t>
      </w:r>
      <w:r w:rsidR="005D46B4">
        <w:rPr>
          <w:rFonts w:ascii="Arial" w:hAnsi="Arial" w:cs="Arial"/>
          <w:lang w:val="en-US"/>
        </w:rPr>
        <w:t xml:space="preserve">sources </w:t>
      </w:r>
      <w:r w:rsidR="00B53B92">
        <w:rPr>
          <w:rFonts w:ascii="Arial" w:hAnsi="Arial" w:cs="Arial"/>
          <w:lang w:val="en-US"/>
        </w:rPr>
        <w:t xml:space="preserve">and base periods are </w:t>
      </w:r>
      <w:r w:rsidR="00422FA3">
        <w:rPr>
          <w:rFonts w:ascii="Arial" w:hAnsi="Arial" w:cs="Arial"/>
          <w:lang w:val="en-US"/>
        </w:rPr>
        <w:t>described in the methods section.</w:t>
      </w:r>
    </w:p>
    <w:p w14:paraId="0EF8D0E6" w14:textId="2C8659BA" w:rsidR="00386546" w:rsidRPr="00C451E0" w:rsidRDefault="00386546">
      <w:pPr>
        <w:rPr>
          <w:rFonts w:ascii="Arial" w:hAnsi="Arial" w:cs="Arial"/>
          <w:lang w:val="en-US"/>
        </w:rPr>
      </w:pPr>
      <w:r w:rsidRPr="00C451E0">
        <w:rPr>
          <w:rFonts w:ascii="Arial" w:hAnsi="Arial" w:cs="Arial"/>
          <w:lang w:val="en-US"/>
        </w:rPr>
        <w:br w:type="page"/>
      </w:r>
    </w:p>
    <w:p w14:paraId="392D03EC" w14:textId="77777777" w:rsidR="003C0674" w:rsidRPr="00C451E0" w:rsidRDefault="003C0674">
      <w:pPr>
        <w:ind w:firstLine="360"/>
        <w:jc w:val="both"/>
        <w:rPr>
          <w:rFonts w:ascii="Arial" w:hAnsi="Arial" w:cs="Arial"/>
          <w:lang w:val="en-US"/>
        </w:rPr>
      </w:pPr>
    </w:p>
    <w:p w14:paraId="65639A26" w14:textId="02ECDE30" w:rsidR="00DE55E5" w:rsidRPr="00C451E0" w:rsidRDefault="00864DE2" w:rsidP="00DE55E5">
      <w:pPr>
        <w:jc w:val="both"/>
        <w:rPr>
          <w:rFonts w:ascii="Arial" w:hAnsi="Arial" w:cs="Arial"/>
          <w:lang w:val="en-US"/>
        </w:rPr>
      </w:pPr>
      <w:r w:rsidRPr="003C0674">
        <w:rPr>
          <w:rFonts w:ascii="Arial" w:hAnsi="Arial" w:cs="Arial"/>
          <w:noProof/>
          <w:lang w:val="en-US" w:eastAsia="en-US"/>
        </w:rPr>
        <w:drawing>
          <wp:inline distT="0" distB="0" distL="0" distR="0" wp14:anchorId="54148046" wp14:editId="5C7763C6">
            <wp:extent cx="5612130" cy="2486660"/>
            <wp:effectExtent l="0" t="0" r="7620" b="8890"/>
            <wp:docPr id="6" name="Imagen 6" descr="D:\BIOLOGIA\Cartagena\MS Varadero\Figuras\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BIOLOGIA\Cartagena\MS Varadero\Figuras\Fig. 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486660"/>
                    </a:xfrm>
                    <a:prstGeom prst="rect">
                      <a:avLst/>
                    </a:prstGeom>
                    <a:noFill/>
                    <a:ln>
                      <a:noFill/>
                    </a:ln>
                  </pic:spPr>
                </pic:pic>
              </a:graphicData>
            </a:graphic>
          </wp:inline>
        </w:drawing>
      </w:r>
    </w:p>
    <w:p w14:paraId="5AA71469" w14:textId="06B1E4C9" w:rsidR="00DE55E5" w:rsidRPr="00C451E0" w:rsidRDefault="00383475" w:rsidP="00DE55E5">
      <w:pPr>
        <w:jc w:val="both"/>
        <w:rPr>
          <w:rFonts w:ascii="Arial" w:hAnsi="Arial" w:cs="Arial"/>
          <w:lang w:val="en-US"/>
        </w:rPr>
      </w:pPr>
      <w:r w:rsidRPr="005A70D6">
        <w:rPr>
          <w:rFonts w:ascii="Arial" w:hAnsi="Arial" w:cs="Arial"/>
          <w:b/>
          <w:lang w:val="en-US"/>
        </w:rPr>
        <w:t>Figure 4</w:t>
      </w:r>
      <w:r w:rsidR="00DE55E5" w:rsidRPr="005A70D6">
        <w:rPr>
          <w:rFonts w:ascii="Arial" w:hAnsi="Arial" w:cs="Arial"/>
          <w:b/>
          <w:lang w:val="en-US"/>
        </w:rPr>
        <w:t>.</w:t>
      </w:r>
      <w:r w:rsidR="00730383">
        <w:rPr>
          <w:rFonts w:ascii="Arial" w:hAnsi="Arial" w:cs="Arial"/>
          <w:lang w:val="en-US"/>
        </w:rPr>
        <w:t xml:space="preserve"> Banding patterns within a core (VAR1) of the coral </w:t>
      </w:r>
      <w:r w:rsidR="00730383" w:rsidRPr="009D6AAF">
        <w:rPr>
          <w:rFonts w:ascii="Arial" w:hAnsi="Arial" w:cs="Arial"/>
          <w:i/>
          <w:lang w:val="en-US"/>
        </w:rPr>
        <w:t xml:space="preserve">O. </w:t>
      </w:r>
      <w:proofErr w:type="spellStart"/>
      <w:r w:rsidR="00730383" w:rsidRPr="009D6AAF">
        <w:rPr>
          <w:rFonts w:ascii="Arial" w:hAnsi="Arial" w:cs="Arial"/>
          <w:i/>
          <w:lang w:val="en-US"/>
        </w:rPr>
        <w:t>faveolata</w:t>
      </w:r>
      <w:proofErr w:type="spellEnd"/>
      <w:r w:rsidR="00730383">
        <w:rPr>
          <w:rFonts w:ascii="Arial" w:hAnsi="Arial" w:cs="Arial"/>
          <w:lang w:val="en-US"/>
        </w:rPr>
        <w:t xml:space="preserve">. </w:t>
      </w:r>
      <w:r w:rsidR="007602A5">
        <w:rPr>
          <w:rFonts w:ascii="Arial" w:hAnsi="Arial" w:cs="Arial"/>
          <w:lang w:val="en-US"/>
        </w:rPr>
        <w:t>Annual</w:t>
      </w:r>
      <w:r w:rsidR="00730383">
        <w:rPr>
          <w:rFonts w:ascii="Arial" w:hAnsi="Arial" w:cs="Arial"/>
          <w:lang w:val="en-US"/>
        </w:rPr>
        <w:t xml:space="preserve"> skeletal density is shown as a light (low density) and dark (high density) band in gray scale (X-radiograph). </w:t>
      </w:r>
      <w:r w:rsidR="007602A5">
        <w:rPr>
          <w:rFonts w:ascii="Arial" w:hAnsi="Arial" w:cs="Arial"/>
          <w:lang w:val="en-US"/>
        </w:rPr>
        <w:t>Annual</w:t>
      </w:r>
      <w:r w:rsidR="00221AE7">
        <w:rPr>
          <w:rFonts w:ascii="Arial" w:hAnsi="Arial" w:cs="Arial"/>
          <w:lang w:val="en-US"/>
        </w:rPr>
        <w:t xml:space="preserve"> luminescent bands are shown as light and dark bands under UV-A light. </w:t>
      </w:r>
      <w:r w:rsidR="007D6AF4">
        <w:rPr>
          <w:rFonts w:ascii="Arial" w:hAnsi="Arial" w:cs="Arial"/>
          <w:lang w:val="en-US"/>
        </w:rPr>
        <w:t>L</w:t>
      </w:r>
      <w:r w:rsidR="00221AE7">
        <w:rPr>
          <w:rFonts w:ascii="Arial" w:hAnsi="Arial" w:cs="Arial"/>
          <w:lang w:val="en-US"/>
        </w:rPr>
        <w:t>ighter (more intense) luminescence band</w:t>
      </w:r>
      <w:r w:rsidR="007D6AF4">
        <w:rPr>
          <w:rFonts w:ascii="Arial" w:hAnsi="Arial" w:cs="Arial"/>
          <w:lang w:val="en-US"/>
        </w:rPr>
        <w:t>s</w:t>
      </w:r>
      <w:r w:rsidR="00221AE7">
        <w:rPr>
          <w:rFonts w:ascii="Arial" w:hAnsi="Arial" w:cs="Arial"/>
          <w:lang w:val="en-US"/>
        </w:rPr>
        <w:t xml:space="preserve">, </w:t>
      </w:r>
      <w:r w:rsidR="007D6AF4">
        <w:rPr>
          <w:rFonts w:ascii="Arial" w:hAnsi="Arial" w:cs="Arial"/>
          <w:lang w:val="en-US"/>
        </w:rPr>
        <w:t>represent</w:t>
      </w:r>
      <w:r w:rsidR="00221AE7">
        <w:rPr>
          <w:rFonts w:ascii="Arial" w:hAnsi="Arial" w:cs="Arial"/>
          <w:lang w:val="en-US"/>
        </w:rPr>
        <w:t xml:space="preserve"> higher terrestrial </w:t>
      </w:r>
      <w:r w:rsidR="005A70D6">
        <w:rPr>
          <w:rFonts w:ascii="Arial" w:hAnsi="Arial" w:cs="Arial"/>
          <w:lang w:val="en-US"/>
        </w:rPr>
        <w:t xml:space="preserve">influences </w:t>
      </w:r>
      <w:r w:rsidR="00FF7D0D">
        <w:rPr>
          <w:rFonts w:ascii="Arial" w:hAnsi="Arial" w:cs="Arial"/>
          <w:lang w:val="en-US"/>
        </w:rPr>
        <w:t>recorded in</w:t>
      </w:r>
      <w:r w:rsidR="007602A5">
        <w:rPr>
          <w:rFonts w:ascii="Arial" w:hAnsi="Arial" w:cs="Arial"/>
          <w:lang w:val="en-US"/>
        </w:rPr>
        <w:t xml:space="preserve"> the coral skeleton </w:t>
      </w:r>
      <w:r w:rsidR="005A70D6">
        <w:rPr>
          <w:rFonts w:ascii="Arial" w:hAnsi="Arial" w:cs="Arial"/>
          <w:lang w:val="en-US"/>
        </w:rPr>
        <w:fldChar w:fldCharType="begin" w:fldLock="1"/>
      </w:r>
      <w:r w:rsidR="00D70337">
        <w:rPr>
          <w:rFonts w:ascii="Arial" w:hAnsi="Arial" w:cs="Arial"/>
          <w:lang w:val="en-US"/>
        </w:rPr>
        <w:instrText>ADDIN CSL_CITATION {"citationItems":[{"id":"ITEM-1","itemData":{"DOI":"10.1007/s00338-010-0629-y","ISBN":"0722-4028","ISSN":"07224028","abstract":"Abstract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runoff.","author":[{"dropping-particle":"","family":"Grove","given":"C. A.","non-dropping-particle":"","parse-names":false,"suffix":""},{"dropping-particle":"","family":"Nagtegaal","given":"R.","non-dropping-particle":"","parse-names":false,"suffix":""},{"dropping-particle":"","family":"Zinke","given":"J.","non-dropping-particle":"","parse-names":false,"suffix":""},{"dropping-particle":"","family":"Scheufen","given":"T.","non-dropping-particle":"","parse-names":false,"suffix":""},{"dropping-particle":"","family":"Koster","given":"B.","non-dropping-particle":"","parse-names":false,"suffix":""},{"dropping-particle":"","family":"Kasper","given":"S.","non-dropping-particle":"","parse-names":false,"suffix":""},{"dropping-particle":"","family":"McCulloch","given":"M. T.","non-dropping-particle":"","parse-names":false,"suffix":""},{"dropping-particle":"","family":"Bergh","given":"G.","non-dropping-particle":"van den","parse-names":false,"suffix":""},{"dropping-particle":"","family":"Brummer","given":"G. Jan A","non-dropping-particle":"","parse-names":false,"suffix":""}],"container-title":"Coral Reefs","id":"ITEM-1","issue":"3","issued":{"date-parts":[["2010"]]},"page":"579-591","title":"River runoff reconstructions from novel spectral luminescence scanning of massive coral skeletons","type":"article-journal","volume":"29"},"uris":["http://www.mendeley.com/documents/?uuid=7b478a30-56e3-46cd-863d-abbf14f7cfef"]}],"mendeley":{"formattedCitation":"(Grove et al. 2010)","plainTextFormattedCitation":"(Grove et al. 2010)","previouslyFormattedCitation":"(Grove et al. 2010)"},"properties":{"noteIndex":0},"schema":"https://github.com/citation-style-language/schema/raw/master/csl-citation.json"}</w:instrText>
      </w:r>
      <w:r w:rsidR="005A70D6">
        <w:rPr>
          <w:rFonts w:ascii="Arial" w:hAnsi="Arial" w:cs="Arial"/>
          <w:lang w:val="en-US"/>
        </w:rPr>
        <w:fldChar w:fldCharType="separate"/>
      </w:r>
      <w:r w:rsidR="005A70D6" w:rsidRPr="005A70D6">
        <w:rPr>
          <w:rFonts w:ascii="Arial" w:hAnsi="Arial" w:cs="Arial"/>
          <w:noProof/>
          <w:lang w:val="en-US"/>
        </w:rPr>
        <w:t>(Grove et al. 2010)</w:t>
      </w:r>
      <w:r w:rsidR="005A70D6">
        <w:rPr>
          <w:rFonts w:ascii="Arial" w:hAnsi="Arial" w:cs="Arial"/>
          <w:lang w:val="en-US"/>
        </w:rPr>
        <w:fldChar w:fldCharType="end"/>
      </w:r>
      <w:r w:rsidR="00B72027">
        <w:rPr>
          <w:rFonts w:ascii="Arial" w:hAnsi="Arial" w:cs="Arial"/>
          <w:lang w:val="en-US"/>
        </w:rPr>
        <w:t>.</w:t>
      </w:r>
    </w:p>
    <w:p w14:paraId="3D5E1E1C" w14:textId="0EFC35ED" w:rsidR="00386546" w:rsidRPr="00C451E0" w:rsidRDefault="00386546">
      <w:pPr>
        <w:rPr>
          <w:rFonts w:ascii="Arial" w:hAnsi="Arial" w:cs="Arial"/>
          <w:lang w:val="en-US"/>
        </w:rPr>
      </w:pPr>
      <w:r w:rsidRPr="00C451E0">
        <w:rPr>
          <w:rFonts w:ascii="Arial" w:hAnsi="Arial" w:cs="Arial"/>
          <w:lang w:val="en-US"/>
        </w:rPr>
        <w:br w:type="page"/>
      </w:r>
    </w:p>
    <w:p w14:paraId="63C4115C" w14:textId="094215A0" w:rsidR="002218AE" w:rsidRPr="00C451E0" w:rsidRDefault="008C2B0C" w:rsidP="00E1565A">
      <w:pPr>
        <w:jc w:val="both"/>
        <w:rPr>
          <w:rFonts w:ascii="Arial" w:hAnsi="Arial" w:cs="Arial"/>
          <w:lang w:val="en-US"/>
        </w:rPr>
      </w:pPr>
      <w:r w:rsidRPr="008C2B0C">
        <w:rPr>
          <w:rFonts w:ascii="Arial" w:hAnsi="Arial" w:cs="Arial"/>
          <w:noProof/>
          <w:lang w:val="en-US" w:eastAsia="en-US"/>
        </w:rPr>
        <w:lastRenderedPageBreak/>
        <w:drawing>
          <wp:inline distT="0" distB="0" distL="0" distR="0" wp14:anchorId="1491FCFB" wp14:editId="7339BE2F">
            <wp:extent cx="3238500" cy="4705350"/>
            <wp:effectExtent l="0" t="0" r="0" b="0"/>
            <wp:docPr id="4" name="Picture 4" descr="C:\Users\luislizcanos\Google Drive\Articulos\Pendientes\Varadero growth rates\Figuras\Fig. 5-std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lizcanos\Google Drive\Articulos\Pendientes\Varadero growth rates\Figuras\Fig. 5-stda.t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38500" cy="4705350"/>
                    </a:xfrm>
                    <a:prstGeom prst="rect">
                      <a:avLst/>
                    </a:prstGeom>
                    <a:noFill/>
                    <a:ln>
                      <a:noFill/>
                    </a:ln>
                  </pic:spPr>
                </pic:pic>
              </a:graphicData>
            </a:graphic>
          </wp:inline>
        </w:drawing>
      </w:r>
    </w:p>
    <w:p w14:paraId="5CC38CE3" w14:textId="36EB1C25" w:rsidR="003C0674" w:rsidRPr="00C451E0" w:rsidRDefault="00383475" w:rsidP="00E1565A">
      <w:pPr>
        <w:jc w:val="both"/>
        <w:rPr>
          <w:rFonts w:ascii="Arial" w:hAnsi="Arial" w:cs="Arial"/>
          <w:lang w:val="en-US"/>
        </w:rPr>
      </w:pPr>
      <w:r w:rsidRPr="008C2B0C">
        <w:rPr>
          <w:rFonts w:ascii="Arial" w:hAnsi="Arial" w:cs="Arial"/>
          <w:b/>
          <w:lang w:val="en-US"/>
        </w:rPr>
        <w:t>Figure 5</w:t>
      </w:r>
      <w:r w:rsidR="003C0674" w:rsidRPr="008C2B0C">
        <w:rPr>
          <w:rFonts w:ascii="Arial" w:hAnsi="Arial" w:cs="Arial"/>
          <w:b/>
          <w:lang w:val="en-US"/>
        </w:rPr>
        <w:t>.</w:t>
      </w:r>
      <w:r w:rsidR="008C2B0C" w:rsidRPr="008C2B0C">
        <w:rPr>
          <w:rFonts w:ascii="Arial" w:hAnsi="Arial" w:cs="Arial"/>
          <w:b/>
          <w:lang w:val="en-US"/>
        </w:rPr>
        <w:t xml:space="preserve"> </w:t>
      </w:r>
      <w:r w:rsidR="008C2B0C">
        <w:rPr>
          <w:rFonts w:ascii="Arial" w:hAnsi="Arial" w:cs="Arial"/>
          <w:lang w:val="en-US"/>
        </w:rPr>
        <w:t xml:space="preserve">STDA coral growth time series of the corals </w:t>
      </w:r>
      <w:r w:rsidR="008C2B0C" w:rsidRPr="008C2B0C">
        <w:rPr>
          <w:rFonts w:ascii="Arial" w:hAnsi="Arial" w:cs="Arial"/>
          <w:i/>
          <w:lang w:val="en-US"/>
        </w:rPr>
        <w:t xml:space="preserve">O. </w:t>
      </w:r>
      <w:proofErr w:type="spellStart"/>
      <w:r w:rsidR="008C2B0C" w:rsidRPr="008C2B0C">
        <w:rPr>
          <w:rFonts w:ascii="Arial" w:hAnsi="Arial" w:cs="Arial"/>
          <w:i/>
          <w:lang w:val="en-US"/>
        </w:rPr>
        <w:t>faveolata</w:t>
      </w:r>
      <w:proofErr w:type="spellEnd"/>
      <w:r w:rsidR="008C2B0C">
        <w:rPr>
          <w:rFonts w:ascii="Arial" w:hAnsi="Arial" w:cs="Arial"/>
          <w:lang w:val="en-US"/>
        </w:rPr>
        <w:t xml:space="preserve"> collected in </w:t>
      </w:r>
      <w:proofErr w:type="spellStart"/>
      <w:r w:rsidR="008C2B0C">
        <w:rPr>
          <w:rFonts w:ascii="Arial" w:hAnsi="Arial" w:cs="Arial"/>
          <w:lang w:val="en-US"/>
        </w:rPr>
        <w:t>Varadero</w:t>
      </w:r>
      <w:proofErr w:type="spellEnd"/>
      <w:r w:rsidR="008C2B0C">
        <w:rPr>
          <w:rFonts w:ascii="Arial" w:hAnsi="Arial" w:cs="Arial"/>
          <w:lang w:val="en-US"/>
        </w:rPr>
        <w:t xml:space="preserve"> Reef. Black dashed line indicates a significa</w:t>
      </w:r>
      <w:r w:rsidR="00074272">
        <w:rPr>
          <w:rFonts w:ascii="Arial" w:hAnsi="Arial" w:cs="Arial"/>
          <w:lang w:val="en-US"/>
        </w:rPr>
        <w:t>nt</w:t>
      </w:r>
      <w:r w:rsidR="008C2B0C">
        <w:rPr>
          <w:rFonts w:ascii="Arial" w:hAnsi="Arial" w:cs="Arial"/>
          <w:lang w:val="en-US"/>
        </w:rPr>
        <w:t xml:space="preserve"> trend over the respective period for density </w:t>
      </w:r>
      <w:r w:rsidR="008C2B0C" w:rsidRPr="008C2B0C">
        <w:rPr>
          <w:rFonts w:ascii="Arial" w:hAnsi="Arial" w:cs="Arial"/>
          <w:sz w:val="24"/>
          <w:szCs w:val="24"/>
          <w:lang w:val="en-US"/>
        </w:rPr>
        <w:t>(r = -0.47, p &lt; 0.001)</w:t>
      </w:r>
      <w:r w:rsidR="008C2B0C">
        <w:rPr>
          <w:rFonts w:ascii="Arial" w:hAnsi="Arial" w:cs="Arial"/>
          <w:lang w:val="en-US"/>
        </w:rPr>
        <w:t xml:space="preserve"> and calcification </w:t>
      </w:r>
      <w:r w:rsidR="008C2B0C" w:rsidRPr="008C2B0C">
        <w:rPr>
          <w:rFonts w:ascii="Arial" w:hAnsi="Arial" w:cs="Arial"/>
          <w:sz w:val="24"/>
          <w:szCs w:val="24"/>
          <w:lang w:val="en-US"/>
        </w:rPr>
        <w:t>(r = -0.42, p &lt; 0.001)</w:t>
      </w:r>
      <w:r w:rsidR="008C2B0C">
        <w:rPr>
          <w:rFonts w:ascii="Arial" w:hAnsi="Arial" w:cs="Arial"/>
          <w:lang w:val="en-US"/>
        </w:rPr>
        <w:t xml:space="preserve">, but not for extension </w:t>
      </w:r>
      <w:r w:rsidR="008C2B0C" w:rsidRPr="008C2B0C">
        <w:rPr>
          <w:rFonts w:ascii="Arial" w:hAnsi="Arial" w:cs="Arial"/>
          <w:sz w:val="24"/>
          <w:szCs w:val="24"/>
          <w:lang w:val="en-US"/>
        </w:rPr>
        <w:t>(r = 0.16, p = 0.194)</w:t>
      </w:r>
      <w:r w:rsidR="008C2B0C">
        <w:rPr>
          <w:rFonts w:ascii="Arial" w:hAnsi="Arial" w:cs="Arial"/>
          <w:lang w:val="en-US"/>
        </w:rPr>
        <w:t>.</w:t>
      </w:r>
    </w:p>
    <w:p w14:paraId="289389C3" w14:textId="3F18D14F" w:rsidR="00386546" w:rsidRPr="00C451E0" w:rsidRDefault="00386546">
      <w:pPr>
        <w:rPr>
          <w:rFonts w:ascii="Arial" w:hAnsi="Arial" w:cs="Arial"/>
          <w:lang w:val="en-US"/>
        </w:rPr>
      </w:pPr>
      <w:r w:rsidRPr="00C451E0">
        <w:rPr>
          <w:rFonts w:ascii="Arial" w:hAnsi="Arial" w:cs="Arial"/>
          <w:lang w:val="en-US"/>
        </w:rPr>
        <w:br w:type="page"/>
      </w:r>
    </w:p>
    <w:p w14:paraId="07825D04" w14:textId="73311C86" w:rsidR="009E0BA2" w:rsidRPr="00C451E0" w:rsidRDefault="002F3F86" w:rsidP="00E1565A">
      <w:pPr>
        <w:jc w:val="both"/>
        <w:rPr>
          <w:rFonts w:ascii="Arial" w:hAnsi="Arial" w:cs="Arial"/>
          <w:lang w:val="en-US"/>
        </w:rPr>
      </w:pPr>
      <w:r w:rsidRPr="002F3F86">
        <w:rPr>
          <w:rFonts w:ascii="Arial" w:hAnsi="Arial" w:cs="Arial"/>
          <w:noProof/>
          <w:lang w:val="en-US" w:eastAsia="en-US"/>
        </w:rPr>
        <w:lastRenderedPageBreak/>
        <w:drawing>
          <wp:inline distT="0" distB="0" distL="0" distR="0" wp14:anchorId="2AB72631" wp14:editId="4D932C31">
            <wp:extent cx="5612130" cy="4021471"/>
            <wp:effectExtent l="0" t="0" r="7620" b="0"/>
            <wp:docPr id="5" name="Picture 5" descr="C:\Users\luislizcanos\Google Drive\Articulos\Pendientes\Varadero growth rates\Figuras\Fig. 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islizcanos\Google Drive\Articulos\Pendientes\Varadero growth rates\Figuras\Fig. 6.t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4021471"/>
                    </a:xfrm>
                    <a:prstGeom prst="rect">
                      <a:avLst/>
                    </a:prstGeom>
                    <a:noFill/>
                    <a:ln>
                      <a:noFill/>
                    </a:ln>
                  </pic:spPr>
                </pic:pic>
              </a:graphicData>
            </a:graphic>
          </wp:inline>
        </w:drawing>
      </w:r>
    </w:p>
    <w:p w14:paraId="4EAE81C2" w14:textId="5E98118B" w:rsidR="003C0674" w:rsidRDefault="003C0674" w:rsidP="00E1565A">
      <w:pPr>
        <w:jc w:val="both"/>
        <w:rPr>
          <w:rFonts w:ascii="Arial" w:hAnsi="Arial" w:cs="Arial"/>
          <w:lang w:val="en-US"/>
        </w:rPr>
      </w:pPr>
      <w:r w:rsidRPr="00FB70F3">
        <w:rPr>
          <w:rFonts w:ascii="Arial" w:hAnsi="Arial" w:cs="Arial"/>
          <w:b/>
          <w:lang w:val="en-US"/>
        </w:rPr>
        <w:t xml:space="preserve">Figure </w:t>
      </w:r>
      <w:r w:rsidR="00383475" w:rsidRPr="00FB70F3">
        <w:rPr>
          <w:rFonts w:ascii="Arial" w:hAnsi="Arial" w:cs="Arial"/>
          <w:b/>
          <w:lang w:val="en-US"/>
        </w:rPr>
        <w:t>6</w:t>
      </w:r>
      <w:r w:rsidRPr="00FB70F3">
        <w:rPr>
          <w:rFonts w:ascii="Arial" w:hAnsi="Arial" w:cs="Arial"/>
          <w:b/>
          <w:lang w:val="en-US"/>
        </w:rPr>
        <w:t>.</w:t>
      </w:r>
      <w:r w:rsidR="00E3019A">
        <w:rPr>
          <w:rFonts w:ascii="Arial" w:hAnsi="Arial" w:cs="Arial"/>
          <w:lang w:val="en-US"/>
        </w:rPr>
        <w:t xml:space="preserve"> Monthly time series of coral luminescence (G/B) and hydrological data from the Canal del </w:t>
      </w:r>
      <w:proofErr w:type="spellStart"/>
      <w:r w:rsidR="00E3019A">
        <w:rPr>
          <w:rFonts w:ascii="Arial" w:hAnsi="Arial" w:cs="Arial"/>
          <w:lang w:val="en-US"/>
        </w:rPr>
        <w:t>Dique</w:t>
      </w:r>
      <w:proofErr w:type="spellEnd"/>
      <w:r w:rsidR="00E3019A">
        <w:rPr>
          <w:rFonts w:ascii="Arial" w:hAnsi="Arial" w:cs="Arial"/>
          <w:lang w:val="en-US"/>
        </w:rPr>
        <w:t xml:space="preserve"> (in STDA units), and SOI values.</w:t>
      </w:r>
      <w:r w:rsidR="00496014">
        <w:rPr>
          <w:rFonts w:ascii="Arial" w:hAnsi="Arial" w:cs="Arial"/>
          <w:lang w:val="en-US"/>
        </w:rPr>
        <w:t xml:space="preserve"> The positive </w:t>
      </w:r>
      <w:r w:rsidR="00E3019A">
        <w:rPr>
          <w:rFonts w:ascii="Arial" w:hAnsi="Arial" w:cs="Arial"/>
          <w:lang w:val="en-US"/>
        </w:rPr>
        <w:t xml:space="preserve">(blue) </w:t>
      </w:r>
      <w:r w:rsidR="00496014">
        <w:rPr>
          <w:rFonts w:ascii="Arial" w:hAnsi="Arial" w:cs="Arial"/>
          <w:lang w:val="en-US"/>
        </w:rPr>
        <w:t>and negative (red) SOI values are associated with La Ni</w:t>
      </w:r>
      <w:r w:rsidR="00496014">
        <w:rPr>
          <w:rFonts w:ascii="Arial" w:hAnsi="Arial" w:cs="Arial"/>
          <w:sz w:val="24"/>
          <w:szCs w:val="24"/>
          <w:lang w:val="en-US"/>
        </w:rPr>
        <w:t>ñ</w:t>
      </w:r>
      <w:r w:rsidR="00496014">
        <w:rPr>
          <w:rFonts w:ascii="Arial" w:hAnsi="Arial" w:cs="Arial"/>
          <w:lang w:val="en-US"/>
        </w:rPr>
        <w:t>a and El Ni</w:t>
      </w:r>
      <w:r w:rsidR="00496014">
        <w:rPr>
          <w:rFonts w:ascii="Arial" w:hAnsi="Arial" w:cs="Arial"/>
          <w:sz w:val="24"/>
          <w:szCs w:val="24"/>
          <w:lang w:val="en-US"/>
        </w:rPr>
        <w:t>ñ</w:t>
      </w:r>
      <w:r w:rsidR="00496014">
        <w:rPr>
          <w:rFonts w:ascii="Arial" w:hAnsi="Arial" w:cs="Arial"/>
          <w:lang w:val="en-US"/>
        </w:rPr>
        <w:t>o events, respectively.</w:t>
      </w:r>
      <w:r w:rsidR="006D7426">
        <w:rPr>
          <w:rFonts w:ascii="Arial" w:hAnsi="Arial" w:cs="Arial"/>
          <w:lang w:val="en-US"/>
        </w:rPr>
        <w:t xml:space="preserve"> The yellow-shaded zone represents El Ni</w:t>
      </w:r>
      <w:r w:rsidR="006D7426">
        <w:rPr>
          <w:rFonts w:ascii="Arial" w:hAnsi="Arial" w:cs="Arial"/>
          <w:sz w:val="24"/>
          <w:szCs w:val="24"/>
          <w:lang w:val="en-US"/>
        </w:rPr>
        <w:t>ñ</w:t>
      </w:r>
      <w:r w:rsidR="006D7426">
        <w:rPr>
          <w:rFonts w:ascii="Arial" w:hAnsi="Arial" w:cs="Arial"/>
          <w:lang w:val="en-US"/>
        </w:rPr>
        <w:t>o 97-98.</w:t>
      </w:r>
    </w:p>
    <w:p w14:paraId="03F9A1FB" w14:textId="10F052B3" w:rsidR="00ED6752" w:rsidRPr="00C451E0" w:rsidRDefault="00ED6752" w:rsidP="009B2E60">
      <w:pPr>
        <w:rPr>
          <w:rFonts w:ascii="Arial" w:hAnsi="Arial" w:cs="Arial"/>
          <w:lang w:val="en-US"/>
        </w:rPr>
      </w:pPr>
    </w:p>
    <w:sectPr w:rsidR="00ED6752" w:rsidRPr="00C451E0" w:rsidSect="00293772">
      <w:pgSz w:w="12240" w:h="15840"/>
      <w:pgMar w:top="1417" w:right="1701" w:bottom="1417" w:left="1701"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utorizado" w:date="2019-08-15T10:22:00Z" w:initials="A">
    <w:p w14:paraId="789E56DD" w14:textId="5C7E7D7C" w:rsidR="008A1103" w:rsidRDefault="008A1103">
      <w:pPr>
        <w:pStyle w:val="CommentText"/>
      </w:pPr>
      <w:r>
        <w:rPr>
          <w:rStyle w:val="CommentReference"/>
        </w:rPr>
        <w:annotationRef/>
      </w:r>
      <w:r>
        <w:t xml:space="preserve">Creo que aquí hacen falta un par de oraciones donde brevemente se diga lo que se hizo </w:t>
      </w:r>
    </w:p>
    <w:p w14:paraId="4B3F7529" w14:textId="0E521A84" w:rsidR="008A1103" w:rsidRPr="000F6E52" w:rsidRDefault="008A1103">
      <w:pPr>
        <w:pStyle w:val="CommentText"/>
        <w:rPr>
          <w:lang w:val="en-US"/>
        </w:rPr>
      </w:pPr>
      <w:r w:rsidRPr="000F6E52">
        <w:rPr>
          <w:lang w:val="en-US"/>
        </w:rPr>
        <w:t>e.g., “</w:t>
      </w:r>
      <w:r>
        <w:rPr>
          <w:rFonts w:ascii="Arial" w:hAnsi="Arial" w:cs="Arial"/>
          <w:sz w:val="24"/>
          <w:szCs w:val="24"/>
          <w:lang w:val="en-US"/>
        </w:rPr>
        <w:t>Standardized anomalies (STDAs) for growth parameters (i.e. skeletal density, linear extension and calcification) and humic acid/aragonite ratios (i.e. G/B ratios) derived from coral luminescence intensity were estimated. To evaluate the response of coral growth to the unfavorable conditions in Varadero Reef, STDAs and G/B ratios were correlated to hydrological and environmental data. This study provides novel information on how corals from a highly turbid and contaminated reefs may evolve/adapt? in order to flourish under what has been thought to be adverse conditions for coral growth</w:t>
      </w:r>
      <w:proofErr w:type="gramStart"/>
      <w:r>
        <w:rPr>
          <w:rFonts w:ascii="Arial" w:hAnsi="Arial" w:cs="Arial"/>
          <w:sz w:val="24"/>
          <w:szCs w:val="24"/>
          <w:lang w:val="en-US"/>
        </w:rPr>
        <w:t>.”…</w:t>
      </w:r>
      <w:proofErr w:type="gramEnd"/>
    </w:p>
  </w:comment>
  <w:comment w:id="2" w:author="Luis D. Lizcano" w:date="2019-05-23T09:50:00Z" w:initials="LDLS">
    <w:p w14:paraId="37C54890" w14:textId="06BD18D7" w:rsidR="008A1103" w:rsidRDefault="008A1103">
      <w:pPr>
        <w:pStyle w:val="CommentText"/>
      </w:pPr>
      <w:r>
        <w:rPr>
          <w:rStyle w:val="CommentReference"/>
        </w:rPr>
        <w:annotationRef/>
      </w:r>
      <w:proofErr w:type="gramStart"/>
      <w:r>
        <w:t>Modelo?</w:t>
      </w:r>
      <w:proofErr w:type="gramEnd"/>
    </w:p>
  </w:comment>
  <w:comment w:id="3" w:author="Luis D. Lizcano" w:date="2019-05-23T09:45:00Z" w:initials="LDLS">
    <w:p w14:paraId="67B8B6DB" w14:textId="4BF50CE6" w:rsidR="008A1103" w:rsidRDefault="008A1103">
      <w:pPr>
        <w:pStyle w:val="CommentText"/>
        <w:rPr>
          <w:rFonts w:ascii="Arial" w:hAnsi="Arial" w:cs="Arial"/>
          <w:sz w:val="24"/>
          <w:szCs w:val="24"/>
        </w:rPr>
      </w:pPr>
      <w:r>
        <w:rPr>
          <w:rStyle w:val="CommentReference"/>
        </w:rPr>
        <w:annotationRef/>
      </w:r>
      <w:r>
        <w:t>Si se fijan en el mapa, estos datos provienen solo de una celda 1</w:t>
      </w:r>
      <w:r w:rsidRPr="00087A55">
        <w:rPr>
          <w:rFonts w:ascii="Arial" w:hAnsi="Arial" w:cs="Arial"/>
          <w:sz w:val="24"/>
          <w:szCs w:val="24"/>
        </w:rPr>
        <w:t>°</w:t>
      </w:r>
      <w:r>
        <w:t>x1</w:t>
      </w:r>
      <w:r w:rsidRPr="00087A55">
        <w:rPr>
          <w:rFonts w:ascii="Arial" w:hAnsi="Arial" w:cs="Arial"/>
          <w:sz w:val="24"/>
          <w:szCs w:val="24"/>
        </w:rPr>
        <w:t>°</w:t>
      </w:r>
      <w:r>
        <w:rPr>
          <w:rFonts w:ascii="Arial" w:hAnsi="Arial" w:cs="Arial"/>
          <w:sz w:val="24"/>
          <w:szCs w:val="24"/>
        </w:rPr>
        <w:t xml:space="preserve"> done la bahía de Cartagena es solo una pequeña parte en el </w:t>
      </w:r>
      <w:proofErr w:type="spellStart"/>
      <w:r>
        <w:rPr>
          <w:rFonts w:ascii="Arial" w:hAnsi="Arial" w:cs="Arial"/>
          <w:sz w:val="24"/>
          <w:szCs w:val="24"/>
        </w:rPr>
        <w:t>limite</w:t>
      </w:r>
      <w:proofErr w:type="spellEnd"/>
      <w:r>
        <w:rPr>
          <w:rFonts w:ascii="Arial" w:hAnsi="Arial" w:cs="Arial"/>
          <w:sz w:val="24"/>
          <w:szCs w:val="24"/>
        </w:rPr>
        <w:t xml:space="preserve"> superior derecho de la celda. Creen conveniente el uso de estos datos? Lo </w:t>
      </w:r>
      <w:proofErr w:type="spellStart"/>
      <w:r>
        <w:rPr>
          <w:rFonts w:ascii="Arial" w:hAnsi="Arial" w:cs="Arial"/>
          <w:sz w:val="24"/>
          <w:szCs w:val="24"/>
        </w:rPr>
        <w:t>mas</w:t>
      </w:r>
      <w:proofErr w:type="spellEnd"/>
      <w:r>
        <w:rPr>
          <w:rFonts w:ascii="Arial" w:hAnsi="Arial" w:cs="Arial"/>
          <w:sz w:val="24"/>
          <w:szCs w:val="24"/>
        </w:rPr>
        <w:t xml:space="preserve"> seguro es que la SST no sea exacta, aunque tal vez lo </w:t>
      </w:r>
      <w:proofErr w:type="spellStart"/>
      <w:r>
        <w:rPr>
          <w:rFonts w:ascii="Arial" w:hAnsi="Arial" w:cs="Arial"/>
          <w:sz w:val="24"/>
          <w:szCs w:val="24"/>
        </w:rPr>
        <w:t>mas</w:t>
      </w:r>
      <w:proofErr w:type="spellEnd"/>
      <w:r>
        <w:rPr>
          <w:rFonts w:ascii="Arial" w:hAnsi="Arial" w:cs="Arial"/>
          <w:sz w:val="24"/>
          <w:szCs w:val="24"/>
        </w:rPr>
        <w:t xml:space="preserve"> importante sea la tendencia, en vez de los valores, no?</w:t>
      </w:r>
    </w:p>
    <w:p w14:paraId="12FCA741" w14:textId="45A96A3B" w:rsidR="008A1103" w:rsidRPr="00087A55" w:rsidRDefault="008A1103">
      <w:pPr>
        <w:pStyle w:val="CommentText"/>
      </w:pPr>
      <w:r>
        <w:rPr>
          <w:rFonts w:ascii="Arial" w:hAnsi="Arial" w:cs="Arial"/>
          <w:sz w:val="24"/>
          <w:szCs w:val="24"/>
        </w:rPr>
        <w:t xml:space="preserve">Si saben de algún otro producto de SST con grilla </w:t>
      </w:r>
      <w:proofErr w:type="spellStart"/>
      <w:r>
        <w:rPr>
          <w:rFonts w:ascii="Arial" w:hAnsi="Arial" w:cs="Arial"/>
          <w:sz w:val="24"/>
          <w:szCs w:val="24"/>
        </w:rPr>
        <w:t>mas</w:t>
      </w:r>
      <w:proofErr w:type="spellEnd"/>
      <w:r>
        <w:rPr>
          <w:rFonts w:ascii="Arial" w:hAnsi="Arial" w:cs="Arial"/>
          <w:sz w:val="24"/>
          <w:szCs w:val="24"/>
        </w:rPr>
        <w:t xml:space="preserve"> pequeña </w:t>
      </w:r>
      <w:proofErr w:type="spellStart"/>
      <w:r>
        <w:rPr>
          <w:rFonts w:ascii="Arial" w:hAnsi="Arial" w:cs="Arial"/>
          <w:sz w:val="24"/>
          <w:szCs w:val="24"/>
        </w:rPr>
        <w:t>hagamenlo</w:t>
      </w:r>
      <w:proofErr w:type="spellEnd"/>
      <w:r>
        <w:rPr>
          <w:rFonts w:ascii="Arial" w:hAnsi="Arial" w:cs="Arial"/>
          <w:sz w:val="24"/>
          <w:szCs w:val="24"/>
        </w:rPr>
        <w:t xml:space="preserve"> saber.</w:t>
      </w:r>
    </w:p>
  </w:comment>
  <w:comment w:id="4" w:author="Luis D. Lizcano" w:date="2019-05-23T09:54:00Z" w:initials="LDLS">
    <w:p w14:paraId="7872F0CF" w14:textId="77777777" w:rsidR="008A1103" w:rsidRDefault="008A1103">
      <w:pPr>
        <w:pStyle w:val="CommentText"/>
      </w:pPr>
      <w:r>
        <w:rPr>
          <w:rStyle w:val="CommentReference"/>
        </w:rPr>
        <w:annotationRef/>
      </w:r>
      <w:r>
        <w:t>DISTLM? o GAM?</w:t>
      </w:r>
    </w:p>
    <w:p w14:paraId="3D4DD024" w14:textId="2C9ECE8C" w:rsidR="008A1103" w:rsidRDefault="008A1103">
      <w:pPr>
        <w:pStyle w:val="CommentText"/>
      </w:pPr>
      <w:r>
        <w:t xml:space="preserve">El GAM podría ser interesante pero no sé cómo hacerlo. Alguien que sepa y le quiera meter mano? Para un ejemplo de cómo puede ser usado ver </w:t>
      </w:r>
      <w:proofErr w:type="spellStart"/>
      <w:r>
        <w:t>Carilli</w:t>
      </w:r>
      <w:proofErr w:type="spellEnd"/>
      <w:r>
        <w:t xml:space="preserve"> et al. 2010 (</w:t>
      </w:r>
      <w:hyperlink r:id="rId1" w:history="1">
        <w:r w:rsidRPr="00E540E1">
          <w:rPr>
            <w:rStyle w:val="Hyperlink"/>
          </w:rPr>
          <w:t>https://doi.org/10.1111/j.1365-2486.2009.02043.x</w:t>
        </w:r>
      </w:hyperlink>
      <w:r>
        <w:t xml:space="preserve">) o </w:t>
      </w:r>
      <w:proofErr w:type="spellStart"/>
      <w:r>
        <w:t>Rippe</w:t>
      </w:r>
      <w:proofErr w:type="spellEnd"/>
      <w:r>
        <w:t xml:space="preserve"> et al. 2018 (</w:t>
      </w:r>
      <w:hyperlink r:id="rId2" w:history="1">
        <w:r w:rsidRPr="00E540E1">
          <w:rPr>
            <w:rStyle w:val="Hyperlink"/>
          </w:rPr>
          <w:t>https://doi.org/10.1111/gcb.14422</w:t>
        </w:r>
      </w:hyperlink>
      <w:r>
        <w:t xml:space="preserve">) </w:t>
      </w:r>
    </w:p>
  </w:comment>
  <w:comment w:id="5" w:author="Luis D. Lizcano" w:date="2019-05-22T17:12:00Z" w:initials="LDLS">
    <w:p w14:paraId="32BF131E" w14:textId="31504CD8" w:rsidR="008A1103" w:rsidRDefault="008A1103">
      <w:pPr>
        <w:pStyle w:val="CommentText"/>
      </w:pPr>
      <w:r>
        <w:rPr>
          <w:rStyle w:val="CommentReference"/>
        </w:rPr>
        <w:annotationRef/>
      </w:r>
      <w:r>
        <w:t xml:space="preserve">Ver también figura anexa en la última página de este manuscrito de un test de homogeneidad de series de tiempo (SNHT). El test encuentra un quiebre significativo (0.05) en la serie de tiempo. </w:t>
      </w:r>
    </w:p>
    <w:p w14:paraId="710D5405" w14:textId="6A00884C" w:rsidR="008A1103" w:rsidRDefault="008A1103">
      <w:pPr>
        <w:pStyle w:val="CommentText"/>
      </w:pPr>
      <w:r>
        <w:t xml:space="preserve">Podríamos considerarla si la creen relevante, y si también le encuentran una explicación razonable de la disminución de la luminiscencia después de 1997. Por ahora no sé porque se observa ese descenso en G/B. </w:t>
      </w:r>
    </w:p>
  </w:comment>
  <w:comment w:id="51" w:author="Autorizado" w:date="2019-08-14T14:17:00Z" w:initials="A">
    <w:p w14:paraId="3C5B3869" w14:textId="71E15ECE" w:rsidR="008A1103" w:rsidRDefault="008A1103">
      <w:pPr>
        <w:pStyle w:val="CommentText"/>
      </w:pPr>
      <w:r>
        <w:rPr>
          <w:rStyle w:val="CommentReference"/>
        </w:rPr>
        <w:annotationRef/>
      </w:r>
      <w:r>
        <w:t xml:space="preserve">No sé si sea el caso, pero: esta forma aplanada no puede tener también un impacto en la alimentación? Las colonias abarcan más área y tienen más posibilidad de atrapar partículas del agua? Bueno, aunque puede que esto no pasé con el </w:t>
      </w:r>
      <w:proofErr w:type="spellStart"/>
      <w:r>
        <w:t>zooplankton</w:t>
      </w:r>
      <w:proofErr w:type="spellEnd"/>
      <w:r>
        <w:t xml:space="preserve">… </w:t>
      </w:r>
    </w:p>
    <w:p w14:paraId="29BD9456" w14:textId="0FBB5F4A" w:rsidR="008A1103" w:rsidRPr="00D45C0D" w:rsidRDefault="008A1103">
      <w:pPr>
        <w:pStyle w:val="CommentText"/>
        <w:rPr>
          <w:b/>
        </w:rPr>
      </w:pPr>
      <w:r>
        <w:t xml:space="preserve">Era solo una idea… </w:t>
      </w:r>
    </w:p>
  </w:comment>
  <w:comment w:id="68" w:author="Autorizado" w:date="2019-08-14T14:47:00Z" w:initials="A">
    <w:p w14:paraId="2F424251" w14:textId="7FD8BD75" w:rsidR="008A1103" w:rsidRDefault="008A1103">
      <w:pPr>
        <w:pStyle w:val="CommentText"/>
      </w:pPr>
      <w:r>
        <w:rPr>
          <w:rStyle w:val="CommentReference"/>
        </w:rPr>
        <w:annotationRef/>
      </w:r>
      <w:r>
        <w:t>Traté de acomodar un poco esto. No sé si todavía tiene sentido y era lo que querías decir, pero me parece que le faltaba un poco más de “fluidez/conectividad”. Es solo una sugerencia.</w:t>
      </w:r>
    </w:p>
  </w:comment>
  <w:comment w:id="123" w:author="Autorizado" w:date="2019-08-14T15:33:00Z" w:initials="A">
    <w:p w14:paraId="267B8626" w14:textId="050F5B2C" w:rsidR="008A1103" w:rsidRDefault="008A1103">
      <w:pPr>
        <w:pStyle w:val="CommentText"/>
      </w:pPr>
      <w:r>
        <w:rPr>
          <w:rStyle w:val="CommentReference"/>
        </w:rPr>
        <w:annotationRef/>
      </w:r>
      <w:proofErr w:type="gramStart"/>
      <w:r>
        <w:t>Cómo así?</w:t>
      </w:r>
      <w:proofErr w:type="gramEnd"/>
      <w:r>
        <w:t xml:space="preserve"> Estudios de los sedimentos? Si sí, creo que es mejor poner algo como: “</w:t>
      </w:r>
      <w:proofErr w:type="spellStart"/>
      <w:r>
        <w:t>Sedimentation</w:t>
      </w:r>
      <w:proofErr w:type="spellEnd"/>
      <w:r>
        <w:t xml:space="preserve"> </w:t>
      </w:r>
      <w:proofErr w:type="spellStart"/>
      <w:r>
        <w:t>analysis</w:t>
      </w:r>
      <w:proofErr w:type="spellEnd"/>
      <w:r>
        <w:t>/</w:t>
      </w:r>
      <w:proofErr w:type="spellStart"/>
      <w:r>
        <w:t>studies</w:t>
      </w:r>
      <w:proofErr w:type="spellEnd"/>
      <w:r>
        <w:t xml:space="preserve"> </w:t>
      </w:r>
      <w:proofErr w:type="spellStart"/>
      <w:r>
        <w:t>indicate</w:t>
      </w:r>
      <w:proofErr w:type="spellEnd"/>
      <w: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B3F7529" w15:done="0"/>
  <w15:commentEx w15:paraId="37C54890" w15:done="0"/>
  <w15:commentEx w15:paraId="12FCA741" w15:done="0"/>
  <w15:commentEx w15:paraId="3D4DD024" w15:done="0"/>
  <w15:commentEx w15:paraId="710D5405" w15:done="0"/>
  <w15:commentEx w15:paraId="29BD9456" w15:done="0"/>
  <w15:commentEx w15:paraId="2F424251" w15:done="0"/>
  <w15:commentEx w15:paraId="267B86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B3F7529" w16cid:durableId="2175AF37"/>
  <w16cid:commentId w16cid:paraId="0C99011A" w16cid:durableId="2175AF38"/>
  <w16cid:commentId w16cid:paraId="443C24FD" w16cid:durableId="2175AF39"/>
  <w16cid:commentId w16cid:paraId="5A0F7054" w16cid:durableId="2175AF3A"/>
  <w16cid:commentId w16cid:paraId="524441F2" w16cid:durableId="2175AF3B"/>
  <w16cid:commentId w16cid:paraId="37C54890" w16cid:durableId="2175AF3C"/>
  <w16cid:commentId w16cid:paraId="12FCA741" w16cid:durableId="2175AF3D"/>
  <w16cid:commentId w16cid:paraId="3D4DD024" w16cid:durableId="2175AF3E"/>
  <w16cid:commentId w16cid:paraId="710D5405" w16cid:durableId="2175AF3F"/>
  <w16cid:commentId w16cid:paraId="29BD9456" w16cid:durableId="2175AF40"/>
  <w16cid:commentId w16cid:paraId="2F424251" w16cid:durableId="2175AF41"/>
  <w16cid:commentId w16cid:paraId="2D6FF193" w16cid:durableId="2175AF42"/>
  <w16cid:commentId w16cid:paraId="267B8626" w16cid:durableId="2175AF43"/>
  <w16cid:commentId w16cid:paraId="75DFC9A8" w16cid:durableId="2175AF4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utorizado">
    <w15:presenceInfo w15:providerId="None" w15:userId="Autorizado"/>
  </w15:person>
  <w15:person w15:author="Luis D. Lizcano">
    <w15:presenceInfo w15:providerId="Windows Live" w15:userId="c07607a0034fcf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TcxN7U0MTKzsDCyMDJT0lEKTi0uzszPAykwrgUA6F87YiwAAAA="/>
  </w:docVars>
  <w:rsids>
    <w:rsidRoot w:val="00C12CB2"/>
    <w:rsid w:val="000100D6"/>
    <w:rsid w:val="000106BF"/>
    <w:rsid w:val="00010AB0"/>
    <w:rsid w:val="000144D8"/>
    <w:rsid w:val="00027831"/>
    <w:rsid w:val="00027D80"/>
    <w:rsid w:val="00033EA0"/>
    <w:rsid w:val="0003429E"/>
    <w:rsid w:val="00034F3F"/>
    <w:rsid w:val="000368D0"/>
    <w:rsid w:val="00040087"/>
    <w:rsid w:val="0004702C"/>
    <w:rsid w:val="0005327D"/>
    <w:rsid w:val="0006063C"/>
    <w:rsid w:val="0006589F"/>
    <w:rsid w:val="00073987"/>
    <w:rsid w:val="00074272"/>
    <w:rsid w:val="00081996"/>
    <w:rsid w:val="00086AA2"/>
    <w:rsid w:val="00087A55"/>
    <w:rsid w:val="000924F3"/>
    <w:rsid w:val="00093B07"/>
    <w:rsid w:val="00094D2F"/>
    <w:rsid w:val="00096880"/>
    <w:rsid w:val="000974BC"/>
    <w:rsid w:val="00097B55"/>
    <w:rsid w:val="000A0CB0"/>
    <w:rsid w:val="000A6F87"/>
    <w:rsid w:val="000B1623"/>
    <w:rsid w:val="000B7D3B"/>
    <w:rsid w:val="000C0005"/>
    <w:rsid w:val="000C3143"/>
    <w:rsid w:val="000C75A8"/>
    <w:rsid w:val="000D5C57"/>
    <w:rsid w:val="000D7928"/>
    <w:rsid w:val="000D7E42"/>
    <w:rsid w:val="000D7F13"/>
    <w:rsid w:val="000E51E1"/>
    <w:rsid w:val="000E5672"/>
    <w:rsid w:val="000F031F"/>
    <w:rsid w:val="000F113F"/>
    <w:rsid w:val="000F3382"/>
    <w:rsid w:val="000F6E52"/>
    <w:rsid w:val="0010764C"/>
    <w:rsid w:val="00111B12"/>
    <w:rsid w:val="00130573"/>
    <w:rsid w:val="00142D43"/>
    <w:rsid w:val="00146443"/>
    <w:rsid w:val="001528B6"/>
    <w:rsid w:val="00156813"/>
    <w:rsid w:val="00160A6C"/>
    <w:rsid w:val="0016140F"/>
    <w:rsid w:val="00161BB0"/>
    <w:rsid w:val="001665BA"/>
    <w:rsid w:val="00167813"/>
    <w:rsid w:val="0017014E"/>
    <w:rsid w:val="00173A74"/>
    <w:rsid w:val="001753BB"/>
    <w:rsid w:val="001756D9"/>
    <w:rsid w:val="00176223"/>
    <w:rsid w:val="00180C15"/>
    <w:rsid w:val="00190972"/>
    <w:rsid w:val="00191AA2"/>
    <w:rsid w:val="00191CD6"/>
    <w:rsid w:val="00196C4E"/>
    <w:rsid w:val="00197061"/>
    <w:rsid w:val="001A4A9D"/>
    <w:rsid w:val="001B0CCE"/>
    <w:rsid w:val="001B1210"/>
    <w:rsid w:val="001B2635"/>
    <w:rsid w:val="001C0925"/>
    <w:rsid w:val="001C796C"/>
    <w:rsid w:val="001D2589"/>
    <w:rsid w:val="001D27AE"/>
    <w:rsid w:val="001E4671"/>
    <w:rsid w:val="001E4B29"/>
    <w:rsid w:val="001E6102"/>
    <w:rsid w:val="001E62FF"/>
    <w:rsid w:val="001F221D"/>
    <w:rsid w:val="001F63C0"/>
    <w:rsid w:val="00206F61"/>
    <w:rsid w:val="0021036D"/>
    <w:rsid w:val="002218AE"/>
    <w:rsid w:val="00221AE7"/>
    <w:rsid w:val="00222F0D"/>
    <w:rsid w:val="00223582"/>
    <w:rsid w:val="0022422C"/>
    <w:rsid w:val="00227D3A"/>
    <w:rsid w:val="0023115F"/>
    <w:rsid w:val="00235ECA"/>
    <w:rsid w:val="00244B48"/>
    <w:rsid w:val="00251B26"/>
    <w:rsid w:val="00252C53"/>
    <w:rsid w:val="00255C84"/>
    <w:rsid w:val="002617D5"/>
    <w:rsid w:val="00262D32"/>
    <w:rsid w:val="00263001"/>
    <w:rsid w:val="00263F15"/>
    <w:rsid w:val="00270F05"/>
    <w:rsid w:val="00275365"/>
    <w:rsid w:val="00280160"/>
    <w:rsid w:val="002866E3"/>
    <w:rsid w:val="00290FE0"/>
    <w:rsid w:val="00293772"/>
    <w:rsid w:val="00296E84"/>
    <w:rsid w:val="002A28F7"/>
    <w:rsid w:val="002B51FD"/>
    <w:rsid w:val="002B742B"/>
    <w:rsid w:val="002C29A5"/>
    <w:rsid w:val="002C4313"/>
    <w:rsid w:val="002C5764"/>
    <w:rsid w:val="002C616C"/>
    <w:rsid w:val="002C6E2C"/>
    <w:rsid w:val="002D0077"/>
    <w:rsid w:val="002D0474"/>
    <w:rsid w:val="002D1ACA"/>
    <w:rsid w:val="002D4C6D"/>
    <w:rsid w:val="002E0D1D"/>
    <w:rsid w:val="002E0D9C"/>
    <w:rsid w:val="002E7342"/>
    <w:rsid w:val="002E7C65"/>
    <w:rsid w:val="002F3F86"/>
    <w:rsid w:val="00303E41"/>
    <w:rsid w:val="00305513"/>
    <w:rsid w:val="0031068B"/>
    <w:rsid w:val="00315189"/>
    <w:rsid w:val="00316EF9"/>
    <w:rsid w:val="0031743C"/>
    <w:rsid w:val="00317A10"/>
    <w:rsid w:val="00320374"/>
    <w:rsid w:val="003301D2"/>
    <w:rsid w:val="00331BBB"/>
    <w:rsid w:val="00343106"/>
    <w:rsid w:val="00344030"/>
    <w:rsid w:val="0035218E"/>
    <w:rsid w:val="00365B2B"/>
    <w:rsid w:val="0038085E"/>
    <w:rsid w:val="00380984"/>
    <w:rsid w:val="00382932"/>
    <w:rsid w:val="00383475"/>
    <w:rsid w:val="00383DE0"/>
    <w:rsid w:val="00385A70"/>
    <w:rsid w:val="00386546"/>
    <w:rsid w:val="003A79E8"/>
    <w:rsid w:val="003B0190"/>
    <w:rsid w:val="003B78D3"/>
    <w:rsid w:val="003C0674"/>
    <w:rsid w:val="003C7BDF"/>
    <w:rsid w:val="003D425E"/>
    <w:rsid w:val="003D7BC9"/>
    <w:rsid w:val="003E61EF"/>
    <w:rsid w:val="003F1FB3"/>
    <w:rsid w:val="003F4DBD"/>
    <w:rsid w:val="003F55C2"/>
    <w:rsid w:val="00402A87"/>
    <w:rsid w:val="0041068B"/>
    <w:rsid w:val="00421CD3"/>
    <w:rsid w:val="00422FA3"/>
    <w:rsid w:val="00424DBD"/>
    <w:rsid w:val="00425AD4"/>
    <w:rsid w:val="00430682"/>
    <w:rsid w:val="00434592"/>
    <w:rsid w:val="00434FE6"/>
    <w:rsid w:val="004454C0"/>
    <w:rsid w:val="00447078"/>
    <w:rsid w:val="00450658"/>
    <w:rsid w:val="00455B93"/>
    <w:rsid w:val="0045696F"/>
    <w:rsid w:val="00457399"/>
    <w:rsid w:val="004634DE"/>
    <w:rsid w:val="004636A9"/>
    <w:rsid w:val="004638E8"/>
    <w:rsid w:val="00472AE4"/>
    <w:rsid w:val="00481578"/>
    <w:rsid w:val="0049368E"/>
    <w:rsid w:val="00496014"/>
    <w:rsid w:val="004A6F2C"/>
    <w:rsid w:val="004B7E03"/>
    <w:rsid w:val="004C0051"/>
    <w:rsid w:val="004C02D1"/>
    <w:rsid w:val="004E2181"/>
    <w:rsid w:val="004E6411"/>
    <w:rsid w:val="004E66A9"/>
    <w:rsid w:val="004F0939"/>
    <w:rsid w:val="004F37C8"/>
    <w:rsid w:val="004F3B6A"/>
    <w:rsid w:val="00505B8E"/>
    <w:rsid w:val="005147E6"/>
    <w:rsid w:val="00516E96"/>
    <w:rsid w:val="005171AB"/>
    <w:rsid w:val="00525EFB"/>
    <w:rsid w:val="00526A83"/>
    <w:rsid w:val="0053169A"/>
    <w:rsid w:val="005361F2"/>
    <w:rsid w:val="00543793"/>
    <w:rsid w:val="00562FF2"/>
    <w:rsid w:val="00570EFA"/>
    <w:rsid w:val="00573EA7"/>
    <w:rsid w:val="00583175"/>
    <w:rsid w:val="00585BF4"/>
    <w:rsid w:val="00586020"/>
    <w:rsid w:val="005902F7"/>
    <w:rsid w:val="00592F9B"/>
    <w:rsid w:val="0059637B"/>
    <w:rsid w:val="005A1C06"/>
    <w:rsid w:val="005A4A6B"/>
    <w:rsid w:val="005A70D6"/>
    <w:rsid w:val="005A7ABE"/>
    <w:rsid w:val="005B2AE7"/>
    <w:rsid w:val="005B67F6"/>
    <w:rsid w:val="005B7C12"/>
    <w:rsid w:val="005C40D9"/>
    <w:rsid w:val="005C5536"/>
    <w:rsid w:val="005C5E26"/>
    <w:rsid w:val="005D229A"/>
    <w:rsid w:val="005D46B4"/>
    <w:rsid w:val="005E1845"/>
    <w:rsid w:val="005F14CC"/>
    <w:rsid w:val="005F7400"/>
    <w:rsid w:val="006106C4"/>
    <w:rsid w:val="0061270B"/>
    <w:rsid w:val="0061529D"/>
    <w:rsid w:val="00620921"/>
    <w:rsid w:val="006225ED"/>
    <w:rsid w:val="00626F74"/>
    <w:rsid w:val="00631E83"/>
    <w:rsid w:val="006324AE"/>
    <w:rsid w:val="00635095"/>
    <w:rsid w:val="0063642D"/>
    <w:rsid w:val="00636A48"/>
    <w:rsid w:val="00640197"/>
    <w:rsid w:val="00647CA4"/>
    <w:rsid w:val="00654293"/>
    <w:rsid w:val="00657506"/>
    <w:rsid w:val="0066144A"/>
    <w:rsid w:val="006653DD"/>
    <w:rsid w:val="0067595B"/>
    <w:rsid w:val="006765C6"/>
    <w:rsid w:val="0067693A"/>
    <w:rsid w:val="006833C8"/>
    <w:rsid w:val="006933E6"/>
    <w:rsid w:val="00696137"/>
    <w:rsid w:val="006A0641"/>
    <w:rsid w:val="006A0E3E"/>
    <w:rsid w:val="006A1AF7"/>
    <w:rsid w:val="006A30C4"/>
    <w:rsid w:val="006A35AA"/>
    <w:rsid w:val="006A5B3B"/>
    <w:rsid w:val="006A6EFD"/>
    <w:rsid w:val="006C74A8"/>
    <w:rsid w:val="006D0CEF"/>
    <w:rsid w:val="006D47C2"/>
    <w:rsid w:val="006D5CC3"/>
    <w:rsid w:val="006D701C"/>
    <w:rsid w:val="006D7426"/>
    <w:rsid w:val="006E1A2C"/>
    <w:rsid w:val="006E3B1B"/>
    <w:rsid w:val="006F2704"/>
    <w:rsid w:val="006F6DC7"/>
    <w:rsid w:val="00703645"/>
    <w:rsid w:val="007073DE"/>
    <w:rsid w:val="00711EF8"/>
    <w:rsid w:val="0071596A"/>
    <w:rsid w:val="0072069B"/>
    <w:rsid w:val="0072399F"/>
    <w:rsid w:val="00730383"/>
    <w:rsid w:val="00732F17"/>
    <w:rsid w:val="00736716"/>
    <w:rsid w:val="007373A1"/>
    <w:rsid w:val="00743C03"/>
    <w:rsid w:val="00747962"/>
    <w:rsid w:val="00747ABA"/>
    <w:rsid w:val="00747FBB"/>
    <w:rsid w:val="00752706"/>
    <w:rsid w:val="007602A5"/>
    <w:rsid w:val="007610AD"/>
    <w:rsid w:val="00763F4F"/>
    <w:rsid w:val="0077435B"/>
    <w:rsid w:val="007820AF"/>
    <w:rsid w:val="0079014C"/>
    <w:rsid w:val="00790A90"/>
    <w:rsid w:val="00792AD9"/>
    <w:rsid w:val="0079369F"/>
    <w:rsid w:val="00794489"/>
    <w:rsid w:val="007A2F99"/>
    <w:rsid w:val="007A409B"/>
    <w:rsid w:val="007B00F5"/>
    <w:rsid w:val="007B45E1"/>
    <w:rsid w:val="007B7388"/>
    <w:rsid w:val="007B762D"/>
    <w:rsid w:val="007C1142"/>
    <w:rsid w:val="007C5942"/>
    <w:rsid w:val="007C6025"/>
    <w:rsid w:val="007C6AAF"/>
    <w:rsid w:val="007D15BF"/>
    <w:rsid w:val="007D35EC"/>
    <w:rsid w:val="007D3AC4"/>
    <w:rsid w:val="007D6AF4"/>
    <w:rsid w:val="007E690A"/>
    <w:rsid w:val="007F0657"/>
    <w:rsid w:val="007F0C63"/>
    <w:rsid w:val="0081665A"/>
    <w:rsid w:val="00824A1F"/>
    <w:rsid w:val="0082687C"/>
    <w:rsid w:val="00827CB4"/>
    <w:rsid w:val="0083349B"/>
    <w:rsid w:val="008427FA"/>
    <w:rsid w:val="0084496B"/>
    <w:rsid w:val="00847604"/>
    <w:rsid w:val="0085193F"/>
    <w:rsid w:val="00853E00"/>
    <w:rsid w:val="00860F09"/>
    <w:rsid w:val="008630B1"/>
    <w:rsid w:val="008642C9"/>
    <w:rsid w:val="00864C6E"/>
    <w:rsid w:val="00864DE2"/>
    <w:rsid w:val="0086670E"/>
    <w:rsid w:val="008673C2"/>
    <w:rsid w:val="008706B7"/>
    <w:rsid w:val="008718D2"/>
    <w:rsid w:val="008721CF"/>
    <w:rsid w:val="00875132"/>
    <w:rsid w:val="0087656E"/>
    <w:rsid w:val="00876CDE"/>
    <w:rsid w:val="00882759"/>
    <w:rsid w:val="00885A99"/>
    <w:rsid w:val="00890988"/>
    <w:rsid w:val="00891F67"/>
    <w:rsid w:val="008963BA"/>
    <w:rsid w:val="0089668D"/>
    <w:rsid w:val="008A1103"/>
    <w:rsid w:val="008A48F0"/>
    <w:rsid w:val="008B302D"/>
    <w:rsid w:val="008C2B0C"/>
    <w:rsid w:val="008D03B4"/>
    <w:rsid w:val="008D135B"/>
    <w:rsid w:val="008F51B2"/>
    <w:rsid w:val="00916EEB"/>
    <w:rsid w:val="0092022A"/>
    <w:rsid w:val="00920469"/>
    <w:rsid w:val="00926D63"/>
    <w:rsid w:val="00934518"/>
    <w:rsid w:val="00961EEB"/>
    <w:rsid w:val="00965DFD"/>
    <w:rsid w:val="00971308"/>
    <w:rsid w:val="00977BB7"/>
    <w:rsid w:val="00992153"/>
    <w:rsid w:val="0099294E"/>
    <w:rsid w:val="00995574"/>
    <w:rsid w:val="00996243"/>
    <w:rsid w:val="009968F3"/>
    <w:rsid w:val="00996A0E"/>
    <w:rsid w:val="009A0596"/>
    <w:rsid w:val="009A12D4"/>
    <w:rsid w:val="009A3CC0"/>
    <w:rsid w:val="009B2E60"/>
    <w:rsid w:val="009C2B49"/>
    <w:rsid w:val="009C405C"/>
    <w:rsid w:val="009C43F0"/>
    <w:rsid w:val="009C5ECC"/>
    <w:rsid w:val="009D15AB"/>
    <w:rsid w:val="009D1C23"/>
    <w:rsid w:val="009D6287"/>
    <w:rsid w:val="009D6AAF"/>
    <w:rsid w:val="009D6DB4"/>
    <w:rsid w:val="009E0A65"/>
    <w:rsid w:val="009E0BA2"/>
    <w:rsid w:val="009E2C8C"/>
    <w:rsid w:val="009E6B9E"/>
    <w:rsid w:val="009E6EB7"/>
    <w:rsid w:val="009F0603"/>
    <w:rsid w:val="009F3B37"/>
    <w:rsid w:val="009F5F79"/>
    <w:rsid w:val="009F73A1"/>
    <w:rsid w:val="00A01A63"/>
    <w:rsid w:val="00A01BB1"/>
    <w:rsid w:val="00A06525"/>
    <w:rsid w:val="00A07AA3"/>
    <w:rsid w:val="00A10371"/>
    <w:rsid w:val="00A140FC"/>
    <w:rsid w:val="00A1430F"/>
    <w:rsid w:val="00A1526F"/>
    <w:rsid w:val="00A22676"/>
    <w:rsid w:val="00A2604B"/>
    <w:rsid w:val="00A3003B"/>
    <w:rsid w:val="00A328DB"/>
    <w:rsid w:val="00A40A9D"/>
    <w:rsid w:val="00A40FC1"/>
    <w:rsid w:val="00A461B6"/>
    <w:rsid w:val="00A522D0"/>
    <w:rsid w:val="00A54ECD"/>
    <w:rsid w:val="00A63BB4"/>
    <w:rsid w:val="00A6443D"/>
    <w:rsid w:val="00A655D3"/>
    <w:rsid w:val="00A8527A"/>
    <w:rsid w:val="00A95AC0"/>
    <w:rsid w:val="00A96B33"/>
    <w:rsid w:val="00AB13A2"/>
    <w:rsid w:val="00AB17B7"/>
    <w:rsid w:val="00AC0D12"/>
    <w:rsid w:val="00AC1795"/>
    <w:rsid w:val="00AC427E"/>
    <w:rsid w:val="00AC48AA"/>
    <w:rsid w:val="00AD20DF"/>
    <w:rsid w:val="00AD6316"/>
    <w:rsid w:val="00AE378F"/>
    <w:rsid w:val="00AE39A7"/>
    <w:rsid w:val="00AF0F87"/>
    <w:rsid w:val="00B07419"/>
    <w:rsid w:val="00B113E5"/>
    <w:rsid w:val="00B13F11"/>
    <w:rsid w:val="00B2030C"/>
    <w:rsid w:val="00B203B9"/>
    <w:rsid w:val="00B23E33"/>
    <w:rsid w:val="00B25251"/>
    <w:rsid w:val="00B30F1A"/>
    <w:rsid w:val="00B347B1"/>
    <w:rsid w:val="00B4181B"/>
    <w:rsid w:val="00B41D04"/>
    <w:rsid w:val="00B444B0"/>
    <w:rsid w:val="00B45E25"/>
    <w:rsid w:val="00B5031D"/>
    <w:rsid w:val="00B51972"/>
    <w:rsid w:val="00B53B92"/>
    <w:rsid w:val="00B65777"/>
    <w:rsid w:val="00B72027"/>
    <w:rsid w:val="00B72457"/>
    <w:rsid w:val="00B736BF"/>
    <w:rsid w:val="00B81495"/>
    <w:rsid w:val="00B81B49"/>
    <w:rsid w:val="00B87426"/>
    <w:rsid w:val="00B9769D"/>
    <w:rsid w:val="00BA2670"/>
    <w:rsid w:val="00BA27DC"/>
    <w:rsid w:val="00BA6375"/>
    <w:rsid w:val="00BB0DFE"/>
    <w:rsid w:val="00BB2AAF"/>
    <w:rsid w:val="00BB2B15"/>
    <w:rsid w:val="00BB5086"/>
    <w:rsid w:val="00BC02A0"/>
    <w:rsid w:val="00BD28C3"/>
    <w:rsid w:val="00BD2993"/>
    <w:rsid w:val="00BD3353"/>
    <w:rsid w:val="00BE5491"/>
    <w:rsid w:val="00BE5F98"/>
    <w:rsid w:val="00BF1457"/>
    <w:rsid w:val="00BF3083"/>
    <w:rsid w:val="00BF79F8"/>
    <w:rsid w:val="00C007E2"/>
    <w:rsid w:val="00C01FE8"/>
    <w:rsid w:val="00C10A63"/>
    <w:rsid w:val="00C12CB2"/>
    <w:rsid w:val="00C1393A"/>
    <w:rsid w:val="00C154C8"/>
    <w:rsid w:val="00C17A7A"/>
    <w:rsid w:val="00C213D3"/>
    <w:rsid w:val="00C24AB3"/>
    <w:rsid w:val="00C24D04"/>
    <w:rsid w:val="00C3120E"/>
    <w:rsid w:val="00C403C3"/>
    <w:rsid w:val="00C40B11"/>
    <w:rsid w:val="00C4170E"/>
    <w:rsid w:val="00C451E0"/>
    <w:rsid w:val="00C53376"/>
    <w:rsid w:val="00C5676D"/>
    <w:rsid w:val="00C605E3"/>
    <w:rsid w:val="00C71670"/>
    <w:rsid w:val="00C7403F"/>
    <w:rsid w:val="00C7661E"/>
    <w:rsid w:val="00C811DF"/>
    <w:rsid w:val="00C8464E"/>
    <w:rsid w:val="00C85871"/>
    <w:rsid w:val="00C949FC"/>
    <w:rsid w:val="00C968B9"/>
    <w:rsid w:val="00CB25F6"/>
    <w:rsid w:val="00CB2BF0"/>
    <w:rsid w:val="00CB341B"/>
    <w:rsid w:val="00CB705F"/>
    <w:rsid w:val="00CC4D7E"/>
    <w:rsid w:val="00CF08AB"/>
    <w:rsid w:val="00D0127E"/>
    <w:rsid w:val="00D04D84"/>
    <w:rsid w:val="00D050E0"/>
    <w:rsid w:val="00D20FBB"/>
    <w:rsid w:val="00D27D79"/>
    <w:rsid w:val="00D31D72"/>
    <w:rsid w:val="00D3357C"/>
    <w:rsid w:val="00D35282"/>
    <w:rsid w:val="00D45C0D"/>
    <w:rsid w:val="00D5352C"/>
    <w:rsid w:val="00D541E5"/>
    <w:rsid w:val="00D57121"/>
    <w:rsid w:val="00D574DE"/>
    <w:rsid w:val="00D60CEE"/>
    <w:rsid w:val="00D61EA1"/>
    <w:rsid w:val="00D62BF5"/>
    <w:rsid w:val="00D64758"/>
    <w:rsid w:val="00D65A0D"/>
    <w:rsid w:val="00D662C3"/>
    <w:rsid w:val="00D67028"/>
    <w:rsid w:val="00D70337"/>
    <w:rsid w:val="00D93EA3"/>
    <w:rsid w:val="00D93FA4"/>
    <w:rsid w:val="00DA2EA1"/>
    <w:rsid w:val="00DA45FD"/>
    <w:rsid w:val="00DA7244"/>
    <w:rsid w:val="00DB1D89"/>
    <w:rsid w:val="00DB3E55"/>
    <w:rsid w:val="00DB67CC"/>
    <w:rsid w:val="00DB7B4B"/>
    <w:rsid w:val="00DC6580"/>
    <w:rsid w:val="00DD07EF"/>
    <w:rsid w:val="00DD2C5C"/>
    <w:rsid w:val="00DD445D"/>
    <w:rsid w:val="00DE1040"/>
    <w:rsid w:val="00DE3B24"/>
    <w:rsid w:val="00DE55E5"/>
    <w:rsid w:val="00DF4A13"/>
    <w:rsid w:val="00DF6EE4"/>
    <w:rsid w:val="00E04067"/>
    <w:rsid w:val="00E047DC"/>
    <w:rsid w:val="00E0547E"/>
    <w:rsid w:val="00E05AFE"/>
    <w:rsid w:val="00E11BCD"/>
    <w:rsid w:val="00E13634"/>
    <w:rsid w:val="00E13CB7"/>
    <w:rsid w:val="00E14594"/>
    <w:rsid w:val="00E149B9"/>
    <w:rsid w:val="00E1565A"/>
    <w:rsid w:val="00E17C9D"/>
    <w:rsid w:val="00E20055"/>
    <w:rsid w:val="00E26714"/>
    <w:rsid w:val="00E3019A"/>
    <w:rsid w:val="00E30CE2"/>
    <w:rsid w:val="00E31195"/>
    <w:rsid w:val="00E34A92"/>
    <w:rsid w:val="00E3737F"/>
    <w:rsid w:val="00E4093B"/>
    <w:rsid w:val="00E46E55"/>
    <w:rsid w:val="00E562E0"/>
    <w:rsid w:val="00E653B0"/>
    <w:rsid w:val="00E71882"/>
    <w:rsid w:val="00E742C3"/>
    <w:rsid w:val="00E7618B"/>
    <w:rsid w:val="00E851E5"/>
    <w:rsid w:val="00E9110F"/>
    <w:rsid w:val="00E914C1"/>
    <w:rsid w:val="00EB0D70"/>
    <w:rsid w:val="00EB1EF6"/>
    <w:rsid w:val="00EC00EF"/>
    <w:rsid w:val="00EC3CAE"/>
    <w:rsid w:val="00EC62AC"/>
    <w:rsid w:val="00ED0601"/>
    <w:rsid w:val="00ED6752"/>
    <w:rsid w:val="00EE04BA"/>
    <w:rsid w:val="00EE7505"/>
    <w:rsid w:val="00EF0F5F"/>
    <w:rsid w:val="00EF2B6C"/>
    <w:rsid w:val="00EF3759"/>
    <w:rsid w:val="00F04F78"/>
    <w:rsid w:val="00F062CD"/>
    <w:rsid w:val="00F07834"/>
    <w:rsid w:val="00F2085C"/>
    <w:rsid w:val="00F24161"/>
    <w:rsid w:val="00F24F82"/>
    <w:rsid w:val="00F26EEB"/>
    <w:rsid w:val="00F2764F"/>
    <w:rsid w:val="00F326B3"/>
    <w:rsid w:val="00F33AB6"/>
    <w:rsid w:val="00F36659"/>
    <w:rsid w:val="00F36FD5"/>
    <w:rsid w:val="00F40D98"/>
    <w:rsid w:val="00F43A51"/>
    <w:rsid w:val="00F43C8F"/>
    <w:rsid w:val="00F45B08"/>
    <w:rsid w:val="00F545A0"/>
    <w:rsid w:val="00F64729"/>
    <w:rsid w:val="00F70A52"/>
    <w:rsid w:val="00F73C44"/>
    <w:rsid w:val="00F753E0"/>
    <w:rsid w:val="00F75B51"/>
    <w:rsid w:val="00F773C6"/>
    <w:rsid w:val="00F901E7"/>
    <w:rsid w:val="00F913C1"/>
    <w:rsid w:val="00F94909"/>
    <w:rsid w:val="00FA62B7"/>
    <w:rsid w:val="00FB08CE"/>
    <w:rsid w:val="00FB09C4"/>
    <w:rsid w:val="00FB44FB"/>
    <w:rsid w:val="00FB70F3"/>
    <w:rsid w:val="00FB7C35"/>
    <w:rsid w:val="00FB7CFA"/>
    <w:rsid w:val="00FC157D"/>
    <w:rsid w:val="00FD0350"/>
    <w:rsid w:val="00FD6321"/>
    <w:rsid w:val="00FE0AB8"/>
    <w:rsid w:val="00FE6435"/>
    <w:rsid w:val="00FE7949"/>
    <w:rsid w:val="00FF3292"/>
    <w:rsid w:val="00FF5585"/>
    <w:rsid w:val="00FF723F"/>
    <w:rsid w:val="00FF7D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F5763"/>
  <w15:docId w15:val="{89BCCE45-7186-42E1-A54C-D678A4AC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after="0"/>
      <w:outlineLvl w:val="0"/>
    </w:pPr>
    <w:rPr>
      <w:color w:val="2E75B5"/>
      <w:sz w:val="32"/>
      <w:szCs w:val="32"/>
    </w:rPr>
  </w:style>
  <w:style w:type="paragraph" w:styleId="Heading2">
    <w:name w:val="heading 2"/>
    <w:basedOn w:val="Normal"/>
    <w:next w:val="Normal"/>
    <w:pPr>
      <w:keepNext/>
      <w:keepLines/>
      <w:spacing w:before="40" w:after="0"/>
      <w:outlineLvl w:val="1"/>
    </w:pPr>
    <w:rPr>
      <w:color w:val="2E75B5"/>
      <w:sz w:val="26"/>
      <w:szCs w:val="26"/>
    </w:rPr>
  </w:style>
  <w:style w:type="paragraph" w:styleId="Heading3">
    <w:name w:val="heading 3"/>
    <w:basedOn w:val="Normal"/>
    <w:next w:val="Normal"/>
    <w:pPr>
      <w:keepNext/>
      <w:keepLines/>
      <w:spacing w:before="40" w:after="0"/>
      <w:outlineLvl w:val="2"/>
    </w:pPr>
    <w:rPr>
      <w:color w:val="1E4D78"/>
      <w:sz w:val="24"/>
      <w:szCs w:val="24"/>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A1C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1C06"/>
    <w:rPr>
      <w:rFonts w:ascii="Segoe UI" w:hAnsi="Segoe UI" w:cs="Segoe UI"/>
      <w:sz w:val="18"/>
      <w:szCs w:val="18"/>
    </w:rPr>
  </w:style>
  <w:style w:type="character" w:customStyle="1" w:styleId="apple-converted-space">
    <w:name w:val="apple-converted-space"/>
    <w:basedOn w:val="DefaultParagraphFont"/>
    <w:rsid w:val="00752706"/>
  </w:style>
  <w:style w:type="character" w:styleId="Hyperlink">
    <w:name w:val="Hyperlink"/>
    <w:basedOn w:val="DefaultParagraphFont"/>
    <w:uiPriority w:val="99"/>
    <w:unhideWhenUsed/>
    <w:rsid w:val="00E17C9D"/>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31743C"/>
    <w:rPr>
      <w:b/>
      <w:bCs/>
    </w:rPr>
  </w:style>
  <w:style w:type="character" w:customStyle="1" w:styleId="CommentSubjectChar">
    <w:name w:val="Comment Subject Char"/>
    <w:basedOn w:val="CommentTextChar"/>
    <w:link w:val="CommentSubject"/>
    <w:uiPriority w:val="99"/>
    <w:semiHidden/>
    <w:rsid w:val="0031743C"/>
    <w:rPr>
      <w:b/>
      <w:bCs/>
      <w:sz w:val="20"/>
      <w:szCs w:val="20"/>
    </w:rPr>
  </w:style>
  <w:style w:type="character" w:styleId="Emphasis">
    <w:name w:val="Emphasis"/>
    <w:basedOn w:val="DefaultParagraphFont"/>
    <w:uiPriority w:val="20"/>
    <w:qFormat/>
    <w:rsid w:val="00E7618B"/>
    <w:rPr>
      <w:i/>
      <w:iCs/>
    </w:rPr>
  </w:style>
  <w:style w:type="paragraph" w:customStyle="1" w:styleId="Default">
    <w:name w:val="Default"/>
    <w:rsid w:val="00C4170E"/>
    <w:pPr>
      <w:autoSpaceDE w:val="0"/>
      <w:autoSpaceDN w:val="0"/>
      <w:adjustRightInd w:val="0"/>
      <w:spacing w:after="0" w:line="240" w:lineRule="auto"/>
    </w:pPr>
    <w:rPr>
      <w:rFonts w:ascii="Arial" w:hAnsi="Arial" w:cs="Arial"/>
      <w:sz w:val="24"/>
      <w:szCs w:val="24"/>
    </w:rPr>
  </w:style>
  <w:style w:type="character" w:styleId="LineNumber">
    <w:name w:val="line number"/>
    <w:basedOn w:val="DefaultParagraphFont"/>
    <w:uiPriority w:val="99"/>
    <w:semiHidden/>
    <w:unhideWhenUsed/>
    <w:rsid w:val="00293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639578">
      <w:bodyDiv w:val="1"/>
      <w:marLeft w:val="0"/>
      <w:marRight w:val="0"/>
      <w:marTop w:val="0"/>
      <w:marBottom w:val="0"/>
      <w:divBdr>
        <w:top w:val="none" w:sz="0" w:space="0" w:color="auto"/>
        <w:left w:val="none" w:sz="0" w:space="0" w:color="auto"/>
        <w:bottom w:val="none" w:sz="0" w:space="0" w:color="auto"/>
        <w:right w:val="none" w:sz="0" w:space="0" w:color="auto"/>
      </w:divBdr>
    </w:div>
    <w:div w:id="496384209">
      <w:bodyDiv w:val="1"/>
      <w:marLeft w:val="0"/>
      <w:marRight w:val="0"/>
      <w:marTop w:val="0"/>
      <w:marBottom w:val="0"/>
      <w:divBdr>
        <w:top w:val="none" w:sz="0" w:space="0" w:color="auto"/>
        <w:left w:val="none" w:sz="0" w:space="0" w:color="auto"/>
        <w:bottom w:val="none" w:sz="0" w:space="0" w:color="auto"/>
        <w:right w:val="none" w:sz="0" w:space="0" w:color="auto"/>
      </w:divBdr>
    </w:div>
    <w:div w:id="581261614">
      <w:bodyDiv w:val="1"/>
      <w:marLeft w:val="0"/>
      <w:marRight w:val="0"/>
      <w:marTop w:val="0"/>
      <w:marBottom w:val="0"/>
      <w:divBdr>
        <w:top w:val="none" w:sz="0" w:space="0" w:color="auto"/>
        <w:left w:val="none" w:sz="0" w:space="0" w:color="auto"/>
        <w:bottom w:val="none" w:sz="0" w:space="0" w:color="auto"/>
        <w:right w:val="none" w:sz="0" w:space="0" w:color="auto"/>
      </w:divBdr>
    </w:div>
    <w:div w:id="680200282">
      <w:bodyDiv w:val="1"/>
      <w:marLeft w:val="0"/>
      <w:marRight w:val="0"/>
      <w:marTop w:val="0"/>
      <w:marBottom w:val="0"/>
      <w:divBdr>
        <w:top w:val="none" w:sz="0" w:space="0" w:color="auto"/>
        <w:left w:val="none" w:sz="0" w:space="0" w:color="auto"/>
        <w:bottom w:val="none" w:sz="0" w:space="0" w:color="auto"/>
        <w:right w:val="none" w:sz="0" w:space="0" w:color="auto"/>
      </w:divBdr>
    </w:div>
    <w:div w:id="886915962">
      <w:bodyDiv w:val="1"/>
      <w:marLeft w:val="0"/>
      <w:marRight w:val="0"/>
      <w:marTop w:val="0"/>
      <w:marBottom w:val="0"/>
      <w:divBdr>
        <w:top w:val="none" w:sz="0" w:space="0" w:color="auto"/>
        <w:left w:val="none" w:sz="0" w:space="0" w:color="auto"/>
        <w:bottom w:val="none" w:sz="0" w:space="0" w:color="auto"/>
        <w:right w:val="none" w:sz="0" w:space="0" w:color="auto"/>
      </w:divBdr>
    </w:div>
    <w:div w:id="1553618678">
      <w:bodyDiv w:val="1"/>
      <w:marLeft w:val="0"/>
      <w:marRight w:val="0"/>
      <w:marTop w:val="0"/>
      <w:marBottom w:val="0"/>
      <w:divBdr>
        <w:top w:val="none" w:sz="0" w:space="0" w:color="auto"/>
        <w:left w:val="none" w:sz="0" w:space="0" w:color="auto"/>
        <w:bottom w:val="none" w:sz="0" w:space="0" w:color="auto"/>
        <w:right w:val="none" w:sz="0" w:space="0" w:color="auto"/>
      </w:divBdr>
    </w:div>
    <w:div w:id="20645960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doi.org/10.1111/gcb.14422" TargetMode="External"/><Relationship Id="rId1" Type="http://schemas.openxmlformats.org/officeDocument/2006/relationships/hyperlink" Target="https://doi.org/10.1111/j.1365-2486.2009.02043.x"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tiff"/><Relationship Id="rId3" Type="http://schemas.openxmlformats.org/officeDocument/2006/relationships/settings" Target="settings.xml"/><Relationship Id="rId7" Type="http://schemas.openxmlformats.org/officeDocument/2006/relationships/hyperlink" Target="https://www.ncdc.noaa.gov/teleconnections/enso/indicators/soi/" TargetMode="External"/><Relationship Id="rId12" Type="http://schemas.openxmlformats.org/officeDocument/2006/relationships/image" Target="media/image5.tiff"/><Relationship Id="rId17" Type="http://schemas.microsoft.com/office/2016/09/relationships/commentsIds" Target="commentsId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4.jpe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3.tiff"/><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00B53-C627-4685-B92C-B0E7E827B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665</TotalTime>
  <Pages>32</Pages>
  <Words>41862</Words>
  <Characters>238620</Characters>
  <Application>Microsoft Office Word</Application>
  <DocSecurity>0</DocSecurity>
  <Lines>1988</Lines>
  <Paragraphs>559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279923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Autorizado</dc:creator>
  <cp:lastModifiedBy>Luis D. Lizcano</cp:lastModifiedBy>
  <cp:revision>41</cp:revision>
  <dcterms:created xsi:type="dcterms:W3CDTF">2019-08-15T08:23:00Z</dcterms:created>
  <dcterms:modified xsi:type="dcterms:W3CDTF">2019-11-13T21:10:00Z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http://www.zotero.org/styles/coral-reefs</vt:lpwstr>
  </property>
  <property fmtid="{D5CDD505-2E9C-101B-9397-08002B2CF9AE}" pid="11" name="Mendeley Recent Style Name 4_1">
    <vt:lpwstr>Coral Reefs</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http://www.zotero.org/styles/science</vt:lpwstr>
  </property>
  <property fmtid="{D5CDD505-2E9C-101B-9397-08002B2CF9AE}" pid="21" name="Mendeley Recent Style Name 9_1">
    <vt:lpwstr>Science</vt:lpwstr>
  </property>
  <property fmtid="{D5CDD505-2E9C-101B-9397-08002B2CF9AE}" pid="22" name="Mendeley Document_1">
    <vt:lpwstr>True</vt:lpwstr>
  </property>
  <property fmtid="{D5CDD505-2E9C-101B-9397-08002B2CF9AE}" pid="23" name="Mendeley Unique User Id_1">
    <vt:lpwstr>7b06ef40-3d68-3420-8b01-4ba8b23fd62c</vt:lpwstr>
  </property>
  <property fmtid="{D5CDD505-2E9C-101B-9397-08002B2CF9AE}" pid="24" name="Mendeley Citation Style_1">
    <vt:lpwstr>http://www.zotero.org/styles/coral-reefs</vt:lpwstr>
  </property>
</Properties>
</file>