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3DBC7BA" w14:textId="77777777" w:rsidR="008338D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Accelerated growth of the scleractinian coral </w:t>
      </w:r>
      <w:r>
        <w:rPr>
          <w:rFonts w:ascii="Times New Roman" w:eastAsia="Times New Roman" w:hAnsi="Times New Roman" w:cs="Times New Roman"/>
          <w:b/>
          <w:bCs/>
          <w:i/>
          <w:iCs/>
          <w:sz w:val="24"/>
          <w:szCs w:val="24"/>
        </w:rPr>
        <w:t>Orbicella faveolata</w:t>
      </w:r>
      <w:r>
        <w:rPr>
          <w:rFonts w:ascii="Times New Roman" w:eastAsia="Times New Roman" w:hAnsi="Times New Roman" w:cs="Times New Roman"/>
          <w:b/>
          <w:bCs/>
          <w:sz w:val="24"/>
          <w:szCs w:val="24"/>
        </w:rPr>
        <w:t xml:space="preserve"> under turbid and polluted water conditions</w:t>
      </w:r>
    </w:p>
    <w:p w14:paraId="518A26F3" w14:textId="77777777" w:rsidR="008338D2" w:rsidRDefault="008338D2">
      <w:pPr>
        <w:spacing w:line="480" w:lineRule="auto"/>
        <w:rPr>
          <w:rFonts w:ascii="Times New Roman" w:eastAsia="Times New Roman" w:hAnsi="Times New Roman" w:cs="Times New Roman"/>
          <w:sz w:val="24"/>
          <w:szCs w:val="24"/>
        </w:rPr>
      </w:pPr>
    </w:p>
    <w:p w14:paraId="3C052633" w14:textId="77777777" w:rsidR="008338D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Luis Lizcano-Sandoval</w:t>
      </w:r>
      <w:r>
        <w:rPr>
          <w:rFonts w:ascii="Times New Roman" w:eastAsia="Times New Roman" w:hAnsi="Times New Roman" w:cs="Times New Roman"/>
          <w:sz w:val="24"/>
          <w:szCs w:val="24"/>
          <w:vertAlign w:val="superscript"/>
        </w:rPr>
        <w:t>a,b,c,*</w:t>
      </w:r>
      <w:r>
        <w:rPr>
          <w:rFonts w:ascii="Times New Roman" w:eastAsia="Times New Roman" w:hAnsi="Times New Roman" w:cs="Times New Roman"/>
          <w:sz w:val="24"/>
          <w:szCs w:val="24"/>
        </w:rPr>
        <w:t>, Angela Marulanda-Gómez</w:t>
      </w:r>
      <w:r>
        <w:rPr>
          <w:rFonts w:ascii="Times New Roman" w:eastAsia="Times New Roman" w:hAnsi="Times New Roman" w:cs="Times New Roman"/>
          <w:sz w:val="24"/>
          <w:szCs w:val="24"/>
          <w:vertAlign w:val="superscript"/>
        </w:rPr>
        <w:t>d,e</w:t>
      </w:r>
      <w:r>
        <w:rPr>
          <w:rFonts w:ascii="Times New Roman" w:eastAsia="Times New Roman" w:hAnsi="Times New Roman" w:cs="Times New Roman"/>
          <w:sz w:val="24"/>
          <w:szCs w:val="24"/>
        </w:rPr>
        <w:t>, Mateo López-Victoria</w:t>
      </w:r>
      <w:r>
        <w:rPr>
          <w:rFonts w:ascii="Times New Roman" w:eastAsia="Times New Roman" w:hAnsi="Times New Roman" w:cs="Times New Roman"/>
          <w:sz w:val="24"/>
          <w:szCs w:val="24"/>
          <w:vertAlign w:val="superscript"/>
        </w:rPr>
        <w:t>d</w:t>
      </w:r>
      <w:r>
        <w:rPr>
          <w:rFonts w:ascii="Times New Roman" w:eastAsia="Times New Roman" w:hAnsi="Times New Roman" w:cs="Times New Roman"/>
          <w:sz w:val="24"/>
          <w:szCs w:val="24"/>
        </w:rPr>
        <w:t>, Alberto Rodriguez-Ramirez</w:t>
      </w:r>
      <w:r>
        <w:rPr>
          <w:rFonts w:ascii="Times New Roman" w:eastAsia="Times New Roman" w:hAnsi="Times New Roman" w:cs="Times New Roman"/>
          <w:sz w:val="24"/>
          <w:szCs w:val="24"/>
          <w:vertAlign w:val="superscript"/>
        </w:rPr>
        <w:t>f,g</w:t>
      </w:r>
    </w:p>
    <w:p w14:paraId="2C9737EA" w14:textId="77777777" w:rsidR="008338D2" w:rsidRDefault="008338D2">
      <w:pPr>
        <w:spacing w:line="480" w:lineRule="auto"/>
        <w:rPr>
          <w:rFonts w:ascii="Times New Roman" w:eastAsia="Times New Roman" w:hAnsi="Times New Roman" w:cs="Times New Roman"/>
          <w:sz w:val="24"/>
          <w:szCs w:val="24"/>
        </w:rPr>
      </w:pPr>
    </w:p>
    <w:p w14:paraId="4048C720" w14:textId="77777777" w:rsidR="008338D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a</w:t>
      </w:r>
      <w:r>
        <w:rPr>
          <w:rFonts w:ascii="Times New Roman" w:eastAsia="Times New Roman" w:hAnsi="Times New Roman" w:cs="Times New Roman"/>
          <w:sz w:val="24"/>
          <w:szCs w:val="24"/>
        </w:rPr>
        <w:t>Posgrado de Ciencias del Mar y Limnología, Universidad Nacional Autónoma de México, Puerto Morelos, Mexico</w:t>
      </w:r>
    </w:p>
    <w:p w14:paraId="430BFC87" w14:textId="77777777" w:rsidR="008338D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b</w:t>
      </w:r>
      <w:r>
        <w:rPr>
          <w:rFonts w:ascii="Times New Roman" w:eastAsia="Times New Roman" w:hAnsi="Times New Roman" w:cs="Times New Roman"/>
          <w:sz w:val="24"/>
          <w:szCs w:val="24"/>
        </w:rPr>
        <w:t>College of Marine Science, University of South Florida, St. Petersburg, FL, USA</w:t>
      </w:r>
    </w:p>
    <w:p w14:paraId="3DE3A215" w14:textId="77777777" w:rsidR="008338D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c</w:t>
      </w:r>
      <w:r>
        <w:rPr>
          <w:rFonts w:ascii="Times New Roman" w:eastAsia="Times New Roman" w:hAnsi="Times New Roman" w:cs="Times New Roman"/>
          <w:sz w:val="24"/>
          <w:szCs w:val="24"/>
        </w:rPr>
        <w:t>Environmental Mapping Team, Spatial Informatics Group, Pleasanton, CA, USA</w:t>
      </w:r>
    </w:p>
    <w:p w14:paraId="60CDCDB4" w14:textId="77777777" w:rsidR="008338D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d</w:t>
      </w:r>
      <w:r>
        <w:rPr>
          <w:rFonts w:ascii="Times New Roman" w:eastAsia="Times New Roman" w:hAnsi="Times New Roman" w:cs="Times New Roman"/>
          <w:sz w:val="24"/>
          <w:szCs w:val="24"/>
        </w:rPr>
        <w:t>Department of Natural Sciences and Mathematics, Pontificia Universidad Javeriana Cali, Cali, Colombia</w:t>
      </w:r>
    </w:p>
    <w:p w14:paraId="52595692" w14:textId="77777777" w:rsidR="008338D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e</w:t>
      </w:r>
      <w:r>
        <w:rPr>
          <w:rFonts w:ascii="Times New Roman" w:eastAsia="Times New Roman" w:hAnsi="Times New Roman" w:cs="Times New Roman"/>
          <w:sz w:val="24"/>
          <w:szCs w:val="24"/>
        </w:rPr>
        <w:t>Institute of Biology and Chemistry of the Marine Environment (ICBM), Carl von Ossietzky University of Oldenburg, Oldenburg, Germany (current affiliation)</w:t>
      </w:r>
    </w:p>
    <w:p w14:paraId="485AF342" w14:textId="77777777" w:rsidR="008338D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f</w:t>
      </w:r>
      <w:r>
        <w:rPr>
          <w:rFonts w:ascii="Times New Roman" w:eastAsia="Times New Roman" w:hAnsi="Times New Roman" w:cs="Times New Roman"/>
          <w:sz w:val="24"/>
          <w:szCs w:val="24"/>
        </w:rPr>
        <w:t xml:space="preserve">Global Change Institute, The University of Queensland, St Lucia, QLD 4072, Australia. </w:t>
      </w:r>
      <w:r>
        <w:rPr>
          <w:rFonts w:ascii="Times New Roman" w:eastAsia="Times New Roman" w:hAnsi="Times New Roman" w:cs="Times New Roman"/>
          <w:sz w:val="24"/>
          <w:szCs w:val="24"/>
          <w:vertAlign w:val="superscript"/>
        </w:rPr>
        <w:t>g</w:t>
      </w:r>
      <w:r>
        <w:rPr>
          <w:rFonts w:ascii="Times New Roman" w:eastAsia="Times New Roman" w:hAnsi="Times New Roman" w:cs="Times New Roman"/>
          <w:sz w:val="24"/>
          <w:szCs w:val="24"/>
        </w:rPr>
        <w:t>School of Biological Sciences, The University of Queensland, St Lucia, QLD 4072, Australia</w:t>
      </w:r>
    </w:p>
    <w:p w14:paraId="64330B1C" w14:textId="77777777" w:rsidR="008338D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*Correspondence author: </w:t>
      </w:r>
      <w:hyperlink r:id="rId7">
        <w:r w:rsidR="008338D2">
          <w:rPr>
            <w:rFonts w:ascii="Times New Roman" w:eastAsia="Times New Roman" w:hAnsi="Times New Roman" w:cs="Times New Roman"/>
            <w:color w:val="0563C1"/>
            <w:sz w:val="24"/>
            <w:szCs w:val="24"/>
            <w:u w:val="single"/>
          </w:rPr>
          <w:t>lsandoval@sig-gis.com</w:t>
        </w:r>
      </w:hyperlink>
      <w:r>
        <w:rPr>
          <w:rFonts w:ascii="Times New Roman" w:eastAsia="Times New Roman" w:hAnsi="Times New Roman" w:cs="Times New Roman"/>
          <w:sz w:val="24"/>
          <w:szCs w:val="24"/>
        </w:rPr>
        <w:t xml:space="preserve"> </w:t>
      </w:r>
    </w:p>
    <w:p w14:paraId="153E0CBD" w14:textId="77777777" w:rsidR="008338D2" w:rsidRDefault="008338D2">
      <w:pPr>
        <w:spacing w:line="480" w:lineRule="auto"/>
        <w:rPr>
          <w:rFonts w:ascii="Times New Roman" w:eastAsia="Times New Roman" w:hAnsi="Times New Roman" w:cs="Times New Roman"/>
          <w:b/>
          <w:bCs/>
          <w:sz w:val="24"/>
          <w:szCs w:val="24"/>
        </w:rPr>
      </w:pPr>
    </w:p>
    <w:p w14:paraId="087B60CA" w14:textId="77777777" w:rsidR="008338D2" w:rsidRDefault="008338D2">
      <w:pPr>
        <w:spacing w:line="480" w:lineRule="auto"/>
        <w:rPr>
          <w:rFonts w:ascii="Times New Roman" w:eastAsia="Times New Roman" w:hAnsi="Times New Roman" w:cs="Times New Roman"/>
          <w:b/>
          <w:bCs/>
          <w:sz w:val="24"/>
          <w:szCs w:val="24"/>
        </w:rPr>
      </w:pPr>
    </w:p>
    <w:p w14:paraId="003CECB8" w14:textId="77777777" w:rsidR="008338D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Abstract</w:t>
      </w:r>
    </w:p>
    <w:p w14:paraId="3C51FF53" w14:textId="351D54A3" w:rsidR="008338D2"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Cartagena Bay </w:t>
      </w:r>
      <w:del w:id="0" w:author="Angela Marulanda" w:date="2025-11-17T16:34:00Z" w16du:dateUtc="2025-11-17T15:34:00Z">
        <w:r w:rsidDel="007F6D20">
          <w:rPr>
            <w:rFonts w:ascii="Times New Roman" w:eastAsia="Times New Roman" w:hAnsi="Times New Roman" w:cs="Times New Roman"/>
            <w:sz w:val="24"/>
            <w:szCs w:val="24"/>
          </w:rPr>
          <w:delText xml:space="preserve">in </w:delText>
        </w:r>
      </w:del>
      <w:ins w:id="1" w:author="Angela Marulanda" w:date="2025-11-17T16:34:00Z" w16du:dateUtc="2025-11-17T15:34:00Z">
        <w:r w:rsidR="007F6D20">
          <w:rPr>
            <w:rFonts w:ascii="Times New Roman" w:eastAsia="Times New Roman" w:hAnsi="Times New Roman" w:cs="Times New Roman"/>
            <w:sz w:val="24"/>
            <w:szCs w:val="24"/>
          </w:rPr>
          <w:t>(</w:t>
        </w:r>
      </w:ins>
      <w:r>
        <w:rPr>
          <w:rFonts w:ascii="Times New Roman" w:eastAsia="Times New Roman" w:hAnsi="Times New Roman" w:cs="Times New Roman"/>
          <w:sz w:val="24"/>
          <w:szCs w:val="24"/>
        </w:rPr>
        <w:t>Colombia</w:t>
      </w:r>
      <w:ins w:id="2" w:author="Angela Marulanda" w:date="2025-11-17T16:34:00Z" w16du:dateUtc="2025-11-17T15:34:00Z">
        <w:r w:rsidR="007F6D20">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has experienced historical changes in water quality mainly due to dredging and channelization of the Canal del Dique, which connects the bay with the Magdalena River</w:t>
      </w:r>
      <w:del w:id="3" w:author="Angela Marulanda" w:date="2025-11-17T16:35:00Z" w16du:dateUtc="2025-11-17T15:35:00Z">
        <w:r w:rsidDel="000A740F">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In this bay, the coral reef of Varadero depicts high coral diversity and large coral colonies, showing apparent signs of a healthy ecosystem, under highly turbid and polluted waters. Here, we evaluated the potential effects of historical environmental variables on the coral skeletal growth of </w:t>
      </w:r>
      <w:r>
        <w:rPr>
          <w:rFonts w:ascii="Times New Roman" w:eastAsia="Times New Roman" w:hAnsi="Times New Roman" w:cs="Times New Roman"/>
          <w:i/>
          <w:iCs/>
          <w:sz w:val="24"/>
          <w:szCs w:val="24"/>
        </w:rPr>
        <w:t>Orbicella faveolata</w:t>
      </w:r>
      <w:r>
        <w:rPr>
          <w:rFonts w:ascii="Times New Roman" w:eastAsia="Times New Roman" w:hAnsi="Times New Roman" w:cs="Times New Roman"/>
          <w:sz w:val="24"/>
          <w:szCs w:val="24"/>
        </w:rPr>
        <w:t xml:space="preserve">, including an analysis of before and after the major dredging events in the Canal del Dique in 1981. We obtained coral growth information from 65 years in the period 1951–2015, corresponding to four coral specimens. </w:t>
      </w:r>
      <w:ins w:id="4" w:author="Angela Marulanda" w:date="2025-11-17T16:35:00Z" w16du:dateUtc="2025-11-17T15:35:00Z">
        <w:r w:rsidR="00077A2F">
          <w:rPr>
            <w:rFonts w:ascii="Times New Roman" w:eastAsia="Times New Roman" w:hAnsi="Times New Roman" w:cs="Times New Roman"/>
            <w:sz w:val="24"/>
            <w:szCs w:val="24"/>
          </w:rPr>
          <w:t>O</w:t>
        </w:r>
      </w:ins>
      <w:del w:id="5" w:author="Angela Marulanda" w:date="2025-11-17T16:35:00Z" w16du:dateUtc="2025-11-17T15:35:00Z">
        <w:r w:rsidDel="00077A2F">
          <w:rPr>
            <w:rFonts w:ascii="Times New Roman" w:eastAsia="Times New Roman" w:hAnsi="Times New Roman" w:cs="Times New Roman"/>
            <w:sz w:val="24"/>
            <w:szCs w:val="24"/>
          </w:rPr>
          <w:delText>In o</w:delText>
        </w:r>
      </w:del>
      <w:r>
        <w:rPr>
          <w:rFonts w:ascii="Times New Roman" w:eastAsia="Times New Roman" w:hAnsi="Times New Roman" w:cs="Times New Roman"/>
          <w:sz w:val="24"/>
          <w:szCs w:val="24"/>
        </w:rPr>
        <w:t>verall, mean coral skeletal density was 0.73 g cm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linear extension 1.02 cm yr</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and calcification 0.74 g cm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yr</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After 1981, significant changes in coral growth and luminescence were found: skeletal density decreased (-9.9%), linear extension increased (+6.6%), and skeletal luminescence was less intense (-1.6%). The Atlantic Multidecadal Oscillation (AMO) explained changes in skeletal density (8–10%) and linear extension (7–19%). Air temperature explained changes in skeletal luminescence (22–45%). Water flow of the Canal del Dique showed continuous increases since 1981, but it did not contribute significantly to coral skeletal growth and skeletal luminescence. The growth of </w:t>
      </w:r>
      <w:r>
        <w:rPr>
          <w:rFonts w:ascii="Times New Roman" w:eastAsia="Times New Roman" w:hAnsi="Times New Roman" w:cs="Times New Roman"/>
          <w:i/>
          <w:iCs/>
          <w:sz w:val="24"/>
          <w:szCs w:val="24"/>
        </w:rPr>
        <w:t>O. faveolata</w:t>
      </w:r>
      <w:r>
        <w:rPr>
          <w:rFonts w:ascii="Times New Roman" w:eastAsia="Times New Roman" w:hAnsi="Times New Roman" w:cs="Times New Roman"/>
          <w:sz w:val="24"/>
          <w:szCs w:val="24"/>
        </w:rPr>
        <w:t xml:space="preserve"> in Varadero Reef was characterized by low</w:t>
      </w:r>
      <w:ins w:id="6" w:author="Angela Marulanda" w:date="2025-11-17T16:36:00Z" w16du:dateUtc="2025-11-17T15:36:00Z">
        <w:r w:rsidR="00143E68">
          <w:rPr>
            <w:rFonts w:ascii="Times New Roman" w:eastAsia="Times New Roman" w:hAnsi="Times New Roman" w:cs="Times New Roman"/>
            <w:sz w:val="24"/>
            <w:szCs w:val="24"/>
          </w:rPr>
          <w:t>-</w:t>
        </w:r>
      </w:ins>
      <w:del w:id="7" w:author="Angela Marulanda" w:date="2025-11-17T16:36:00Z" w16du:dateUtc="2025-11-17T15:36:00Z">
        <w:r w:rsidDel="00143E68">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density skeletons and an accelerated linear extension, especially after the dredging events of 1981. Further research is required to understand coral growth responses and resilience to the conditions of high turbidity, pollution, and low light in Cartagena Bay.</w:t>
      </w:r>
    </w:p>
    <w:p w14:paraId="30BCDAA3" w14:textId="77777777" w:rsidR="008338D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Keywords: </w:t>
      </w:r>
      <w:r>
        <w:rPr>
          <w:rFonts w:ascii="Times New Roman" w:eastAsia="Times New Roman" w:hAnsi="Times New Roman" w:cs="Times New Roman"/>
          <w:sz w:val="24"/>
          <w:szCs w:val="24"/>
        </w:rPr>
        <w:t>coral skeletal growth, coral skeletal luminescence, water quality, Varadero Reef, Cartagena Bay, Canal del Dique</w:t>
      </w:r>
    </w:p>
    <w:p w14:paraId="581C6C04" w14:textId="77777777" w:rsidR="008338D2" w:rsidRDefault="008338D2">
      <w:pPr>
        <w:spacing w:line="480" w:lineRule="auto"/>
        <w:rPr>
          <w:rFonts w:ascii="Times New Roman" w:eastAsia="Times New Roman" w:hAnsi="Times New Roman" w:cs="Times New Roman"/>
          <w:sz w:val="24"/>
          <w:szCs w:val="24"/>
        </w:rPr>
      </w:pPr>
    </w:p>
    <w:p w14:paraId="5568B642" w14:textId="77777777" w:rsidR="008338D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Introduction </w:t>
      </w:r>
    </w:p>
    <w:p w14:paraId="2D24F5E4" w14:textId="6EB0F30B" w:rsidR="008338D2"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Coral reefs are increasingly affected by a mixture of local and global stressors such as rising temperatures, disease outbreaks, eutrophication, acidification, and overexploitation that jeopardize their stability and persistence (Sully et al. 2019; Guan et al. 2020; Davis et al. 2021; Burke et al. 2023). In particular, water quality has been declining over time due to intensified human impacts on oceans and coastal areas (Halpern et al. 2019), which has exposed fringing coral reefs to higher levels of turbidity and pollution (Zweifler et al. 2021). While most coral reefs typically thrive in tropical and oligotrophic waters, ranging from shallow to mesophotic depths (Kahng et al. 2010; Guan et al. 2015), a fraction (12%) of the world’s coral reefs </w:t>
      </w:r>
      <w:del w:id="8" w:author="Angela Marulanda" w:date="2025-11-17T16:36:00Z" w16du:dateUtc="2025-11-17T15:36:00Z">
        <w:r w:rsidDel="0029471A">
          <w:rPr>
            <w:rFonts w:ascii="Times New Roman" w:eastAsia="Times New Roman" w:hAnsi="Times New Roman" w:cs="Times New Roman"/>
            <w:sz w:val="24"/>
            <w:szCs w:val="24"/>
          </w:rPr>
          <w:delText>are</w:delText>
        </w:r>
      </w:del>
      <w:ins w:id="9" w:author="Angela Marulanda" w:date="2025-11-17T16:36:00Z" w16du:dateUtc="2025-11-17T15:36:00Z">
        <w:r w:rsidR="0029471A">
          <w:rPr>
            <w:rFonts w:ascii="Times New Roman" w:eastAsia="Times New Roman" w:hAnsi="Times New Roman" w:cs="Times New Roman"/>
            <w:sz w:val="24"/>
            <w:szCs w:val="24"/>
          </w:rPr>
          <w:t>is</w:t>
        </w:r>
      </w:ins>
      <w:r>
        <w:rPr>
          <w:rFonts w:ascii="Times New Roman" w:eastAsia="Times New Roman" w:hAnsi="Times New Roman" w:cs="Times New Roman"/>
          <w:sz w:val="24"/>
          <w:szCs w:val="24"/>
        </w:rPr>
        <w:t xml:space="preserve"> found in moderately turbid waters (0.080–0.127 K</w:t>
      </w:r>
      <w:r>
        <w:rPr>
          <w:rFonts w:ascii="Times New Roman" w:eastAsia="Times New Roman" w:hAnsi="Times New Roman" w:cs="Times New Roman"/>
          <w:sz w:val="24"/>
          <w:szCs w:val="24"/>
          <w:vertAlign w:val="subscript"/>
        </w:rPr>
        <w:t>d</w:t>
      </w:r>
      <w:r>
        <w:rPr>
          <w:rFonts w:ascii="Times New Roman" w:eastAsia="Times New Roman" w:hAnsi="Times New Roman" w:cs="Times New Roman"/>
          <w:sz w:val="24"/>
          <w:szCs w:val="24"/>
        </w:rPr>
        <w:t xml:space="preserve">490) (Sully and van Woesik 2020). Further, evidence shows that some corals can survive under highly turbid and reduced light conditions (Camp et al. 2018; Burt et al. 2020; Zweifler et al. 2021) by finding refugia from thermal stress (Sully and van Woesik 2020), shifting from autotrophy to heterotrophy (Anthony and Fabricius 2000; Travaglione et al. 2023), reducing lipid content (Jones et al. 2020), photoacclimating to low light exposure (Jones et al. 2020; López-Londoño et al. 2021), and increasing their number of pigments per cell (Jones et al. 2020). </w:t>
      </w:r>
    </w:p>
    <w:p w14:paraId="7DFA0597" w14:textId="03B88348" w:rsidR="008338D2"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these challenges, evidence shows that some coral reefs survive under highly turbid conditions (Camp et al. 2018; Burt et al. 2020; Zweifler et al. 2021). The coral reef facing the most extreme turbidity reported to date in the Caribbean is Varadero Reef, Colombia (Fig. 1) (López-Victoria et al. 2015; Zweifler et al. 2021). This well-developed reef exhibits t</w:t>
      </w:r>
      <w:r>
        <w:rPr>
          <w:rFonts w:ascii="Times New Roman" w:eastAsia="Times New Roman" w:hAnsi="Times New Roman" w:cs="Times New Roman"/>
          <w:color w:val="221E1F"/>
          <w:sz w:val="24"/>
          <w:szCs w:val="24"/>
        </w:rPr>
        <w:t xml:space="preserve">ypical signs of a healthy ecosystem, including high coral diversity, 45% coral cover, and large colonies of the massive coral </w:t>
      </w:r>
      <w:r>
        <w:rPr>
          <w:rFonts w:ascii="Times New Roman" w:eastAsia="Times New Roman" w:hAnsi="Times New Roman" w:cs="Times New Roman"/>
          <w:i/>
          <w:iCs/>
          <w:color w:val="221E1F"/>
          <w:sz w:val="24"/>
          <w:szCs w:val="24"/>
        </w:rPr>
        <w:t>Orbicella faveolata</w:t>
      </w:r>
      <w:r>
        <w:rPr>
          <w:rFonts w:ascii="Times New Roman" w:eastAsia="Times New Roman" w:hAnsi="Times New Roman" w:cs="Times New Roman"/>
          <w:color w:val="221E1F"/>
          <w:sz w:val="24"/>
          <w:szCs w:val="24"/>
        </w:rPr>
        <w:t xml:space="preserve"> </w:t>
      </w:r>
      <w:r>
        <w:rPr>
          <w:rFonts w:ascii="Times New Roman" w:eastAsia="Times New Roman" w:hAnsi="Times New Roman" w:cs="Times New Roman"/>
          <w:sz w:val="24"/>
          <w:szCs w:val="24"/>
        </w:rPr>
        <w:t xml:space="preserve">(López-Victoria et al. </w:t>
      </w:r>
      <w:r>
        <w:rPr>
          <w:rFonts w:ascii="Times New Roman" w:eastAsia="Times New Roman" w:hAnsi="Times New Roman" w:cs="Times New Roman"/>
          <w:sz w:val="24"/>
          <w:szCs w:val="24"/>
        </w:rPr>
        <w:lastRenderedPageBreak/>
        <w:t>2015; Pizarro et al. 2017)</w:t>
      </w:r>
      <w:r>
        <w:rPr>
          <w:rFonts w:ascii="Times New Roman" w:eastAsia="Times New Roman" w:hAnsi="Times New Roman" w:cs="Times New Roman"/>
          <w:color w:val="221E1F"/>
          <w:sz w:val="24"/>
          <w:szCs w:val="24"/>
        </w:rPr>
        <w:t>. Varadero Reef exists in a light-limited environment, influenced by freshwater discharge and industrial wastewater flowing into Cartagena Bay (Fig. 1).</w:t>
      </w:r>
      <w:r>
        <w:rPr>
          <w:rFonts w:ascii="Times New Roman" w:eastAsia="Times New Roman" w:hAnsi="Times New Roman" w:cs="Times New Roman"/>
          <w:sz w:val="24"/>
          <w:szCs w:val="24"/>
        </w:rPr>
        <w:t xml:space="preserve"> Several parameters exceed threshold values that are not optimal for biotic health or sustaining life. Elevated concentrations of heavy metals, such as cadmium, lead, mercury, chromium, copper, </w:t>
      </w:r>
      <w:ins w:id="10" w:author="Angela Marulanda" w:date="2025-11-17T16:37:00Z" w16du:dateUtc="2025-11-17T15:37:00Z">
        <w:r w:rsidR="0014194E">
          <w:rPr>
            <w:rFonts w:ascii="Times New Roman" w:eastAsia="Times New Roman" w:hAnsi="Times New Roman" w:cs="Times New Roman"/>
            <w:sz w:val="24"/>
            <w:szCs w:val="24"/>
          </w:rPr>
          <w:t xml:space="preserve">and </w:t>
        </w:r>
      </w:ins>
      <w:r>
        <w:rPr>
          <w:rFonts w:ascii="Times New Roman" w:eastAsia="Times New Roman" w:hAnsi="Times New Roman" w:cs="Times New Roman"/>
          <w:sz w:val="24"/>
          <w:szCs w:val="24"/>
        </w:rPr>
        <w:t>nickel have been found in the water (Tosic et al. 2019), sediments (Cogua et al. 2012), and organisms (Alonso et al. 2000; Manjarrez et al. 2008). Cartagena Bay presents seasonal increases in nutrient levels and decreases in dissolved oxygen, occasionally reaching hypoxic conditions (Tuchkovenko and Lonin 2003; Tosic et al. 2019). Organic matter and high coliform counts have also been observed (Garay and Giraldo 1997; Tuchkovenko and Rendón 2002; Tosic et al. 2019). Domestic sewage and industrial wastewaters contribute pollutants to the bay, but it is the Canal del Dique that has caused significant declines in water quality (Tosic et al. 2018). Water discharge from the Canal del Dique is correlated to the seasonal and spatial variability of the water quality in the bay (Tosic et al. 2019) (Fig. S1).</w:t>
      </w:r>
    </w:p>
    <w:p w14:paraId="7BB562EB" w14:textId="77777777" w:rsidR="008338D2" w:rsidRDefault="008338D2">
      <w:pPr>
        <w:tabs>
          <w:tab w:val="center" w:pos="4419"/>
        </w:tabs>
        <w:spacing w:line="480" w:lineRule="auto"/>
        <w:jc w:val="both"/>
        <w:rPr>
          <w:rFonts w:ascii="Arial" w:eastAsia="Arial" w:hAnsi="Arial" w:cs="Arial"/>
          <w:color w:val="221E1F"/>
          <w:sz w:val="24"/>
          <w:szCs w:val="24"/>
        </w:rPr>
      </w:pPr>
    </w:p>
    <w:p w14:paraId="78A0D551" w14:textId="77777777" w:rsidR="008338D2" w:rsidRDefault="00000000">
      <w:pPr>
        <w:jc w:val="both"/>
        <w:rPr>
          <w:rFonts w:ascii="Arial" w:eastAsia="Arial" w:hAnsi="Arial" w:cs="Arial"/>
        </w:rPr>
      </w:pPr>
      <w:r>
        <w:rPr>
          <w:noProof/>
        </w:rPr>
        <w:lastRenderedPageBreak/>
        <w:drawing>
          <wp:inline distT="0" distB="0" distL="0" distR="0" wp14:anchorId="578923F4" wp14:editId="43352E71">
            <wp:extent cx="5612130" cy="6542405"/>
            <wp:effectExtent l="0" t="0" r="0" b="0"/>
            <wp:docPr id="178661223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5612130" cy="6542405"/>
                    </a:xfrm>
                    <a:prstGeom prst="rect">
                      <a:avLst/>
                    </a:prstGeom>
                    <a:ln/>
                  </pic:spPr>
                </pic:pic>
              </a:graphicData>
            </a:graphic>
          </wp:inline>
        </w:drawing>
      </w:r>
    </w:p>
    <w:p w14:paraId="4D247FAF" w14:textId="77777777" w:rsidR="008338D2" w:rsidRDefault="00000000">
      <w:pPr>
        <w:jc w:val="both"/>
        <w:rPr>
          <w:rFonts w:ascii="Times New Roman" w:eastAsia="Times New Roman" w:hAnsi="Times New Roman" w:cs="Times New Roman"/>
        </w:rPr>
      </w:pPr>
      <w:r>
        <w:rPr>
          <w:rFonts w:ascii="Times New Roman" w:eastAsia="Times New Roman" w:hAnsi="Times New Roman" w:cs="Times New Roman"/>
          <w:b/>
          <w:bCs/>
        </w:rPr>
        <w:t>Figure 1.</w:t>
      </w:r>
      <w:r>
        <w:rPr>
          <w:rFonts w:ascii="Times New Roman" w:eastAsia="Times New Roman" w:hAnsi="Times New Roman" w:cs="Times New Roman"/>
        </w:rPr>
        <w:t xml:space="preserve"> Geographic location of Varadero Reef in the Colombian Caribbean. (a-b) The connection between the Canal del Dique and the Magdalena River, and (c) location of Varadero Reef within Cartagena Bay. Environmental stations are indicated by diamonds: 1. Air temperature (yellow), and 2. Water flow (red). (d) </w:t>
      </w:r>
      <w:r>
        <w:rPr>
          <w:rFonts w:ascii="Times New Roman" w:eastAsia="Times New Roman" w:hAnsi="Times New Roman" w:cs="Times New Roman"/>
          <w:i/>
          <w:iCs/>
        </w:rPr>
        <w:t>Orbicella faveolata</w:t>
      </w:r>
      <w:r>
        <w:rPr>
          <w:rFonts w:ascii="Times New Roman" w:eastAsia="Times New Roman" w:hAnsi="Times New Roman" w:cs="Times New Roman"/>
        </w:rPr>
        <w:t xml:space="preserve"> colonies growing in plate-like forms at 4 m depth with the presence of marine snow. (e) Corals competing for substrate in less than 1 m</w:t>
      </w:r>
      <w:r>
        <w:rPr>
          <w:rFonts w:ascii="Times New Roman" w:eastAsia="Times New Roman" w:hAnsi="Times New Roman" w:cs="Times New Roman"/>
          <w:vertAlign w:val="superscript"/>
        </w:rPr>
        <w:t>2</w:t>
      </w:r>
      <w:r>
        <w:rPr>
          <w:rFonts w:ascii="Times New Roman" w:eastAsia="Times New Roman" w:hAnsi="Times New Roman" w:cs="Times New Roman"/>
        </w:rPr>
        <w:t xml:space="preserve">: </w:t>
      </w:r>
      <w:r>
        <w:rPr>
          <w:rFonts w:ascii="Times New Roman" w:eastAsia="Times New Roman" w:hAnsi="Times New Roman" w:cs="Times New Roman"/>
          <w:i/>
          <w:iCs/>
        </w:rPr>
        <w:t>Colpophyllia natans</w:t>
      </w:r>
      <w:r>
        <w:rPr>
          <w:rFonts w:ascii="Times New Roman" w:eastAsia="Times New Roman" w:hAnsi="Times New Roman" w:cs="Times New Roman"/>
        </w:rPr>
        <w:t xml:space="preserve">, </w:t>
      </w:r>
      <w:r>
        <w:rPr>
          <w:rFonts w:ascii="Times New Roman" w:eastAsia="Times New Roman" w:hAnsi="Times New Roman" w:cs="Times New Roman"/>
          <w:i/>
          <w:iCs/>
        </w:rPr>
        <w:t>Pseudodiploria clivosa</w:t>
      </w:r>
      <w:r>
        <w:rPr>
          <w:rFonts w:ascii="Times New Roman" w:eastAsia="Times New Roman" w:hAnsi="Times New Roman" w:cs="Times New Roman"/>
        </w:rPr>
        <w:t xml:space="preserve">, </w:t>
      </w:r>
      <w:r>
        <w:rPr>
          <w:rFonts w:ascii="Times New Roman" w:eastAsia="Times New Roman" w:hAnsi="Times New Roman" w:cs="Times New Roman"/>
          <w:i/>
          <w:iCs/>
        </w:rPr>
        <w:t>Agaricia tenuifolia</w:t>
      </w:r>
      <w:r>
        <w:rPr>
          <w:rFonts w:ascii="Times New Roman" w:eastAsia="Times New Roman" w:hAnsi="Times New Roman" w:cs="Times New Roman"/>
        </w:rPr>
        <w:t xml:space="preserve">, </w:t>
      </w:r>
      <w:r>
        <w:rPr>
          <w:rFonts w:ascii="Times New Roman" w:eastAsia="Times New Roman" w:hAnsi="Times New Roman" w:cs="Times New Roman"/>
          <w:i/>
          <w:iCs/>
        </w:rPr>
        <w:t>Siderastrea siderea</w:t>
      </w:r>
      <w:r>
        <w:rPr>
          <w:rFonts w:ascii="Times New Roman" w:eastAsia="Times New Roman" w:hAnsi="Times New Roman" w:cs="Times New Roman"/>
        </w:rPr>
        <w:t xml:space="preserve"> and </w:t>
      </w:r>
      <w:r>
        <w:rPr>
          <w:rFonts w:ascii="Times New Roman" w:eastAsia="Times New Roman" w:hAnsi="Times New Roman" w:cs="Times New Roman"/>
          <w:i/>
          <w:iCs/>
        </w:rPr>
        <w:t>O. faveolata</w:t>
      </w:r>
      <w:r>
        <w:rPr>
          <w:rFonts w:ascii="Times New Roman" w:eastAsia="Times New Roman" w:hAnsi="Times New Roman" w:cs="Times New Roman"/>
        </w:rPr>
        <w:t xml:space="preserve">. </w:t>
      </w:r>
    </w:p>
    <w:p w14:paraId="0C432EC6" w14:textId="77777777" w:rsidR="008338D2" w:rsidRDefault="008338D2">
      <w:pPr>
        <w:tabs>
          <w:tab w:val="center" w:pos="4419"/>
        </w:tabs>
        <w:spacing w:line="480" w:lineRule="auto"/>
        <w:jc w:val="both"/>
        <w:rPr>
          <w:rFonts w:ascii="Arial" w:eastAsia="Arial" w:hAnsi="Arial" w:cs="Arial"/>
          <w:sz w:val="24"/>
          <w:szCs w:val="24"/>
        </w:rPr>
      </w:pPr>
    </w:p>
    <w:p w14:paraId="08661F60" w14:textId="71E1AD79" w:rsidR="008338D2"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Canal del Dique </w:t>
      </w:r>
      <w:del w:id="11" w:author="Angela Marulanda" w:date="2025-11-17T16:39:00Z" w16du:dateUtc="2025-11-17T15:39:00Z">
        <w:r w:rsidDel="005F2A3B">
          <w:rPr>
            <w:rFonts w:ascii="Times New Roman" w:eastAsia="Times New Roman" w:hAnsi="Times New Roman" w:cs="Times New Roman"/>
            <w:sz w:val="24"/>
            <w:szCs w:val="24"/>
          </w:rPr>
          <w:delText>connects</w:delText>
        </w:r>
      </w:del>
      <w:ins w:id="12" w:author="Angela Marulanda" w:date="2025-11-17T16:39:00Z" w16du:dateUtc="2025-11-17T15:39:00Z">
        <w:r w:rsidR="005F2A3B">
          <w:rPr>
            <w:rFonts w:ascii="Times New Roman" w:eastAsia="Times New Roman" w:hAnsi="Times New Roman" w:cs="Times New Roman"/>
            <w:sz w:val="24"/>
            <w:szCs w:val="24"/>
          </w:rPr>
          <w:t>has connected</w:t>
        </w:r>
      </w:ins>
      <w:r>
        <w:rPr>
          <w:rFonts w:ascii="Times New Roman" w:eastAsia="Times New Roman" w:hAnsi="Times New Roman" w:cs="Times New Roman"/>
          <w:sz w:val="24"/>
          <w:szCs w:val="24"/>
        </w:rPr>
        <w:t xml:space="preserve"> the Magdalena River and Cartagena Bay since 1934, and it is a navigable channel of 115 km length (Mogollón 2002, 2013) (Fig. 1). It was fully channelized between 1950 and 1952, leading to the transformation of Cartagena Bay’s clear waters into turbid waters due to freshwater discharge (Mogollón 2013). Between 1981 and 1984, the Canal del Dique was rectified and expanded in both depth and width. During this period, nearly 47% of the soil and sediments dredged throughout the 20</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were removed (Mogollón 2013). Annual maintenance is required to remove accumulated sediments, a practice that continues today. Between 1984 and 2010, the Canal del Dique increased water discharge by 28% and sediment load by 48%, contributing approximately 52 Mt of sediment to Cartagena Bay (Restrepo et al. 2018). While sedimentary evidence suggests that Cartagena Bay had a significant presence of scleractinian corals and seagrasses during the late Holocene (Martínez et al. 2010), recent changes in water quality have adversely affected these ecosystems. Seagrass cover in the bay declined by about 92% between 1935 and 2001 (Díaz and Gómez 2003), with no recent data available. Coral reefs here were once thought to be nonexistent until 2014 (López-Victoria et al. 2015).</w:t>
      </w:r>
    </w:p>
    <w:p w14:paraId="50CE5741" w14:textId="153932E2" w:rsidR="008338D2"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Coral communities surviving under marginal conditions (e.g., high turbidity) have shown resilience to climate change impacts (Zweifler et al. 2021)</w:t>
      </w:r>
      <w:ins w:id="13" w:author="Angela Marulanda" w:date="2025-11-17T16:39:00Z" w16du:dateUtc="2025-11-17T15:39:00Z">
        <w:r w:rsidR="00982DE2">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and their corals can provide critical information to support coral reef conservation strategies. Thus, a better understanding of the responses of such corals to recent changes in the environment and climate is pivotal to preserving the existence of these turbid reefs, managing the future resilience for other coral reef environments, and developing effective conservation strategies (McClanahan et al. 2012). Massive corals respond to environmental changes by modulating their calcification rates and skeletal microstructure (e.g</w:t>
      </w:r>
      <w:ins w:id="14" w:author="Angela Marulanda" w:date="2025-11-17T16:40:00Z" w16du:dateUtc="2025-11-17T15:40:00Z">
        <w:r w:rsidR="00491A9A">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exothecal dissepiments thickness), </w:t>
      </w:r>
      <w:r>
        <w:rPr>
          <w:rFonts w:ascii="Times New Roman" w:eastAsia="Times New Roman" w:hAnsi="Times New Roman" w:cs="Times New Roman"/>
          <w:sz w:val="24"/>
          <w:szCs w:val="24"/>
        </w:rPr>
        <w:lastRenderedPageBreak/>
        <w:t xml:space="preserve">recording these variations in their skeleton (Barnes and Lough 1993; Carricart-Ganivet 2004; Dávalos-Dehullu et al. 2008). In corals of the genus </w:t>
      </w:r>
      <w:r>
        <w:rPr>
          <w:rFonts w:ascii="Times New Roman" w:eastAsia="Times New Roman" w:hAnsi="Times New Roman" w:cs="Times New Roman"/>
          <w:i/>
          <w:iCs/>
          <w:sz w:val="24"/>
          <w:szCs w:val="24"/>
        </w:rPr>
        <w:t>Orbicella</w:t>
      </w:r>
      <w:r>
        <w:rPr>
          <w:rFonts w:ascii="Times New Roman" w:eastAsia="Times New Roman" w:hAnsi="Times New Roman" w:cs="Times New Roman"/>
          <w:sz w:val="24"/>
          <w:szCs w:val="24"/>
        </w:rPr>
        <w:t>, seasonal temperature variations are recorded as changes in skeletal density bands, with low-density bands corresponding to cooler seasons and high-density bands indicating warmer seasons (Hudson et al. 1976; Carricart-Ganivet 2011). Each pair of bands represent</w:t>
      </w:r>
      <w:ins w:id="15" w:author="Angela Marulanda" w:date="2025-11-17T16:40:00Z" w16du:dateUtc="2025-11-17T15:40:00Z">
        <w:r w:rsidR="00491A9A">
          <w:rPr>
            <w:rFonts w:ascii="Times New Roman" w:eastAsia="Times New Roman" w:hAnsi="Times New Roman" w:cs="Times New Roman"/>
            <w:sz w:val="24"/>
            <w:szCs w:val="24"/>
          </w:rPr>
          <w:t>s</w:t>
        </w:r>
      </w:ins>
      <w:r>
        <w:rPr>
          <w:rFonts w:ascii="Times New Roman" w:eastAsia="Times New Roman" w:hAnsi="Times New Roman" w:cs="Times New Roman"/>
          <w:sz w:val="24"/>
          <w:szCs w:val="24"/>
        </w:rPr>
        <w:t xml:space="preserve"> one year of coral growth. Changes in skeletal luminescence also serve as a proxy for humic acid and sediment concentrations in the water (Grove et al. 2010; Tanzil et al. 2016). The ability of coral skeletons to record environmental responses provides an opportunity to track coral growth and reconstruct potential past disturbances. </w:t>
      </w:r>
    </w:p>
    <w:p w14:paraId="16F626FE" w14:textId="5B8C618C" w:rsidR="008338D2"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purpose of this study was to document growth responses from the coral </w:t>
      </w:r>
      <w:ins w:id="16" w:author="Angela Marulanda" w:date="2025-11-17T17:36:00Z" w16du:dateUtc="2025-11-17T16:36:00Z">
        <w:r w:rsidR="003C426C">
          <w:rPr>
            <w:rFonts w:ascii="Times New Roman" w:eastAsia="Times New Roman" w:hAnsi="Times New Roman" w:cs="Times New Roman"/>
            <w:i/>
            <w:iCs/>
            <w:sz w:val="24"/>
            <w:szCs w:val="24"/>
          </w:rPr>
          <w:t>Orbicella</w:t>
        </w:r>
      </w:ins>
      <w:del w:id="17" w:author="Angela Marulanda" w:date="2025-11-17T17:36:00Z" w16du:dateUtc="2025-11-17T16:36:00Z">
        <w:r w:rsidDel="003C426C">
          <w:rPr>
            <w:rFonts w:ascii="Times New Roman" w:eastAsia="Times New Roman" w:hAnsi="Times New Roman" w:cs="Times New Roman"/>
            <w:i/>
            <w:iCs/>
            <w:sz w:val="24"/>
            <w:szCs w:val="24"/>
          </w:rPr>
          <w:delText>O.</w:delText>
        </w:r>
      </w:del>
      <w:r>
        <w:rPr>
          <w:rFonts w:ascii="Times New Roman" w:eastAsia="Times New Roman" w:hAnsi="Times New Roman" w:cs="Times New Roman"/>
          <w:i/>
          <w:iCs/>
          <w:sz w:val="24"/>
          <w:szCs w:val="24"/>
        </w:rPr>
        <w:t xml:space="preserve"> faveolata</w:t>
      </w:r>
      <w:r>
        <w:rPr>
          <w:rFonts w:ascii="Times New Roman" w:eastAsia="Times New Roman" w:hAnsi="Times New Roman" w:cs="Times New Roman"/>
          <w:sz w:val="24"/>
          <w:szCs w:val="24"/>
        </w:rPr>
        <w:t xml:space="preserve"> to high turbidity and pollution in Varadero Reef, Colombia (Fig. 1). We measured coral growth parameters (skeletal density, linear extension, calcification rates) and skeletal luminescence, in </w:t>
      </w:r>
      <w:del w:id="18" w:author="Angela Marulanda" w:date="2025-11-17T17:36:00Z" w16du:dateUtc="2025-11-17T16:36:00Z">
        <w:r w:rsidDel="003C426C">
          <w:rPr>
            <w:rFonts w:ascii="Times New Roman" w:eastAsia="Times New Roman" w:hAnsi="Times New Roman" w:cs="Times New Roman"/>
            <w:i/>
            <w:iCs/>
            <w:sz w:val="24"/>
            <w:szCs w:val="24"/>
          </w:rPr>
          <w:delText xml:space="preserve">Orbicella </w:delText>
        </w:r>
      </w:del>
      <w:ins w:id="19" w:author="Angela Marulanda" w:date="2025-11-17T17:36:00Z" w16du:dateUtc="2025-11-17T16:36:00Z">
        <w:r w:rsidR="003C426C">
          <w:rPr>
            <w:rFonts w:ascii="Times New Roman" w:eastAsia="Times New Roman" w:hAnsi="Times New Roman" w:cs="Times New Roman"/>
            <w:i/>
            <w:iCs/>
            <w:sz w:val="24"/>
            <w:szCs w:val="24"/>
          </w:rPr>
          <w:t xml:space="preserve">O. </w:t>
        </w:r>
      </w:ins>
      <w:r>
        <w:rPr>
          <w:rFonts w:ascii="Times New Roman" w:eastAsia="Times New Roman" w:hAnsi="Times New Roman" w:cs="Times New Roman"/>
          <w:i/>
          <w:iCs/>
          <w:sz w:val="24"/>
          <w:szCs w:val="24"/>
        </w:rPr>
        <w:t>faveolata</w:t>
      </w:r>
      <w:r>
        <w:rPr>
          <w:rFonts w:ascii="Times New Roman" w:eastAsia="Times New Roman" w:hAnsi="Times New Roman" w:cs="Times New Roman"/>
          <w:sz w:val="24"/>
          <w:szCs w:val="24"/>
        </w:rPr>
        <w:t xml:space="preserve"> to assess the effects of historical environmental changes and perturbations in Cartagena Bay on coral growth, including any potential impacts of the Canal del Dique dredging in 1981.</w:t>
      </w:r>
    </w:p>
    <w:p w14:paraId="7C429199" w14:textId="77777777" w:rsidR="008338D2" w:rsidRDefault="008338D2">
      <w:pPr>
        <w:spacing w:line="480" w:lineRule="auto"/>
        <w:rPr>
          <w:rFonts w:ascii="Times New Roman" w:eastAsia="Times New Roman" w:hAnsi="Times New Roman" w:cs="Times New Roman"/>
          <w:b/>
          <w:bCs/>
          <w:sz w:val="24"/>
          <w:szCs w:val="24"/>
        </w:rPr>
      </w:pPr>
    </w:p>
    <w:p w14:paraId="20D884AF" w14:textId="77777777" w:rsidR="008338D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Material and methods </w:t>
      </w:r>
    </w:p>
    <w:p w14:paraId="2D66E8D8" w14:textId="77777777" w:rsidR="008338D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Study area</w:t>
      </w:r>
    </w:p>
    <w:p w14:paraId="5FFF73F1" w14:textId="77777777" w:rsidR="008338D2"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Varadero Reef is located within Cartagena Bay, Colombian Caribbean (Fig. 1). Covering an area of approximately 1 km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the reef presents up to 80% live coral cover, dominated by massive colonies of </w:t>
      </w:r>
      <w:r>
        <w:rPr>
          <w:rFonts w:ascii="Times New Roman" w:eastAsia="Times New Roman" w:hAnsi="Times New Roman" w:cs="Times New Roman"/>
          <w:i/>
          <w:iCs/>
          <w:sz w:val="24"/>
          <w:szCs w:val="24"/>
        </w:rPr>
        <w:t>O. faveolata</w:t>
      </w:r>
      <w:r>
        <w:rPr>
          <w:rFonts w:ascii="Times New Roman" w:eastAsia="Times New Roman" w:hAnsi="Times New Roman" w:cs="Times New Roman"/>
          <w:sz w:val="24"/>
          <w:szCs w:val="24"/>
        </w:rPr>
        <w:t xml:space="preserve"> that can exceed 3 m in diameter (López-Victoria et al. 2015; Pizarro et al. 2017). The range of maximum coral cover is 2–6 m depth, </w:t>
      </w:r>
      <w:r>
        <w:rPr>
          <w:rFonts w:ascii="Times New Roman" w:eastAsia="Times New Roman" w:hAnsi="Times New Roman" w:cs="Times New Roman"/>
          <w:sz w:val="24"/>
          <w:szCs w:val="24"/>
        </w:rPr>
        <w:lastRenderedPageBreak/>
        <w:t xml:space="preserve">but live corals have been observed up to 15 m depth (Pizarro et al. 2017). This is a reef developing in limited conditions for coral settlement and growth, and exhibiting high coral species richness and density (Fig. 1e). </w:t>
      </w:r>
    </w:p>
    <w:p w14:paraId="660FDDB5" w14:textId="77777777" w:rsidR="008338D2"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coral reef is influenced by the turbid and polluted waters from the Canal del Dique, an extension of the Magdalena River (Fig. 1d, Fig. S1). In Varadero Reef, the reported annual mean (min-max) values of water quality parameters at surface between 2014 and 2015 were: salinity of 26 (~14–34), temperature of 30°C (~28–33°C), total suspended sediment of 17,000 mg 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xml:space="preserve"> (~9,000–60,000 mg 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turbidity of 5 NTU (~3–10 NTU), nitrates of 59 mg 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xml:space="preserve"> (~10–210 mg 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phosphates of 17 mg 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xml:space="preserve"> (~12–60 mg 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chlorophyll-a of 3 mg 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xml:space="preserve"> (~1.8–5 mg 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phenolics of 500 mg 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xml:space="preserve"> (~0–2,000 mg 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fecal coliforms of 126 MPN 100 ml</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(~0.3–3.1 MPN 100 ml</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and enterococcus of 26 CFU 100 ml</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(~0–120 CFU 100 ml</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(Tosic et al. 2019). Air temperatures can be as cool as 26.9°C ± 0.5°C between October and April, and as warm as 28.3°C ± 0.4°C between May and September (Fig. S2). </w:t>
      </w:r>
    </w:p>
    <w:p w14:paraId="09B95DF2" w14:textId="77777777" w:rsidR="008338D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Coral growth parameters</w:t>
      </w:r>
    </w:p>
    <w:p w14:paraId="2755C3B0" w14:textId="667F4D6D" w:rsidR="008338D2" w:rsidRDefault="00000000">
      <w:pPr>
        <w:spacing w:line="48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A single core of 6 cm diameter was extracted along the growth axis from four massive </w:t>
      </w:r>
      <w:r>
        <w:rPr>
          <w:rFonts w:ascii="Times New Roman" w:eastAsia="Times New Roman" w:hAnsi="Times New Roman" w:cs="Times New Roman"/>
          <w:i/>
          <w:iCs/>
          <w:sz w:val="24"/>
          <w:szCs w:val="24"/>
        </w:rPr>
        <w:t>O.</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faveolata</w:t>
      </w:r>
      <w:r>
        <w:rPr>
          <w:rFonts w:ascii="Times New Roman" w:eastAsia="Times New Roman" w:hAnsi="Times New Roman" w:cs="Times New Roman"/>
          <w:sz w:val="24"/>
          <w:szCs w:val="24"/>
        </w:rPr>
        <w:t xml:space="preserve"> colonies at 3–4 m depth by scuba diving using a pneumatic drill. Coral density was estimated using a CT-scan</w:t>
      </w:r>
      <w:ins w:id="20" w:author="Angela Marulanda" w:date="2025-11-17T17:38:00Z" w16du:dateUtc="2025-11-17T16:38:00Z">
        <w:r w:rsidR="0085614E">
          <w:rPr>
            <w:rFonts w:ascii="Times New Roman" w:eastAsia="Times New Roman" w:hAnsi="Times New Roman" w:cs="Times New Roman"/>
            <w:sz w:val="24"/>
            <w:szCs w:val="24"/>
          </w:rPr>
          <w:t xml:space="preserve"> (ADD REF)</w:t>
        </w:r>
      </w:ins>
      <w:r>
        <w:rPr>
          <w:rFonts w:ascii="Times New Roman" w:eastAsia="Times New Roman" w:hAnsi="Times New Roman" w:cs="Times New Roman"/>
          <w:sz w:val="24"/>
          <w:szCs w:val="24"/>
        </w:rPr>
        <w:t>, but one of the cores was cut</w:t>
      </w:r>
      <w:ins w:id="21" w:author="Angela Marulanda" w:date="2025-11-17T17:37:00Z" w16du:dateUtc="2025-11-17T16:37:00Z">
        <w:r w:rsidR="00441537">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and density </w:t>
      </w:r>
      <w:del w:id="22" w:author="Angela Marulanda" w:date="2025-11-17T17:37:00Z" w16du:dateUtc="2025-11-17T16:37:00Z">
        <w:r w:rsidDel="00441537">
          <w:rPr>
            <w:rFonts w:ascii="Times New Roman" w:eastAsia="Times New Roman" w:hAnsi="Times New Roman" w:cs="Times New Roman"/>
            <w:sz w:val="24"/>
            <w:szCs w:val="24"/>
          </w:rPr>
          <w:delText>was</w:delText>
        </w:r>
      </w:del>
      <w:ins w:id="23" w:author="Angela Marulanda" w:date="2025-11-17T17:37:00Z" w16du:dateUtc="2025-11-17T16:37:00Z">
        <w:r w:rsidR="00441537">
          <w:rPr>
            <w:rFonts w:ascii="Times New Roman" w:eastAsia="Times New Roman" w:hAnsi="Times New Roman" w:cs="Times New Roman"/>
            <w:sz w:val="24"/>
            <w:szCs w:val="24"/>
          </w:rPr>
          <w:t>could</w:t>
        </w:r>
      </w:ins>
      <w:r>
        <w:rPr>
          <w:rFonts w:ascii="Times New Roman" w:eastAsia="Times New Roman" w:hAnsi="Times New Roman" w:cs="Times New Roman"/>
          <w:sz w:val="24"/>
          <w:szCs w:val="24"/>
        </w:rPr>
        <w:t xml:space="preserve"> only </w:t>
      </w:r>
      <w:del w:id="24" w:author="Angela Marulanda" w:date="2025-11-17T17:38:00Z" w16du:dateUtc="2025-11-17T16:38:00Z">
        <w:r w:rsidDel="00441537">
          <w:rPr>
            <w:rFonts w:ascii="Times New Roman" w:eastAsia="Times New Roman" w:hAnsi="Times New Roman" w:cs="Times New Roman"/>
            <w:sz w:val="24"/>
            <w:szCs w:val="24"/>
          </w:rPr>
          <w:delText xml:space="preserve">possible to </w:delText>
        </w:r>
      </w:del>
      <w:r>
        <w:rPr>
          <w:rFonts w:ascii="Times New Roman" w:eastAsia="Times New Roman" w:hAnsi="Times New Roman" w:cs="Times New Roman"/>
          <w:sz w:val="24"/>
          <w:szCs w:val="24"/>
        </w:rPr>
        <w:t>be estimated using the X-ray method</w:t>
      </w:r>
      <w:ins w:id="25" w:author="Angela Marulanda" w:date="2025-11-17T17:38:00Z" w16du:dateUtc="2025-11-17T16:38:00Z">
        <w:r w:rsidR="0085614E">
          <w:rPr>
            <w:rFonts w:ascii="Times New Roman" w:eastAsia="Times New Roman" w:hAnsi="Times New Roman" w:cs="Times New Roman"/>
            <w:sz w:val="24"/>
            <w:szCs w:val="24"/>
          </w:rPr>
          <w:t xml:space="preserve"> (ADD REF)</w:t>
        </w:r>
      </w:ins>
      <w:r>
        <w:rPr>
          <w:rFonts w:ascii="Times New Roman" w:eastAsia="Times New Roman" w:hAnsi="Times New Roman" w:cs="Times New Roman"/>
          <w:sz w:val="24"/>
          <w:szCs w:val="24"/>
        </w:rPr>
        <w:t>.</w:t>
      </w:r>
    </w:p>
    <w:p w14:paraId="20410850" w14:textId="77777777" w:rsidR="008338D2"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coral core (VAR1) was sliced using a circular saw into several slabs of 6 mm thick (prior to using the CT-scan method for coral density estimation). One of the slabs was radiographed using a conventional X-ray machine, and coral density was estimated following Carricart-Ganivet and Barnes (2007). Radiation effects on the radiograph were corrected </w:t>
      </w:r>
      <w:r>
        <w:rPr>
          <w:rFonts w:ascii="Times New Roman" w:eastAsia="Times New Roman" w:hAnsi="Times New Roman" w:cs="Times New Roman"/>
          <w:sz w:val="24"/>
          <w:szCs w:val="24"/>
        </w:rPr>
        <w:lastRenderedPageBreak/>
        <w:t xml:space="preserve">following Duprey (2012). The remaining three coral cores (VAR2, VAR3, VAR4) were imaged using a General Electric LightSpeed VCT 64 CT-scan as described by Lizcano-Sandoval et al. (2019). The skeletal density of all four coral specimens was calibrated using aragonite density standards obtained from the shell of the giant clam </w:t>
      </w:r>
      <w:r>
        <w:rPr>
          <w:rFonts w:ascii="Times New Roman" w:eastAsia="Times New Roman" w:hAnsi="Times New Roman" w:cs="Times New Roman"/>
          <w:i/>
          <w:iCs/>
          <w:sz w:val="24"/>
          <w:szCs w:val="24"/>
        </w:rPr>
        <w:t>Tridacna maxima</w:t>
      </w:r>
      <w:r>
        <w:rPr>
          <w:rFonts w:ascii="Times New Roman" w:eastAsia="Times New Roman" w:hAnsi="Times New Roman" w:cs="Times New Roman"/>
          <w:sz w:val="24"/>
          <w:szCs w:val="24"/>
        </w:rPr>
        <w:t xml:space="preserve"> (Lizcano-Sandoval et al. 2019). </w:t>
      </w:r>
    </w:p>
    <w:p w14:paraId="79E8A293" w14:textId="77777777" w:rsidR="008338D2"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scanned coral cores, the best planes for observing the density banding pattern were selected by inspecting multi-planar reconstructions. For each core, one sagittal and one coronal image were chosen, and a single transect was drawn along the coral growth axis in each image to extract optical density values in Hounsfield units (HU). The HU values from both transects were averaged for each core. These averaged HU values were then converted to skeletal density (Lizcano-Sandoval et al. 2019). The CT-scan images were visualized and analyzed using RadiAnt DICOM Viewer 4.0. The coral cores were cut into slabs of 6 mm thick after scanning.</w:t>
      </w:r>
    </w:p>
    <w:p w14:paraId="6CB1E679" w14:textId="77777777" w:rsidR="008338D2"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annual skeletal density pattern (Fig. 2) for orbicellid corals is characterized by a high-density band formed during the warm season and a low-density band formed during the cold season (Carricart-Ganivet et al. 2000; Carricart-Ganivet 2004). Here, we matched the highest and lowest density peaks along the coral skeleton to late June and February, respectively, to be consistent with the climatology of Cartagena Bay (Fig. S2). The dates of density measurements among the respective maximum and minimum peaks of every year were interpolated. For both CT-scan and X-ray images, coral years were counted retrospectively. Skeletal density (g cm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linear extension (cm yr</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and calcification rates (g cm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yr</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were estimated annually. Linear extension was calculated from early January to </w:t>
      </w:r>
      <w:r>
        <w:rPr>
          <w:rFonts w:ascii="Times New Roman" w:eastAsia="Times New Roman" w:hAnsi="Times New Roman" w:cs="Times New Roman"/>
          <w:sz w:val="24"/>
          <w:szCs w:val="24"/>
        </w:rPr>
        <w:lastRenderedPageBreak/>
        <w:t xml:space="preserve">late December of each year, while calcification was determined as the product of skeletal density and linear extension. </w:t>
      </w:r>
    </w:p>
    <w:p w14:paraId="7FE3A092" w14:textId="77777777" w:rsidR="008338D2" w:rsidRDefault="008338D2">
      <w:pPr>
        <w:spacing w:line="480" w:lineRule="auto"/>
        <w:rPr>
          <w:rFonts w:ascii="Arial" w:eastAsia="Arial" w:hAnsi="Arial" w:cs="Arial"/>
          <w:sz w:val="24"/>
          <w:szCs w:val="24"/>
        </w:rPr>
      </w:pPr>
    </w:p>
    <w:p w14:paraId="5A94018A" w14:textId="77777777" w:rsidR="008338D2" w:rsidRDefault="00000000">
      <w:pPr>
        <w:jc w:val="center"/>
        <w:rPr>
          <w:rFonts w:ascii="Arial" w:eastAsia="Arial" w:hAnsi="Arial" w:cs="Arial"/>
        </w:rPr>
      </w:pPr>
      <w:r>
        <w:rPr>
          <w:noProof/>
        </w:rPr>
        <w:drawing>
          <wp:inline distT="0" distB="0" distL="0" distR="0" wp14:anchorId="6A4386FB" wp14:editId="3B9E3489">
            <wp:extent cx="5612130" cy="1686560"/>
            <wp:effectExtent l="0" t="0" r="0" b="0"/>
            <wp:docPr id="178661223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5612130" cy="1686560"/>
                    </a:xfrm>
                    <a:prstGeom prst="rect">
                      <a:avLst/>
                    </a:prstGeom>
                    <a:ln/>
                  </pic:spPr>
                </pic:pic>
              </a:graphicData>
            </a:graphic>
          </wp:inline>
        </w:drawing>
      </w:r>
    </w:p>
    <w:p w14:paraId="7B0BF8C0" w14:textId="77777777" w:rsidR="008338D2" w:rsidRDefault="00000000">
      <w:pPr>
        <w:jc w:val="center"/>
        <w:rPr>
          <w:rFonts w:ascii="Times New Roman" w:eastAsia="Times New Roman" w:hAnsi="Times New Roman" w:cs="Times New Roman"/>
        </w:rPr>
      </w:pPr>
      <w:r>
        <w:rPr>
          <w:rFonts w:ascii="Times New Roman" w:eastAsia="Times New Roman" w:hAnsi="Times New Roman" w:cs="Times New Roman"/>
          <w:b/>
          <w:bCs/>
        </w:rPr>
        <w:t>Figure 2.</w:t>
      </w:r>
      <w:r>
        <w:rPr>
          <w:rFonts w:ascii="Times New Roman" w:eastAsia="Times New Roman" w:hAnsi="Times New Roman" w:cs="Times New Roman"/>
        </w:rPr>
        <w:t xml:space="preserve"> Coral growth banding patterns along an </w:t>
      </w:r>
      <w:r>
        <w:rPr>
          <w:rFonts w:ascii="Times New Roman" w:eastAsia="Times New Roman" w:hAnsi="Times New Roman" w:cs="Times New Roman"/>
          <w:i/>
          <w:iCs/>
        </w:rPr>
        <w:t xml:space="preserve">O. faveolata </w:t>
      </w:r>
      <w:r>
        <w:rPr>
          <w:rFonts w:ascii="Times New Roman" w:eastAsia="Times New Roman" w:hAnsi="Times New Roman" w:cs="Times New Roman"/>
        </w:rPr>
        <w:t>slab. The upper and lower halves of the coral slab show</w:t>
      </w:r>
      <w:del w:id="26" w:author="Angela Marulanda" w:date="2025-11-17T17:39:00Z" w16du:dateUtc="2025-11-17T16:39:00Z">
        <w:r w:rsidDel="00523C82">
          <w:rPr>
            <w:rFonts w:ascii="Times New Roman" w:eastAsia="Times New Roman" w:hAnsi="Times New Roman" w:cs="Times New Roman"/>
          </w:rPr>
          <w:delText>s</w:delText>
        </w:r>
      </w:del>
      <w:r>
        <w:rPr>
          <w:rFonts w:ascii="Times New Roman" w:eastAsia="Times New Roman" w:hAnsi="Times New Roman" w:cs="Times New Roman"/>
        </w:rPr>
        <w:t xml:space="preserve"> the skeletal density and luminescence banding patterns, respectively.</w:t>
      </w:r>
    </w:p>
    <w:p w14:paraId="1552D3FD" w14:textId="77777777" w:rsidR="008338D2" w:rsidRDefault="008338D2">
      <w:pPr>
        <w:spacing w:line="480" w:lineRule="auto"/>
        <w:rPr>
          <w:rFonts w:ascii="Times New Roman" w:eastAsia="Times New Roman" w:hAnsi="Times New Roman" w:cs="Times New Roman"/>
          <w:sz w:val="24"/>
          <w:szCs w:val="24"/>
        </w:rPr>
      </w:pPr>
    </w:p>
    <w:p w14:paraId="259B5C84" w14:textId="0E3D8C89" w:rsidR="008338D2"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Since the aragonite standards used for estimating coral skeletal density in both X-ray and CT-scan methods were the same, we included X-ray</w:t>
      </w:r>
      <w:ins w:id="27" w:author="Angela Marulanda" w:date="2025-11-17T17:39:00Z" w16du:dateUtc="2025-11-17T16:39:00Z">
        <w:r w:rsidR="00DA38BE">
          <w:rPr>
            <w:rFonts w:ascii="Times New Roman" w:eastAsia="Times New Roman" w:hAnsi="Times New Roman" w:cs="Times New Roman"/>
            <w:sz w:val="24"/>
            <w:szCs w:val="24"/>
          </w:rPr>
          <w:t>-</w:t>
        </w:r>
      </w:ins>
      <w:del w:id="28" w:author="Angela Marulanda" w:date="2025-11-17T17:39:00Z" w16du:dateUtc="2025-11-17T16:39:00Z">
        <w:r w:rsidDel="00DA38BE">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derived coral density in the global coral growth analysis, assuming minimal error between both methods. The mean skeletal density of core VAR1 fell within the range of the densities measured for cores VAR2, VAR3</w:t>
      </w:r>
      <w:ins w:id="29" w:author="Angela Marulanda" w:date="2025-11-17T17:40:00Z" w16du:dateUtc="2025-11-17T16:40:00Z">
        <w:r w:rsidR="00DA38BE">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and VAR4 over the period of 1981–2015, suggesting that density estimates were comparable between the two methods (See Results section).</w:t>
      </w:r>
    </w:p>
    <w:p w14:paraId="5438F1FE" w14:textId="18586F2F" w:rsidR="008338D2"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potential relationship between growth parameters and skeletal microstructure of the corals was evaluated by counting the number of annual exothecal dissepiments</w:t>
      </w:r>
      <w:del w:id="30" w:author="Angela Marulanda" w:date="2025-11-17T17:40:00Z" w16du:dateUtc="2025-11-17T16:40:00Z">
        <w:r w:rsidDel="00CC3AAC">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and measuring their thickness and spacing (Dodge et al. 1992; Dávalos-Dehullu et al. 2008). The number of dissepiments per year is represented by the average of dissepiments counted within the average linear extension of each coral core, in portions where </w:t>
      </w:r>
      <w:ins w:id="31" w:author="Angela Marulanda" w:date="2025-11-17T17:41:00Z" w16du:dateUtc="2025-11-17T16:41:00Z">
        <w:r w:rsidR="00CC3AAC">
          <w:rPr>
            <w:rFonts w:ascii="Times New Roman" w:eastAsia="Times New Roman" w:hAnsi="Times New Roman" w:cs="Times New Roman"/>
            <w:sz w:val="24"/>
            <w:szCs w:val="24"/>
          </w:rPr>
          <w:t xml:space="preserve">a </w:t>
        </w:r>
      </w:ins>
      <w:r>
        <w:rPr>
          <w:rFonts w:ascii="Times New Roman" w:eastAsia="Times New Roman" w:hAnsi="Times New Roman" w:cs="Times New Roman"/>
          <w:sz w:val="24"/>
          <w:szCs w:val="24"/>
        </w:rPr>
        <w:t xml:space="preserve">continuous corallite exotheca trajectory in the vertical axis was observed. We selected 40 random dissepiments </w:t>
      </w:r>
      <w:r>
        <w:rPr>
          <w:rFonts w:ascii="Times New Roman" w:eastAsia="Times New Roman" w:hAnsi="Times New Roman" w:cs="Times New Roman"/>
          <w:sz w:val="24"/>
          <w:szCs w:val="24"/>
        </w:rPr>
        <w:lastRenderedPageBreak/>
        <w:t>to measure the average thickness and spacing</w:t>
      </w:r>
      <w:del w:id="32" w:author="Angela Marulanda" w:date="2025-11-17T17:41:00Z" w16du:dateUtc="2025-11-17T16:41:00Z">
        <w:r w:rsidDel="00CD5A05">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for each coral specimen. The skeletal microstructure measurements were performed on digitalized images of the cores.</w:t>
      </w:r>
    </w:p>
    <w:p w14:paraId="27A88666" w14:textId="77777777" w:rsidR="008338D2"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Skeletal luminescence</w:t>
      </w:r>
    </w:p>
    <w:commentRangeStart w:id="33"/>
    <w:p w14:paraId="0738CAD4" w14:textId="77777777" w:rsidR="008338D2" w:rsidRDefault="00000000">
      <w:pPr>
        <w:spacing w:before="240" w:line="480" w:lineRule="auto"/>
        <w:ind w:firstLine="720"/>
        <w:jc w:val="both"/>
        <w:rPr>
          <w:rFonts w:ascii="Times New Roman" w:eastAsia="Times New Roman" w:hAnsi="Times New Roman" w:cs="Times New Roman"/>
          <w:sz w:val="24"/>
          <w:szCs w:val="24"/>
        </w:rPr>
      </w:pPr>
      <w:sdt>
        <w:sdtPr>
          <w:tag w:val="goog_rdk_0"/>
          <w:id w:val="54951591"/>
        </w:sdtPr>
        <w:sdtContent>
          <w:r>
            <w:rPr>
              <w:rFonts w:ascii="Cardo" w:eastAsia="Cardo" w:hAnsi="Cardo" w:cs="Cardo"/>
              <w:sz w:val="24"/>
              <w:szCs w:val="24"/>
            </w:rPr>
            <w:t>All of the 6 mm thick coral slabs were treated with 13% reagent-grade NaOCl for 24 h (Nagtegaal et al. 2012). After treatment, the slabs were rinsed several times with distilled water and oven-dried at 60°C for 24 h. The luminescence banding patterns of the coral slabs were visualized and photographed under UV-A light (Opalux blacklight bulb T8 20W, λ ≈ 365 nm), in a darkened room (Fig. 2). The red, green and blue (RGB) values were extracted from 5 mm wide tracks (~62 pixels) along the coral growth axis for each digital photograph using ImageJ 1.51. The green/blue (G/B) ratio was used as a measure of luminescence intensity in coral skeleton (hereafter skeletal luminescence). The G/B ratio reflects the influence of humic acid/aragonite ratios within the coral skeleton (Grove et al. 2010), with higher G/B intensities indicating higher freshwater discharge and sediment load (Tanzil et al. 2016). Consequently, the highest and lowest annual luminescence peaks were aligned with the months of highest (late December) and lowest (late March) water flow records, respectively (Fig. S2).</w:t>
          </w:r>
        </w:sdtContent>
      </w:sdt>
      <w:commentRangeEnd w:id="33"/>
      <w:r w:rsidR="005305C9">
        <w:rPr>
          <w:rStyle w:val="CommentReference"/>
        </w:rPr>
        <w:commentReference w:id="33"/>
      </w:r>
    </w:p>
    <w:p w14:paraId="28C9DD57" w14:textId="77777777" w:rsidR="008338D2" w:rsidRDefault="00000000">
      <w:pPr>
        <w:spacing w:before="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Environmental data</w:t>
      </w:r>
    </w:p>
    <w:p w14:paraId="633D2087" w14:textId="77777777" w:rsidR="008338D2"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Water flow data (1981‒2015) were obtained from the Instituto de Hidrología, Metereología y Estudios Ambientales (IDEAM) monitoring station (Fig. 1b). The water flow station, located 28 km from the mouth of the Canal del Dique, provided the best available </w:t>
      </w:r>
      <w:r>
        <w:rPr>
          <w:rFonts w:ascii="Times New Roman" w:eastAsia="Times New Roman" w:hAnsi="Times New Roman" w:cs="Times New Roman"/>
          <w:sz w:val="24"/>
          <w:szCs w:val="24"/>
        </w:rPr>
        <w:lastRenderedPageBreak/>
        <w:t xml:space="preserve">data to describe the flow into Cartagena Bay. Sea surface temperature data were not available at the temporal and spatial scales required (e.g., &gt;50 years of data and &lt;1 km resolution); thus, air temperature data (1954‒2013) were obtained from another IDEAM’s station in Cartagena (Escuela Naval ‒ 14015030) (Fig. 1b). Air temperature time series was completed until 2015 by extrapolating data from a proximate monitoring station (Rafael Nuñez Airport ‒ 14015080). Air temperature data were used as an indicator of potential patterns and variations of sea surface temperature over time. </w:t>
      </w:r>
    </w:p>
    <w:p w14:paraId="3B15D7A6" w14:textId="77777777" w:rsidR="008338D2"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Southern Oscillation Index (SOI) and Atlantic Multidecadal Oscillation (AMO) data were used to test potential effects on the coral skeletal growth and luminescence. SOI data (1954–2015) were obtained from the National Oceanic and Atmospheric Administration (NOAA) (</w:t>
      </w:r>
      <w:hyperlink r:id="rId14">
        <w:r w:rsidR="008338D2">
          <w:rPr>
            <w:rFonts w:ascii="Times New Roman" w:eastAsia="Times New Roman" w:hAnsi="Times New Roman" w:cs="Times New Roman"/>
            <w:color w:val="0563C1"/>
            <w:sz w:val="24"/>
            <w:szCs w:val="24"/>
            <w:u w:val="single"/>
          </w:rPr>
          <w:t>https://www.ncdc.noaa.gov/teleconnections/enso/indicators/soi/</w:t>
        </w:r>
      </w:hyperlink>
      <w:r>
        <w:rPr>
          <w:rFonts w:ascii="Times New Roman" w:eastAsia="Times New Roman" w:hAnsi="Times New Roman" w:cs="Times New Roman"/>
          <w:sz w:val="24"/>
          <w:szCs w:val="24"/>
        </w:rPr>
        <w:t xml:space="preserve">). Negative and positive values of this index indicate El Niño and La Niña events, respectively. The AMO data (1954–2015) were sourced from the Kaplan SST dataset (Enfield et al. 2001). </w:t>
      </w:r>
    </w:p>
    <w:p w14:paraId="4FFED7C4" w14:textId="77777777" w:rsidR="008338D2"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treatment and analyses</w:t>
      </w:r>
    </w:p>
    <w:p w14:paraId="7EA85995" w14:textId="6EDA255F" w:rsidR="008338D2"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Time series were obtained for skeletal density, linear extension, calcification, and luminescence of each coral specimen. Pearson correlations were performed between skeletal density, linear extension, and calcification rates to evaluate growth strategies. Linear regressions were used to detect significant trends over the time series of coral skeletal growth and environmental data. The point at which the time series presented any abrupt change in their statistical properties (i.e., mean, variance) was detected with a change point detection analysis (Aminikhanghahi and Cook 2017; Truong et al. 2020). We employed the PELT algorithm for point change detection, which has been demonstrated to be more efficient and accurate than other methods (Killick et al. 2012). Additionally, </w:t>
      </w:r>
      <w:del w:id="34" w:author="Angela Marulanda" w:date="2025-11-19T16:00:00Z" w16du:dateUtc="2025-11-19T15:00:00Z">
        <w:r w:rsidDel="00A63684">
          <w:rPr>
            <w:rFonts w:ascii="Times New Roman" w:eastAsia="Times New Roman" w:hAnsi="Times New Roman" w:cs="Times New Roman"/>
            <w:sz w:val="24"/>
            <w:szCs w:val="24"/>
          </w:rPr>
          <w:delText xml:space="preserve">we </w:delText>
        </w:r>
      </w:del>
      <w:ins w:id="35" w:author="Angela Marulanda" w:date="2025-11-19T16:00:00Z" w16du:dateUtc="2025-11-19T15:00:00Z">
        <w:r w:rsidR="00A63684">
          <w:rPr>
            <w:rFonts w:ascii="Times New Roman" w:eastAsia="Times New Roman" w:hAnsi="Times New Roman" w:cs="Times New Roman"/>
            <w:sz w:val="24"/>
            <w:szCs w:val="24"/>
          </w:rPr>
          <w:t>and</w:t>
        </w:r>
        <w:r w:rsidR="00A63684">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 xml:space="preserve">compared the coral </w:t>
      </w:r>
      <w:r>
        <w:rPr>
          <w:rFonts w:ascii="Times New Roman" w:eastAsia="Times New Roman" w:hAnsi="Times New Roman" w:cs="Times New Roman"/>
          <w:sz w:val="24"/>
          <w:szCs w:val="24"/>
        </w:rPr>
        <w:lastRenderedPageBreak/>
        <w:t xml:space="preserve">skeletal growth and skeletal luminescence between the periods before (1951–1981) and after (1981–2015) the major dredging events that began in 1981, using a two-tailed t-test, assuming unequal variances, and an alpha level of 0.05. </w:t>
      </w:r>
    </w:p>
    <w:p w14:paraId="1B81B21A" w14:textId="0655E13B" w:rsidR="008338D2"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effects of environmental variables on coral growth and skeletal luminescence were tested for two periods. The first period included the environmental data available for 1954–2015 (i.e., air temperature, AMO, and SOI). The second period</w:t>
      </w:r>
      <w:ins w:id="36" w:author="Angela Marulanda" w:date="2025-11-19T16:01:00Z" w16du:dateUtc="2025-11-19T15:01:00Z">
        <w:r w:rsidR="00B83E2B">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1981–2015</w:t>
      </w:r>
      <w:ins w:id="37" w:author="Angela Marulanda" w:date="2025-11-19T16:01:00Z" w16du:dateUtc="2025-11-19T15:01:00Z">
        <w:r w:rsidR="00B83E2B">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included both variables from </w:t>
      </w:r>
      <w:ins w:id="38" w:author="Angela Marulanda" w:date="2025-11-19T16:01:00Z" w16du:dateUtc="2025-11-19T15:01:00Z">
        <w:r w:rsidR="00B83E2B">
          <w:rPr>
            <w:rFonts w:ascii="Times New Roman" w:eastAsia="Times New Roman" w:hAnsi="Times New Roman" w:cs="Times New Roman"/>
            <w:sz w:val="24"/>
            <w:szCs w:val="24"/>
          </w:rPr>
          <w:t xml:space="preserve">the </w:t>
        </w:r>
      </w:ins>
      <w:r>
        <w:rPr>
          <w:rFonts w:ascii="Times New Roman" w:eastAsia="Times New Roman" w:hAnsi="Times New Roman" w:cs="Times New Roman"/>
          <w:sz w:val="24"/>
          <w:szCs w:val="24"/>
        </w:rPr>
        <w:t>first period and the water flow data available after 1981. The purpose of analyzing these two periods w</w:t>
      </w:r>
      <w:del w:id="39" w:author="Angela Marulanda" w:date="2025-11-19T16:01:00Z" w16du:dateUtc="2025-11-19T15:01:00Z">
        <w:r w:rsidDel="00B83E2B">
          <w:rPr>
            <w:rFonts w:ascii="Times New Roman" w:eastAsia="Times New Roman" w:hAnsi="Times New Roman" w:cs="Times New Roman"/>
            <w:sz w:val="24"/>
            <w:szCs w:val="24"/>
          </w:rPr>
          <w:delText>ere</w:delText>
        </w:r>
      </w:del>
      <w:ins w:id="40" w:author="Angela Marulanda" w:date="2025-11-19T16:01:00Z" w16du:dateUtc="2025-11-19T15:01:00Z">
        <w:r w:rsidR="00B83E2B">
          <w:rPr>
            <w:rFonts w:ascii="Times New Roman" w:eastAsia="Times New Roman" w:hAnsi="Times New Roman" w:cs="Times New Roman"/>
            <w:sz w:val="24"/>
            <w:szCs w:val="24"/>
          </w:rPr>
          <w:t>as</w:t>
        </w:r>
      </w:ins>
      <w:r>
        <w:rPr>
          <w:rFonts w:ascii="Times New Roman" w:eastAsia="Times New Roman" w:hAnsi="Times New Roman" w:cs="Times New Roman"/>
          <w:sz w:val="24"/>
          <w:szCs w:val="24"/>
        </w:rPr>
        <w:t xml:space="preserve"> to 1) understand the long-term effects of available environmental variables on the complete coral growth record, and 2) evaluate the effects of environmental variables, including the water flow, on coral growth after the dredging of 1981. A model selection procedure was conducted to identify the best-performing predictor variables for use in a multiple linear regression, using the Akaike Information Criterion with a stepwise selection approach (Table S1; Table S3) (Quinn and Keough 2002). If none of the predictor variables outperformed a null model, the analysis was omitted (e.g., with calcification in Table S2). However, the model selection did not identify more than one predictor variable to support running a multiple linear regression (Table S2; Table S4). As a result, simple linear regressions were performed. The data of response variables were centered, and predictors were transformed into z-scores to standardize the data before performing the regressions, resulting in intercepts of zero values. The model selection was conducted using the </w:t>
      </w:r>
      <w:r>
        <w:rPr>
          <w:rFonts w:ascii="Times New Roman" w:eastAsia="Times New Roman" w:hAnsi="Times New Roman" w:cs="Times New Roman"/>
          <w:i/>
          <w:iCs/>
          <w:sz w:val="24"/>
          <w:szCs w:val="24"/>
        </w:rPr>
        <w:t>Fathom</w:t>
      </w:r>
      <w:r>
        <w:rPr>
          <w:rFonts w:ascii="Times New Roman" w:eastAsia="Times New Roman" w:hAnsi="Times New Roman" w:cs="Times New Roman"/>
          <w:sz w:val="24"/>
          <w:szCs w:val="24"/>
        </w:rPr>
        <w:t xml:space="preserve"> package in Matlab vR2022a, while plots and additional analyses were completed using Python. The point change detection analysis utilized the </w:t>
      </w:r>
      <w:r>
        <w:rPr>
          <w:rFonts w:ascii="Times New Roman" w:eastAsia="Times New Roman" w:hAnsi="Times New Roman" w:cs="Times New Roman"/>
          <w:i/>
          <w:iCs/>
          <w:sz w:val="24"/>
          <w:szCs w:val="24"/>
        </w:rPr>
        <w:t>ruptures</w:t>
      </w:r>
      <w:r>
        <w:rPr>
          <w:rFonts w:ascii="Times New Roman" w:eastAsia="Times New Roman" w:hAnsi="Times New Roman" w:cs="Times New Roman"/>
          <w:sz w:val="24"/>
          <w:szCs w:val="24"/>
        </w:rPr>
        <w:t xml:space="preserve"> Python package (Truong et al. 2020).</w:t>
      </w:r>
    </w:p>
    <w:p w14:paraId="599A446B" w14:textId="77777777" w:rsidR="008338D2" w:rsidRDefault="008338D2">
      <w:pPr>
        <w:spacing w:line="480" w:lineRule="auto"/>
        <w:jc w:val="both"/>
        <w:rPr>
          <w:rFonts w:ascii="Times New Roman" w:eastAsia="Times New Roman" w:hAnsi="Times New Roman" w:cs="Times New Roman"/>
          <w:sz w:val="24"/>
          <w:szCs w:val="24"/>
        </w:rPr>
      </w:pPr>
    </w:p>
    <w:p w14:paraId="0E3FA6D3" w14:textId="77777777" w:rsidR="008338D2"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Results</w:t>
      </w:r>
    </w:p>
    <w:p w14:paraId="3AEF99FC" w14:textId="77777777" w:rsidR="008338D2"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Coral growth parameters</w:t>
      </w:r>
    </w:p>
    <w:p w14:paraId="14F32E45" w14:textId="123539E1" w:rsidR="008338D2"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overall mean and standard deviation of the skeletal density, linear extension</w:t>
      </w:r>
      <w:ins w:id="41" w:author="Angela Marulanda" w:date="2025-11-19T16:03:00Z" w16du:dateUtc="2025-11-19T15:03:00Z">
        <w:r w:rsidR="003B4AFA">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and calcification were 0.72 ± 0.07 g cm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1.03 ± 0.13 cm yr</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and 0.74 ± 0.10 g cm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yr</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respectively, corresponding to the period 1951–2015 (Table 1). The linear extension was negatively correlated to skeletal density (r = -0.29; p = 0.02; Pearson) and positively correlated to calcification rates (r = 0.69; p &lt; 0.01; Pearson). The skeletal density was positively correlated to calcification (r = 0.46, p &lt; 0.01; Pearson). The mean number of dissepiments per year along the coral slabs was 21.3 ± 1.3, while dissepiment thickness and spacing were 0.13 ± 0.01 mm and 0.57 ± 0.06 mm, respectively. No signs of mortality were observed along the coral cores.</w:t>
      </w:r>
    </w:p>
    <w:p w14:paraId="5042B8C0" w14:textId="77777777" w:rsidR="008338D2" w:rsidRDefault="008338D2">
      <w:pPr>
        <w:spacing w:line="480" w:lineRule="auto"/>
        <w:rPr>
          <w:rFonts w:ascii="Times New Roman" w:eastAsia="Times New Roman" w:hAnsi="Times New Roman" w:cs="Times New Roman"/>
          <w:sz w:val="24"/>
          <w:szCs w:val="24"/>
        </w:rPr>
      </w:pPr>
    </w:p>
    <w:p w14:paraId="2AB6739F" w14:textId="77777777" w:rsidR="008338D2" w:rsidRDefault="00000000">
      <w:pPr>
        <w:jc w:val="center"/>
        <w:rPr>
          <w:rFonts w:ascii="Times New Roman" w:eastAsia="Times New Roman" w:hAnsi="Times New Roman" w:cs="Times New Roman"/>
        </w:rPr>
      </w:pPr>
      <w:r>
        <w:rPr>
          <w:rFonts w:ascii="Times New Roman" w:eastAsia="Times New Roman" w:hAnsi="Times New Roman" w:cs="Times New Roman"/>
          <w:b/>
          <w:bCs/>
        </w:rPr>
        <w:t xml:space="preserve">Table 1. </w:t>
      </w:r>
      <w:r>
        <w:rPr>
          <w:rFonts w:ascii="Times New Roman" w:eastAsia="Times New Roman" w:hAnsi="Times New Roman" w:cs="Times New Roman"/>
        </w:rPr>
        <w:t xml:space="preserve">Coral growth means and standard deviations from four specimens of the coral </w:t>
      </w:r>
      <w:r>
        <w:rPr>
          <w:rFonts w:ascii="Times New Roman" w:eastAsia="Times New Roman" w:hAnsi="Times New Roman" w:cs="Times New Roman"/>
          <w:i/>
          <w:iCs/>
        </w:rPr>
        <w:t>O. faveolata</w:t>
      </w:r>
      <w:r>
        <w:rPr>
          <w:rFonts w:ascii="Times New Roman" w:eastAsia="Times New Roman" w:hAnsi="Times New Roman" w:cs="Times New Roman"/>
        </w:rPr>
        <w:t xml:space="preserve"> in Varadero Reef.</w:t>
      </w:r>
    </w:p>
    <w:tbl>
      <w:tblPr>
        <w:tblStyle w:val="a"/>
        <w:tblW w:w="7736" w:type="dxa"/>
        <w:jc w:val="center"/>
        <w:tblInd w:w="0" w:type="dxa"/>
        <w:tblLayout w:type="fixed"/>
        <w:tblLook w:val="0400" w:firstRow="0" w:lastRow="0" w:firstColumn="0" w:lastColumn="0" w:noHBand="0" w:noVBand="1"/>
      </w:tblPr>
      <w:tblGrid>
        <w:gridCol w:w="1530"/>
        <w:gridCol w:w="1440"/>
        <w:gridCol w:w="720"/>
        <w:gridCol w:w="1260"/>
        <w:gridCol w:w="1380"/>
        <w:gridCol w:w="1406"/>
      </w:tblGrid>
      <w:tr w:rsidR="008338D2" w14:paraId="66D33BBF" w14:textId="77777777">
        <w:trPr>
          <w:trHeight w:val="288"/>
          <w:jc w:val="center"/>
        </w:trPr>
        <w:tc>
          <w:tcPr>
            <w:tcW w:w="1530" w:type="dxa"/>
            <w:tcBorders>
              <w:top w:val="single" w:sz="4" w:space="0" w:color="000000"/>
              <w:left w:val="nil"/>
              <w:bottom w:val="single" w:sz="4" w:space="0" w:color="000000"/>
              <w:right w:val="nil"/>
            </w:tcBorders>
            <w:vAlign w:val="center"/>
          </w:tcPr>
          <w:p w14:paraId="347E5462" w14:textId="77777777" w:rsidR="008338D2" w:rsidRDefault="00000000">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Core</w:t>
            </w:r>
          </w:p>
        </w:tc>
        <w:tc>
          <w:tcPr>
            <w:tcW w:w="1440" w:type="dxa"/>
            <w:tcBorders>
              <w:top w:val="single" w:sz="4" w:space="0" w:color="000000"/>
              <w:left w:val="nil"/>
              <w:bottom w:val="single" w:sz="4" w:space="0" w:color="000000"/>
              <w:right w:val="nil"/>
            </w:tcBorders>
            <w:vAlign w:val="center"/>
          </w:tcPr>
          <w:p w14:paraId="6D78013A" w14:textId="77777777" w:rsidR="008338D2" w:rsidRDefault="00000000">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Time span</w:t>
            </w:r>
          </w:p>
        </w:tc>
        <w:tc>
          <w:tcPr>
            <w:tcW w:w="720" w:type="dxa"/>
            <w:tcBorders>
              <w:top w:val="single" w:sz="4" w:space="0" w:color="000000"/>
              <w:left w:val="nil"/>
              <w:bottom w:val="single" w:sz="4" w:space="0" w:color="000000"/>
              <w:right w:val="nil"/>
            </w:tcBorders>
            <w:vAlign w:val="center"/>
          </w:tcPr>
          <w:p w14:paraId="2FD3EECE" w14:textId="77777777" w:rsidR="008338D2" w:rsidRDefault="00000000">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w:t>
            </w:r>
          </w:p>
        </w:tc>
        <w:tc>
          <w:tcPr>
            <w:tcW w:w="1260" w:type="dxa"/>
            <w:tcBorders>
              <w:top w:val="single" w:sz="4" w:space="0" w:color="000000"/>
              <w:left w:val="nil"/>
              <w:bottom w:val="single" w:sz="4" w:space="0" w:color="000000"/>
              <w:right w:val="nil"/>
            </w:tcBorders>
            <w:vAlign w:val="center"/>
          </w:tcPr>
          <w:p w14:paraId="707D1B7E" w14:textId="77777777" w:rsidR="008338D2" w:rsidRDefault="00000000">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Density</w:t>
            </w:r>
          </w:p>
          <w:p w14:paraId="0A9495A1" w14:textId="77777777" w:rsidR="008338D2" w:rsidRDefault="00000000">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(g cm</w:t>
            </w:r>
            <w:r>
              <w:rPr>
                <w:rFonts w:ascii="Times New Roman" w:eastAsia="Times New Roman" w:hAnsi="Times New Roman" w:cs="Times New Roman"/>
                <w:b/>
                <w:bCs/>
                <w:sz w:val="20"/>
                <w:szCs w:val="20"/>
                <w:vertAlign w:val="superscript"/>
              </w:rPr>
              <w:t>-3</w:t>
            </w:r>
            <w:r>
              <w:rPr>
                <w:rFonts w:ascii="Times New Roman" w:eastAsia="Times New Roman" w:hAnsi="Times New Roman" w:cs="Times New Roman"/>
                <w:b/>
                <w:bCs/>
                <w:sz w:val="20"/>
                <w:szCs w:val="20"/>
              </w:rPr>
              <w:t>)</w:t>
            </w:r>
          </w:p>
        </w:tc>
        <w:tc>
          <w:tcPr>
            <w:tcW w:w="1380" w:type="dxa"/>
            <w:tcBorders>
              <w:top w:val="single" w:sz="4" w:space="0" w:color="000000"/>
              <w:left w:val="nil"/>
              <w:bottom w:val="single" w:sz="4" w:space="0" w:color="000000"/>
              <w:right w:val="nil"/>
            </w:tcBorders>
            <w:vAlign w:val="center"/>
          </w:tcPr>
          <w:p w14:paraId="013D07B3" w14:textId="77777777" w:rsidR="008338D2" w:rsidRDefault="00000000">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Extension</w:t>
            </w:r>
          </w:p>
          <w:p w14:paraId="1D5D1913" w14:textId="77777777" w:rsidR="008338D2" w:rsidRDefault="00000000">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(cm yr</w:t>
            </w:r>
            <w:r>
              <w:rPr>
                <w:rFonts w:ascii="Times New Roman" w:eastAsia="Times New Roman" w:hAnsi="Times New Roman" w:cs="Times New Roman"/>
                <w:b/>
                <w:bCs/>
                <w:sz w:val="20"/>
                <w:szCs w:val="20"/>
                <w:vertAlign w:val="superscript"/>
              </w:rPr>
              <w:t>-1</w:t>
            </w:r>
            <w:r>
              <w:rPr>
                <w:rFonts w:ascii="Times New Roman" w:eastAsia="Times New Roman" w:hAnsi="Times New Roman" w:cs="Times New Roman"/>
                <w:b/>
                <w:bCs/>
                <w:sz w:val="20"/>
                <w:szCs w:val="20"/>
              </w:rPr>
              <w:t>)</w:t>
            </w:r>
          </w:p>
        </w:tc>
        <w:tc>
          <w:tcPr>
            <w:tcW w:w="1406" w:type="dxa"/>
            <w:tcBorders>
              <w:top w:val="single" w:sz="4" w:space="0" w:color="000000"/>
              <w:left w:val="nil"/>
              <w:bottom w:val="single" w:sz="4" w:space="0" w:color="000000"/>
              <w:right w:val="nil"/>
            </w:tcBorders>
            <w:vAlign w:val="center"/>
          </w:tcPr>
          <w:p w14:paraId="1797A67A" w14:textId="77777777" w:rsidR="008338D2" w:rsidRDefault="00000000">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Calcification</w:t>
            </w:r>
          </w:p>
          <w:p w14:paraId="2FDA5A9E" w14:textId="77777777" w:rsidR="008338D2" w:rsidRDefault="00000000">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(g cm</w:t>
            </w:r>
            <w:r>
              <w:rPr>
                <w:rFonts w:ascii="Times New Roman" w:eastAsia="Times New Roman" w:hAnsi="Times New Roman" w:cs="Times New Roman"/>
                <w:b/>
                <w:bCs/>
                <w:sz w:val="20"/>
                <w:szCs w:val="20"/>
                <w:vertAlign w:val="superscript"/>
              </w:rPr>
              <w:t>-2</w:t>
            </w:r>
            <w:r>
              <w:rPr>
                <w:rFonts w:ascii="Times New Roman" w:eastAsia="Times New Roman" w:hAnsi="Times New Roman" w:cs="Times New Roman"/>
                <w:b/>
                <w:bCs/>
                <w:sz w:val="20"/>
                <w:szCs w:val="20"/>
              </w:rPr>
              <w:t xml:space="preserve"> yr</w:t>
            </w:r>
            <w:r>
              <w:rPr>
                <w:rFonts w:ascii="Times New Roman" w:eastAsia="Times New Roman" w:hAnsi="Times New Roman" w:cs="Times New Roman"/>
                <w:b/>
                <w:bCs/>
                <w:sz w:val="20"/>
                <w:szCs w:val="20"/>
                <w:vertAlign w:val="superscript"/>
              </w:rPr>
              <w:t>-1</w:t>
            </w:r>
            <w:r>
              <w:rPr>
                <w:rFonts w:ascii="Times New Roman" w:eastAsia="Times New Roman" w:hAnsi="Times New Roman" w:cs="Times New Roman"/>
                <w:b/>
                <w:bCs/>
                <w:sz w:val="20"/>
                <w:szCs w:val="20"/>
              </w:rPr>
              <w:t>)</w:t>
            </w:r>
          </w:p>
        </w:tc>
      </w:tr>
      <w:tr w:rsidR="008338D2" w14:paraId="122DF4CA" w14:textId="77777777">
        <w:trPr>
          <w:trHeight w:val="288"/>
          <w:jc w:val="center"/>
        </w:trPr>
        <w:tc>
          <w:tcPr>
            <w:tcW w:w="1530" w:type="dxa"/>
            <w:tcBorders>
              <w:top w:val="nil"/>
              <w:left w:val="nil"/>
              <w:bottom w:val="nil"/>
              <w:right w:val="nil"/>
            </w:tcBorders>
            <w:vAlign w:val="center"/>
          </w:tcPr>
          <w:p w14:paraId="50A7F680" w14:textId="77777777" w:rsidR="008338D2"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VAR1</w:t>
            </w:r>
          </w:p>
        </w:tc>
        <w:tc>
          <w:tcPr>
            <w:tcW w:w="1440" w:type="dxa"/>
            <w:tcBorders>
              <w:top w:val="nil"/>
              <w:left w:val="nil"/>
              <w:bottom w:val="nil"/>
              <w:right w:val="nil"/>
            </w:tcBorders>
            <w:vAlign w:val="center"/>
          </w:tcPr>
          <w:p w14:paraId="56A86224"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1982–2015</w:t>
            </w:r>
          </w:p>
        </w:tc>
        <w:tc>
          <w:tcPr>
            <w:tcW w:w="720" w:type="dxa"/>
            <w:tcBorders>
              <w:top w:val="nil"/>
              <w:left w:val="nil"/>
              <w:bottom w:val="nil"/>
              <w:right w:val="nil"/>
            </w:tcBorders>
            <w:vAlign w:val="center"/>
          </w:tcPr>
          <w:p w14:paraId="14C9F086"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34</w:t>
            </w:r>
          </w:p>
        </w:tc>
        <w:tc>
          <w:tcPr>
            <w:tcW w:w="1260" w:type="dxa"/>
            <w:tcBorders>
              <w:top w:val="nil"/>
              <w:left w:val="nil"/>
              <w:bottom w:val="nil"/>
              <w:right w:val="nil"/>
            </w:tcBorders>
            <w:vAlign w:val="center"/>
          </w:tcPr>
          <w:p w14:paraId="221CF84F"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0.69 ± 0.08</w:t>
            </w:r>
          </w:p>
        </w:tc>
        <w:tc>
          <w:tcPr>
            <w:tcW w:w="1380" w:type="dxa"/>
            <w:tcBorders>
              <w:top w:val="nil"/>
              <w:left w:val="nil"/>
              <w:bottom w:val="nil"/>
              <w:right w:val="nil"/>
            </w:tcBorders>
            <w:vAlign w:val="center"/>
          </w:tcPr>
          <w:p w14:paraId="4C6EA7F2"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1.33 ± 0.35</w:t>
            </w:r>
          </w:p>
        </w:tc>
        <w:tc>
          <w:tcPr>
            <w:tcW w:w="1406" w:type="dxa"/>
            <w:tcBorders>
              <w:top w:val="nil"/>
              <w:left w:val="nil"/>
              <w:bottom w:val="nil"/>
              <w:right w:val="nil"/>
            </w:tcBorders>
            <w:vAlign w:val="center"/>
          </w:tcPr>
          <w:p w14:paraId="4C2DC010"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0.91 ± 0.24</w:t>
            </w:r>
          </w:p>
        </w:tc>
      </w:tr>
      <w:tr w:rsidR="008338D2" w14:paraId="1839BD42" w14:textId="77777777">
        <w:trPr>
          <w:trHeight w:val="288"/>
          <w:jc w:val="center"/>
        </w:trPr>
        <w:tc>
          <w:tcPr>
            <w:tcW w:w="1530" w:type="dxa"/>
            <w:tcBorders>
              <w:top w:val="nil"/>
              <w:left w:val="nil"/>
              <w:bottom w:val="nil"/>
              <w:right w:val="nil"/>
            </w:tcBorders>
            <w:vAlign w:val="center"/>
          </w:tcPr>
          <w:p w14:paraId="0814AE19" w14:textId="77777777" w:rsidR="008338D2"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VAR2</w:t>
            </w:r>
          </w:p>
        </w:tc>
        <w:tc>
          <w:tcPr>
            <w:tcW w:w="1440" w:type="dxa"/>
            <w:tcBorders>
              <w:top w:val="nil"/>
              <w:left w:val="nil"/>
              <w:bottom w:val="nil"/>
              <w:right w:val="nil"/>
            </w:tcBorders>
            <w:vAlign w:val="center"/>
          </w:tcPr>
          <w:p w14:paraId="1C6797DA"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1951–2015</w:t>
            </w:r>
          </w:p>
        </w:tc>
        <w:tc>
          <w:tcPr>
            <w:tcW w:w="720" w:type="dxa"/>
            <w:tcBorders>
              <w:top w:val="nil"/>
              <w:left w:val="nil"/>
              <w:bottom w:val="nil"/>
              <w:right w:val="nil"/>
            </w:tcBorders>
            <w:vAlign w:val="center"/>
          </w:tcPr>
          <w:p w14:paraId="4D394476"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65</w:t>
            </w:r>
          </w:p>
        </w:tc>
        <w:tc>
          <w:tcPr>
            <w:tcW w:w="1260" w:type="dxa"/>
            <w:tcBorders>
              <w:top w:val="nil"/>
              <w:left w:val="nil"/>
              <w:bottom w:val="nil"/>
              <w:right w:val="nil"/>
            </w:tcBorders>
            <w:vAlign w:val="center"/>
          </w:tcPr>
          <w:p w14:paraId="29043A89"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0.73 ± 0.14</w:t>
            </w:r>
          </w:p>
        </w:tc>
        <w:tc>
          <w:tcPr>
            <w:tcW w:w="1380" w:type="dxa"/>
            <w:tcBorders>
              <w:top w:val="nil"/>
              <w:left w:val="nil"/>
              <w:bottom w:val="nil"/>
              <w:right w:val="nil"/>
            </w:tcBorders>
            <w:vAlign w:val="center"/>
          </w:tcPr>
          <w:p w14:paraId="2246612E"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1.04 ± 0.20</w:t>
            </w:r>
          </w:p>
        </w:tc>
        <w:tc>
          <w:tcPr>
            <w:tcW w:w="1406" w:type="dxa"/>
            <w:tcBorders>
              <w:top w:val="nil"/>
              <w:left w:val="nil"/>
              <w:bottom w:val="nil"/>
              <w:right w:val="nil"/>
            </w:tcBorders>
            <w:vAlign w:val="center"/>
          </w:tcPr>
          <w:p w14:paraId="010AD929"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0.77 ± 0.22</w:t>
            </w:r>
          </w:p>
        </w:tc>
      </w:tr>
      <w:tr w:rsidR="008338D2" w14:paraId="0A3D3752" w14:textId="77777777">
        <w:trPr>
          <w:trHeight w:val="288"/>
          <w:jc w:val="center"/>
        </w:trPr>
        <w:tc>
          <w:tcPr>
            <w:tcW w:w="1530" w:type="dxa"/>
            <w:tcBorders>
              <w:top w:val="nil"/>
              <w:left w:val="nil"/>
              <w:bottom w:val="nil"/>
              <w:right w:val="nil"/>
            </w:tcBorders>
            <w:vAlign w:val="center"/>
          </w:tcPr>
          <w:p w14:paraId="7A1E4BC4" w14:textId="77777777" w:rsidR="008338D2"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VAR3</w:t>
            </w:r>
          </w:p>
        </w:tc>
        <w:tc>
          <w:tcPr>
            <w:tcW w:w="1440" w:type="dxa"/>
            <w:tcBorders>
              <w:top w:val="nil"/>
              <w:left w:val="nil"/>
              <w:bottom w:val="nil"/>
              <w:right w:val="nil"/>
            </w:tcBorders>
            <w:vAlign w:val="center"/>
          </w:tcPr>
          <w:p w14:paraId="774D8BC8"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1942–2015</w:t>
            </w:r>
          </w:p>
        </w:tc>
        <w:tc>
          <w:tcPr>
            <w:tcW w:w="720" w:type="dxa"/>
            <w:tcBorders>
              <w:top w:val="nil"/>
              <w:left w:val="nil"/>
              <w:bottom w:val="nil"/>
              <w:right w:val="nil"/>
            </w:tcBorders>
            <w:vAlign w:val="center"/>
          </w:tcPr>
          <w:p w14:paraId="74F87D8D"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74</w:t>
            </w:r>
          </w:p>
        </w:tc>
        <w:tc>
          <w:tcPr>
            <w:tcW w:w="1260" w:type="dxa"/>
            <w:tcBorders>
              <w:top w:val="nil"/>
              <w:left w:val="nil"/>
              <w:bottom w:val="nil"/>
              <w:right w:val="nil"/>
            </w:tcBorders>
            <w:vAlign w:val="center"/>
          </w:tcPr>
          <w:p w14:paraId="7BF57AD6"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0.80 ± 0.12</w:t>
            </w:r>
          </w:p>
        </w:tc>
        <w:tc>
          <w:tcPr>
            <w:tcW w:w="1380" w:type="dxa"/>
            <w:tcBorders>
              <w:top w:val="nil"/>
              <w:left w:val="nil"/>
              <w:bottom w:val="nil"/>
              <w:right w:val="nil"/>
            </w:tcBorders>
            <w:vAlign w:val="center"/>
          </w:tcPr>
          <w:p w14:paraId="1376643F"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0.91 ± 0.22</w:t>
            </w:r>
          </w:p>
        </w:tc>
        <w:tc>
          <w:tcPr>
            <w:tcW w:w="1406" w:type="dxa"/>
            <w:tcBorders>
              <w:top w:val="nil"/>
              <w:left w:val="nil"/>
              <w:bottom w:val="nil"/>
              <w:right w:val="nil"/>
            </w:tcBorders>
            <w:vAlign w:val="center"/>
          </w:tcPr>
          <w:p w14:paraId="3FF08C25"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0.74 ± 0.23</w:t>
            </w:r>
          </w:p>
        </w:tc>
      </w:tr>
      <w:tr w:rsidR="008338D2" w14:paraId="484339BE" w14:textId="77777777">
        <w:trPr>
          <w:trHeight w:val="288"/>
          <w:jc w:val="center"/>
        </w:trPr>
        <w:tc>
          <w:tcPr>
            <w:tcW w:w="1530" w:type="dxa"/>
            <w:tcBorders>
              <w:top w:val="nil"/>
              <w:left w:val="nil"/>
              <w:bottom w:val="nil"/>
              <w:right w:val="nil"/>
            </w:tcBorders>
            <w:vAlign w:val="center"/>
          </w:tcPr>
          <w:p w14:paraId="697FEA07" w14:textId="77777777" w:rsidR="008338D2"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VAR4</w:t>
            </w:r>
          </w:p>
        </w:tc>
        <w:tc>
          <w:tcPr>
            <w:tcW w:w="1440" w:type="dxa"/>
            <w:tcBorders>
              <w:top w:val="nil"/>
              <w:left w:val="nil"/>
              <w:bottom w:val="nil"/>
              <w:right w:val="nil"/>
            </w:tcBorders>
            <w:vAlign w:val="center"/>
          </w:tcPr>
          <w:p w14:paraId="6B41F2F2"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1950–2015</w:t>
            </w:r>
          </w:p>
        </w:tc>
        <w:tc>
          <w:tcPr>
            <w:tcW w:w="720" w:type="dxa"/>
            <w:tcBorders>
              <w:top w:val="nil"/>
              <w:left w:val="nil"/>
              <w:bottom w:val="nil"/>
              <w:right w:val="nil"/>
            </w:tcBorders>
            <w:vAlign w:val="center"/>
          </w:tcPr>
          <w:p w14:paraId="5C121709"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66</w:t>
            </w:r>
          </w:p>
        </w:tc>
        <w:tc>
          <w:tcPr>
            <w:tcW w:w="1260" w:type="dxa"/>
            <w:tcBorders>
              <w:top w:val="nil"/>
              <w:left w:val="nil"/>
              <w:bottom w:val="nil"/>
              <w:right w:val="nil"/>
            </w:tcBorders>
            <w:vAlign w:val="center"/>
          </w:tcPr>
          <w:p w14:paraId="3D0AAE7A"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0.67 ± 0.13</w:t>
            </w:r>
          </w:p>
        </w:tc>
        <w:tc>
          <w:tcPr>
            <w:tcW w:w="1380" w:type="dxa"/>
            <w:tcBorders>
              <w:top w:val="nil"/>
              <w:left w:val="nil"/>
              <w:bottom w:val="nil"/>
              <w:right w:val="nil"/>
            </w:tcBorders>
            <w:vAlign w:val="center"/>
          </w:tcPr>
          <w:p w14:paraId="5DD461F9"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1.02 ± 0.20</w:t>
            </w:r>
          </w:p>
        </w:tc>
        <w:tc>
          <w:tcPr>
            <w:tcW w:w="1406" w:type="dxa"/>
            <w:tcBorders>
              <w:top w:val="nil"/>
              <w:left w:val="nil"/>
              <w:bottom w:val="nil"/>
              <w:right w:val="nil"/>
            </w:tcBorders>
            <w:vAlign w:val="center"/>
          </w:tcPr>
          <w:p w14:paraId="37BF7DA0"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0.67 ± 0.15</w:t>
            </w:r>
          </w:p>
        </w:tc>
      </w:tr>
      <w:tr w:rsidR="008338D2" w14:paraId="77C28594" w14:textId="77777777">
        <w:trPr>
          <w:trHeight w:val="288"/>
          <w:jc w:val="center"/>
        </w:trPr>
        <w:tc>
          <w:tcPr>
            <w:tcW w:w="1530" w:type="dxa"/>
            <w:tcBorders>
              <w:top w:val="nil"/>
              <w:left w:val="nil"/>
              <w:bottom w:val="single" w:sz="4" w:space="0" w:color="000000"/>
              <w:right w:val="nil"/>
            </w:tcBorders>
            <w:vAlign w:val="center"/>
          </w:tcPr>
          <w:p w14:paraId="560B06F6" w14:textId="77777777" w:rsidR="008338D2"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Mean</w:t>
            </w:r>
          </w:p>
        </w:tc>
        <w:tc>
          <w:tcPr>
            <w:tcW w:w="1440" w:type="dxa"/>
            <w:tcBorders>
              <w:top w:val="nil"/>
              <w:left w:val="nil"/>
              <w:bottom w:val="single" w:sz="4" w:space="0" w:color="000000"/>
              <w:right w:val="nil"/>
            </w:tcBorders>
            <w:vAlign w:val="center"/>
          </w:tcPr>
          <w:p w14:paraId="0016FC83"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1951–2015</w:t>
            </w:r>
          </w:p>
        </w:tc>
        <w:tc>
          <w:tcPr>
            <w:tcW w:w="720" w:type="dxa"/>
            <w:tcBorders>
              <w:top w:val="nil"/>
              <w:left w:val="nil"/>
              <w:bottom w:val="single" w:sz="4" w:space="0" w:color="000000"/>
              <w:right w:val="nil"/>
            </w:tcBorders>
            <w:vAlign w:val="center"/>
          </w:tcPr>
          <w:p w14:paraId="0CE1EBB5"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65</w:t>
            </w:r>
          </w:p>
        </w:tc>
        <w:tc>
          <w:tcPr>
            <w:tcW w:w="1260" w:type="dxa"/>
            <w:tcBorders>
              <w:top w:val="nil"/>
              <w:left w:val="nil"/>
              <w:bottom w:val="single" w:sz="4" w:space="0" w:color="000000"/>
              <w:right w:val="nil"/>
            </w:tcBorders>
            <w:vAlign w:val="center"/>
          </w:tcPr>
          <w:p w14:paraId="521C487C"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0.73 ± 0.07</w:t>
            </w:r>
          </w:p>
        </w:tc>
        <w:tc>
          <w:tcPr>
            <w:tcW w:w="1380" w:type="dxa"/>
            <w:tcBorders>
              <w:top w:val="nil"/>
              <w:left w:val="nil"/>
              <w:bottom w:val="single" w:sz="4" w:space="0" w:color="000000"/>
              <w:right w:val="nil"/>
            </w:tcBorders>
            <w:vAlign w:val="center"/>
          </w:tcPr>
          <w:p w14:paraId="22159A5A"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1.02 ± 0.13</w:t>
            </w:r>
          </w:p>
        </w:tc>
        <w:tc>
          <w:tcPr>
            <w:tcW w:w="1406" w:type="dxa"/>
            <w:tcBorders>
              <w:top w:val="nil"/>
              <w:left w:val="nil"/>
              <w:bottom w:val="single" w:sz="4" w:space="0" w:color="000000"/>
              <w:right w:val="nil"/>
            </w:tcBorders>
            <w:vAlign w:val="center"/>
          </w:tcPr>
          <w:p w14:paraId="31CF4623"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0.74 ± 0.10</w:t>
            </w:r>
          </w:p>
        </w:tc>
      </w:tr>
    </w:tbl>
    <w:p w14:paraId="7C8B68F0" w14:textId="77777777" w:rsidR="008338D2" w:rsidRDefault="008338D2">
      <w:pPr>
        <w:spacing w:line="480" w:lineRule="auto"/>
        <w:rPr>
          <w:rFonts w:ascii="Times New Roman" w:eastAsia="Times New Roman" w:hAnsi="Times New Roman" w:cs="Times New Roman"/>
          <w:sz w:val="24"/>
          <w:szCs w:val="24"/>
        </w:rPr>
      </w:pPr>
    </w:p>
    <w:p w14:paraId="0B45A7DE" w14:textId="77777777" w:rsidR="008338D2" w:rsidRDefault="00000000">
      <w:pPr>
        <w:jc w:val="center"/>
        <w:rPr>
          <w:rFonts w:ascii="Times New Roman" w:eastAsia="Times New Roman" w:hAnsi="Times New Roman" w:cs="Times New Roman"/>
        </w:rPr>
      </w:pPr>
      <w:r>
        <w:rPr>
          <w:rFonts w:ascii="Times New Roman" w:eastAsia="Times New Roman" w:hAnsi="Times New Roman" w:cs="Times New Roman"/>
          <w:b/>
          <w:bCs/>
        </w:rPr>
        <w:t xml:space="preserve">Table 2. </w:t>
      </w:r>
      <w:r>
        <w:rPr>
          <w:rFonts w:ascii="Times New Roman" w:eastAsia="Times New Roman" w:hAnsi="Times New Roman" w:cs="Times New Roman"/>
        </w:rPr>
        <w:t>Linear regression results of coral skeletal growth, skeletal luminescence, and environmental time series data. The slopes are significantly different from zero at p &lt; 0.05.</w:t>
      </w:r>
    </w:p>
    <w:tbl>
      <w:tblPr>
        <w:tblStyle w:val="a0"/>
        <w:tblW w:w="8830" w:type="dxa"/>
        <w:jc w:val="center"/>
        <w:tblInd w:w="0" w:type="dxa"/>
        <w:tblLayout w:type="fixed"/>
        <w:tblLook w:val="0400" w:firstRow="0" w:lastRow="0" w:firstColumn="0" w:lastColumn="0" w:noHBand="0" w:noVBand="1"/>
      </w:tblPr>
      <w:tblGrid>
        <w:gridCol w:w="2430"/>
        <w:gridCol w:w="1260"/>
        <w:gridCol w:w="630"/>
        <w:gridCol w:w="1170"/>
        <w:gridCol w:w="980"/>
        <w:gridCol w:w="820"/>
        <w:gridCol w:w="720"/>
        <w:gridCol w:w="820"/>
      </w:tblGrid>
      <w:tr w:rsidR="008338D2" w14:paraId="3DE04106" w14:textId="77777777">
        <w:trPr>
          <w:trHeight w:val="288"/>
          <w:jc w:val="center"/>
        </w:trPr>
        <w:tc>
          <w:tcPr>
            <w:tcW w:w="2430" w:type="dxa"/>
            <w:tcBorders>
              <w:top w:val="single" w:sz="4" w:space="0" w:color="000000"/>
              <w:left w:val="nil"/>
              <w:bottom w:val="single" w:sz="4" w:space="0" w:color="000000"/>
              <w:right w:val="nil"/>
            </w:tcBorders>
            <w:vAlign w:val="center"/>
          </w:tcPr>
          <w:p w14:paraId="0A4599B0" w14:textId="77777777" w:rsidR="008338D2" w:rsidRDefault="00000000">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Variable</w:t>
            </w:r>
          </w:p>
        </w:tc>
        <w:tc>
          <w:tcPr>
            <w:tcW w:w="1260" w:type="dxa"/>
            <w:tcBorders>
              <w:top w:val="single" w:sz="4" w:space="0" w:color="000000"/>
              <w:left w:val="nil"/>
              <w:bottom w:val="single" w:sz="4" w:space="0" w:color="000000"/>
              <w:right w:val="nil"/>
            </w:tcBorders>
            <w:vAlign w:val="center"/>
          </w:tcPr>
          <w:p w14:paraId="2B25A498" w14:textId="77777777" w:rsidR="008338D2" w:rsidRDefault="00000000">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Period</w:t>
            </w:r>
          </w:p>
        </w:tc>
        <w:tc>
          <w:tcPr>
            <w:tcW w:w="630" w:type="dxa"/>
            <w:tcBorders>
              <w:top w:val="single" w:sz="4" w:space="0" w:color="000000"/>
              <w:left w:val="nil"/>
              <w:bottom w:val="single" w:sz="4" w:space="0" w:color="000000"/>
              <w:right w:val="nil"/>
            </w:tcBorders>
            <w:vAlign w:val="center"/>
          </w:tcPr>
          <w:p w14:paraId="5E2822C6" w14:textId="77777777" w:rsidR="008338D2" w:rsidRDefault="00000000">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w:t>
            </w:r>
          </w:p>
        </w:tc>
        <w:tc>
          <w:tcPr>
            <w:tcW w:w="1170" w:type="dxa"/>
            <w:tcBorders>
              <w:top w:val="single" w:sz="4" w:space="0" w:color="000000"/>
              <w:left w:val="nil"/>
              <w:bottom w:val="single" w:sz="4" w:space="0" w:color="000000"/>
              <w:right w:val="nil"/>
            </w:tcBorders>
            <w:vAlign w:val="center"/>
          </w:tcPr>
          <w:p w14:paraId="44CAF1AD" w14:textId="77777777" w:rsidR="008338D2" w:rsidRDefault="00000000">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Intercept</w:t>
            </w:r>
          </w:p>
        </w:tc>
        <w:tc>
          <w:tcPr>
            <w:tcW w:w="980" w:type="dxa"/>
            <w:tcBorders>
              <w:top w:val="single" w:sz="4" w:space="0" w:color="000000"/>
              <w:left w:val="nil"/>
              <w:bottom w:val="single" w:sz="4" w:space="0" w:color="000000"/>
              <w:right w:val="nil"/>
            </w:tcBorders>
            <w:vAlign w:val="center"/>
          </w:tcPr>
          <w:p w14:paraId="38A65B55" w14:textId="77777777" w:rsidR="008338D2" w:rsidRDefault="00000000">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Slope</w:t>
            </w:r>
          </w:p>
        </w:tc>
        <w:tc>
          <w:tcPr>
            <w:tcW w:w="820" w:type="dxa"/>
            <w:tcBorders>
              <w:top w:val="single" w:sz="4" w:space="0" w:color="000000"/>
              <w:left w:val="nil"/>
              <w:bottom w:val="single" w:sz="4" w:space="0" w:color="000000"/>
              <w:right w:val="nil"/>
            </w:tcBorders>
            <w:vAlign w:val="center"/>
          </w:tcPr>
          <w:p w14:paraId="610A8B6B" w14:textId="77777777" w:rsidR="008338D2" w:rsidRDefault="00000000">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w:t>
            </w:r>
            <w:r>
              <w:rPr>
                <w:rFonts w:ascii="Times New Roman" w:eastAsia="Times New Roman" w:hAnsi="Times New Roman" w:cs="Times New Roman"/>
                <w:b/>
                <w:bCs/>
                <w:sz w:val="20"/>
                <w:szCs w:val="20"/>
                <w:vertAlign w:val="superscript"/>
              </w:rPr>
              <w:t>2</w:t>
            </w:r>
          </w:p>
        </w:tc>
        <w:tc>
          <w:tcPr>
            <w:tcW w:w="720" w:type="dxa"/>
            <w:tcBorders>
              <w:top w:val="single" w:sz="4" w:space="0" w:color="000000"/>
              <w:left w:val="nil"/>
              <w:bottom w:val="single" w:sz="4" w:space="0" w:color="000000"/>
              <w:right w:val="nil"/>
            </w:tcBorders>
            <w:vAlign w:val="center"/>
          </w:tcPr>
          <w:p w14:paraId="6C9362E8" w14:textId="77777777" w:rsidR="008338D2" w:rsidRDefault="00000000">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w:t>
            </w:r>
          </w:p>
        </w:tc>
        <w:tc>
          <w:tcPr>
            <w:tcW w:w="820" w:type="dxa"/>
            <w:tcBorders>
              <w:top w:val="single" w:sz="4" w:space="0" w:color="000000"/>
              <w:left w:val="nil"/>
              <w:bottom w:val="single" w:sz="4" w:space="0" w:color="000000"/>
              <w:right w:val="nil"/>
            </w:tcBorders>
            <w:vAlign w:val="center"/>
          </w:tcPr>
          <w:p w14:paraId="6D4652B8" w14:textId="77777777" w:rsidR="008338D2" w:rsidRDefault="00000000">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w:t>
            </w:r>
          </w:p>
        </w:tc>
      </w:tr>
      <w:tr w:rsidR="008338D2" w14:paraId="45AF0F88" w14:textId="77777777">
        <w:trPr>
          <w:trHeight w:val="288"/>
          <w:jc w:val="center"/>
        </w:trPr>
        <w:tc>
          <w:tcPr>
            <w:tcW w:w="2430" w:type="dxa"/>
            <w:tcBorders>
              <w:top w:val="nil"/>
              <w:left w:val="nil"/>
              <w:bottom w:val="nil"/>
              <w:right w:val="nil"/>
            </w:tcBorders>
            <w:vAlign w:val="center"/>
          </w:tcPr>
          <w:p w14:paraId="5F2B5779" w14:textId="77777777" w:rsidR="008338D2"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Density (g cm</w:t>
            </w:r>
            <w:r>
              <w:rPr>
                <w:rFonts w:ascii="Times New Roman" w:eastAsia="Times New Roman" w:hAnsi="Times New Roman" w:cs="Times New Roman"/>
                <w:sz w:val="20"/>
                <w:szCs w:val="20"/>
                <w:vertAlign w:val="superscript"/>
              </w:rPr>
              <w:t>-3</w:t>
            </w:r>
            <w:r>
              <w:rPr>
                <w:rFonts w:ascii="Times New Roman" w:eastAsia="Times New Roman" w:hAnsi="Times New Roman" w:cs="Times New Roman"/>
                <w:sz w:val="20"/>
                <w:szCs w:val="20"/>
              </w:rPr>
              <w:t>)</w:t>
            </w:r>
          </w:p>
        </w:tc>
        <w:tc>
          <w:tcPr>
            <w:tcW w:w="1260" w:type="dxa"/>
            <w:tcBorders>
              <w:top w:val="nil"/>
              <w:left w:val="nil"/>
              <w:bottom w:val="nil"/>
              <w:right w:val="nil"/>
            </w:tcBorders>
            <w:vAlign w:val="center"/>
          </w:tcPr>
          <w:p w14:paraId="1CC7A410"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1951–2015</w:t>
            </w:r>
          </w:p>
        </w:tc>
        <w:tc>
          <w:tcPr>
            <w:tcW w:w="630" w:type="dxa"/>
            <w:tcBorders>
              <w:top w:val="nil"/>
              <w:left w:val="nil"/>
              <w:bottom w:val="nil"/>
              <w:right w:val="nil"/>
            </w:tcBorders>
            <w:vAlign w:val="center"/>
          </w:tcPr>
          <w:p w14:paraId="31EDAAE4"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65</w:t>
            </w:r>
          </w:p>
        </w:tc>
        <w:tc>
          <w:tcPr>
            <w:tcW w:w="1170" w:type="dxa"/>
            <w:tcBorders>
              <w:top w:val="nil"/>
              <w:left w:val="nil"/>
              <w:bottom w:val="nil"/>
              <w:right w:val="nil"/>
            </w:tcBorders>
            <w:vAlign w:val="center"/>
          </w:tcPr>
          <w:p w14:paraId="05C1C5B2"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4.31</w:t>
            </w:r>
          </w:p>
        </w:tc>
        <w:tc>
          <w:tcPr>
            <w:tcW w:w="980" w:type="dxa"/>
            <w:tcBorders>
              <w:top w:val="nil"/>
              <w:left w:val="nil"/>
              <w:bottom w:val="nil"/>
              <w:right w:val="nil"/>
            </w:tcBorders>
            <w:vAlign w:val="center"/>
          </w:tcPr>
          <w:p w14:paraId="75CA0179"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-0.002</w:t>
            </w:r>
          </w:p>
        </w:tc>
        <w:tc>
          <w:tcPr>
            <w:tcW w:w="820" w:type="dxa"/>
            <w:tcBorders>
              <w:top w:val="nil"/>
              <w:left w:val="nil"/>
              <w:bottom w:val="nil"/>
              <w:right w:val="nil"/>
            </w:tcBorders>
            <w:vAlign w:val="center"/>
          </w:tcPr>
          <w:p w14:paraId="61A7678E"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0.22</w:t>
            </w:r>
          </w:p>
        </w:tc>
        <w:tc>
          <w:tcPr>
            <w:tcW w:w="720" w:type="dxa"/>
            <w:tcBorders>
              <w:top w:val="nil"/>
              <w:left w:val="nil"/>
              <w:bottom w:val="nil"/>
              <w:right w:val="nil"/>
            </w:tcBorders>
            <w:vAlign w:val="center"/>
          </w:tcPr>
          <w:p w14:paraId="6E3CA24D"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18</w:t>
            </w:r>
          </w:p>
        </w:tc>
        <w:tc>
          <w:tcPr>
            <w:tcW w:w="820" w:type="dxa"/>
            <w:tcBorders>
              <w:top w:val="nil"/>
              <w:left w:val="nil"/>
              <w:bottom w:val="nil"/>
              <w:right w:val="nil"/>
            </w:tcBorders>
            <w:vAlign w:val="center"/>
          </w:tcPr>
          <w:p w14:paraId="272B5D82" w14:textId="77777777" w:rsidR="008338D2" w:rsidRDefault="00000000">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&lt;0.01</w:t>
            </w:r>
          </w:p>
        </w:tc>
      </w:tr>
      <w:tr w:rsidR="008338D2" w14:paraId="226426D3" w14:textId="77777777">
        <w:trPr>
          <w:trHeight w:val="288"/>
          <w:jc w:val="center"/>
        </w:trPr>
        <w:tc>
          <w:tcPr>
            <w:tcW w:w="2430" w:type="dxa"/>
            <w:tcBorders>
              <w:top w:val="nil"/>
              <w:left w:val="nil"/>
              <w:bottom w:val="nil"/>
              <w:right w:val="nil"/>
            </w:tcBorders>
            <w:vAlign w:val="center"/>
          </w:tcPr>
          <w:p w14:paraId="67F39CEF" w14:textId="77777777" w:rsidR="008338D2"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Extension (cm yr</w:t>
            </w:r>
            <w:r>
              <w:rPr>
                <w:rFonts w:ascii="Times New Roman" w:eastAsia="Times New Roman" w:hAnsi="Times New Roman" w:cs="Times New Roman"/>
                <w:sz w:val="20"/>
                <w:szCs w:val="20"/>
                <w:vertAlign w:val="superscript"/>
              </w:rPr>
              <w:t>-1</w:t>
            </w:r>
            <w:r>
              <w:rPr>
                <w:rFonts w:ascii="Times New Roman" w:eastAsia="Times New Roman" w:hAnsi="Times New Roman" w:cs="Times New Roman"/>
                <w:sz w:val="20"/>
                <w:szCs w:val="20"/>
              </w:rPr>
              <w:t>)</w:t>
            </w:r>
          </w:p>
        </w:tc>
        <w:tc>
          <w:tcPr>
            <w:tcW w:w="1260" w:type="dxa"/>
            <w:tcBorders>
              <w:top w:val="nil"/>
              <w:left w:val="nil"/>
              <w:bottom w:val="nil"/>
              <w:right w:val="nil"/>
            </w:tcBorders>
            <w:vAlign w:val="center"/>
          </w:tcPr>
          <w:p w14:paraId="07D87670"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1951–2015</w:t>
            </w:r>
          </w:p>
        </w:tc>
        <w:tc>
          <w:tcPr>
            <w:tcW w:w="630" w:type="dxa"/>
            <w:tcBorders>
              <w:top w:val="nil"/>
              <w:left w:val="nil"/>
              <w:bottom w:val="nil"/>
              <w:right w:val="nil"/>
            </w:tcBorders>
            <w:vAlign w:val="center"/>
          </w:tcPr>
          <w:p w14:paraId="16445299"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65</w:t>
            </w:r>
          </w:p>
        </w:tc>
        <w:tc>
          <w:tcPr>
            <w:tcW w:w="1170" w:type="dxa"/>
            <w:tcBorders>
              <w:top w:val="nil"/>
              <w:left w:val="nil"/>
              <w:bottom w:val="nil"/>
              <w:right w:val="nil"/>
            </w:tcBorders>
            <w:vAlign w:val="center"/>
          </w:tcPr>
          <w:p w14:paraId="56217BFE"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-1.22</w:t>
            </w:r>
          </w:p>
        </w:tc>
        <w:tc>
          <w:tcPr>
            <w:tcW w:w="980" w:type="dxa"/>
            <w:tcBorders>
              <w:top w:val="nil"/>
              <w:left w:val="nil"/>
              <w:bottom w:val="nil"/>
              <w:right w:val="nil"/>
            </w:tcBorders>
            <w:vAlign w:val="center"/>
          </w:tcPr>
          <w:p w14:paraId="5D9E92E4"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0.001</w:t>
            </w:r>
          </w:p>
        </w:tc>
        <w:tc>
          <w:tcPr>
            <w:tcW w:w="820" w:type="dxa"/>
            <w:tcBorders>
              <w:top w:val="nil"/>
              <w:left w:val="nil"/>
              <w:bottom w:val="nil"/>
              <w:right w:val="nil"/>
            </w:tcBorders>
            <w:vAlign w:val="center"/>
          </w:tcPr>
          <w:p w14:paraId="277629F1"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0.03</w:t>
            </w:r>
          </w:p>
        </w:tc>
        <w:tc>
          <w:tcPr>
            <w:tcW w:w="720" w:type="dxa"/>
            <w:tcBorders>
              <w:top w:val="nil"/>
              <w:left w:val="nil"/>
              <w:bottom w:val="nil"/>
              <w:right w:val="nil"/>
            </w:tcBorders>
            <w:vAlign w:val="center"/>
          </w:tcPr>
          <w:p w14:paraId="7B33D8B7"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1.7</w:t>
            </w:r>
          </w:p>
        </w:tc>
        <w:tc>
          <w:tcPr>
            <w:tcW w:w="820" w:type="dxa"/>
            <w:tcBorders>
              <w:top w:val="nil"/>
              <w:left w:val="nil"/>
              <w:bottom w:val="nil"/>
              <w:right w:val="nil"/>
            </w:tcBorders>
            <w:vAlign w:val="center"/>
          </w:tcPr>
          <w:p w14:paraId="0F0DE057"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0.20</w:t>
            </w:r>
          </w:p>
        </w:tc>
      </w:tr>
      <w:tr w:rsidR="008338D2" w14:paraId="5AEAE617" w14:textId="77777777">
        <w:trPr>
          <w:trHeight w:val="288"/>
          <w:jc w:val="center"/>
        </w:trPr>
        <w:tc>
          <w:tcPr>
            <w:tcW w:w="2430" w:type="dxa"/>
            <w:tcBorders>
              <w:top w:val="nil"/>
              <w:left w:val="nil"/>
              <w:bottom w:val="nil"/>
              <w:right w:val="nil"/>
            </w:tcBorders>
            <w:vAlign w:val="center"/>
          </w:tcPr>
          <w:p w14:paraId="77322F7C" w14:textId="77777777" w:rsidR="008338D2"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Calcification (g cm</w:t>
            </w:r>
            <w:r>
              <w:rPr>
                <w:rFonts w:ascii="Times New Roman" w:eastAsia="Times New Roman" w:hAnsi="Times New Roman" w:cs="Times New Roman"/>
                <w:sz w:val="20"/>
                <w:szCs w:val="20"/>
                <w:vertAlign w:val="superscript"/>
              </w:rPr>
              <w:t>-2</w:t>
            </w:r>
            <w:r>
              <w:rPr>
                <w:rFonts w:ascii="Times New Roman" w:eastAsia="Times New Roman" w:hAnsi="Times New Roman" w:cs="Times New Roman"/>
                <w:sz w:val="20"/>
                <w:szCs w:val="20"/>
              </w:rPr>
              <w:t xml:space="preserve"> yr</w:t>
            </w:r>
            <w:r>
              <w:rPr>
                <w:rFonts w:ascii="Times New Roman" w:eastAsia="Times New Roman" w:hAnsi="Times New Roman" w:cs="Times New Roman"/>
                <w:sz w:val="20"/>
                <w:szCs w:val="20"/>
                <w:vertAlign w:val="superscript"/>
              </w:rPr>
              <w:t>-1</w:t>
            </w:r>
            <w:r>
              <w:rPr>
                <w:rFonts w:ascii="Times New Roman" w:eastAsia="Times New Roman" w:hAnsi="Times New Roman" w:cs="Times New Roman"/>
                <w:sz w:val="20"/>
                <w:szCs w:val="20"/>
              </w:rPr>
              <w:t>)</w:t>
            </w:r>
          </w:p>
        </w:tc>
        <w:tc>
          <w:tcPr>
            <w:tcW w:w="1260" w:type="dxa"/>
            <w:tcBorders>
              <w:top w:val="nil"/>
              <w:left w:val="nil"/>
              <w:bottom w:val="nil"/>
              <w:right w:val="nil"/>
            </w:tcBorders>
            <w:vAlign w:val="center"/>
          </w:tcPr>
          <w:p w14:paraId="5B54A926"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1951–2015</w:t>
            </w:r>
          </w:p>
        </w:tc>
        <w:tc>
          <w:tcPr>
            <w:tcW w:w="630" w:type="dxa"/>
            <w:tcBorders>
              <w:top w:val="nil"/>
              <w:left w:val="nil"/>
              <w:bottom w:val="nil"/>
              <w:right w:val="nil"/>
            </w:tcBorders>
            <w:vAlign w:val="center"/>
          </w:tcPr>
          <w:p w14:paraId="59E9EF72"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65</w:t>
            </w:r>
          </w:p>
        </w:tc>
        <w:tc>
          <w:tcPr>
            <w:tcW w:w="1170" w:type="dxa"/>
            <w:tcBorders>
              <w:top w:val="nil"/>
              <w:left w:val="nil"/>
              <w:bottom w:val="nil"/>
              <w:right w:val="nil"/>
            </w:tcBorders>
            <w:vAlign w:val="center"/>
          </w:tcPr>
          <w:p w14:paraId="7E93BDAE"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3.48</w:t>
            </w:r>
          </w:p>
        </w:tc>
        <w:tc>
          <w:tcPr>
            <w:tcW w:w="980" w:type="dxa"/>
            <w:tcBorders>
              <w:top w:val="nil"/>
              <w:left w:val="nil"/>
              <w:bottom w:val="nil"/>
              <w:right w:val="nil"/>
            </w:tcBorders>
            <w:vAlign w:val="center"/>
          </w:tcPr>
          <w:p w14:paraId="04E0B12E"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-0.001</w:t>
            </w:r>
          </w:p>
        </w:tc>
        <w:tc>
          <w:tcPr>
            <w:tcW w:w="820" w:type="dxa"/>
            <w:tcBorders>
              <w:top w:val="nil"/>
              <w:left w:val="nil"/>
              <w:bottom w:val="nil"/>
              <w:right w:val="nil"/>
            </w:tcBorders>
            <w:vAlign w:val="center"/>
          </w:tcPr>
          <w:p w14:paraId="3AF9D3A7"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0.06</w:t>
            </w:r>
          </w:p>
        </w:tc>
        <w:tc>
          <w:tcPr>
            <w:tcW w:w="720" w:type="dxa"/>
            <w:tcBorders>
              <w:top w:val="nil"/>
              <w:left w:val="nil"/>
              <w:bottom w:val="nil"/>
              <w:right w:val="nil"/>
            </w:tcBorders>
            <w:vAlign w:val="center"/>
          </w:tcPr>
          <w:p w14:paraId="1D399260"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4.3</w:t>
            </w:r>
          </w:p>
        </w:tc>
        <w:tc>
          <w:tcPr>
            <w:tcW w:w="820" w:type="dxa"/>
            <w:tcBorders>
              <w:top w:val="nil"/>
              <w:left w:val="nil"/>
              <w:bottom w:val="nil"/>
              <w:right w:val="nil"/>
            </w:tcBorders>
            <w:vAlign w:val="center"/>
          </w:tcPr>
          <w:p w14:paraId="44B12525" w14:textId="77777777" w:rsidR="008338D2" w:rsidRDefault="00000000">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0.04</w:t>
            </w:r>
          </w:p>
        </w:tc>
      </w:tr>
      <w:tr w:rsidR="008338D2" w14:paraId="48633AD4" w14:textId="77777777">
        <w:trPr>
          <w:trHeight w:val="288"/>
          <w:jc w:val="center"/>
        </w:trPr>
        <w:tc>
          <w:tcPr>
            <w:tcW w:w="2430" w:type="dxa"/>
            <w:tcBorders>
              <w:top w:val="nil"/>
              <w:left w:val="nil"/>
              <w:bottom w:val="nil"/>
              <w:right w:val="nil"/>
            </w:tcBorders>
            <w:vAlign w:val="center"/>
          </w:tcPr>
          <w:p w14:paraId="0089DE8B" w14:textId="77777777" w:rsidR="008338D2"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Luminescence</w:t>
            </w:r>
          </w:p>
        </w:tc>
        <w:tc>
          <w:tcPr>
            <w:tcW w:w="1260" w:type="dxa"/>
            <w:tcBorders>
              <w:top w:val="nil"/>
              <w:left w:val="nil"/>
              <w:bottom w:val="nil"/>
              <w:right w:val="nil"/>
            </w:tcBorders>
            <w:vAlign w:val="center"/>
          </w:tcPr>
          <w:p w14:paraId="442B3A56"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1951–2015</w:t>
            </w:r>
          </w:p>
        </w:tc>
        <w:tc>
          <w:tcPr>
            <w:tcW w:w="630" w:type="dxa"/>
            <w:tcBorders>
              <w:top w:val="nil"/>
              <w:left w:val="nil"/>
              <w:bottom w:val="nil"/>
              <w:right w:val="nil"/>
            </w:tcBorders>
            <w:vAlign w:val="center"/>
          </w:tcPr>
          <w:p w14:paraId="4969C5CB"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65</w:t>
            </w:r>
          </w:p>
        </w:tc>
        <w:tc>
          <w:tcPr>
            <w:tcW w:w="1170" w:type="dxa"/>
            <w:tcBorders>
              <w:top w:val="nil"/>
              <w:left w:val="nil"/>
              <w:bottom w:val="nil"/>
              <w:right w:val="nil"/>
            </w:tcBorders>
            <w:vAlign w:val="center"/>
          </w:tcPr>
          <w:p w14:paraId="79D5C5CC"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2.21</w:t>
            </w:r>
          </w:p>
        </w:tc>
        <w:tc>
          <w:tcPr>
            <w:tcW w:w="980" w:type="dxa"/>
            <w:tcBorders>
              <w:top w:val="nil"/>
              <w:left w:val="nil"/>
              <w:bottom w:val="nil"/>
              <w:right w:val="nil"/>
            </w:tcBorders>
            <w:vAlign w:val="center"/>
          </w:tcPr>
          <w:p w14:paraId="19122723"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-0.001</w:t>
            </w:r>
          </w:p>
        </w:tc>
        <w:tc>
          <w:tcPr>
            <w:tcW w:w="820" w:type="dxa"/>
            <w:tcBorders>
              <w:top w:val="nil"/>
              <w:left w:val="nil"/>
              <w:bottom w:val="nil"/>
              <w:right w:val="nil"/>
            </w:tcBorders>
            <w:vAlign w:val="center"/>
          </w:tcPr>
          <w:p w14:paraId="68741F23"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0.45</w:t>
            </w:r>
          </w:p>
        </w:tc>
        <w:tc>
          <w:tcPr>
            <w:tcW w:w="720" w:type="dxa"/>
            <w:tcBorders>
              <w:top w:val="nil"/>
              <w:left w:val="nil"/>
              <w:bottom w:val="nil"/>
              <w:right w:val="nil"/>
            </w:tcBorders>
            <w:vAlign w:val="center"/>
          </w:tcPr>
          <w:p w14:paraId="49DB6F1C"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52</w:t>
            </w:r>
          </w:p>
        </w:tc>
        <w:tc>
          <w:tcPr>
            <w:tcW w:w="820" w:type="dxa"/>
            <w:tcBorders>
              <w:top w:val="nil"/>
              <w:left w:val="nil"/>
              <w:bottom w:val="nil"/>
              <w:right w:val="nil"/>
            </w:tcBorders>
            <w:vAlign w:val="center"/>
          </w:tcPr>
          <w:p w14:paraId="02426682" w14:textId="77777777" w:rsidR="008338D2" w:rsidRDefault="00000000">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&lt;0.01</w:t>
            </w:r>
          </w:p>
        </w:tc>
      </w:tr>
      <w:tr w:rsidR="008338D2" w14:paraId="33501772" w14:textId="77777777">
        <w:trPr>
          <w:trHeight w:val="288"/>
          <w:jc w:val="center"/>
        </w:trPr>
        <w:tc>
          <w:tcPr>
            <w:tcW w:w="2430" w:type="dxa"/>
            <w:tcBorders>
              <w:top w:val="nil"/>
              <w:left w:val="nil"/>
              <w:bottom w:val="nil"/>
              <w:right w:val="nil"/>
            </w:tcBorders>
            <w:vAlign w:val="center"/>
          </w:tcPr>
          <w:p w14:paraId="21D4BA4D" w14:textId="77777777" w:rsidR="008338D2"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Water flow (m</w:t>
            </w:r>
            <w:r>
              <w:rPr>
                <w:rFonts w:ascii="Times New Roman" w:eastAsia="Times New Roman" w:hAnsi="Times New Roman" w:cs="Times New Roman"/>
                <w:sz w:val="20"/>
                <w:szCs w:val="20"/>
                <w:vertAlign w:val="superscript"/>
              </w:rPr>
              <w:t>3</w:t>
            </w:r>
            <w:r>
              <w:rPr>
                <w:rFonts w:ascii="Times New Roman" w:eastAsia="Times New Roman" w:hAnsi="Times New Roman" w:cs="Times New Roman"/>
                <w:sz w:val="20"/>
                <w:szCs w:val="20"/>
              </w:rPr>
              <w:t xml:space="preserve"> s</w:t>
            </w:r>
            <w:r>
              <w:rPr>
                <w:rFonts w:ascii="Times New Roman" w:eastAsia="Times New Roman" w:hAnsi="Times New Roman" w:cs="Times New Roman"/>
                <w:sz w:val="20"/>
                <w:szCs w:val="20"/>
                <w:vertAlign w:val="superscript"/>
              </w:rPr>
              <w:t>-1</w:t>
            </w:r>
            <w:r>
              <w:rPr>
                <w:rFonts w:ascii="Times New Roman" w:eastAsia="Times New Roman" w:hAnsi="Times New Roman" w:cs="Times New Roman"/>
                <w:sz w:val="20"/>
                <w:szCs w:val="20"/>
              </w:rPr>
              <w:t>)</w:t>
            </w:r>
          </w:p>
        </w:tc>
        <w:tc>
          <w:tcPr>
            <w:tcW w:w="1260" w:type="dxa"/>
            <w:tcBorders>
              <w:top w:val="nil"/>
              <w:left w:val="nil"/>
              <w:bottom w:val="nil"/>
              <w:right w:val="nil"/>
            </w:tcBorders>
            <w:vAlign w:val="center"/>
          </w:tcPr>
          <w:p w14:paraId="78FBD9EF"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1981–2015</w:t>
            </w:r>
          </w:p>
        </w:tc>
        <w:tc>
          <w:tcPr>
            <w:tcW w:w="630" w:type="dxa"/>
            <w:tcBorders>
              <w:top w:val="nil"/>
              <w:left w:val="nil"/>
              <w:bottom w:val="nil"/>
              <w:right w:val="nil"/>
            </w:tcBorders>
            <w:vAlign w:val="center"/>
          </w:tcPr>
          <w:p w14:paraId="70E4AE57"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35</w:t>
            </w:r>
          </w:p>
        </w:tc>
        <w:tc>
          <w:tcPr>
            <w:tcW w:w="1170" w:type="dxa"/>
            <w:tcBorders>
              <w:top w:val="nil"/>
              <w:left w:val="nil"/>
              <w:bottom w:val="nil"/>
              <w:right w:val="nil"/>
            </w:tcBorders>
            <w:vAlign w:val="center"/>
          </w:tcPr>
          <w:p w14:paraId="10013DDD"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-8115</w:t>
            </w:r>
          </w:p>
        </w:tc>
        <w:tc>
          <w:tcPr>
            <w:tcW w:w="980" w:type="dxa"/>
            <w:tcBorders>
              <w:top w:val="nil"/>
              <w:left w:val="nil"/>
              <w:bottom w:val="nil"/>
              <w:right w:val="nil"/>
            </w:tcBorders>
            <w:vAlign w:val="center"/>
          </w:tcPr>
          <w:p w14:paraId="1AAEFD50"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4.240</w:t>
            </w:r>
          </w:p>
        </w:tc>
        <w:tc>
          <w:tcPr>
            <w:tcW w:w="820" w:type="dxa"/>
            <w:tcBorders>
              <w:top w:val="nil"/>
              <w:left w:val="nil"/>
              <w:bottom w:val="nil"/>
              <w:right w:val="nil"/>
            </w:tcBorders>
            <w:vAlign w:val="center"/>
          </w:tcPr>
          <w:p w14:paraId="4638981D"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0.20</w:t>
            </w:r>
          </w:p>
        </w:tc>
        <w:tc>
          <w:tcPr>
            <w:tcW w:w="720" w:type="dxa"/>
            <w:tcBorders>
              <w:top w:val="nil"/>
              <w:left w:val="nil"/>
              <w:bottom w:val="nil"/>
              <w:right w:val="nil"/>
            </w:tcBorders>
            <w:vAlign w:val="center"/>
          </w:tcPr>
          <w:p w14:paraId="04307744"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8.0</w:t>
            </w:r>
          </w:p>
        </w:tc>
        <w:tc>
          <w:tcPr>
            <w:tcW w:w="820" w:type="dxa"/>
            <w:tcBorders>
              <w:top w:val="nil"/>
              <w:left w:val="nil"/>
              <w:bottom w:val="nil"/>
              <w:right w:val="nil"/>
            </w:tcBorders>
            <w:vAlign w:val="center"/>
          </w:tcPr>
          <w:p w14:paraId="525C204D" w14:textId="77777777" w:rsidR="008338D2" w:rsidRDefault="00000000">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&lt;0.01</w:t>
            </w:r>
          </w:p>
        </w:tc>
      </w:tr>
      <w:tr w:rsidR="008338D2" w14:paraId="4756F5CC" w14:textId="77777777">
        <w:trPr>
          <w:trHeight w:val="288"/>
          <w:jc w:val="center"/>
        </w:trPr>
        <w:tc>
          <w:tcPr>
            <w:tcW w:w="2430" w:type="dxa"/>
            <w:tcBorders>
              <w:top w:val="nil"/>
              <w:left w:val="nil"/>
              <w:bottom w:val="nil"/>
              <w:right w:val="nil"/>
            </w:tcBorders>
            <w:vAlign w:val="center"/>
          </w:tcPr>
          <w:p w14:paraId="22A0325A" w14:textId="77777777" w:rsidR="008338D2"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Air temperature (°C)</w:t>
            </w:r>
          </w:p>
        </w:tc>
        <w:tc>
          <w:tcPr>
            <w:tcW w:w="1260" w:type="dxa"/>
            <w:tcBorders>
              <w:top w:val="nil"/>
              <w:left w:val="nil"/>
              <w:bottom w:val="nil"/>
              <w:right w:val="nil"/>
            </w:tcBorders>
            <w:vAlign w:val="center"/>
          </w:tcPr>
          <w:p w14:paraId="76B87A89"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1954–2015</w:t>
            </w:r>
          </w:p>
        </w:tc>
        <w:tc>
          <w:tcPr>
            <w:tcW w:w="630" w:type="dxa"/>
            <w:tcBorders>
              <w:top w:val="nil"/>
              <w:left w:val="nil"/>
              <w:bottom w:val="nil"/>
              <w:right w:val="nil"/>
            </w:tcBorders>
            <w:vAlign w:val="center"/>
          </w:tcPr>
          <w:p w14:paraId="1E41E3CA"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62</w:t>
            </w:r>
          </w:p>
        </w:tc>
        <w:tc>
          <w:tcPr>
            <w:tcW w:w="1170" w:type="dxa"/>
            <w:tcBorders>
              <w:top w:val="nil"/>
              <w:left w:val="nil"/>
              <w:bottom w:val="nil"/>
              <w:right w:val="nil"/>
            </w:tcBorders>
            <w:vAlign w:val="center"/>
          </w:tcPr>
          <w:p w14:paraId="60CC862F"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20.37</w:t>
            </w:r>
          </w:p>
        </w:tc>
        <w:tc>
          <w:tcPr>
            <w:tcW w:w="980" w:type="dxa"/>
            <w:tcBorders>
              <w:top w:val="nil"/>
              <w:left w:val="nil"/>
              <w:bottom w:val="nil"/>
              <w:right w:val="nil"/>
            </w:tcBorders>
            <w:vAlign w:val="center"/>
          </w:tcPr>
          <w:p w14:paraId="2144B60F"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0.004</w:t>
            </w:r>
          </w:p>
        </w:tc>
        <w:tc>
          <w:tcPr>
            <w:tcW w:w="820" w:type="dxa"/>
            <w:tcBorders>
              <w:top w:val="nil"/>
              <w:left w:val="nil"/>
              <w:bottom w:val="nil"/>
              <w:right w:val="nil"/>
            </w:tcBorders>
            <w:vAlign w:val="center"/>
          </w:tcPr>
          <w:p w14:paraId="64091006"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0.04</w:t>
            </w:r>
          </w:p>
        </w:tc>
        <w:tc>
          <w:tcPr>
            <w:tcW w:w="720" w:type="dxa"/>
            <w:tcBorders>
              <w:top w:val="nil"/>
              <w:left w:val="nil"/>
              <w:bottom w:val="nil"/>
              <w:right w:val="nil"/>
            </w:tcBorders>
            <w:vAlign w:val="center"/>
          </w:tcPr>
          <w:p w14:paraId="4AB8A752"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2.8</w:t>
            </w:r>
          </w:p>
        </w:tc>
        <w:tc>
          <w:tcPr>
            <w:tcW w:w="820" w:type="dxa"/>
            <w:tcBorders>
              <w:top w:val="nil"/>
              <w:left w:val="nil"/>
              <w:bottom w:val="nil"/>
              <w:right w:val="nil"/>
            </w:tcBorders>
            <w:vAlign w:val="center"/>
          </w:tcPr>
          <w:p w14:paraId="28F7D945"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0.10</w:t>
            </w:r>
          </w:p>
        </w:tc>
      </w:tr>
      <w:tr w:rsidR="008338D2" w14:paraId="1F29E98B" w14:textId="77777777">
        <w:trPr>
          <w:trHeight w:val="288"/>
          <w:jc w:val="center"/>
        </w:trPr>
        <w:tc>
          <w:tcPr>
            <w:tcW w:w="2430" w:type="dxa"/>
            <w:tcBorders>
              <w:top w:val="nil"/>
              <w:left w:val="nil"/>
              <w:bottom w:val="nil"/>
              <w:right w:val="nil"/>
            </w:tcBorders>
            <w:vAlign w:val="center"/>
          </w:tcPr>
          <w:p w14:paraId="6E2062C1" w14:textId="77777777" w:rsidR="008338D2"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AMO</w:t>
            </w:r>
          </w:p>
        </w:tc>
        <w:tc>
          <w:tcPr>
            <w:tcW w:w="1260" w:type="dxa"/>
            <w:tcBorders>
              <w:top w:val="nil"/>
              <w:left w:val="nil"/>
              <w:bottom w:val="nil"/>
              <w:right w:val="nil"/>
            </w:tcBorders>
            <w:vAlign w:val="center"/>
          </w:tcPr>
          <w:p w14:paraId="6B798989"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1954–2015</w:t>
            </w:r>
          </w:p>
        </w:tc>
        <w:tc>
          <w:tcPr>
            <w:tcW w:w="630" w:type="dxa"/>
            <w:tcBorders>
              <w:top w:val="nil"/>
              <w:left w:val="nil"/>
              <w:bottom w:val="nil"/>
              <w:right w:val="nil"/>
            </w:tcBorders>
            <w:vAlign w:val="center"/>
          </w:tcPr>
          <w:p w14:paraId="309E3D8A"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62</w:t>
            </w:r>
          </w:p>
        </w:tc>
        <w:tc>
          <w:tcPr>
            <w:tcW w:w="1170" w:type="dxa"/>
            <w:tcBorders>
              <w:top w:val="nil"/>
              <w:left w:val="nil"/>
              <w:bottom w:val="nil"/>
              <w:right w:val="nil"/>
            </w:tcBorders>
            <w:vAlign w:val="center"/>
          </w:tcPr>
          <w:p w14:paraId="41AB98D8"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-6.10</w:t>
            </w:r>
          </w:p>
        </w:tc>
        <w:tc>
          <w:tcPr>
            <w:tcW w:w="980" w:type="dxa"/>
            <w:tcBorders>
              <w:top w:val="nil"/>
              <w:left w:val="nil"/>
              <w:bottom w:val="nil"/>
              <w:right w:val="nil"/>
            </w:tcBorders>
            <w:vAlign w:val="center"/>
          </w:tcPr>
          <w:p w14:paraId="6F137BC5"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0.003</w:t>
            </w:r>
          </w:p>
        </w:tc>
        <w:tc>
          <w:tcPr>
            <w:tcW w:w="820" w:type="dxa"/>
            <w:tcBorders>
              <w:top w:val="nil"/>
              <w:left w:val="nil"/>
              <w:bottom w:val="nil"/>
              <w:right w:val="nil"/>
            </w:tcBorders>
            <w:vAlign w:val="center"/>
          </w:tcPr>
          <w:p w14:paraId="59802495"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0.09</w:t>
            </w:r>
          </w:p>
        </w:tc>
        <w:tc>
          <w:tcPr>
            <w:tcW w:w="720" w:type="dxa"/>
            <w:tcBorders>
              <w:top w:val="nil"/>
              <w:left w:val="nil"/>
              <w:bottom w:val="nil"/>
              <w:right w:val="nil"/>
            </w:tcBorders>
            <w:vAlign w:val="center"/>
          </w:tcPr>
          <w:p w14:paraId="24085740"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6.0</w:t>
            </w:r>
          </w:p>
        </w:tc>
        <w:tc>
          <w:tcPr>
            <w:tcW w:w="820" w:type="dxa"/>
            <w:tcBorders>
              <w:top w:val="nil"/>
              <w:left w:val="nil"/>
              <w:bottom w:val="nil"/>
              <w:right w:val="nil"/>
            </w:tcBorders>
            <w:vAlign w:val="center"/>
          </w:tcPr>
          <w:p w14:paraId="6F07F409" w14:textId="77777777" w:rsidR="008338D2" w:rsidRDefault="00000000">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0.02</w:t>
            </w:r>
          </w:p>
        </w:tc>
      </w:tr>
      <w:tr w:rsidR="008338D2" w14:paraId="1A0C6019" w14:textId="77777777">
        <w:trPr>
          <w:trHeight w:val="288"/>
          <w:jc w:val="center"/>
        </w:trPr>
        <w:tc>
          <w:tcPr>
            <w:tcW w:w="2430" w:type="dxa"/>
            <w:tcBorders>
              <w:top w:val="nil"/>
              <w:left w:val="nil"/>
              <w:bottom w:val="single" w:sz="4" w:space="0" w:color="000000"/>
              <w:right w:val="nil"/>
            </w:tcBorders>
            <w:vAlign w:val="center"/>
          </w:tcPr>
          <w:p w14:paraId="25F13F1B" w14:textId="77777777" w:rsidR="008338D2"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SOI</w:t>
            </w:r>
          </w:p>
        </w:tc>
        <w:tc>
          <w:tcPr>
            <w:tcW w:w="1260" w:type="dxa"/>
            <w:tcBorders>
              <w:top w:val="nil"/>
              <w:left w:val="nil"/>
              <w:bottom w:val="single" w:sz="4" w:space="0" w:color="000000"/>
              <w:right w:val="nil"/>
            </w:tcBorders>
            <w:vAlign w:val="center"/>
          </w:tcPr>
          <w:p w14:paraId="330EBED5"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1954–2015</w:t>
            </w:r>
          </w:p>
        </w:tc>
        <w:tc>
          <w:tcPr>
            <w:tcW w:w="630" w:type="dxa"/>
            <w:tcBorders>
              <w:top w:val="nil"/>
              <w:left w:val="nil"/>
              <w:bottom w:val="single" w:sz="4" w:space="0" w:color="000000"/>
              <w:right w:val="nil"/>
            </w:tcBorders>
            <w:vAlign w:val="center"/>
          </w:tcPr>
          <w:p w14:paraId="57BBCAEB"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62</w:t>
            </w:r>
          </w:p>
        </w:tc>
        <w:tc>
          <w:tcPr>
            <w:tcW w:w="1170" w:type="dxa"/>
            <w:tcBorders>
              <w:top w:val="nil"/>
              <w:left w:val="nil"/>
              <w:bottom w:val="single" w:sz="4" w:space="0" w:color="000000"/>
              <w:right w:val="nil"/>
            </w:tcBorders>
            <w:vAlign w:val="center"/>
          </w:tcPr>
          <w:p w14:paraId="5A647588"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5.41</w:t>
            </w:r>
          </w:p>
        </w:tc>
        <w:tc>
          <w:tcPr>
            <w:tcW w:w="980" w:type="dxa"/>
            <w:tcBorders>
              <w:top w:val="nil"/>
              <w:left w:val="nil"/>
              <w:bottom w:val="single" w:sz="4" w:space="0" w:color="000000"/>
              <w:right w:val="nil"/>
            </w:tcBorders>
            <w:vAlign w:val="center"/>
          </w:tcPr>
          <w:p w14:paraId="5AFDCC47"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-0.003</w:t>
            </w:r>
          </w:p>
        </w:tc>
        <w:tc>
          <w:tcPr>
            <w:tcW w:w="820" w:type="dxa"/>
            <w:tcBorders>
              <w:top w:val="nil"/>
              <w:left w:val="nil"/>
              <w:bottom w:val="single" w:sz="4" w:space="0" w:color="000000"/>
              <w:right w:val="nil"/>
            </w:tcBorders>
            <w:vAlign w:val="center"/>
          </w:tcPr>
          <w:p w14:paraId="5592B2E2"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0.01</w:t>
            </w:r>
          </w:p>
        </w:tc>
        <w:tc>
          <w:tcPr>
            <w:tcW w:w="720" w:type="dxa"/>
            <w:tcBorders>
              <w:top w:val="nil"/>
              <w:left w:val="nil"/>
              <w:bottom w:val="single" w:sz="4" w:space="0" w:color="000000"/>
              <w:right w:val="nil"/>
            </w:tcBorders>
            <w:vAlign w:val="center"/>
          </w:tcPr>
          <w:p w14:paraId="77E561F0"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0.4</w:t>
            </w:r>
          </w:p>
        </w:tc>
        <w:tc>
          <w:tcPr>
            <w:tcW w:w="820" w:type="dxa"/>
            <w:tcBorders>
              <w:top w:val="nil"/>
              <w:left w:val="nil"/>
              <w:bottom w:val="single" w:sz="4" w:space="0" w:color="000000"/>
              <w:right w:val="nil"/>
            </w:tcBorders>
            <w:vAlign w:val="center"/>
          </w:tcPr>
          <w:p w14:paraId="35EB2C39"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0.53</w:t>
            </w:r>
          </w:p>
        </w:tc>
      </w:tr>
    </w:tbl>
    <w:p w14:paraId="67CF6D4E" w14:textId="77777777" w:rsidR="008338D2" w:rsidRDefault="008338D2">
      <w:pPr>
        <w:spacing w:line="480" w:lineRule="auto"/>
        <w:rPr>
          <w:rFonts w:ascii="Times New Roman" w:eastAsia="Times New Roman" w:hAnsi="Times New Roman" w:cs="Times New Roman"/>
          <w:sz w:val="24"/>
          <w:szCs w:val="24"/>
        </w:rPr>
      </w:pPr>
    </w:p>
    <w:p w14:paraId="1BA13B74" w14:textId="77777777" w:rsidR="008338D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 series analysis</w:t>
      </w:r>
    </w:p>
    <w:p w14:paraId="13729D1F" w14:textId="77777777" w:rsidR="008338D2"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trends of the overall recorded coral growth data (1951–2015) showed </w:t>
      </w:r>
      <w:commentRangeStart w:id="42"/>
      <w:r>
        <w:rPr>
          <w:rFonts w:ascii="Times New Roman" w:eastAsia="Times New Roman" w:hAnsi="Times New Roman" w:cs="Times New Roman"/>
          <w:sz w:val="24"/>
          <w:szCs w:val="24"/>
        </w:rPr>
        <w:t xml:space="preserve">significant declines in skeletal density, calcification rate, and skeletal luminescence </w:t>
      </w:r>
      <w:commentRangeEnd w:id="42"/>
      <w:r w:rsidR="003B4AFA">
        <w:rPr>
          <w:rStyle w:val="CommentReference"/>
        </w:rPr>
        <w:commentReference w:id="42"/>
      </w:r>
      <w:r>
        <w:rPr>
          <w:rFonts w:ascii="Times New Roman" w:eastAsia="Times New Roman" w:hAnsi="Times New Roman" w:cs="Times New Roman"/>
          <w:sz w:val="24"/>
          <w:szCs w:val="24"/>
        </w:rPr>
        <w:t xml:space="preserve">(Table 2; Fig. 3). Abrupt changes in time series data were detected in 1982 for skeletal density; in 1966 and 1986 for linear extension; in 1961 for calcification rate; and in 1956, 1996, 2001, and 2011 for skeletal luminescence (Fig. 3). After 1986, linear extension exhibited greater variability among coral specimens (Fig. 3). </w:t>
      </w:r>
    </w:p>
    <w:p w14:paraId="2F0268C8" w14:textId="5AC826BA" w:rsidR="008338D2"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Significant increases in water flow (1981–2015) and the AMO (1954–2015) were detected (Table 2; Fig. 3). Significant changes in the time series record of air temperature, SOI</w:t>
      </w:r>
      <w:ins w:id="43" w:author="Angela Marulanda" w:date="2025-11-19T16:05:00Z" w16du:dateUtc="2025-11-19T15:05:00Z">
        <w:r w:rsidR="003B4AFA">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and AMO occurred concurrently between 1971 and 1976 (Fig. 3), characterized by decreases in air temperature and the AMO, and increases in the SOI. Both SOI and AMO showed apparent increasing trends after 1996, while air temperature data showed increases after 2001. Water flow data also depicted an important increase between 2006 and 2011 (Fig. 3).</w:t>
      </w:r>
    </w:p>
    <w:p w14:paraId="0A7A952E" w14:textId="77777777" w:rsidR="008338D2"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comparison of coral skeletal growth and luminescence between the periods before and after the events of 1981 indicated several differences. The mean skeletal density and luminescence values recorded in 1981–2015 were significantly lower than those observed in 1951–1981 (t-test: p &lt; 0.001) (Fig. 4). The mean values for linear extension were significantly higher in 1981–2015 (t-test: p = 0.049). Calcification rates were lower in 1981-</w:t>
      </w:r>
      <w:r>
        <w:rPr>
          <w:rFonts w:ascii="Times New Roman" w:eastAsia="Times New Roman" w:hAnsi="Times New Roman" w:cs="Times New Roman"/>
          <w:sz w:val="24"/>
          <w:szCs w:val="24"/>
        </w:rPr>
        <w:lastRenderedPageBreak/>
        <w:t>2015, but they did not indicate a significant difference (t-test: p = 0.131) (Fig. 4). In average, skeletal density was -9.9% lower, linear extension was +6.6% higher, and skeletal luminescence -1.6% less intense during 1981–2015, in comparison to the period 1951–1981.</w:t>
      </w:r>
    </w:p>
    <w:p w14:paraId="1BB9B4FE" w14:textId="77777777" w:rsidR="008338D2" w:rsidRDefault="008338D2">
      <w:pPr>
        <w:spacing w:line="480" w:lineRule="auto"/>
        <w:rPr>
          <w:rFonts w:ascii="Arial" w:eastAsia="Arial" w:hAnsi="Arial" w:cs="Arial"/>
          <w:sz w:val="24"/>
          <w:szCs w:val="24"/>
        </w:rPr>
      </w:pPr>
    </w:p>
    <w:p w14:paraId="3E613F5A" w14:textId="77777777" w:rsidR="008338D2" w:rsidRDefault="00000000">
      <w:pPr>
        <w:jc w:val="center"/>
        <w:rPr>
          <w:rFonts w:ascii="Arial" w:eastAsia="Arial" w:hAnsi="Arial" w:cs="Arial"/>
        </w:rPr>
      </w:pPr>
      <w:r>
        <w:rPr>
          <w:noProof/>
        </w:rPr>
        <w:drawing>
          <wp:inline distT="0" distB="0" distL="0" distR="0" wp14:anchorId="3F522E15" wp14:editId="4EBEABF4">
            <wp:extent cx="5612130" cy="4987925"/>
            <wp:effectExtent l="0" t="0" r="0" b="0"/>
            <wp:docPr id="178661223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5"/>
                    <a:srcRect/>
                    <a:stretch>
                      <a:fillRect/>
                    </a:stretch>
                  </pic:blipFill>
                  <pic:spPr>
                    <a:xfrm>
                      <a:off x="0" y="0"/>
                      <a:ext cx="5612130" cy="4987925"/>
                    </a:xfrm>
                    <a:prstGeom prst="rect">
                      <a:avLst/>
                    </a:prstGeom>
                    <a:ln/>
                  </pic:spPr>
                </pic:pic>
              </a:graphicData>
            </a:graphic>
          </wp:inline>
        </w:drawing>
      </w:r>
    </w:p>
    <w:p w14:paraId="33C839AF" w14:textId="77777777" w:rsidR="008338D2" w:rsidRDefault="00000000">
      <w:pPr>
        <w:jc w:val="center"/>
        <w:rPr>
          <w:rFonts w:ascii="Times New Roman" w:eastAsia="Times New Roman" w:hAnsi="Times New Roman" w:cs="Times New Roman"/>
        </w:rPr>
      </w:pPr>
      <w:r>
        <w:rPr>
          <w:rFonts w:ascii="Times New Roman" w:eastAsia="Times New Roman" w:hAnsi="Times New Roman" w:cs="Times New Roman"/>
          <w:b/>
          <w:bCs/>
        </w:rPr>
        <w:t>Figure 3.</w:t>
      </w:r>
      <w:r>
        <w:rPr>
          <w:rFonts w:ascii="Times New Roman" w:eastAsia="Times New Roman" w:hAnsi="Times New Roman" w:cs="Times New Roman"/>
        </w:rPr>
        <w:t xml:space="preserve"> Time series of coral growth, coral luminescence, and environmental data (shaded area indicates annual standard deviations). The legend of coral cores corresponds to the left subplots. Significant trends over time are indicated by bold orange lines (linear regression: p &lt; 0.05). Vertical dashed lines mark points of change in the time series.</w:t>
      </w:r>
    </w:p>
    <w:p w14:paraId="2359CE2F" w14:textId="77777777" w:rsidR="008338D2" w:rsidRDefault="008338D2">
      <w:pPr>
        <w:spacing w:line="480" w:lineRule="auto"/>
        <w:rPr>
          <w:rFonts w:ascii="Times New Roman" w:eastAsia="Times New Roman" w:hAnsi="Times New Roman" w:cs="Times New Roman"/>
          <w:sz w:val="24"/>
          <w:szCs w:val="24"/>
        </w:rPr>
      </w:pPr>
    </w:p>
    <w:p w14:paraId="4747B239" w14:textId="77777777" w:rsidR="008338D2" w:rsidRDefault="008338D2">
      <w:pPr>
        <w:spacing w:line="480" w:lineRule="auto"/>
        <w:rPr>
          <w:rFonts w:ascii="Arial" w:eastAsia="Arial" w:hAnsi="Arial" w:cs="Arial"/>
          <w:sz w:val="24"/>
          <w:szCs w:val="24"/>
        </w:rPr>
      </w:pPr>
    </w:p>
    <w:p w14:paraId="248D03AF" w14:textId="77777777" w:rsidR="008338D2" w:rsidRDefault="00000000">
      <w:pPr>
        <w:jc w:val="center"/>
        <w:rPr>
          <w:rFonts w:ascii="Arial" w:eastAsia="Arial" w:hAnsi="Arial" w:cs="Arial"/>
        </w:rPr>
      </w:pPr>
      <w:r>
        <w:rPr>
          <w:noProof/>
        </w:rPr>
        <w:lastRenderedPageBreak/>
        <w:drawing>
          <wp:inline distT="0" distB="0" distL="0" distR="0" wp14:anchorId="03D77EB2" wp14:editId="7D2417FA">
            <wp:extent cx="4316095" cy="2508885"/>
            <wp:effectExtent l="0" t="0" r="0" b="0"/>
            <wp:docPr id="178661223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6"/>
                    <a:srcRect/>
                    <a:stretch>
                      <a:fillRect/>
                    </a:stretch>
                  </pic:blipFill>
                  <pic:spPr>
                    <a:xfrm>
                      <a:off x="0" y="0"/>
                      <a:ext cx="4316095" cy="2508885"/>
                    </a:xfrm>
                    <a:prstGeom prst="rect">
                      <a:avLst/>
                    </a:prstGeom>
                    <a:ln/>
                  </pic:spPr>
                </pic:pic>
              </a:graphicData>
            </a:graphic>
          </wp:inline>
        </w:drawing>
      </w:r>
    </w:p>
    <w:p w14:paraId="50D31548" w14:textId="77777777" w:rsidR="008338D2" w:rsidRDefault="00000000">
      <w:pPr>
        <w:jc w:val="center"/>
        <w:rPr>
          <w:rFonts w:ascii="Times New Roman" w:eastAsia="Times New Roman" w:hAnsi="Times New Roman" w:cs="Times New Roman"/>
        </w:rPr>
      </w:pPr>
      <w:r>
        <w:rPr>
          <w:rFonts w:ascii="Times New Roman" w:eastAsia="Times New Roman" w:hAnsi="Times New Roman" w:cs="Times New Roman"/>
          <w:b/>
          <w:bCs/>
        </w:rPr>
        <w:t>Figure 4.</w:t>
      </w:r>
      <w:r>
        <w:rPr>
          <w:rFonts w:ascii="Times New Roman" w:eastAsia="Times New Roman" w:hAnsi="Times New Roman" w:cs="Times New Roman"/>
        </w:rPr>
        <w:t xml:space="preserve"> Coral growth and skeletal luminescence (mean ± confidence interval 95%) before (1951–1981) and after (1981–2015) the major dredging of 1981 in the Canal del Dique. The asterisks indicate significant differences in respective variables between the two periods (t-test: p &lt; 0.05).</w:t>
      </w:r>
    </w:p>
    <w:p w14:paraId="4CE45AA6" w14:textId="77777777" w:rsidR="008338D2" w:rsidRDefault="008338D2">
      <w:pPr>
        <w:spacing w:line="480" w:lineRule="auto"/>
        <w:rPr>
          <w:rFonts w:ascii="Times New Roman" w:eastAsia="Times New Roman" w:hAnsi="Times New Roman" w:cs="Times New Roman"/>
          <w:sz w:val="24"/>
          <w:szCs w:val="24"/>
        </w:rPr>
      </w:pPr>
    </w:p>
    <w:p w14:paraId="6F7676EE" w14:textId="77777777" w:rsidR="008338D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Coral growth responses to environmental variables</w:t>
      </w:r>
    </w:p>
    <w:p w14:paraId="2EBD867E" w14:textId="2F498712" w:rsidR="008338D2"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model selection procedure indicated that predictor variables such as AMO, SOI, and air temperature were the most adequate for linear regression analysis in both periods 1954–2015 and 1981–2015 (Table S2; Table S4). Water flow data did not show significant contributions to variability on any coral growth and luminescence variables (R</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w:t>
      </w:r>
      <w:r>
        <w:rPr>
          <w:sz w:val="24"/>
          <w:szCs w:val="24"/>
        </w:rPr>
        <w:t>˂</w:t>
      </w:r>
      <w:r>
        <w:rPr>
          <w:rFonts w:ascii="Times New Roman" w:eastAsia="Times New Roman" w:hAnsi="Times New Roman" w:cs="Times New Roman"/>
          <w:sz w:val="24"/>
          <w:szCs w:val="24"/>
        </w:rPr>
        <w:t xml:space="preserve"> 0.03), and it was not selected for linear regression for </w:t>
      </w:r>
      <w:ins w:id="44" w:author="Angela Marulanda" w:date="2025-11-19T16:08:00Z" w16du:dateUtc="2025-11-19T15:08:00Z">
        <w:r w:rsidR="007D480E">
          <w:rPr>
            <w:rFonts w:ascii="Times New Roman" w:eastAsia="Times New Roman" w:hAnsi="Times New Roman" w:cs="Times New Roman"/>
            <w:sz w:val="24"/>
            <w:szCs w:val="24"/>
          </w:rPr>
          <w:t xml:space="preserve">the </w:t>
        </w:r>
      </w:ins>
      <w:r>
        <w:rPr>
          <w:rFonts w:ascii="Times New Roman" w:eastAsia="Times New Roman" w:hAnsi="Times New Roman" w:cs="Times New Roman"/>
          <w:sz w:val="24"/>
          <w:szCs w:val="24"/>
        </w:rPr>
        <w:t>period 1981–2015 (Table S3; Table S4). The AMO explained 8% of the decrease and 19% of the increase in skeletal density and linear extension over 1954–2015, respectively (Table 3). Air temperature explained 22% of the decrease in luminescence over the same period. In the period 1981–2015, the air temperature significantly explained 45% of the decrease in skeletal luminescence (Table 4).</w:t>
      </w:r>
    </w:p>
    <w:p w14:paraId="37DD572E" w14:textId="77777777" w:rsidR="008338D2" w:rsidRDefault="008338D2">
      <w:pPr>
        <w:spacing w:line="480" w:lineRule="auto"/>
        <w:rPr>
          <w:rFonts w:ascii="Times New Roman" w:eastAsia="Times New Roman" w:hAnsi="Times New Roman" w:cs="Times New Roman"/>
          <w:sz w:val="24"/>
          <w:szCs w:val="24"/>
        </w:rPr>
      </w:pPr>
    </w:p>
    <w:p w14:paraId="41665D85" w14:textId="77777777" w:rsidR="008338D2" w:rsidRDefault="008338D2">
      <w:pPr>
        <w:spacing w:line="480" w:lineRule="auto"/>
        <w:rPr>
          <w:rFonts w:ascii="Arial" w:eastAsia="Arial" w:hAnsi="Arial" w:cs="Arial"/>
          <w:sz w:val="24"/>
          <w:szCs w:val="24"/>
        </w:rPr>
      </w:pPr>
    </w:p>
    <w:p w14:paraId="0F1EA10B" w14:textId="2ED8BE0A" w:rsidR="008338D2" w:rsidRDefault="00000000">
      <w:pPr>
        <w:jc w:val="center"/>
        <w:rPr>
          <w:rFonts w:ascii="Times New Roman" w:eastAsia="Times New Roman" w:hAnsi="Times New Roman" w:cs="Times New Roman"/>
        </w:rPr>
      </w:pPr>
      <w:r>
        <w:rPr>
          <w:rFonts w:ascii="Times New Roman" w:eastAsia="Times New Roman" w:hAnsi="Times New Roman" w:cs="Times New Roman"/>
          <w:b/>
          <w:bCs/>
        </w:rPr>
        <w:lastRenderedPageBreak/>
        <w:t>Table 3.</w:t>
      </w:r>
      <w:r>
        <w:rPr>
          <w:rFonts w:ascii="Times New Roman" w:eastAsia="Times New Roman" w:hAnsi="Times New Roman" w:cs="Times New Roman"/>
        </w:rPr>
        <w:t xml:space="preserve"> Linear regression results for annual coral growth and luminescence variables against environmental predictors for the period 1954–2015. All regressions have </w:t>
      </w:r>
      <w:ins w:id="45" w:author="Angela Marulanda" w:date="2025-11-19T16:09:00Z" w16du:dateUtc="2025-11-19T15:09:00Z">
        <w:r w:rsidR="007D480E">
          <w:rPr>
            <w:rFonts w:ascii="Times New Roman" w:eastAsia="Times New Roman" w:hAnsi="Times New Roman" w:cs="Times New Roman"/>
          </w:rPr>
          <w:t xml:space="preserve">an </w:t>
        </w:r>
      </w:ins>
      <w:r>
        <w:rPr>
          <w:rFonts w:ascii="Times New Roman" w:eastAsia="Times New Roman" w:hAnsi="Times New Roman" w:cs="Times New Roman"/>
        </w:rPr>
        <w:t>intercept set to zero. Significant slopes are identified with a p-value of &lt; 0.05 (bold values)</w:t>
      </w:r>
    </w:p>
    <w:tbl>
      <w:tblPr>
        <w:tblStyle w:val="a1"/>
        <w:tblW w:w="5940" w:type="dxa"/>
        <w:jc w:val="center"/>
        <w:tblInd w:w="0" w:type="dxa"/>
        <w:tblLayout w:type="fixed"/>
        <w:tblLook w:val="0400" w:firstRow="0" w:lastRow="0" w:firstColumn="0" w:lastColumn="0" w:noHBand="0" w:noVBand="1"/>
      </w:tblPr>
      <w:tblGrid>
        <w:gridCol w:w="2160"/>
        <w:gridCol w:w="1350"/>
        <w:gridCol w:w="1260"/>
        <w:gridCol w:w="1170"/>
      </w:tblGrid>
      <w:tr w:rsidR="008338D2" w14:paraId="15211F34" w14:textId="77777777">
        <w:trPr>
          <w:trHeight w:val="300"/>
          <w:jc w:val="center"/>
        </w:trPr>
        <w:tc>
          <w:tcPr>
            <w:tcW w:w="2160" w:type="dxa"/>
            <w:tcBorders>
              <w:top w:val="single" w:sz="8" w:space="0" w:color="000000"/>
              <w:left w:val="nil"/>
              <w:bottom w:val="single" w:sz="8" w:space="0" w:color="000000"/>
              <w:right w:val="nil"/>
            </w:tcBorders>
            <w:vAlign w:val="center"/>
          </w:tcPr>
          <w:p w14:paraId="2514E1CA" w14:textId="77777777" w:rsidR="008338D2" w:rsidRDefault="00000000">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Variable/Predictor</w:t>
            </w:r>
          </w:p>
        </w:tc>
        <w:tc>
          <w:tcPr>
            <w:tcW w:w="1350" w:type="dxa"/>
            <w:tcBorders>
              <w:top w:val="single" w:sz="8" w:space="0" w:color="000000"/>
              <w:left w:val="nil"/>
              <w:bottom w:val="single" w:sz="8" w:space="0" w:color="000000"/>
              <w:right w:val="nil"/>
            </w:tcBorders>
            <w:vAlign w:val="center"/>
          </w:tcPr>
          <w:p w14:paraId="2D26BE1A" w14:textId="77777777" w:rsidR="008338D2" w:rsidRDefault="00000000">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Slope</w:t>
            </w:r>
          </w:p>
        </w:tc>
        <w:tc>
          <w:tcPr>
            <w:tcW w:w="1260" w:type="dxa"/>
            <w:tcBorders>
              <w:top w:val="single" w:sz="8" w:space="0" w:color="000000"/>
              <w:left w:val="nil"/>
              <w:bottom w:val="single" w:sz="8" w:space="0" w:color="000000"/>
              <w:right w:val="nil"/>
            </w:tcBorders>
            <w:vAlign w:val="center"/>
          </w:tcPr>
          <w:p w14:paraId="4257BC5E" w14:textId="77777777" w:rsidR="008338D2" w:rsidRDefault="00000000">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w:t>
            </w:r>
            <w:r>
              <w:rPr>
                <w:rFonts w:ascii="Times New Roman" w:eastAsia="Times New Roman" w:hAnsi="Times New Roman" w:cs="Times New Roman"/>
                <w:b/>
                <w:bCs/>
                <w:sz w:val="20"/>
                <w:szCs w:val="20"/>
                <w:vertAlign w:val="superscript"/>
              </w:rPr>
              <w:t>2</w:t>
            </w:r>
          </w:p>
        </w:tc>
        <w:tc>
          <w:tcPr>
            <w:tcW w:w="1170" w:type="dxa"/>
            <w:tcBorders>
              <w:top w:val="single" w:sz="8" w:space="0" w:color="000000"/>
              <w:left w:val="nil"/>
              <w:bottom w:val="single" w:sz="8" w:space="0" w:color="000000"/>
              <w:right w:val="nil"/>
            </w:tcBorders>
            <w:vAlign w:val="center"/>
          </w:tcPr>
          <w:p w14:paraId="3AE24295" w14:textId="77777777" w:rsidR="008338D2" w:rsidRDefault="00000000">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p-value</w:t>
            </w:r>
          </w:p>
        </w:tc>
      </w:tr>
      <w:tr w:rsidR="008338D2" w14:paraId="2B38A163" w14:textId="77777777">
        <w:trPr>
          <w:trHeight w:val="288"/>
          <w:jc w:val="center"/>
        </w:trPr>
        <w:tc>
          <w:tcPr>
            <w:tcW w:w="5940" w:type="dxa"/>
            <w:gridSpan w:val="4"/>
            <w:tcBorders>
              <w:top w:val="nil"/>
              <w:left w:val="nil"/>
              <w:bottom w:val="nil"/>
            </w:tcBorders>
            <w:vAlign w:val="center"/>
          </w:tcPr>
          <w:p w14:paraId="32B6D5E6" w14:textId="77777777" w:rsidR="008338D2"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i/>
                <w:iCs/>
                <w:sz w:val="20"/>
                <w:szCs w:val="20"/>
              </w:rPr>
              <w:t>Density</w:t>
            </w:r>
          </w:p>
        </w:tc>
      </w:tr>
      <w:tr w:rsidR="008338D2" w14:paraId="36D6D49E" w14:textId="77777777">
        <w:trPr>
          <w:trHeight w:val="288"/>
          <w:jc w:val="center"/>
        </w:trPr>
        <w:tc>
          <w:tcPr>
            <w:tcW w:w="2160" w:type="dxa"/>
            <w:tcBorders>
              <w:top w:val="nil"/>
              <w:left w:val="nil"/>
              <w:bottom w:val="nil"/>
              <w:right w:val="nil"/>
            </w:tcBorders>
            <w:vAlign w:val="center"/>
          </w:tcPr>
          <w:p w14:paraId="36941BB9" w14:textId="77777777" w:rsidR="008338D2" w:rsidRDefault="00000000">
            <w:pPr>
              <w:spacing w:after="0" w:line="240" w:lineRule="auto"/>
              <w:ind w:firstLine="15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AMO</w:t>
            </w:r>
          </w:p>
        </w:tc>
        <w:tc>
          <w:tcPr>
            <w:tcW w:w="1350" w:type="dxa"/>
            <w:tcBorders>
              <w:top w:val="nil"/>
              <w:left w:val="nil"/>
              <w:bottom w:val="nil"/>
              <w:right w:val="nil"/>
            </w:tcBorders>
            <w:vAlign w:val="center"/>
          </w:tcPr>
          <w:p w14:paraId="6AF849FE"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-0.11</w:t>
            </w:r>
          </w:p>
        </w:tc>
        <w:tc>
          <w:tcPr>
            <w:tcW w:w="1260" w:type="dxa"/>
            <w:tcBorders>
              <w:top w:val="nil"/>
              <w:left w:val="nil"/>
              <w:bottom w:val="nil"/>
              <w:right w:val="nil"/>
            </w:tcBorders>
            <w:vAlign w:val="center"/>
          </w:tcPr>
          <w:p w14:paraId="523B818B"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0.08</w:t>
            </w:r>
          </w:p>
        </w:tc>
        <w:tc>
          <w:tcPr>
            <w:tcW w:w="1170" w:type="dxa"/>
            <w:tcBorders>
              <w:top w:val="nil"/>
              <w:left w:val="nil"/>
              <w:bottom w:val="nil"/>
              <w:right w:val="nil"/>
            </w:tcBorders>
            <w:vAlign w:val="center"/>
          </w:tcPr>
          <w:p w14:paraId="4FE59D78" w14:textId="77777777" w:rsidR="008338D2" w:rsidRDefault="0000000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0.025</w:t>
            </w:r>
          </w:p>
        </w:tc>
      </w:tr>
      <w:tr w:rsidR="008338D2" w14:paraId="3889F55A" w14:textId="77777777">
        <w:trPr>
          <w:trHeight w:val="288"/>
          <w:jc w:val="center"/>
        </w:trPr>
        <w:tc>
          <w:tcPr>
            <w:tcW w:w="5940" w:type="dxa"/>
            <w:gridSpan w:val="4"/>
            <w:tcBorders>
              <w:top w:val="nil"/>
              <w:left w:val="nil"/>
              <w:bottom w:val="nil"/>
            </w:tcBorders>
            <w:vAlign w:val="center"/>
          </w:tcPr>
          <w:p w14:paraId="6AA78AEF" w14:textId="77777777" w:rsidR="008338D2"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i/>
                <w:iCs/>
                <w:color w:val="000000"/>
                <w:sz w:val="20"/>
                <w:szCs w:val="20"/>
              </w:rPr>
              <w:t>Extension</w:t>
            </w:r>
          </w:p>
        </w:tc>
      </w:tr>
      <w:tr w:rsidR="008338D2" w14:paraId="3DAF3096" w14:textId="77777777">
        <w:trPr>
          <w:trHeight w:val="288"/>
          <w:jc w:val="center"/>
        </w:trPr>
        <w:tc>
          <w:tcPr>
            <w:tcW w:w="2160" w:type="dxa"/>
            <w:tcBorders>
              <w:top w:val="nil"/>
              <w:left w:val="nil"/>
              <w:bottom w:val="nil"/>
              <w:right w:val="nil"/>
            </w:tcBorders>
            <w:vAlign w:val="center"/>
          </w:tcPr>
          <w:p w14:paraId="1F964135" w14:textId="77777777" w:rsidR="008338D2" w:rsidRDefault="00000000">
            <w:pPr>
              <w:spacing w:after="0" w:line="240" w:lineRule="auto"/>
              <w:ind w:firstLine="157"/>
              <w:rPr>
                <w:rFonts w:ascii="Times New Roman" w:eastAsia="Times New Roman" w:hAnsi="Times New Roman" w:cs="Times New Roman"/>
                <w:i/>
                <w:iCs/>
                <w:color w:val="000000"/>
                <w:sz w:val="20"/>
                <w:szCs w:val="20"/>
              </w:rPr>
            </w:pPr>
            <w:r>
              <w:rPr>
                <w:rFonts w:ascii="Times New Roman" w:eastAsia="Times New Roman" w:hAnsi="Times New Roman" w:cs="Times New Roman"/>
                <w:color w:val="000000"/>
                <w:sz w:val="20"/>
                <w:szCs w:val="20"/>
              </w:rPr>
              <w:t>AMO</w:t>
            </w:r>
          </w:p>
        </w:tc>
        <w:tc>
          <w:tcPr>
            <w:tcW w:w="1350" w:type="dxa"/>
            <w:tcBorders>
              <w:top w:val="nil"/>
              <w:left w:val="nil"/>
              <w:bottom w:val="nil"/>
              <w:right w:val="nil"/>
            </w:tcBorders>
            <w:vAlign w:val="center"/>
          </w:tcPr>
          <w:p w14:paraId="62505AFB" w14:textId="77777777" w:rsidR="008338D2" w:rsidRDefault="00000000">
            <w:pPr>
              <w:spacing w:after="0" w:line="240" w:lineRule="auto"/>
              <w:jc w:val="right"/>
              <w:rPr>
                <w:rFonts w:ascii="Times New Roman" w:eastAsia="Times New Roman" w:hAnsi="Times New Roman" w:cs="Times New Roman"/>
                <w:b/>
                <w:bCs/>
                <w:i/>
                <w:iCs/>
                <w:sz w:val="20"/>
                <w:szCs w:val="20"/>
              </w:rPr>
            </w:pPr>
            <w:r>
              <w:rPr>
                <w:rFonts w:ascii="Times New Roman" w:eastAsia="Times New Roman" w:hAnsi="Times New Roman" w:cs="Times New Roman"/>
                <w:sz w:val="20"/>
                <w:szCs w:val="20"/>
              </w:rPr>
              <w:t>0.30</w:t>
            </w:r>
          </w:p>
        </w:tc>
        <w:tc>
          <w:tcPr>
            <w:tcW w:w="1260" w:type="dxa"/>
            <w:tcBorders>
              <w:top w:val="nil"/>
              <w:left w:val="nil"/>
              <w:bottom w:val="nil"/>
              <w:right w:val="nil"/>
            </w:tcBorders>
            <w:vAlign w:val="center"/>
          </w:tcPr>
          <w:p w14:paraId="3FBF2906" w14:textId="77777777" w:rsidR="008338D2" w:rsidRDefault="0000000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0.19</w:t>
            </w:r>
          </w:p>
        </w:tc>
        <w:tc>
          <w:tcPr>
            <w:tcW w:w="1170" w:type="dxa"/>
            <w:tcBorders>
              <w:top w:val="nil"/>
              <w:left w:val="nil"/>
              <w:bottom w:val="nil"/>
              <w:right w:val="nil"/>
            </w:tcBorders>
            <w:vAlign w:val="center"/>
          </w:tcPr>
          <w:p w14:paraId="23959CDB" w14:textId="77777777" w:rsidR="008338D2" w:rsidRDefault="00000000">
            <w:pPr>
              <w:spacing w:after="0" w:line="240" w:lineRule="auto"/>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0.001</w:t>
            </w:r>
          </w:p>
        </w:tc>
      </w:tr>
      <w:tr w:rsidR="008338D2" w14:paraId="48A63699" w14:textId="77777777">
        <w:trPr>
          <w:trHeight w:val="288"/>
          <w:jc w:val="center"/>
        </w:trPr>
        <w:tc>
          <w:tcPr>
            <w:tcW w:w="5940" w:type="dxa"/>
            <w:gridSpan w:val="4"/>
            <w:tcBorders>
              <w:top w:val="nil"/>
              <w:left w:val="nil"/>
              <w:bottom w:val="nil"/>
            </w:tcBorders>
            <w:vAlign w:val="center"/>
          </w:tcPr>
          <w:p w14:paraId="04E7B8B9" w14:textId="77777777" w:rsidR="008338D2"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i/>
                <w:iCs/>
                <w:color w:val="000000"/>
                <w:sz w:val="20"/>
                <w:szCs w:val="20"/>
              </w:rPr>
              <w:t>Calcification</w:t>
            </w:r>
          </w:p>
        </w:tc>
      </w:tr>
      <w:tr w:rsidR="008338D2" w14:paraId="2C92EC9B" w14:textId="77777777">
        <w:trPr>
          <w:trHeight w:val="288"/>
          <w:jc w:val="center"/>
        </w:trPr>
        <w:tc>
          <w:tcPr>
            <w:tcW w:w="2160" w:type="dxa"/>
            <w:tcBorders>
              <w:top w:val="nil"/>
              <w:left w:val="nil"/>
              <w:bottom w:val="nil"/>
              <w:right w:val="nil"/>
            </w:tcBorders>
            <w:vAlign w:val="center"/>
          </w:tcPr>
          <w:p w14:paraId="2B895790" w14:textId="77777777" w:rsidR="008338D2" w:rsidRDefault="00000000">
            <w:pPr>
              <w:spacing w:after="0" w:line="240" w:lineRule="auto"/>
              <w:ind w:firstLine="15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SOI</w:t>
            </w:r>
          </w:p>
        </w:tc>
        <w:tc>
          <w:tcPr>
            <w:tcW w:w="1350" w:type="dxa"/>
            <w:tcBorders>
              <w:top w:val="nil"/>
              <w:left w:val="nil"/>
              <w:bottom w:val="nil"/>
              <w:right w:val="nil"/>
            </w:tcBorders>
            <w:vAlign w:val="center"/>
          </w:tcPr>
          <w:p w14:paraId="4EF0E9D5"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0.04</w:t>
            </w:r>
          </w:p>
        </w:tc>
        <w:tc>
          <w:tcPr>
            <w:tcW w:w="1260" w:type="dxa"/>
            <w:tcBorders>
              <w:top w:val="nil"/>
              <w:left w:val="nil"/>
              <w:bottom w:val="nil"/>
              <w:right w:val="nil"/>
            </w:tcBorders>
            <w:vAlign w:val="center"/>
          </w:tcPr>
          <w:p w14:paraId="0B4764E7"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0.06</w:t>
            </w:r>
          </w:p>
        </w:tc>
        <w:tc>
          <w:tcPr>
            <w:tcW w:w="1170" w:type="dxa"/>
            <w:tcBorders>
              <w:top w:val="nil"/>
              <w:left w:val="nil"/>
              <w:bottom w:val="nil"/>
              <w:right w:val="nil"/>
            </w:tcBorders>
            <w:vAlign w:val="center"/>
          </w:tcPr>
          <w:p w14:paraId="4CF6A132" w14:textId="77777777" w:rsidR="008338D2" w:rsidRDefault="0000000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0.069</w:t>
            </w:r>
          </w:p>
        </w:tc>
      </w:tr>
      <w:tr w:rsidR="008338D2" w14:paraId="5DC2D337" w14:textId="77777777">
        <w:trPr>
          <w:trHeight w:val="288"/>
          <w:jc w:val="center"/>
        </w:trPr>
        <w:tc>
          <w:tcPr>
            <w:tcW w:w="5940" w:type="dxa"/>
            <w:gridSpan w:val="4"/>
            <w:tcBorders>
              <w:top w:val="nil"/>
              <w:left w:val="nil"/>
              <w:bottom w:val="nil"/>
            </w:tcBorders>
            <w:vAlign w:val="center"/>
          </w:tcPr>
          <w:p w14:paraId="1B8BD04D" w14:textId="77777777" w:rsidR="008338D2"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i/>
                <w:iCs/>
                <w:color w:val="000000"/>
                <w:sz w:val="20"/>
                <w:szCs w:val="20"/>
              </w:rPr>
              <w:t>Luminescence</w:t>
            </w:r>
          </w:p>
        </w:tc>
      </w:tr>
      <w:tr w:rsidR="008338D2" w14:paraId="57839C23" w14:textId="77777777">
        <w:trPr>
          <w:trHeight w:val="288"/>
          <w:jc w:val="center"/>
        </w:trPr>
        <w:tc>
          <w:tcPr>
            <w:tcW w:w="2160" w:type="dxa"/>
            <w:tcBorders>
              <w:top w:val="nil"/>
              <w:left w:val="nil"/>
              <w:bottom w:val="single" w:sz="4" w:space="0" w:color="000000"/>
              <w:right w:val="nil"/>
            </w:tcBorders>
            <w:vAlign w:val="center"/>
          </w:tcPr>
          <w:p w14:paraId="162DDC7E" w14:textId="77777777" w:rsidR="008338D2" w:rsidRDefault="00000000">
            <w:pPr>
              <w:spacing w:after="0" w:line="240" w:lineRule="auto"/>
              <w:ind w:firstLine="15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Air temperature</w:t>
            </w:r>
          </w:p>
        </w:tc>
        <w:tc>
          <w:tcPr>
            <w:tcW w:w="1350" w:type="dxa"/>
            <w:tcBorders>
              <w:top w:val="nil"/>
              <w:left w:val="nil"/>
              <w:bottom w:val="single" w:sz="4" w:space="0" w:color="000000"/>
              <w:right w:val="nil"/>
            </w:tcBorders>
            <w:vAlign w:val="center"/>
          </w:tcPr>
          <w:p w14:paraId="78709CBF"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-0.03</w:t>
            </w:r>
          </w:p>
        </w:tc>
        <w:tc>
          <w:tcPr>
            <w:tcW w:w="1260" w:type="dxa"/>
            <w:tcBorders>
              <w:top w:val="nil"/>
              <w:left w:val="nil"/>
              <w:bottom w:val="single" w:sz="4" w:space="0" w:color="000000"/>
              <w:right w:val="nil"/>
            </w:tcBorders>
            <w:vAlign w:val="center"/>
          </w:tcPr>
          <w:p w14:paraId="133A3676"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0.22</w:t>
            </w:r>
          </w:p>
        </w:tc>
        <w:tc>
          <w:tcPr>
            <w:tcW w:w="1170" w:type="dxa"/>
            <w:tcBorders>
              <w:top w:val="nil"/>
              <w:left w:val="nil"/>
              <w:bottom w:val="single" w:sz="4" w:space="0" w:color="000000"/>
              <w:right w:val="nil"/>
            </w:tcBorders>
            <w:vAlign w:val="center"/>
          </w:tcPr>
          <w:p w14:paraId="3B481613" w14:textId="77777777" w:rsidR="008338D2" w:rsidRDefault="00000000">
            <w:pPr>
              <w:spacing w:after="0" w:line="240" w:lineRule="auto"/>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0.001</w:t>
            </w:r>
          </w:p>
        </w:tc>
      </w:tr>
    </w:tbl>
    <w:p w14:paraId="6F09BE42" w14:textId="77777777" w:rsidR="008338D2" w:rsidRDefault="008338D2">
      <w:pPr>
        <w:spacing w:line="480" w:lineRule="auto"/>
        <w:rPr>
          <w:rFonts w:ascii="Times New Roman" w:eastAsia="Times New Roman" w:hAnsi="Times New Roman" w:cs="Times New Roman"/>
          <w:sz w:val="24"/>
          <w:szCs w:val="24"/>
        </w:rPr>
      </w:pPr>
    </w:p>
    <w:p w14:paraId="63D4D81F" w14:textId="77777777" w:rsidR="008338D2" w:rsidRDefault="00000000">
      <w:pPr>
        <w:jc w:val="center"/>
        <w:rPr>
          <w:rFonts w:ascii="Times New Roman" w:eastAsia="Times New Roman" w:hAnsi="Times New Roman" w:cs="Times New Roman"/>
        </w:rPr>
      </w:pPr>
      <w:r>
        <w:rPr>
          <w:rFonts w:ascii="Times New Roman" w:eastAsia="Times New Roman" w:hAnsi="Times New Roman" w:cs="Times New Roman"/>
          <w:b/>
          <w:bCs/>
        </w:rPr>
        <w:t>Table 4.</w:t>
      </w:r>
      <w:r>
        <w:rPr>
          <w:rFonts w:ascii="Times New Roman" w:eastAsia="Times New Roman" w:hAnsi="Times New Roman" w:cs="Times New Roman"/>
        </w:rPr>
        <w:t xml:space="preserve"> Linear regression results for annual coral growth and luminescence variables against environmental predictors for the period 1981–2015. All regressions have intercept set to zero. Significant slopes are identified with a p-value of &lt; 0.05 (bold values)</w:t>
      </w:r>
    </w:p>
    <w:tbl>
      <w:tblPr>
        <w:tblStyle w:val="a2"/>
        <w:tblW w:w="5960" w:type="dxa"/>
        <w:jc w:val="center"/>
        <w:tblInd w:w="0" w:type="dxa"/>
        <w:tblLayout w:type="fixed"/>
        <w:tblLook w:val="0400" w:firstRow="0" w:lastRow="0" w:firstColumn="0" w:lastColumn="0" w:noHBand="0" w:noVBand="1"/>
      </w:tblPr>
      <w:tblGrid>
        <w:gridCol w:w="2520"/>
        <w:gridCol w:w="1280"/>
        <w:gridCol w:w="1140"/>
        <w:gridCol w:w="1020"/>
      </w:tblGrid>
      <w:tr w:rsidR="008338D2" w14:paraId="56718D23" w14:textId="77777777">
        <w:trPr>
          <w:trHeight w:val="300"/>
          <w:jc w:val="center"/>
        </w:trPr>
        <w:tc>
          <w:tcPr>
            <w:tcW w:w="2520" w:type="dxa"/>
            <w:tcBorders>
              <w:top w:val="single" w:sz="8" w:space="0" w:color="000000"/>
              <w:left w:val="nil"/>
              <w:bottom w:val="single" w:sz="8" w:space="0" w:color="000000"/>
              <w:right w:val="nil"/>
            </w:tcBorders>
            <w:vAlign w:val="center"/>
          </w:tcPr>
          <w:p w14:paraId="7773F78C" w14:textId="77777777" w:rsidR="008338D2" w:rsidRDefault="00000000">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Variable/Predictor</w:t>
            </w:r>
          </w:p>
        </w:tc>
        <w:tc>
          <w:tcPr>
            <w:tcW w:w="1280" w:type="dxa"/>
            <w:tcBorders>
              <w:top w:val="single" w:sz="8" w:space="0" w:color="000000"/>
              <w:left w:val="nil"/>
              <w:bottom w:val="single" w:sz="8" w:space="0" w:color="000000"/>
              <w:right w:val="nil"/>
            </w:tcBorders>
            <w:vAlign w:val="center"/>
          </w:tcPr>
          <w:p w14:paraId="36ECB158" w14:textId="77777777" w:rsidR="008338D2" w:rsidRDefault="00000000">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Slope</w:t>
            </w:r>
          </w:p>
        </w:tc>
        <w:tc>
          <w:tcPr>
            <w:tcW w:w="1140" w:type="dxa"/>
            <w:tcBorders>
              <w:top w:val="single" w:sz="8" w:space="0" w:color="000000"/>
              <w:left w:val="nil"/>
              <w:bottom w:val="single" w:sz="8" w:space="0" w:color="000000"/>
              <w:right w:val="nil"/>
            </w:tcBorders>
            <w:vAlign w:val="center"/>
          </w:tcPr>
          <w:p w14:paraId="315C3DA2" w14:textId="77777777" w:rsidR="008338D2" w:rsidRDefault="00000000">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w:t>
            </w:r>
            <w:r>
              <w:rPr>
                <w:rFonts w:ascii="Times New Roman" w:eastAsia="Times New Roman" w:hAnsi="Times New Roman" w:cs="Times New Roman"/>
                <w:b/>
                <w:bCs/>
                <w:sz w:val="20"/>
                <w:szCs w:val="20"/>
                <w:vertAlign w:val="superscript"/>
              </w:rPr>
              <w:t>2</w:t>
            </w:r>
          </w:p>
        </w:tc>
        <w:tc>
          <w:tcPr>
            <w:tcW w:w="1020" w:type="dxa"/>
            <w:tcBorders>
              <w:top w:val="single" w:sz="8" w:space="0" w:color="000000"/>
              <w:left w:val="nil"/>
              <w:bottom w:val="single" w:sz="8" w:space="0" w:color="000000"/>
              <w:right w:val="nil"/>
            </w:tcBorders>
            <w:vAlign w:val="center"/>
          </w:tcPr>
          <w:p w14:paraId="3AB54053" w14:textId="77777777" w:rsidR="008338D2" w:rsidRDefault="00000000">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p-value</w:t>
            </w:r>
          </w:p>
        </w:tc>
      </w:tr>
      <w:tr w:rsidR="008338D2" w14:paraId="09E9CAB7" w14:textId="77777777">
        <w:trPr>
          <w:trHeight w:val="288"/>
          <w:jc w:val="center"/>
        </w:trPr>
        <w:tc>
          <w:tcPr>
            <w:tcW w:w="5960" w:type="dxa"/>
            <w:gridSpan w:val="4"/>
            <w:tcBorders>
              <w:top w:val="nil"/>
              <w:left w:val="nil"/>
              <w:bottom w:val="nil"/>
            </w:tcBorders>
            <w:vAlign w:val="center"/>
          </w:tcPr>
          <w:p w14:paraId="5D406183" w14:textId="77777777" w:rsidR="008338D2"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i/>
                <w:iCs/>
                <w:sz w:val="20"/>
                <w:szCs w:val="20"/>
              </w:rPr>
              <w:t>Density</w:t>
            </w:r>
          </w:p>
        </w:tc>
      </w:tr>
      <w:tr w:rsidR="008338D2" w14:paraId="78684015" w14:textId="77777777">
        <w:trPr>
          <w:trHeight w:val="288"/>
          <w:jc w:val="center"/>
        </w:trPr>
        <w:tc>
          <w:tcPr>
            <w:tcW w:w="2520" w:type="dxa"/>
            <w:tcBorders>
              <w:top w:val="nil"/>
              <w:left w:val="nil"/>
              <w:bottom w:val="nil"/>
              <w:right w:val="nil"/>
            </w:tcBorders>
            <w:vAlign w:val="center"/>
          </w:tcPr>
          <w:p w14:paraId="69128613" w14:textId="77777777" w:rsidR="008338D2" w:rsidRDefault="00000000">
            <w:pPr>
              <w:spacing w:after="0" w:line="240" w:lineRule="auto"/>
              <w:ind w:firstLine="15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AMO</w:t>
            </w:r>
          </w:p>
        </w:tc>
        <w:tc>
          <w:tcPr>
            <w:tcW w:w="1280" w:type="dxa"/>
            <w:tcBorders>
              <w:top w:val="nil"/>
              <w:left w:val="nil"/>
              <w:bottom w:val="nil"/>
              <w:right w:val="nil"/>
            </w:tcBorders>
            <w:vAlign w:val="center"/>
          </w:tcPr>
          <w:p w14:paraId="06AE7E91"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-0.32</w:t>
            </w:r>
          </w:p>
        </w:tc>
        <w:tc>
          <w:tcPr>
            <w:tcW w:w="1140" w:type="dxa"/>
            <w:tcBorders>
              <w:top w:val="nil"/>
              <w:left w:val="nil"/>
              <w:bottom w:val="nil"/>
              <w:right w:val="nil"/>
            </w:tcBorders>
            <w:vAlign w:val="center"/>
          </w:tcPr>
          <w:p w14:paraId="6F3A3739"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0.10</w:t>
            </w:r>
          </w:p>
        </w:tc>
        <w:tc>
          <w:tcPr>
            <w:tcW w:w="1020" w:type="dxa"/>
            <w:tcBorders>
              <w:top w:val="nil"/>
              <w:left w:val="nil"/>
              <w:bottom w:val="nil"/>
              <w:right w:val="nil"/>
            </w:tcBorders>
            <w:vAlign w:val="center"/>
          </w:tcPr>
          <w:p w14:paraId="2765688A"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0.061</w:t>
            </w:r>
          </w:p>
        </w:tc>
      </w:tr>
      <w:tr w:rsidR="008338D2" w14:paraId="183D7B8F" w14:textId="77777777">
        <w:trPr>
          <w:trHeight w:val="288"/>
          <w:jc w:val="center"/>
        </w:trPr>
        <w:tc>
          <w:tcPr>
            <w:tcW w:w="5960" w:type="dxa"/>
            <w:gridSpan w:val="4"/>
            <w:tcBorders>
              <w:top w:val="nil"/>
              <w:left w:val="nil"/>
              <w:bottom w:val="nil"/>
            </w:tcBorders>
            <w:vAlign w:val="center"/>
          </w:tcPr>
          <w:p w14:paraId="526F708C" w14:textId="77777777" w:rsidR="008338D2"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i/>
                <w:iCs/>
                <w:color w:val="000000"/>
                <w:sz w:val="20"/>
                <w:szCs w:val="20"/>
              </w:rPr>
              <w:t>Extension</w:t>
            </w:r>
          </w:p>
        </w:tc>
      </w:tr>
      <w:tr w:rsidR="008338D2" w14:paraId="1FB16023" w14:textId="77777777">
        <w:trPr>
          <w:trHeight w:val="288"/>
          <w:jc w:val="center"/>
        </w:trPr>
        <w:tc>
          <w:tcPr>
            <w:tcW w:w="2520" w:type="dxa"/>
            <w:tcBorders>
              <w:top w:val="nil"/>
              <w:left w:val="nil"/>
              <w:bottom w:val="nil"/>
              <w:right w:val="nil"/>
            </w:tcBorders>
            <w:vAlign w:val="center"/>
          </w:tcPr>
          <w:p w14:paraId="09B9E87B" w14:textId="77777777" w:rsidR="008338D2" w:rsidRDefault="00000000">
            <w:pPr>
              <w:spacing w:after="0" w:line="240" w:lineRule="auto"/>
              <w:ind w:firstLine="15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AMO</w:t>
            </w:r>
          </w:p>
        </w:tc>
        <w:tc>
          <w:tcPr>
            <w:tcW w:w="1280" w:type="dxa"/>
            <w:tcBorders>
              <w:top w:val="nil"/>
              <w:left w:val="nil"/>
              <w:bottom w:val="nil"/>
              <w:right w:val="nil"/>
            </w:tcBorders>
            <w:vAlign w:val="center"/>
          </w:tcPr>
          <w:p w14:paraId="3C186DC2"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0.26</w:t>
            </w:r>
          </w:p>
        </w:tc>
        <w:tc>
          <w:tcPr>
            <w:tcW w:w="1140" w:type="dxa"/>
            <w:tcBorders>
              <w:top w:val="nil"/>
              <w:left w:val="nil"/>
              <w:bottom w:val="nil"/>
              <w:right w:val="nil"/>
            </w:tcBorders>
            <w:vAlign w:val="center"/>
          </w:tcPr>
          <w:p w14:paraId="1037725D"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0.07</w:t>
            </w:r>
          </w:p>
        </w:tc>
        <w:tc>
          <w:tcPr>
            <w:tcW w:w="1020" w:type="dxa"/>
            <w:tcBorders>
              <w:top w:val="nil"/>
              <w:left w:val="nil"/>
              <w:bottom w:val="nil"/>
              <w:right w:val="nil"/>
            </w:tcBorders>
            <w:vAlign w:val="center"/>
          </w:tcPr>
          <w:p w14:paraId="3A2B06D1"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0.144</w:t>
            </w:r>
          </w:p>
        </w:tc>
      </w:tr>
      <w:tr w:rsidR="008338D2" w14:paraId="11F6E479" w14:textId="77777777">
        <w:trPr>
          <w:trHeight w:val="288"/>
          <w:jc w:val="center"/>
        </w:trPr>
        <w:tc>
          <w:tcPr>
            <w:tcW w:w="5960" w:type="dxa"/>
            <w:gridSpan w:val="4"/>
            <w:tcBorders>
              <w:top w:val="nil"/>
              <w:left w:val="nil"/>
              <w:bottom w:val="nil"/>
            </w:tcBorders>
            <w:vAlign w:val="center"/>
          </w:tcPr>
          <w:p w14:paraId="72C1DAE1" w14:textId="77777777" w:rsidR="008338D2"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i/>
                <w:iCs/>
                <w:color w:val="000000"/>
                <w:sz w:val="20"/>
                <w:szCs w:val="20"/>
              </w:rPr>
              <w:t>Luminescence</w:t>
            </w:r>
          </w:p>
        </w:tc>
      </w:tr>
      <w:tr w:rsidR="008338D2" w14:paraId="606470F2" w14:textId="77777777">
        <w:trPr>
          <w:trHeight w:val="288"/>
          <w:jc w:val="center"/>
        </w:trPr>
        <w:tc>
          <w:tcPr>
            <w:tcW w:w="2520" w:type="dxa"/>
            <w:tcBorders>
              <w:top w:val="nil"/>
              <w:left w:val="nil"/>
              <w:bottom w:val="single" w:sz="4" w:space="0" w:color="000000"/>
              <w:right w:val="nil"/>
            </w:tcBorders>
            <w:vAlign w:val="center"/>
          </w:tcPr>
          <w:p w14:paraId="47A7BDAA" w14:textId="77777777" w:rsidR="008338D2" w:rsidRDefault="00000000">
            <w:pPr>
              <w:spacing w:after="0" w:line="240" w:lineRule="auto"/>
              <w:ind w:firstLine="15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Air temperature</w:t>
            </w:r>
          </w:p>
        </w:tc>
        <w:tc>
          <w:tcPr>
            <w:tcW w:w="1280" w:type="dxa"/>
            <w:tcBorders>
              <w:top w:val="nil"/>
              <w:left w:val="nil"/>
              <w:bottom w:val="single" w:sz="4" w:space="0" w:color="000000"/>
              <w:right w:val="nil"/>
            </w:tcBorders>
            <w:vAlign w:val="center"/>
          </w:tcPr>
          <w:p w14:paraId="0923F615"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-0.67</w:t>
            </w:r>
          </w:p>
        </w:tc>
        <w:tc>
          <w:tcPr>
            <w:tcW w:w="1140" w:type="dxa"/>
            <w:tcBorders>
              <w:top w:val="nil"/>
              <w:left w:val="nil"/>
              <w:bottom w:val="single" w:sz="4" w:space="0" w:color="000000"/>
              <w:right w:val="nil"/>
            </w:tcBorders>
            <w:vAlign w:val="center"/>
          </w:tcPr>
          <w:p w14:paraId="43A43681" w14:textId="77777777" w:rsidR="008338D2"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0.45</w:t>
            </w:r>
          </w:p>
        </w:tc>
        <w:tc>
          <w:tcPr>
            <w:tcW w:w="1020" w:type="dxa"/>
            <w:tcBorders>
              <w:top w:val="nil"/>
              <w:left w:val="nil"/>
              <w:bottom w:val="single" w:sz="4" w:space="0" w:color="000000"/>
              <w:right w:val="nil"/>
            </w:tcBorders>
            <w:vAlign w:val="center"/>
          </w:tcPr>
          <w:p w14:paraId="0DCBD985" w14:textId="77777777" w:rsidR="008338D2" w:rsidRDefault="00000000">
            <w:pPr>
              <w:spacing w:after="0" w:line="240" w:lineRule="auto"/>
              <w:jc w:val="right"/>
              <w:rPr>
                <w:rFonts w:ascii="Times New Roman" w:eastAsia="Times New Roman" w:hAnsi="Times New Roman" w:cs="Times New Roman"/>
                <w:b/>
                <w:bCs/>
                <w:color w:val="FF0000"/>
                <w:sz w:val="20"/>
                <w:szCs w:val="20"/>
              </w:rPr>
            </w:pPr>
            <w:r>
              <w:rPr>
                <w:rFonts w:ascii="Times New Roman" w:eastAsia="Times New Roman" w:hAnsi="Times New Roman" w:cs="Times New Roman"/>
                <w:b/>
                <w:bCs/>
                <w:color w:val="000000"/>
                <w:sz w:val="20"/>
                <w:szCs w:val="20"/>
              </w:rPr>
              <w:t>0.001</w:t>
            </w:r>
          </w:p>
        </w:tc>
      </w:tr>
    </w:tbl>
    <w:p w14:paraId="084DE582" w14:textId="77777777" w:rsidR="008338D2" w:rsidRDefault="008338D2">
      <w:pPr>
        <w:spacing w:line="480" w:lineRule="auto"/>
        <w:rPr>
          <w:rFonts w:ascii="Times New Roman" w:eastAsia="Times New Roman" w:hAnsi="Times New Roman" w:cs="Times New Roman"/>
          <w:sz w:val="24"/>
          <w:szCs w:val="24"/>
        </w:rPr>
      </w:pPr>
    </w:p>
    <w:p w14:paraId="2F6A6DCA" w14:textId="77777777" w:rsidR="008338D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Discussion</w:t>
      </w:r>
    </w:p>
    <w:p w14:paraId="2102B5C0" w14:textId="77777777" w:rsidR="008338D2"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Coral growth characteristics</w:t>
      </w:r>
    </w:p>
    <w:p w14:paraId="000358A7" w14:textId="65A4BB9C" w:rsidR="008338D2"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coral colonies of </w:t>
      </w:r>
      <w:r>
        <w:rPr>
          <w:rFonts w:ascii="Times New Roman" w:eastAsia="Times New Roman" w:hAnsi="Times New Roman" w:cs="Times New Roman"/>
          <w:i/>
          <w:iCs/>
          <w:sz w:val="24"/>
          <w:szCs w:val="24"/>
        </w:rPr>
        <w:t>O. faveolata</w:t>
      </w:r>
      <w:r>
        <w:rPr>
          <w:rFonts w:ascii="Times New Roman" w:eastAsia="Times New Roman" w:hAnsi="Times New Roman" w:cs="Times New Roman"/>
          <w:sz w:val="24"/>
          <w:szCs w:val="24"/>
        </w:rPr>
        <w:t xml:space="preserve"> in Varadero Reef exhibit low skeletal density and calcification rates, while their linear extension remains relatively stable over time. The average skeletal density and calcification rates observed are the lowest reported for this species at 4 m depth</w:t>
      </w:r>
      <w:ins w:id="46" w:author="Angela Marulanda" w:date="2025-11-19T16:09:00Z" w16du:dateUtc="2025-11-19T15:09:00Z">
        <w:r w:rsidR="002C0C9C">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 xml:space="preserve">, despite maintaining relatively high linear extension rates (Table 5). These corals grow under low-light conditions caused by high water turbidity, resulting in plate-like colony shapes typical of those found in light-limited environments (Pizarro et al. </w:t>
      </w:r>
      <w:r>
        <w:rPr>
          <w:rFonts w:ascii="Times New Roman" w:eastAsia="Times New Roman" w:hAnsi="Times New Roman" w:cs="Times New Roman"/>
          <w:sz w:val="24"/>
          <w:szCs w:val="24"/>
        </w:rPr>
        <w:lastRenderedPageBreak/>
        <w:t xml:space="preserve">2017; López-Londoño et al. 2021). The light availability and physiology of </w:t>
      </w:r>
      <w:r>
        <w:rPr>
          <w:rFonts w:ascii="Times New Roman" w:eastAsia="Times New Roman" w:hAnsi="Times New Roman" w:cs="Times New Roman"/>
          <w:i/>
          <w:iCs/>
          <w:sz w:val="24"/>
          <w:szCs w:val="24"/>
        </w:rPr>
        <w:t>O. faveolata</w:t>
      </w:r>
      <w:r>
        <w:rPr>
          <w:rFonts w:ascii="Times New Roman" w:eastAsia="Times New Roman" w:hAnsi="Times New Roman" w:cs="Times New Roman"/>
          <w:sz w:val="24"/>
          <w:szCs w:val="24"/>
        </w:rPr>
        <w:t xml:space="preserve"> at 4 m depth in Varadero Reef are similar to those observed in </w:t>
      </w:r>
      <w:r>
        <w:rPr>
          <w:rFonts w:ascii="Times New Roman" w:eastAsia="Times New Roman" w:hAnsi="Times New Roman" w:cs="Times New Roman"/>
          <w:i/>
          <w:iCs/>
          <w:sz w:val="24"/>
          <w:szCs w:val="24"/>
        </w:rPr>
        <w:t>O. faveolata</w:t>
      </w:r>
      <w:r>
        <w:rPr>
          <w:rFonts w:ascii="Times New Roman" w:eastAsia="Times New Roman" w:hAnsi="Times New Roman" w:cs="Times New Roman"/>
          <w:sz w:val="24"/>
          <w:szCs w:val="24"/>
        </w:rPr>
        <w:t xml:space="preserve"> colonies at 12 m depth in reefs of the Rosario Islands (Colombian Caribbean), where the quality of the optical properties of water is better (López-Londoño et al. 2021). In response to reduced light availability with increasing depth, orbicellid corals typically increase skeletal density while decreasing linear extension and calcification rates (Baker and Weber 1975; Dustan 1975; Bosscher 1993). However, the skeletal growth characteristics of </w:t>
      </w:r>
      <w:r>
        <w:rPr>
          <w:rFonts w:ascii="Times New Roman" w:eastAsia="Times New Roman" w:hAnsi="Times New Roman" w:cs="Times New Roman"/>
          <w:i/>
          <w:iCs/>
          <w:sz w:val="24"/>
          <w:szCs w:val="24"/>
        </w:rPr>
        <w:t>O. faveolata</w:t>
      </w:r>
      <w:r>
        <w:rPr>
          <w:rFonts w:ascii="Times New Roman" w:eastAsia="Times New Roman" w:hAnsi="Times New Roman" w:cs="Times New Roman"/>
          <w:sz w:val="24"/>
          <w:szCs w:val="24"/>
        </w:rPr>
        <w:t xml:space="preserve"> in Varadero Reef deviate from expected patterns for corals growing under low-light conditions. Correlations between the growth variables suggest that the observed growth strategy of </w:t>
      </w:r>
      <w:r>
        <w:rPr>
          <w:rFonts w:ascii="Times New Roman" w:eastAsia="Times New Roman" w:hAnsi="Times New Roman" w:cs="Times New Roman"/>
          <w:i/>
          <w:iCs/>
          <w:sz w:val="24"/>
          <w:szCs w:val="24"/>
        </w:rPr>
        <w:t>O. faveolata</w:t>
      </w:r>
      <w:r>
        <w:rPr>
          <w:rFonts w:ascii="Times New Roman" w:eastAsia="Times New Roman" w:hAnsi="Times New Roman" w:cs="Times New Roman"/>
          <w:sz w:val="24"/>
          <w:szCs w:val="24"/>
        </w:rPr>
        <w:t xml:space="preserve"> focuses on utilizing calcification products to achieve faster vertical growth with less dense skeletons, contrary to previous findings for orbicellid corals (Carricart-Ganivet and Merino 2001). The benefits of faster growth in the shallow suboptimal conditions of Varadero Reef (~2–6 m depth for </w:t>
      </w:r>
      <w:r>
        <w:rPr>
          <w:rFonts w:ascii="Times New Roman" w:eastAsia="Times New Roman" w:hAnsi="Times New Roman" w:cs="Times New Roman"/>
          <w:i/>
          <w:iCs/>
          <w:sz w:val="24"/>
          <w:szCs w:val="24"/>
        </w:rPr>
        <w:t>O. faveolata</w:t>
      </w:r>
      <w:r>
        <w:rPr>
          <w:rFonts w:ascii="Times New Roman" w:eastAsia="Times New Roman" w:hAnsi="Times New Roman" w:cs="Times New Roman"/>
          <w:sz w:val="24"/>
          <w:szCs w:val="24"/>
        </w:rPr>
        <w:t>) require further research.</w:t>
      </w:r>
    </w:p>
    <w:p w14:paraId="1B6CA03D" w14:textId="77777777" w:rsidR="008338D2"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Skeletal microstructure characteristics</w:t>
      </w:r>
    </w:p>
    <w:p w14:paraId="314C0606" w14:textId="77777777" w:rsidR="008338D2"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mean number of dissepiments per year (21.3 ± 1.3) was nearly double that observed in other studies. </w:t>
      </w:r>
      <w:r>
        <w:rPr>
          <w:rFonts w:ascii="Times New Roman" w:eastAsia="Times New Roman" w:hAnsi="Times New Roman" w:cs="Times New Roman"/>
          <w:i/>
          <w:iCs/>
          <w:sz w:val="24"/>
          <w:szCs w:val="24"/>
        </w:rPr>
        <w:t>O. faveolata</w:t>
      </w:r>
      <w:r>
        <w:rPr>
          <w:rFonts w:ascii="Times New Roman" w:eastAsia="Times New Roman" w:hAnsi="Times New Roman" w:cs="Times New Roman"/>
          <w:sz w:val="24"/>
          <w:szCs w:val="24"/>
        </w:rPr>
        <w:t xml:space="preserve"> specimens from Mahahual, Mexico and La Parguera, Puerto Rico recorded annual averages of 13.6 ± 0.9 (Dávalos-Dehullu et al. 2008) and 11.8 ± 1.6 (Winter and Sammarco 2010) exothecal dissepiments, respectively. The dissepiment spacing observed in this study (0.57 ± 0.06 mm) was similar to that found by Dávalos-Dehullu et al. (2008), but the dissepiments in Varadero were almost twice as thick (0.13 ± 0.01 mm). The high number of dissepiments formed annually could explain the low skeletal density observed. The decline in skeletal luminescence intensity after 1981 may be related to the decrease in skeletal density, as skeletal microstructure contributes a small proportion to </w:t>
      </w:r>
      <w:r>
        <w:rPr>
          <w:rFonts w:ascii="Times New Roman" w:eastAsia="Times New Roman" w:hAnsi="Times New Roman" w:cs="Times New Roman"/>
          <w:sz w:val="24"/>
          <w:szCs w:val="24"/>
        </w:rPr>
        <w:lastRenderedPageBreak/>
        <w:t xml:space="preserve">luminescence (Barnes and Taylor 2005). However, the causes of variations in skeletal microstructure remain unclear. Some studies suggest that these variations are due to seasonal changes in tissue thickness and calcification rates, which affect coral density banding patterns (Barnes and Lough 1993; Cruz-Piñón et al. 2003; Dávalos-Dehullu et al. 2008). </w:t>
      </w:r>
    </w:p>
    <w:p w14:paraId="4C8FEEE1" w14:textId="77777777" w:rsidR="008338D2" w:rsidRDefault="008338D2">
      <w:pPr>
        <w:spacing w:line="480" w:lineRule="auto"/>
        <w:jc w:val="both"/>
        <w:rPr>
          <w:rFonts w:ascii="Times New Roman" w:eastAsia="Times New Roman" w:hAnsi="Times New Roman" w:cs="Times New Roman"/>
          <w:sz w:val="24"/>
          <w:szCs w:val="24"/>
        </w:rPr>
      </w:pPr>
    </w:p>
    <w:p w14:paraId="48CC1600" w14:textId="77777777" w:rsidR="008338D2"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b/>
          <w:bCs/>
        </w:rPr>
        <w:t>Table 5.</w:t>
      </w:r>
      <w:r>
        <w:rPr>
          <w:rFonts w:ascii="Times New Roman" w:eastAsia="Times New Roman" w:hAnsi="Times New Roman" w:cs="Times New Roman"/>
        </w:rPr>
        <w:t xml:space="preserve"> Linear extension, skeletal density, and calcification rates of </w:t>
      </w:r>
      <w:r>
        <w:rPr>
          <w:rFonts w:ascii="Times New Roman" w:eastAsia="Times New Roman" w:hAnsi="Times New Roman" w:cs="Times New Roman"/>
          <w:i/>
          <w:iCs/>
        </w:rPr>
        <w:t>O. faveolata</w:t>
      </w:r>
      <w:r>
        <w:rPr>
          <w:rFonts w:ascii="Times New Roman" w:eastAsia="Times New Roman" w:hAnsi="Times New Roman" w:cs="Times New Roman"/>
        </w:rPr>
        <w:t xml:space="preserve"> over relatively long periods and different depths in the Caribbean Sea.</w:t>
      </w:r>
    </w:p>
    <w:tbl>
      <w:tblPr>
        <w:tblStyle w:val="a3"/>
        <w:tblW w:w="8836" w:type="dxa"/>
        <w:jc w:val="center"/>
        <w:tblInd w:w="0" w:type="dxa"/>
        <w:tblLayout w:type="fixed"/>
        <w:tblLook w:val="0400" w:firstRow="0" w:lastRow="0" w:firstColumn="0" w:lastColumn="0" w:noHBand="0" w:noVBand="1"/>
      </w:tblPr>
      <w:tblGrid>
        <w:gridCol w:w="1440"/>
        <w:gridCol w:w="1170"/>
        <w:gridCol w:w="670"/>
        <w:gridCol w:w="860"/>
        <w:gridCol w:w="1080"/>
        <w:gridCol w:w="1100"/>
        <w:gridCol w:w="1170"/>
        <w:gridCol w:w="1346"/>
      </w:tblGrid>
      <w:tr w:rsidR="008338D2" w14:paraId="53AF3B5D" w14:textId="77777777">
        <w:trPr>
          <w:trHeight w:val="288"/>
          <w:jc w:val="center"/>
        </w:trPr>
        <w:tc>
          <w:tcPr>
            <w:tcW w:w="1440" w:type="dxa"/>
            <w:tcBorders>
              <w:top w:val="single" w:sz="4" w:space="0" w:color="000000"/>
              <w:left w:val="nil"/>
              <w:bottom w:val="single" w:sz="4" w:space="0" w:color="000000"/>
              <w:right w:val="nil"/>
            </w:tcBorders>
            <w:vAlign w:val="center"/>
          </w:tcPr>
          <w:p w14:paraId="5874E194" w14:textId="77777777" w:rsidR="008338D2" w:rsidRDefault="00000000">
            <w:pPr>
              <w:spacing w:after="0" w:line="240"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Location</w:t>
            </w:r>
          </w:p>
        </w:tc>
        <w:tc>
          <w:tcPr>
            <w:tcW w:w="1170" w:type="dxa"/>
            <w:tcBorders>
              <w:top w:val="single" w:sz="4" w:space="0" w:color="000000"/>
              <w:left w:val="nil"/>
              <w:bottom w:val="single" w:sz="4" w:space="0" w:color="000000"/>
              <w:right w:val="nil"/>
            </w:tcBorders>
            <w:vAlign w:val="center"/>
          </w:tcPr>
          <w:p w14:paraId="16FED3F8" w14:textId="77777777" w:rsidR="008338D2" w:rsidRDefault="00000000">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Period</w:t>
            </w:r>
          </w:p>
        </w:tc>
        <w:tc>
          <w:tcPr>
            <w:tcW w:w="670" w:type="dxa"/>
            <w:tcBorders>
              <w:top w:val="single" w:sz="4" w:space="0" w:color="000000"/>
              <w:left w:val="nil"/>
              <w:bottom w:val="single" w:sz="4" w:space="0" w:color="000000"/>
              <w:right w:val="nil"/>
            </w:tcBorders>
            <w:vAlign w:val="center"/>
          </w:tcPr>
          <w:p w14:paraId="49168578" w14:textId="77777777" w:rsidR="008338D2" w:rsidRDefault="00000000">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Depth (m)</w:t>
            </w:r>
          </w:p>
        </w:tc>
        <w:tc>
          <w:tcPr>
            <w:tcW w:w="860" w:type="dxa"/>
            <w:tcBorders>
              <w:top w:val="single" w:sz="4" w:space="0" w:color="000000"/>
              <w:left w:val="nil"/>
              <w:bottom w:val="single" w:sz="4" w:space="0" w:color="000000"/>
              <w:right w:val="nil"/>
            </w:tcBorders>
            <w:vAlign w:val="center"/>
          </w:tcPr>
          <w:p w14:paraId="000B252A" w14:textId="77777777" w:rsidR="008338D2" w:rsidRDefault="00000000">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Number of cores</w:t>
            </w:r>
          </w:p>
        </w:tc>
        <w:tc>
          <w:tcPr>
            <w:tcW w:w="1080" w:type="dxa"/>
            <w:tcBorders>
              <w:top w:val="single" w:sz="4" w:space="0" w:color="000000"/>
              <w:left w:val="nil"/>
              <w:bottom w:val="single" w:sz="4" w:space="0" w:color="000000"/>
              <w:right w:val="nil"/>
            </w:tcBorders>
            <w:vAlign w:val="center"/>
          </w:tcPr>
          <w:p w14:paraId="469D6432" w14:textId="77777777" w:rsidR="008338D2" w:rsidRDefault="00000000">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Extension (cm yr</w:t>
            </w:r>
            <w:r>
              <w:rPr>
                <w:rFonts w:ascii="Times New Roman" w:eastAsia="Times New Roman" w:hAnsi="Times New Roman" w:cs="Times New Roman"/>
                <w:b/>
                <w:bCs/>
                <w:sz w:val="16"/>
                <w:szCs w:val="16"/>
                <w:vertAlign w:val="superscript"/>
              </w:rPr>
              <w:t>-1</w:t>
            </w:r>
            <w:r>
              <w:rPr>
                <w:rFonts w:ascii="Times New Roman" w:eastAsia="Times New Roman" w:hAnsi="Times New Roman" w:cs="Times New Roman"/>
                <w:b/>
                <w:bCs/>
                <w:sz w:val="16"/>
                <w:szCs w:val="16"/>
              </w:rPr>
              <w:t>)</w:t>
            </w:r>
          </w:p>
        </w:tc>
        <w:tc>
          <w:tcPr>
            <w:tcW w:w="1100" w:type="dxa"/>
            <w:tcBorders>
              <w:top w:val="single" w:sz="4" w:space="0" w:color="000000"/>
              <w:left w:val="nil"/>
              <w:bottom w:val="single" w:sz="4" w:space="0" w:color="000000"/>
              <w:right w:val="nil"/>
            </w:tcBorders>
            <w:vAlign w:val="center"/>
          </w:tcPr>
          <w:p w14:paraId="1F19A4E3" w14:textId="77777777" w:rsidR="008338D2" w:rsidRDefault="00000000">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 xml:space="preserve">Density </w:t>
            </w:r>
          </w:p>
          <w:p w14:paraId="35D76DF5" w14:textId="77777777" w:rsidR="008338D2" w:rsidRDefault="00000000">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(g cm</w:t>
            </w:r>
            <w:r>
              <w:rPr>
                <w:rFonts w:ascii="Times New Roman" w:eastAsia="Times New Roman" w:hAnsi="Times New Roman" w:cs="Times New Roman"/>
                <w:b/>
                <w:bCs/>
                <w:sz w:val="16"/>
                <w:szCs w:val="16"/>
                <w:vertAlign w:val="superscript"/>
              </w:rPr>
              <w:t>-3</w:t>
            </w:r>
            <w:r>
              <w:rPr>
                <w:rFonts w:ascii="Times New Roman" w:eastAsia="Times New Roman" w:hAnsi="Times New Roman" w:cs="Times New Roman"/>
                <w:b/>
                <w:bCs/>
                <w:sz w:val="16"/>
                <w:szCs w:val="16"/>
              </w:rPr>
              <w:t>)</w:t>
            </w:r>
          </w:p>
        </w:tc>
        <w:tc>
          <w:tcPr>
            <w:tcW w:w="1170" w:type="dxa"/>
            <w:tcBorders>
              <w:top w:val="single" w:sz="4" w:space="0" w:color="000000"/>
              <w:left w:val="nil"/>
              <w:bottom w:val="single" w:sz="4" w:space="0" w:color="000000"/>
              <w:right w:val="nil"/>
            </w:tcBorders>
            <w:vAlign w:val="center"/>
          </w:tcPr>
          <w:p w14:paraId="24A23383" w14:textId="77777777" w:rsidR="008338D2" w:rsidRDefault="00000000">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Calcification (g cm</w:t>
            </w:r>
            <w:r>
              <w:rPr>
                <w:rFonts w:ascii="Times New Roman" w:eastAsia="Times New Roman" w:hAnsi="Times New Roman" w:cs="Times New Roman"/>
                <w:b/>
                <w:bCs/>
                <w:sz w:val="16"/>
                <w:szCs w:val="16"/>
                <w:vertAlign w:val="superscript"/>
              </w:rPr>
              <w:t>-2</w:t>
            </w:r>
            <w:r>
              <w:rPr>
                <w:rFonts w:ascii="Times New Roman" w:eastAsia="Times New Roman" w:hAnsi="Times New Roman" w:cs="Times New Roman"/>
                <w:b/>
                <w:bCs/>
                <w:sz w:val="16"/>
                <w:szCs w:val="16"/>
              </w:rPr>
              <w:t xml:space="preserve"> yr</w:t>
            </w:r>
            <w:r>
              <w:rPr>
                <w:rFonts w:ascii="Times New Roman" w:eastAsia="Times New Roman" w:hAnsi="Times New Roman" w:cs="Times New Roman"/>
                <w:b/>
                <w:bCs/>
                <w:sz w:val="16"/>
                <w:szCs w:val="16"/>
                <w:vertAlign w:val="superscript"/>
              </w:rPr>
              <w:t>-1</w:t>
            </w:r>
            <w:r>
              <w:rPr>
                <w:rFonts w:ascii="Times New Roman" w:eastAsia="Times New Roman" w:hAnsi="Times New Roman" w:cs="Times New Roman"/>
                <w:b/>
                <w:bCs/>
                <w:sz w:val="16"/>
                <w:szCs w:val="16"/>
              </w:rPr>
              <w:t>)</w:t>
            </w:r>
          </w:p>
        </w:tc>
        <w:tc>
          <w:tcPr>
            <w:tcW w:w="1346" w:type="dxa"/>
            <w:tcBorders>
              <w:top w:val="single" w:sz="4" w:space="0" w:color="000000"/>
              <w:left w:val="nil"/>
              <w:bottom w:val="single" w:sz="4" w:space="0" w:color="000000"/>
              <w:right w:val="nil"/>
            </w:tcBorders>
            <w:vAlign w:val="center"/>
          </w:tcPr>
          <w:p w14:paraId="7D9EE474" w14:textId="77777777" w:rsidR="008338D2" w:rsidRDefault="00000000">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Reference</w:t>
            </w:r>
          </w:p>
        </w:tc>
      </w:tr>
      <w:tr w:rsidR="008338D2" w14:paraId="253EA180" w14:textId="77777777">
        <w:trPr>
          <w:trHeight w:val="288"/>
          <w:jc w:val="center"/>
        </w:trPr>
        <w:tc>
          <w:tcPr>
            <w:tcW w:w="1440" w:type="dxa"/>
            <w:tcBorders>
              <w:top w:val="nil"/>
              <w:left w:val="nil"/>
              <w:bottom w:val="nil"/>
              <w:right w:val="nil"/>
            </w:tcBorders>
            <w:vAlign w:val="center"/>
          </w:tcPr>
          <w:p w14:paraId="048536FB" w14:textId="77777777" w:rsidR="008338D2" w:rsidRDefault="00000000">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Veracruz Reef, Mexico</w:t>
            </w:r>
          </w:p>
        </w:tc>
        <w:tc>
          <w:tcPr>
            <w:tcW w:w="1170" w:type="dxa"/>
            <w:tcBorders>
              <w:top w:val="nil"/>
              <w:left w:val="nil"/>
              <w:bottom w:val="nil"/>
              <w:right w:val="nil"/>
            </w:tcBorders>
            <w:vAlign w:val="center"/>
          </w:tcPr>
          <w:p w14:paraId="059AE6A5"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1835–2002</w:t>
            </w:r>
          </w:p>
        </w:tc>
        <w:tc>
          <w:tcPr>
            <w:tcW w:w="670" w:type="dxa"/>
            <w:tcBorders>
              <w:top w:val="nil"/>
              <w:left w:val="nil"/>
              <w:bottom w:val="nil"/>
              <w:right w:val="nil"/>
            </w:tcBorders>
            <w:vAlign w:val="center"/>
          </w:tcPr>
          <w:p w14:paraId="228F08E8" w14:textId="77777777" w:rsidR="008338D2" w:rsidRDefault="008338D2">
            <w:pPr>
              <w:spacing w:after="0" w:line="240" w:lineRule="auto"/>
              <w:jc w:val="right"/>
              <w:rPr>
                <w:rFonts w:ascii="Times New Roman" w:eastAsia="Times New Roman" w:hAnsi="Times New Roman" w:cs="Times New Roman"/>
                <w:sz w:val="16"/>
                <w:szCs w:val="16"/>
              </w:rPr>
            </w:pPr>
          </w:p>
        </w:tc>
        <w:tc>
          <w:tcPr>
            <w:tcW w:w="860" w:type="dxa"/>
            <w:tcBorders>
              <w:top w:val="nil"/>
              <w:left w:val="nil"/>
              <w:bottom w:val="nil"/>
              <w:right w:val="nil"/>
            </w:tcBorders>
            <w:vAlign w:val="center"/>
          </w:tcPr>
          <w:p w14:paraId="64557243"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w:t>
            </w:r>
          </w:p>
        </w:tc>
        <w:tc>
          <w:tcPr>
            <w:tcW w:w="1080" w:type="dxa"/>
            <w:tcBorders>
              <w:top w:val="nil"/>
              <w:left w:val="nil"/>
              <w:bottom w:val="nil"/>
              <w:right w:val="nil"/>
            </w:tcBorders>
            <w:vAlign w:val="center"/>
          </w:tcPr>
          <w:p w14:paraId="3D0D6735"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1.12 ± 0.23</w:t>
            </w:r>
          </w:p>
        </w:tc>
        <w:tc>
          <w:tcPr>
            <w:tcW w:w="1100" w:type="dxa"/>
            <w:tcBorders>
              <w:top w:val="nil"/>
              <w:left w:val="nil"/>
              <w:bottom w:val="nil"/>
              <w:right w:val="nil"/>
            </w:tcBorders>
            <w:vAlign w:val="center"/>
          </w:tcPr>
          <w:p w14:paraId="463D2130" w14:textId="77777777" w:rsidR="008338D2" w:rsidRDefault="008338D2">
            <w:pPr>
              <w:spacing w:after="0" w:line="240" w:lineRule="auto"/>
              <w:jc w:val="right"/>
              <w:rPr>
                <w:rFonts w:ascii="Times New Roman" w:eastAsia="Times New Roman" w:hAnsi="Times New Roman" w:cs="Times New Roman"/>
                <w:sz w:val="16"/>
                <w:szCs w:val="16"/>
              </w:rPr>
            </w:pPr>
          </w:p>
        </w:tc>
        <w:tc>
          <w:tcPr>
            <w:tcW w:w="1170" w:type="dxa"/>
            <w:tcBorders>
              <w:top w:val="nil"/>
              <w:left w:val="nil"/>
              <w:bottom w:val="nil"/>
              <w:right w:val="nil"/>
            </w:tcBorders>
            <w:vAlign w:val="center"/>
          </w:tcPr>
          <w:p w14:paraId="322F0C79" w14:textId="77777777" w:rsidR="008338D2" w:rsidRDefault="008338D2">
            <w:pPr>
              <w:spacing w:after="0" w:line="240" w:lineRule="auto"/>
              <w:jc w:val="right"/>
              <w:rPr>
                <w:rFonts w:ascii="Times New Roman" w:eastAsia="Times New Roman" w:hAnsi="Times New Roman" w:cs="Times New Roman"/>
                <w:color w:val="000000"/>
                <w:sz w:val="16"/>
                <w:szCs w:val="16"/>
              </w:rPr>
            </w:pPr>
          </w:p>
        </w:tc>
        <w:tc>
          <w:tcPr>
            <w:tcW w:w="1346" w:type="dxa"/>
            <w:tcBorders>
              <w:top w:val="nil"/>
              <w:left w:val="nil"/>
              <w:bottom w:val="nil"/>
              <w:right w:val="nil"/>
            </w:tcBorders>
            <w:vAlign w:val="center"/>
          </w:tcPr>
          <w:p w14:paraId="51FE5639"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(Horta-Puga and Carriquiry 2014)</w:t>
            </w:r>
          </w:p>
        </w:tc>
      </w:tr>
      <w:tr w:rsidR="008338D2" w14:paraId="244D4468" w14:textId="77777777">
        <w:trPr>
          <w:trHeight w:val="288"/>
          <w:jc w:val="center"/>
        </w:trPr>
        <w:tc>
          <w:tcPr>
            <w:tcW w:w="1440" w:type="dxa"/>
            <w:tcBorders>
              <w:top w:val="nil"/>
              <w:left w:val="nil"/>
              <w:bottom w:val="nil"/>
              <w:right w:val="nil"/>
            </w:tcBorders>
            <w:vAlign w:val="center"/>
          </w:tcPr>
          <w:p w14:paraId="6EC66857" w14:textId="77777777" w:rsidR="008338D2" w:rsidRDefault="00000000">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Upper Florida Keys, USA</w:t>
            </w:r>
          </w:p>
        </w:tc>
        <w:tc>
          <w:tcPr>
            <w:tcW w:w="1170" w:type="dxa"/>
            <w:tcBorders>
              <w:top w:val="nil"/>
              <w:left w:val="nil"/>
              <w:bottom w:val="nil"/>
              <w:right w:val="nil"/>
            </w:tcBorders>
            <w:vAlign w:val="center"/>
          </w:tcPr>
          <w:p w14:paraId="4C9DBE53"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1937–1996</w:t>
            </w:r>
          </w:p>
        </w:tc>
        <w:tc>
          <w:tcPr>
            <w:tcW w:w="670" w:type="dxa"/>
            <w:tcBorders>
              <w:top w:val="nil"/>
              <w:left w:val="nil"/>
              <w:bottom w:val="nil"/>
              <w:right w:val="nil"/>
            </w:tcBorders>
            <w:vAlign w:val="center"/>
          </w:tcPr>
          <w:p w14:paraId="5A9B6592" w14:textId="77777777" w:rsidR="008338D2" w:rsidRDefault="008338D2">
            <w:pPr>
              <w:spacing w:after="0" w:line="240" w:lineRule="auto"/>
              <w:jc w:val="right"/>
              <w:rPr>
                <w:rFonts w:ascii="Times New Roman" w:eastAsia="Times New Roman" w:hAnsi="Times New Roman" w:cs="Times New Roman"/>
                <w:sz w:val="16"/>
                <w:szCs w:val="16"/>
              </w:rPr>
            </w:pPr>
          </w:p>
        </w:tc>
        <w:tc>
          <w:tcPr>
            <w:tcW w:w="860" w:type="dxa"/>
            <w:tcBorders>
              <w:top w:val="nil"/>
              <w:left w:val="nil"/>
              <w:bottom w:val="nil"/>
              <w:right w:val="nil"/>
            </w:tcBorders>
            <w:vAlign w:val="center"/>
          </w:tcPr>
          <w:p w14:paraId="16946FB4"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7</w:t>
            </w:r>
          </w:p>
        </w:tc>
        <w:tc>
          <w:tcPr>
            <w:tcW w:w="1080" w:type="dxa"/>
            <w:tcBorders>
              <w:top w:val="nil"/>
              <w:left w:val="nil"/>
              <w:bottom w:val="nil"/>
              <w:right w:val="nil"/>
            </w:tcBorders>
            <w:vAlign w:val="center"/>
          </w:tcPr>
          <w:p w14:paraId="578E01D0"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0.79 ± 0.07</w:t>
            </w:r>
          </w:p>
        </w:tc>
        <w:tc>
          <w:tcPr>
            <w:tcW w:w="1100" w:type="dxa"/>
            <w:tcBorders>
              <w:top w:val="nil"/>
              <w:left w:val="nil"/>
              <w:bottom w:val="nil"/>
              <w:right w:val="nil"/>
            </w:tcBorders>
            <w:vAlign w:val="center"/>
          </w:tcPr>
          <w:p w14:paraId="7DE875F4"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1.18 ± 0.06</w:t>
            </w:r>
          </w:p>
        </w:tc>
        <w:tc>
          <w:tcPr>
            <w:tcW w:w="1170" w:type="dxa"/>
            <w:tcBorders>
              <w:top w:val="nil"/>
              <w:left w:val="nil"/>
              <w:bottom w:val="nil"/>
              <w:right w:val="nil"/>
            </w:tcBorders>
            <w:vAlign w:val="center"/>
          </w:tcPr>
          <w:p w14:paraId="5A021956"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0.91 ± 0.06</w:t>
            </w:r>
          </w:p>
        </w:tc>
        <w:tc>
          <w:tcPr>
            <w:tcW w:w="1346" w:type="dxa"/>
            <w:tcBorders>
              <w:top w:val="nil"/>
              <w:left w:val="nil"/>
              <w:bottom w:val="nil"/>
              <w:right w:val="nil"/>
            </w:tcBorders>
            <w:vAlign w:val="center"/>
          </w:tcPr>
          <w:p w14:paraId="1D92D049"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(Helmle et al. 2011)</w:t>
            </w:r>
          </w:p>
        </w:tc>
      </w:tr>
      <w:tr w:rsidR="008338D2" w14:paraId="3CF42694" w14:textId="77777777">
        <w:trPr>
          <w:trHeight w:val="288"/>
          <w:jc w:val="center"/>
        </w:trPr>
        <w:tc>
          <w:tcPr>
            <w:tcW w:w="1440" w:type="dxa"/>
            <w:tcBorders>
              <w:top w:val="nil"/>
              <w:left w:val="nil"/>
              <w:bottom w:val="nil"/>
              <w:right w:val="nil"/>
            </w:tcBorders>
            <w:vAlign w:val="center"/>
          </w:tcPr>
          <w:p w14:paraId="434612FC" w14:textId="77777777" w:rsidR="008338D2" w:rsidRDefault="00000000">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Turneffe Islands, Belize</w:t>
            </w:r>
          </w:p>
        </w:tc>
        <w:tc>
          <w:tcPr>
            <w:tcW w:w="1170" w:type="dxa"/>
            <w:tcBorders>
              <w:top w:val="nil"/>
              <w:left w:val="nil"/>
              <w:bottom w:val="nil"/>
              <w:right w:val="nil"/>
            </w:tcBorders>
            <w:vAlign w:val="center"/>
          </w:tcPr>
          <w:p w14:paraId="72533924"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1954–1996</w:t>
            </w:r>
          </w:p>
        </w:tc>
        <w:tc>
          <w:tcPr>
            <w:tcW w:w="670" w:type="dxa"/>
            <w:tcBorders>
              <w:top w:val="nil"/>
              <w:left w:val="nil"/>
              <w:bottom w:val="nil"/>
              <w:right w:val="nil"/>
            </w:tcBorders>
            <w:vAlign w:val="center"/>
          </w:tcPr>
          <w:p w14:paraId="7DC413FC"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2</w:t>
            </w:r>
          </w:p>
        </w:tc>
        <w:tc>
          <w:tcPr>
            <w:tcW w:w="860" w:type="dxa"/>
            <w:tcBorders>
              <w:top w:val="nil"/>
              <w:left w:val="nil"/>
              <w:bottom w:val="nil"/>
              <w:right w:val="nil"/>
            </w:tcBorders>
            <w:vAlign w:val="center"/>
          </w:tcPr>
          <w:p w14:paraId="663F98C4"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w:t>
            </w:r>
          </w:p>
        </w:tc>
        <w:tc>
          <w:tcPr>
            <w:tcW w:w="1080" w:type="dxa"/>
            <w:tcBorders>
              <w:top w:val="nil"/>
              <w:left w:val="nil"/>
              <w:bottom w:val="nil"/>
              <w:right w:val="nil"/>
            </w:tcBorders>
            <w:vAlign w:val="center"/>
          </w:tcPr>
          <w:p w14:paraId="30D47889"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0.88 ± 0.07</w:t>
            </w:r>
          </w:p>
        </w:tc>
        <w:tc>
          <w:tcPr>
            <w:tcW w:w="1100" w:type="dxa"/>
            <w:tcBorders>
              <w:top w:val="nil"/>
              <w:left w:val="nil"/>
              <w:bottom w:val="nil"/>
              <w:right w:val="nil"/>
            </w:tcBorders>
            <w:vAlign w:val="center"/>
          </w:tcPr>
          <w:p w14:paraId="6220F7BC"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0.98 ± 0.05</w:t>
            </w:r>
          </w:p>
        </w:tc>
        <w:tc>
          <w:tcPr>
            <w:tcW w:w="1170" w:type="dxa"/>
            <w:tcBorders>
              <w:top w:val="nil"/>
              <w:left w:val="nil"/>
              <w:bottom w:val="nil"/>
              <w:right w:val="nil"/>
            </w:tcBorders>
            <w:vAlign w:val="center"/>
          </w:tcPr>
          <w:p w14:paraId="25CCCA94"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0.83 ± 0.11</w:t>
            </w:r>
          </w:p>
        </w:tc>
        <w:tc>
          <w:tcPr>
            <w:tcW w:w="1346" w:type="dxa"/>
            <w:tcBorders>
              <w:top w:val="nil"/>
              <w:left w:val="nil"/>
              <w:bottom w:val="nil"/>
              <w:right w:val="nil"/>
            </w:tcBorders>
            <w:vAlign w:val="center"/>
          </w:tcPr>
          <w:p w14:paraId="3C845D18"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(Zoppe and Gischler 2024)</w:t>
            </w:r>
          </w:p>
        </w:tc>
      </w:tr>
      <w:tr w:rsidR="008338D2" w14:paraId="48CE6C8A" w14:textId="77777777">
        <w:trPr>
          <w:trHeight w:val="288"/>
          <w:jc w:val="center"/>
        </w:trPr>
        <w:tc>
          <w:tcPr>
            <w:tcW w:w="1440" w:type="dxa"/>
            <w:tcBorders>
              <w:top w:val="nil"/>
              <w:left w:val="nil"/>
              <w:bottom w:val="nil"/>
              <w:right w:val="nil"/>
            </w:tcBorders>
            <w:vAlign w:val="center"/>
          </w:tcPr>
          <w:p w14:paraId="7D78D2D4" w14:textId="77777777" w:rsidR="008338D2" w:rsidRDefault="00000000">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Glovers Reef, Belize</w:t>
            </w:r>
          </w:p>
        </w:tc>
        <w:tc>
          <w:tcPr>
            <w:tcW w:w="1170" w:type="dxa"/>
            <w:tcBorders>
              <w:top w:val="nil"/>
              <w:left w:val="nil"/>
              <w:bottom w:val="nil"/>
              <w:right w:val="nil"/>
            </w:tcBorders>
            <w:vAlign w:val="center"/>
          </w:tcPr>
          <w:p w14:paraId="1F3D11C5"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1899–2005</w:t>
            </w:r>
          </w:p>
        </w:tc>
        <w:tc>
          <w:tcPr>
            <w:tcW w:w="670" w:type="dxa"/>
            <w:tcBorders>
              <w:top w:val="nil"/>
              <w:left w:val="nil"/>
              <w:bottom w:val="nil"/>
              <w:right w:val="nil"/>
            </w:tcBorders>
            <w:vAlign w:val="center"/>
          </w:tcPr>
          <w:p w14:paraId="04DF64B3"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4</w:t>
            </w:r>
          </w:p>
        </w:tc>
        <w:tc>
          <w:tcPr>
            <w:tcW w:w="860" w:type="dxa"/>
            <w:tcBorders>
              <w:top w:val="nil"/>
              <w:left w:val="nil"/>
              <w:bottom w:val="nil"/>
              <w:right w:val="nil"/>
            </w:tcBorders>
            <w:vAlign w:val="center"/>
          </w:tcPr>
          <w:p w14:paraId="0926C800"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w:t>
            </w:r>
          </w:p>
        </w:tc>
        <w:tc>
          <w:tcPr>
            <w:tcW w:w="1080" w:type="dxa"/>
            <w:tcBorders>
              <w:top w:val="nil"/>
              <w:left w:val="nil"/>
              <w:bottom w:val="nil"/>
              <w:right w:val="nil"/>
            </w:tcBorders>
            <w:vAlign w:val="center"/>
          </w:tcPr>
          <w:p w14:paraId="2FD3587B"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0.95 ± 0.09</w:t>
            </w:r>
          </w:p>
        </w:tc>
        <w:tc>
          <w:tcPr>
            <w:tcW w:w="1100" w:type="dxa"/>
            <w:tcBorders>
              <w:top w:val="nil"/>
              <w:left w:val="nil"/>
              <w:bottom w:val="nil"/>
              <w:right w:val="nil"/>
            </w:tcBorders>
            <w:vAlign w:val="center"/>
          </w:tcPr>
          <w:p w14:paraId="59F62E2A"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1.13 ± 0.06</w:t>
            </w:r>
          </w:p>
        </w:tc>
        <w:tc>
          <w:tcPr>
            <w:tcW w:w="1170" w:type="dxa"/>
            <w:tcBorders>
              <w:top w:val="nil"/>
              <w:left w:val="nil"/>
              <w:bottom w:val="nil"/>
              <w:right w:val="nil"/>
            </w:tcBorders>
            <w:vAlign w:val="center"/>
          </w:tcPr>
          <w:p w14:paraId="5455E609"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1.07 ± 0.11</w:t>
            </w:r>
          </w:p>
        </w:tc>
        <w:tc>
          <w:tcPr>
            <w:tcW w:w="1346" w:type="dxa"/>
            <w:tcBorders>
              <w:top w:val="nil"/>
              <w:left w:val="nil"/>
              <w:bottom w:val="nil"/>
              <w:right w:val="nil"/>
            </w:tcBorders>
            <w:vAlign w:val="center"/>
          </w:tcPr>
          <w:p w14:paraId="7E66CCDE"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(Zoppe and Gischler 2024)</w:t>
            </w:r>
          </w:p>
        </w:tc>
      </w:tr>
      <w:tr w:rsidR="008338D2" w14:paraId="0D908F16" w14:textId="77777777">
        <w:trPr>
          <w:trHeight w:val="288"/>
          <w:jc w:val="center"/>
        </w:trPr>
        <w:tc>
          <w:tcPr>
            <w:tcW w:w="1440" w:type="dxa"/>
            <w:tcBorders>
              <w:top w:val="nil"/>
              <w:left w:val="nil"/>
              <w:bottom w:val="nil"/>
              <w:right w:val="nil"/>
            </w:tcBorders>
            <w:vAlign w:val="center"/>
          </w:tcPr>
          <w:p w14:paraId="3226C8C5" w14:textId="77777777" w:rsidR="008338D2" w:rsidRDefault="00000000">
            <w:pPr>
              <w:spacing w:after="0" w:line="240"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Varadero Reef, Colombia</w:t>
            </w:r>
          </w:p>
        </w:tc>
        <w:tc>
          <w:tcPr>
            <w:tcW w:w="1170" w:type="dxa"/>
            <w:tcBorders>
              <w:top w:val="nil"/>
              <w:left w:val="nil"/>
              <w:bottom w:val="nil"/>
              <w:right w:val="nil"/>
            </w:tcBorders>
            <w:vAlign w:val="center"/>
          </w:tcPr>
          <w:p w14:paraId="14F0F0DB" w14:textId="77777777" w:rsidR="008338D2" w:rsidRDefault="00000000">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1951–2015</w:t>
            </w:r>
          </w:p>
        </w:tc>
        <w:tc>
          <w:tcPr>
            <w:tcW w:w="670" w:type="dxa"/>
            <w:tcBorders>
              <w:top w:val="nil"/>
              <w:left w:val="nil"/>
              <w:bottom w:val="nil"/>
              <w:right w:val="nil"/>
            </w:tcBorders>
            <w:vAlign w:val="center"/>
          </w:tcPr>
          <w:p w14:paraId="7A54B960" w14:textId="77777777" w:rsidR="008338D2" w:rsidRDefault="00000000">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4</w:t>
            </w:r>
          </w:p>
        </w:tc>
        <w:tc>
          <w:tcPr>
            <w:tcW w:w="860" w:type="dxa"/>
            <w:tcBorders>
              <w:top w:val="nil"/>
              <w:left w:val="nil"/>
              <w:bottom w:val="nil"/>
              <w:right w:val="nil"/>
            </w:tcBorders>
            <w:vAlign w:val="center"/>
          </w:tcPr>
          <w:p w14:paraId="1F58A471" w14:textId="77777777" w:rsidR="008338D2" w:rsidRDefault="00000000">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4</w:t>
            </w:r>
          </w:p>
        </w:tc>
        <w:tc>
          <w:tcPr>
            <w:tcW w:w="1080" w:type="dxa"/>
            <w:tcBorders>
              <w:top w:val="nil"/>
              <w:left w:val="nil"/>
              <w:bottom w:val="nil"/>
              <w:right w:val="nil"/>
            </w:tcBorders>
            <w:vAlign w:val="center"/>
          </w:tcPr>
          <w:p w14:paraId="26A9539A" w14:textId="77777777" w:rsidR="008338D2" w:rsidRDefault="00000000">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1.02 ± 0.13</w:t>
            </w:r>
          </w:p>
        </w:tc>
        <w:tc>
          <w:tcPr>
            <w:tcW w:w="1100" w:type="dxa"/>
            <w:tcBorders>
              <w:top w:val="nil"/>
              <w:left w:val="nil"/>
              <w:bottom w:val="nil"/>
              <w:right w:val="nil"/>
            </w:tcBorders>
            <w:vAlign w:val="center"/>
          </w:tcPr>
          <w:p w14:paraId="48F8F889" w14:textId="77777777" w:rsidR="008338D2" w:rsidRDefault="00000000">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0.73 ± 0.07</w:t>
            </w:r>
          </w:p>
        </w:tc>
        <w:tc>
          <w:tcPr>
            <w:tcW w:w="1170" w:type="dxa"/>
            <w:tcBorders>
              <w:top w:val="nil"/>
              <w:left w:val="nil"/>
              <w:bottom w:val="nil"/>
              <w:right w:val="nil"/>
            </w:tcBorders>
            <w:vAlign w:val="center"/>
          </w:tcPr>
          <w:p w14:paraId="12638573" w14:textId="77777777" w:rsidR="008338D2" w:rsidRDefault="00000000">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0.74 ± 0.10</w:t>
            </w:r>
          </w:p>
        </w:tc>
        <w:tc>
          <w:tcPr>
            <w:tcW w:w="1346" w:type="dxa"/>
            <w:tcBorders>
              <w:top w:val="nil"/>
              <w:left w:val="nil"/>
              <w:bottom w:val="nil"/>
              <w:right w:val="nil"/>
            </w:tcBorders>
            <w:vAlign w:val="center"/>
          </w:tcPr>
          <w:p w14:paraId="0F0352EA" w14:textId="77777777" w:rsidR="008338D2" w:rsidRDefault="00000000">
            <w:pPr>
              <w:spacing w:after="0" w:line="240" w:lineRule="auto"/>
              <w:jc w:val="right"/>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This study</w:t>
            </w:r>
          </w:p>
        </w:tc>
      </w:tr>
      <w:tr w:rsidR="008338D2" w14:paraId="5494AB2E" w14:textId="77777777">
        <w:trPr>
          <w:trHeight w:val="288"/>
          <w:jc w:val="center"/>
        </w:trPr>
        <w:tc>
          <w:tcPr>
            <w:tcW w:w="1440" w:type="dxa"/>
            <w:tcBorders>
              <w:top w:val="nil"/>
              <w:left w:val="nil"/>
              <w:bottom w:val="nil"/>
              <w:right w:val="nil"/>
            </w:tcBorders>
            <w:vAlign w:val="center"/>
          </w:tcPr>
          <w:p w14:paraId="7DCDFBAE" w14:textId="77777777" w:rsidR="008338D2" w:rsidRDefault="00000000">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Cheeca Rocks Reef, USA</w:t>
            </w:r>
          </w:p>
        </w:tc>
        <w:tc>
          <w:tcPr>
            <w:tcW w:w="1170" w:type="dxa"/>
            <w:tcBorders>
              <w:top w:val="nil"/>
              <w:left w:val="nil"/>
              <w:bottom w:val="nil"/>
              <w:right w:val="nil"/>
            </w:tcBorders>
            <w:vAlign w:val="center"/>
          </w:tcPr>
          <w:p w14:paraId="623D475B"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2004–2013</w:t>
            </w:r>
          </w:p>
        </w:tc>
        <w:tc>
          <w:tcPr>
            <w:tcW w:w="670" w:type="dxa"/>
            <w:tcBorders>
              <w:top w:val="nil"/>
              <w:left w:val="nil"/>
              <w:bottom w:val="nil"/>
              <w:right w:val="nil"/>
            </w:tcBorders>
            <w:vAlign w:val="center"/>
          </w:tcPr>
          <w:p w14:paraId="63E765B8"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4–5</w:t>
            </w:r>
          </w:p>
        </w:tc>
        <w:tc>
          <w:tcPr>
            <w:tcW w:w="860" w:type="dxa"/>
            <w:tcBorders>
              <w:top w:val="nil"/>
              <w:left w:val="nil"/>
              <w:bottom w:val="nil"/>
              <w:right w:val="nil"/>
            </w:tcBorders>
            <w:vAlign w:val="center"/>
          </w:tcPr>
          <w:p w14:paraId="3F3620C1"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11</w:t>
            </w:r>
          </w:p>
        </w:tc>
        <w:tc>
          <w:tcPr>
            <w:tcW w:w="1080" w:type="dxa"/>
            <w:tcBorders>
              <w:top w:val="nil"/>
              <w:left w:val="nil"/>
              <w:bottom w:val="nil"/>
              <w:right w:val="nil"/>
            </w:tcBorders>
            <w:vAlign w:val="center"/>
          </w:tcPr>
          <w:p w14:paraId="1A936EF2"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0.89 ± 0.07</w:t>
            </w:r>
          </w:p>
        </w:tc>
        <w:tc>
          <w:tcPr>
            <w:tcW w:w="1100" w:type="dxa"/>
            <w:tcBorders>
              <w:top w:val="nil"/>
              <w:left w:val="nil"/>
              <w:bottom w:val="nil"/>
              <w:right w:val="nil"/>
            </w:tcBorders>
            <w:vAlign w:val="center"/>
          </w:tcPr>
          <w:p w14:paraId="251403CC"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1.25 ± 0.03</w:t>
            </w:r>
          </w:p>
        </w:tc>
        <w:tc>
          <w:tcPr>
            <w:tcW w:w="1170" w:type="dxa"/>
            <w:tcBorders>
              <w:top w:val="nil"/>
              <w:left w:val="nil"/>
              <w:bottom w:val="nil"/>
              <w:right w:val="nil"/>
            </w:tcBorders>
            <w:vAlign w:val="center"/>
          </w:tcPr>
          <w:p w14:paraId="0BE26056"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1.10 ± 0.08</w:t>
            </w:r>
          </w:p>
        </w:tc>
        <w:tc>
          <w:tcPr>
            <w:tcW w:w="1346" w:type="dxa"/>
            <w:tcBorders>
              <w:top w:val="nil"/>
              <w:left w:val="nil"/>
              <w:bottom w:val="nil"/>
              <w:right w:val="nil"/>
            </w:tcBorders>
            <w:vAlign w:val="center"/>
          </w:tcPr>
          <w:p w14:paraId="069671B4"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(Manzello et al. 2015)</w:t>
            </w:r>
          </w:p>
        </w:tc>
      </w:tr>
      <w:tr w:rsidR="008338D2" w14:paraId="25DA6FE6" w14:textId="77777777">
        <w:trPr>
          <w:trHeight w:val="288"/>
          <w:jc w:val="center"/>
        </w:trPr>
        <w:tc>
          <w:tcPr>
            <w:tcW w:w="1440" w:type="dxa"/>
            <w:tcBorders>
              <w:top w:val="nil"/>
              <w:left w:val="nil"/>
              <w:bottom w:val="nil"/>
              <w:right w:val="nil"/>
            </w:tcBorders>
            <w:vAlign w:val="center"/>
          </w:tcPr>
          <w:p w14:paraId="6677E4AB" w14:textId="77777777" w:rsidR="008338D2" w:rsidRDefault="00000000">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Barrier reef, Belize</w:t>
            </w:r>
          </w:p>
        </w:tc>
        <w:tc>
          <w:tcPr>
            <w:tcW w:w="1170" w:type="dxa"/>
            <w:tcBorders>
              <w:top w:val="nil"/>
              <w:left w:val="nil"/>
              <w:bottom w:val="nil"/>
              <w:right w:val="nil"/>
            </w:tcBorders>
            <w:vAlign w:val="center"/>
          </w:tcPr>
          <w:p w14:paraId="208C4F9C"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1942–1999</w:t>
            </w:r>
          </w:p>
        </w:tc>
        <w:tc>
          <w:tcPr>
            <w:tcW w:w="670" w:type="dxa"/>
            <w:tcBorders>
              <w:top w:val="nil"/>
              <w:left w:val="nil"/>
              <w:bottom w:val="nil"/>
              <w:right w:val="nil"/>
            </w:tcBorders>
            <w:vAlign w:val="center"/>
          </w:tcPr>
          <w:p w14:paraId="41D6E532"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4.8</w:t>
            </w:r>
          </w:p>
        </w:tc>
        <w:tc>
          <w:tcPr>
            <w:tcW w:w="860" w:type="dxa"/>
            <w:tcBorders>
              <w:top w:val="nil"/>
              <w:left w:val="nil"/>
              <w:bottom w:val="nil"/>
              <w:right w:val="nil"/>
            </w:tcBorders>
            <w:vAlign w:val="center"/>
          </w:tcPr>
          <w:p w14:paraId="6C237A9D"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w:t>
            </w:r>
          </w:p>
        </w:tc>
        <w:tc>
          <w:tcPr>
            <w:tcW w:w="1080" w:type="dxa"/>
            <w:tcBorders>
              <w:top w:val="nil"/>
              <w:left w:val="nil"/>
              <w:bottom w:val="nil"/>
              <w:right w:val="nil"/>
            </w:tcBorders>
            <w:vAlign w:val="center"/>
          </w:tcPr>
          <w:p w14:paraId="2823D5DE"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1.20 ± 0.01</w:t>
            </w:r>
          </w:p>
        </w:tc>
        <w:tc>
          <w:tcPr>
            <w:tcW w:w="1100" w:type="dxa"/>
            <w:tcBorders>
              <w:top w:val="nil"/>
              <w:left w:val="nil"/>
              <w:bottom w:val="nil"/>
              <w:right w:val="nil"/>
            </w:tcBorders>
            <w:vAlign w:val="center"/>
          </w:tcPr>
          <w:p w14:paraId="01D070A8"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0.99 ± 0.05</w:t>
            </w:r>
          </w:p>
        </w:tc>
        <w:tc>
          <w:tcPr>
            <w:tcW w:w="1170" w:type="dxa"/>
            <w:tcBorders>
              <w:top w:val="nil"/>
              <w:left w:val="nil"/>
              <w:bottom w:val="nil"/>
              <w:right w:val="nil"/>
            </w:tcBorders>
            <w:vAlign w:val="center"/>
          </w:tcPr>
          <w:p w14:paraId="347E89B1"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1.19 ± 0.10</w:t>
            </w:r>
          </w:p>
        </w:tc>
        <w:tc>
          <w:tcPr>
            <w:tcW w:w="1346" w:type="dxa"/>
            <w:tcBorders>
              <w:top w:val="nil"/>
              <w:left w:val="nil"/>
              <w:bottom w:val="nil"/>
              <w:right w:val="nil"/>
            </w:tcBorders>
            <w:vAlign w:val="center"/>
          </w:tcPr>
          <w:p w14:paraId="757508AB"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(Zoppe and Gischler 2024)</w:t>
            </w:r>
          </w:p>
        </w:tc>
      </w:tr>
      <w:tr w:rsidR="008338D2" w14:paraId="3E39226E" w14:textId="77777777">
        <w:trPr>
          <w:trHeight w:val="288"/>
          <w:jc w:val="center"/>
        </w:trPr>
        <w:tc>
          <w:tcPr>
            <w:tcW w:w="1440" w:type="dxa"/>
            <w:tcBorders>
              <w:top w:val="nil"/>
              <w:left w:val="nil"/>
              <w:bottom w:val="nil"/>
              <w:right w:val="nil"/>
            </w:tcBorders>
            <w:vAlign w:val="center"/>
          </w:tcPr>
          <w:p w14:paraId="4803940F" w14:textId="77777777" w:rsidR="008338D2" w:rsidRDefault="00000000">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Little Conch Reef, USA</w:t>
            </w:r>
          </w:p>
        </w:tc>
        <w:tc>
          <w:tcPr>
            <w:tcW w:w="1170" w:type="dxa"/>
            <w:tcBorders>
              <w:top w:val="nil"/>
              <w:left w:val="nil"/>
              <w:bottom w:val="nil"/>
              <w:right w:val="nil"/>
            </w:tcBorders>
            <w:vAlign w:val="center"/>
          </w:tcPr>
          <w:p w14:paraId="4C53E48E"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2004–2013</w:t>
            </w:r>
          </w:p>
        </w:tc>
        <w:tc>
          <w:tcPr>
            <w:tcW w:w="670" w:type="dxa"/>
            <w:tcBorders>
              <w:top w:val="nil"/>
              <w:left w:val="nil"/>
              <w:bottom w:val="nil"/>
              <w:right w:val="nil"/>
            </w:tcBorders>
            <w:vAlign w:val="center"/>
          </w:tcPr>
          <w:p w14:paraId="49740503"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5–6</w:t>
            </w:r>
          </w:p>
        </w:tc>
        <w:tc>
          <w:tcPr>
            <w:tcW w:w="860" w:type="dxa"/>
            <w:tcBorders>
              <w:top w:val="nil"/>
              <w:left w:val="nil"/>
              <w:bottom w:val="nil"/>
              <w:right w:val="nil"/>
            </w:tcBorders>
            <w:vAlign w:val="center"/>
          </w:tcPr>
          <w:p w14:paraId="02F10D60"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12</w:t>
            </w:r>
          </w:p>
        </w:tc>
        <w:tc>
          <w:tcPr>
            <w:tcW w:w="1080" w:type="dxa"/>
            <w:tcBorders>
              <w:top w:val="nil"/>
              <w:left w:val="nil"/>
              <w:bottom w:val="nil"/>
              <w:right w:val="nil"/>
            </w:tcBorders>
            <w:vAlign w:val="center"/>
          </w:tcPr>
          <w:p w14:paraId="749AC1B6"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0.73 ± 0.03</w:t>
            </w:r>
          </w:p>
        </w:tc>
        <w:tc>
          <w:tcPr>
            <w:tcW w:w="1100" w:type="dxa"/>
            <w:tcBorders>
              <w:top w:val="nil"/>
              <w:left w:val="nil"/>
              <w:bottom w:val="nil"/>
              <w:right w:val="nil"/>
            </w:tcBorders>
            <w:vAlign w:val="center"/>
          </w:tcPr>
          <w:p w14:paraId="700658E7"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1.34 ± 0.01</w:t>
            </w:r>
          </w:p>
        </w:tc>
        <w:tc>
          <w:tcPr>
            <w:tcW w:w="1170" w:type="dxa"/>
            <w:tcBorders>
              <w:top w:val="nil"/>
              <w:left w:val="nil"/>
              <w:bottom w:val="nil"/>
              <w:right w:val="nil"/>
            </w:tcBorders>
            <w:vAlign w:val="center"/>
          </w:tcPr>
          <w:p w14:paraId="3E8D9B5E"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0.97 ± 0.03</w:t>
            </w:r>
          </w:p>
        </w:tc>
        <w:tc>
          <w:tcPr>
            <w:tcW w:w="1346" w:type="dxa"/>
            <w:tcBorders>
              <w:top w:val="nil"/>
              <w:left w:val="nil"/>
              <w:bottom w:val="nil"/>
              <w:right w:val="nil"/>
            </w:tcBorders>
            <w:vAlign w:val="center"/>
          </w:tcPr>
          <w:p w14:paraId="598E2BF4"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(Manzello et al. 2015)</w:t>
            </w:r>
          </w:p>
        </w:tc>
      </w:tr>
      <w:tr w:rsidR="008338D2" w14:paraId="7D57483F" w14:textId="77777777">
        <w:trPr>
          <w:trHeight w:val="288"/>
          <w:jc w:val="center"/>
        </w:trPr>
        <w:tc>
          <w:tcPr>
            <w:tcW w:w="1440" w:type="dxa"/>
            <w:tcBorders>
              <w:top w:val="nil"/>
              <w:left w:val="nil"/>
              <w:bottom w:val="nil"/>
              <w:right w:val="nil"/>
            </w:tcBorders>
            <w:vAlign w:val="center"/>
          </w:tcPr>
          <w:p w14:paraId="30EABA4B" w14:textId="77777777" w:rsidR="008338D2" w:rsidRDefault="00000000">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Serrana Cay, Colombia</w:t>
            </w:r>
          </w:p>
        </w:tc>
        <w:tc>
          <w:tcPr>
            <w:tcW w:w="1170" w:type="dxa"/>
            <w:tcBorders>
              <w:top w:val="nil"/>
              <w:left w:val="nil"/>
              <w:bottom w:val="nil"/>
              <w:right w:val="nil"/>
            </w:tcBorders>
            <w:vAlign w:val="center"/>
          </w:tcPr>
          <w:p w14:paraId="37F98B0A"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1963–2015</w:t>
            </w:r>
          </w:p>
        </w:tc>
        <w:tc>
          <w:tcPr>
            <w:tcW w:w="670" w:type="dxa"/>
            <w:tcBorders>
              <w:top w:val="nil"/>
              <w:left w:val="nil"/>
              <w:bottom w:val="nil"/>
              <w:right w:val="nil"/>
            </w:tcBorders>
            <w:vAlign w:val="center"/>
          </w:tcPr>
          <w:p w14:paraId="7B57D685"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4–9</w:t>
            </w:r>
          </w:p>
        </w:tc>
        <w:tc>
          <w:tcPr>
            <w:tcW w:w="860" w:type="dxa"/>
            <w:tcBorders>
              <w:top w:val="nil"/>
              <w:left w:val="nil"/>
              <w:bottom w:val="nil"/>
              <w:right w:val="nil"/>
            </w:tcBorders>
            <w:vAlign w:val="center"/>
          </w:tcPr>
          <w:p w14:paraId="73CDAEFD"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5</w:t>
            </w:r>
          </w:p>
        </w:tc>
        <w:tc>
          <w:tcPr>
            <w:tcW w:w="1080" w:type="dxa"/>
            <w:tcBorders>
              <w:top w:val="nil"/>
              <w:left w:val="nil"/>
              <w:bottom w:val="nil"/>
              <w:right w:val="nil"/>
            </w:tcBorders>
            <w:vAlign w:val="center"/>
          </w:tcPr>
          <w:p w14:paraId="34BF17B9"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0.96 ± 0.11</w:t>
            </w:r>
          </w:p>
        </w:tc>
        <w:tc>
          <w:tcPr>
            <w:tcW w:w="1100" w:type="dxa"/>
            <w:tcBorders>
              <w:top w:val="nil"/>
              <w:left w:val="nil"/>
              <w:bottom w:val="nil"/>
              <w:right w:val="nil"/>
            </w:tcBorders>
            <w:vAlign w:val="center"/>
          </w:tcPr>
          <w:p w14:paraId="21FDD8C5"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1.08 ± 0.08</w:t>
            </w:r>
          </w:p>
        </w:tc>
        <w:tc>
          <w:tcPr>
            <w:tcW w:w="1170" w:type="dxa"/>
            <w:tcBorders>
              <w:top w:val="nil"/>
              <w:left w:val="nil"/>
              <w:bottom w:val="nil"/>
              <w:right w:val="nil"/>
            </w:tcBorders>
            <w:vAlign w:val="center"/>
          </w:tcPr>
          <w:p w14:paraId="2271B8C3"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1.02 ± 0.12</w:t>
            </w:r>
          </w:p>
        </w:tc>
        <w:tc>
          <w:tcPr>
            <w:tcW w:w="1346" w:type="dxa"/>
            <w:tcBorders>
              <w:top w:val="nil"/>
              <w:left w:val="nil"/>
              <w:bottom w:val="nil"/>
              <w:right w:val="nil"/>
            </w:tcBorders>
            <w:vAlign w:val="center"/>
          </w:tcPr>
          <w:p w14:paraId="7FC9D758"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(Lizcano-Sandoval et al. 2019)</w:t>
            </w:r>
          </w:p>
        </w:tc>
      </w:tr>
      <w:tr w:rsidR="008338D2" w14:paraId="6C13D679" w14:textId="77777777">
        <w:trPr>
          <w:trHeight w:val="288"/>
          <w:jc w:val="center"/>
        </w:trPr>
        <w:tc>
          <w:tcPr>
            <w:tcW w:w="1440" w:type="dxa"/>
            <w:tcBorders>
              <w:top w:val="nil"/>
              <w:left w:val="nil"/>
              <w:bottom w:val="nil"/>
              <w:right w:val="nil"/>
            </w:tcBorders>
            <w:vAlign w:val="center"/>
          </w:tcPr>
          <w:p w14:paraId="187B8DB4" w14:textId="77777777" w:rsidR="008338D2" w:rsidRDefault="00000000">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Cayo Arenas, Mexico</w:t>
            </w:r>
          </w:p>
        </w:tc>
        <w:tc>
          <w:tcPr>
            <w:tcW w:w="1170" w:type="dxa"/>
            <w:tcBorders>
              <w:top w:val="nil"/>
              <w:left w:val="nil"/>
              <w:bottom w:val="nil"/>
              <w:right w:val="nil"/>
            </w:tcBorders>
            <w:vAlign w:val="center"/>
          </w:tcPr>
          <w:p w14:paraId="56F7ECC2"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1992–2016</w:t>
            </w:r>
          </w:p>
        </w:tc>
        <w:tc>
          <w:tcPr>
            <w:tcW w:w="670" w:type="dxa"/>
            <w:tcBorders>
              <w:top w:val="nil"/>
              <w:left w:val="nil"/>
              <w:bottom w:val="nil"/>
              <w:right w:val="nil"/>
            </w:tcBorders>
            <w:vAlign w:val="center"/>
          </w:tcPr>
          <w:p w14:paraId="0042BB6D"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7–12</w:t>
            </w:r>
          </w:p>
        </w:tc>
        <w:tc>
          <w:tcPr>
            <w:tcW w:w="860" w:type="dxa"/>
            <w:tcBorders>
              <w:top w:val="nil"/>
              <w:left w:val="nil"/>
              <w:bottom w:val="nil"/>
              <w:right w:val="nil"/>
            </w:tcBorders>
            <w:vAlign w:val="center"/>
          </w:tcPr>
          <w:p w14:paraId="1B1CFC1F"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5</w:t>
            </w:r>
          </w:p>
        </w:tc>
        <w:tc>
          <w:tcPr>
            <w:tcW w:w="1080" w:type="dxa"/>
            <w:tcBorders>
              <w:top w:val="nil"/>
              <w:left w:val="nil"/>
              <w:bottom w:val="nil"/>
              <w:right w:val="nil"/>
            </w:tcBorders>
            <w:vAlign w:val="center"/>
          </w:tcPr>
          <w:p w14:paraId="4200FB98"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0.82 ± 0.08</w:t>
            </w:r>
          </w:p>
        </w:tc>
        <w:tc>
          <w:tcPr>
            <w:tcW w:w="1100" w:type="dxa"/>
            <w:tcBorders>
              <w:top w:val="nil"/>
              <w:left w:val="nil"/>
              <w:bottom w:val="nil"/>
              <w:right w:val="nil"/>
            </w:tcBorders>
            <w:vAlign w:val="center"/>
          </w:tcPr>
          <w:p w14:paraId="3AC0BF46"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1.04 ± 0.30</w:t>
            </w:r>
          </w:p>
        </w:tc>
        <w:tc>
          <w:tcPr>
            <w:tcW w:w="1170" w:type="dxa"/>
            <w:tcBorders>
              <w:top w:val="nil"/>
              <w:left w:val="nil"/>
              <w:bottom w:val="nil"/>
              <w:right w:val="nil"/>
            </w:tcBorders>
            <w:vAlign w:val="center"/>
          </w:tcPr>
          <w:p w14:paraId="0F76BE18"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0.85 ± 0.18</w:t>
            </w:r>
          </w:p>
        </w:tc>
        <w:tc>
          <w:tcPr>
            <w:tcW w:w="1346" w:type="dxa"/>
            <w:tcBorders>
              <w:top w:val="nil"/>
              <w:left w:val="nil"/>
              <w:bottom w:val="nil"/>
              <w:right w:val="nil"/>
            </w:tcBorders>
            <w:vAlign w:val="center"/>
          </w:tcPr>
          <w:p w14:paraId="59675424"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(Sánchez-Pelcastre et al. 2023)</w:t>
            </w:r>
          </w:p>
        </w:tc>
      </w:tr>
      <w:tr w:rsidR="008338D2" w14:paraId="73A105CB" w14:textId="77777777">
        <w:trPr>
          <w:trHeight w:val="288"/>
          <w:jc w:val="center"/>
        </w:trPr>
        <w:tc>
          <w:tcPr>
            <w:tcW w:w="1440" w:type="dxa"/>
            <w:tcBorders>
              <w:top w:val="nil"/>
              <w:left w:val="nil"/>
              <w:bottom w:val="single" w:sz="4" w:space="0" w:color="000000"/>
              <w:right w:val="nil"/>
            </w:tcBorders>
            <w:vAlign w:val="center"/>
          </w:tcPr>
          <w:p w14:paraId="5017C14A" w14:textId="77777777" w:rsidR="008338D2" w:rsidRDefault="00000000">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Flower Garden Banks, USA</w:t>
            </w:r>
          </w:p>
        </w:tc>
        <w:tc>
          <w:tcPr>
            <w:tcW w:w="1170" w:type="dxa"/>
            <w:tcBorders>
              <w:top w:val="nil"/>
              <w:left w:val="nil"/>
              <w:bottom w:val="single" w:sz="4" w:space="0" w:color="000000"/>
              <w:right w:val="nil"/>
            </w:tcBorders>
            <w:vAlign w:val="center"/>
          </w:tcPr>
          <w:p w14:paraId="3A5F0BED"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1970–2014</w:t>
            </w:r>
          </w:p>
        </w:tc>
        <w:tc>
          <w:tcPr>
            <w:tcW w:w="670" w:type="dxa"/>
            <w:tcBorders>
              <w:top w:val="nil"/>
              <w:left w:val="nil"/>
              <w:bottom w:val="single" w:sz="4" w:space="0" w:color="000000"/>
              <w:right w:val="nil"/>
            </w:tcBorders>
            <w:vAlign w:val="center"/>
          </w:tcPr>
          <w:p w14:paraId="6B5946FB"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19</w:t>
            </w:r>
          </w:p>
        </w:tc>
        <w:tc>
          <w:tcPr>
            <w:tcW w:w="860" w:type="dxa"/>
            <w:tcBorders>
              <w:top w:val="nil"/>
              <w:left w:val="nil"/>
              <w:bottom w:val="single" w:sz="4" w:space="0" w:color="000000"/>
              <w:right w:val="nil"/>
            </w:tcBorders>
            <w:vAlign w:val="center"/>
          </w:tcPr>
          <w:p w14:paraId="5B04FAC0"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10</w:t>
            </w:r>
          </w:p>
        </w:tc>
        <w:tc>
          <w:tcPr>
            <w:tcW w:w="1080" w:type="dxa"/>
            <w:tcBorders>
              <w:top w:val="nil"/>
              <w:left w:val="nil"/>
              <w:bottom w:val="single" w:sz="4" w:space="0" w:color="000000"/>
              <w:right w:val="nil"/>
            </w:tcBorders>
            <w:vAlign w:val="center"/>
          </w:tcPr>
          <w:p w14:paraId="6914836B"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0.71 ± 0.04</w:t>
            </w:r>
          </w:p>
        </w:tc>
        <w:tc>
          <w:tcPr>
            <w:tcW w:w="1100" w:type="dxa"/>
            <w:tcBorders>
              <w:top w:val="nil"/>
              <w:left w:val="nil"/>
              <w:bottom w:val="single" w:sz="4" w:space="0" w:color="000000"/>
              <w:right w:val="nil"/>
            </w:tcBorders>
            <w:vAlign w:val="center"/>
          </w:tcPr>
          <w:p w14:paraId="5302A0BF"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1.42 ± 0.03</w:t>
            </w:r>
          </w:p>
        </w:tc>
        <w:tc>
          <w:tcPr>
            <w:tcW w:w="1170" w:type="dxa"/>
            <w:tcBorders>
              <w:top w:val="nil"/>
              <w:left w:val="nil"/>
              <w:bottom w:val="single" w:sz="4" w:space="0" w:color="000000"/>
              <w:right w:val="nil"/>
            </w:tcBorders>
            <w:vAlign w:val="center"/>
          </w:tcPr>
          <w:p w14:paraId="26DDA96A"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0.99 ± 0.05</w:t>
            </w:r>
          </w:p>
        </w:tc>
        <w:tc>
          <w:tcPr>
            <w:tcW w:w="1346" w:type="dxa"/>
            <w:tcBorders>
              <w:top w:val="nil"/>
              <w:left w:val="nil"/>
              <w:bottom w:val="single" w:sz="4" w:space="0" w:color="000000"/>
              <w:right w:val="nil"/>
            </w:tcBorders>
            <w:vAlign w:val="center"/>
          </w:tcPr>
          <w:p w14:paraId="20B8FBCF" w14:textId="77777777" w:rsidR="008338D2" w:rsidRDefault="00000000">
            <w:pPr>
              <w:spacing w:after="0" w:line="240" w:lineRule="auto"/>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(Manzello et al. 2021)</w:t>
            </w:r>
          </w:p>
        </w:tc>
      </w:tr>
    </w:tbl>
    <w:p w14:paraId="03683589" w14:textId="77777777" w:rsidR="008338D2" w:rsidRDefault="008338D2">
      <w:pPr>
        <w:spacing w:line="480" w:lineRule="auto"/>
        <w:jc w:val="both"/>
        <w:rPr>
          <w:rFonts w:ascii="Times New Roman" w:eastAsia="Times New Roman" w:hAnsi="Times New Roman" w:cs="Times New Roman"/>
          <w:sz w:val="24"/>
          <w:szCs w:val="24"/>
        </w:rPr>
      </w:pPr>
    </w:p>
    <w:p w14:paraId="4FDA74C0" w14:textId="77777777" w:rsidR="008338D2"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Lunar cycles have been proposed as a trigger for dissepiment formation, with one dissepiment forming per full moon on average (~12 annually) (Dávalos-Dehullu et al. 2008; Winter and Sammarco 2010). Corals can respond to lunar cycles by detecting the blue portion of lunar irradiance (Gorbunov and Falkowski 2002), but in Varadero Reef, the optical properties of the water are variable and suboptimal, particularly in the blue light spectrum (López-Londoño et al. 2021). If irradiance at 4 m depth in Varadero Reef represent between 20% and 30% of surface irradiance (Pizarro et al. 2017; López-Londoño et al. 2021), then </w:t>
      </w:r>
      <w:r>
        <w:rPr>
          <w:rFonts w:ascii="Times New Roman" w:eastAsia="Times New Roman" w:hAnsi="Times New Roman" w:cs="Times New Roman"/>
          <w:sz w:val="24"/>
          <w:szCs w:val="24"/>
        </w:rPr>
        <w:lastRenderedPageBreak/>
        <w:t>moon light irradiance may range between 6 x 10</w:t>
      </w:r>
      <w:r>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 xml:space="preserve"> and 9 x 10</w:t>
      </w:r>
      <w:r>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 xml:space="preserve"> µmol quanta 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s</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assuming zenith moon light irradiance at the surface is ~3 x 10</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xml:space="preserve"> µmol quanta 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s</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(Winter and Sammarco 2010). This hypothetical moon</w:t>
      </w:r>
      <w:del w:id="47" w:author="Angela Marulanda" w:date="2025-11-19T18:38:00Z" w16du:dateUtc="2025-11-19T17:38:00Z">
        <w:r w:rsidDel="004D7FC0">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light irradiance at 4 m depth is below the coral photoreception sensitivity threshold of ~2 x 10</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xml:space="preserve"> µmol quanta 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s</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(Gorbunov and Falkowski 2002). However, daily variations in water quality can cause large fluctuations in light attenuation coefficients (K</w:t>
      </w:r>
      <w:r>
        <w:rPr>
          <w:rFonts w:ascii="Times New Roman" w:eastAsia="Times New Roman" w:hAnsi="Times New Roman" w:cs="Times New Roman"/>
          <w:sz w:val="24"/>
          <w:szCs w:val="24"/>
          <w:vertAlign w:val="subscript"/>
        </w:rPr>
        <w:t>d</w:t>
      </w:r>
      <w:r>
        <w:rPr>
          <w:rFonts w:ascii="Times New Roman" w:eastAsia="Times New Roman" w:hAnsi="Times New Roman" w:cs="Times New Roman"/>
          <w:sz w:val="24"/>
          <w:szCs w:val="24"/>
        </w:rPr>
        <w:t xml:space="preserve">) in Varadero Reef (López-Londoño et al. 2021), which may temporarily enable corals to respond to light. The causes of variation in skeletal microstructure for </w:t>
      </w:r>
      <w:r>
        <w:rPr>
          <w:rFonts w:ascii="Times New Roman" w:eastAsia="Times New Roman" w:hAnsi="Times New Roman" w:cs="Times New Roman"/>
          <w:i/>
          <w:iCs/>
          <w:sz w:val="24"/>
          <w:szCs w:val="24"/>
        </w:rPr>
        <w:t>O. faveolata</w:t>
      </w:r>
      <w:r>
        <w:rPr>
          <w:rFonts w:ascii="Times New Roman" w:eastAsia="Times New Roman" w:hAnsi="Times New Roman" w:cs="Times New Roman"/>
          <w:sz w:val="24"/>
          <w:szCs w:val="24"/>
        </w:rPr>
        <w:t xml:space="preserve"> in Varadero Reef are likely multifaceted. </w:t>
      </w:r>
      <w:commentRangeStart w:id="48"/>
      <w:r>
        <w:rPr>
          <w:rFonts w:ascii="Times New Roman" w:eastAsia="Times New Roman" w:hAnsi="Times New Roman" w:cs="Times New Roman"/>
          <w:sz w:val="24"/>
          <w:szCs w:val="24"/>
        </w:rPr>
        <w:t>Further investigation into the effects of light on coral skeletal microstructure is needed.</w:t>
      </w:r>
      <w:commentRangeEnd w:id="48"/>
      <w:r w:rsidR="004D7FC0">
        <w:rPr>
          <w:rStyle w:val="CommentReference"/>
        </w:rPr>
        <w:commentReference w:id="48"/>
      </w:r>
    </w:p>
    <w:p w14:paraId="0ABDDB7F" w14:textId="77777777" w:rsidR="008338D2"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Growth responses to environmental variables</w:t>
      </w:r>
    </w:p>
    <w:p w14:paraId="309A4046" w14:textId="77777777" w:rsidR="008338D2"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Air temperature explained 22% of the variation in skeletal luminescence in 1954–2015 and 45% in the period 1981–2015. The AMO significatively accounted for 19% of the variation in linear extension over the period 1954–2015. These responses to the air temperature and the AMO suggest that corals in Varadero Reef have been vulnerable to those variations in different periods of time. The growth of </w:t>
      </w:r>
      <w:r>
        <w:rPr>
          <w:rFonts w:ascii="Times New Roman" w:eastAsia="Times New Roman" w:hAnsi="Times New Roman" w:cs="Times New Roman"/>
          <w:i/>
          <w:iCs/>
          <w:sz w:val="24"/>
          <w:szCs w:val="24"/>
        </w:rPr>
        <w:t>O. faveolata</w:t>
      </w:r>
      <w:r>
        <w:rPr>
          <w:rFonts w:ascii="Times New Roman" w:eastAsia="Times New Roman" w:hAnsi="Times New Roman" w:cs="Times New Roman"/>
          <w:sz w:val="24"/>
          <w:szCs w:val="24"/>
        </w:rPr>
        <w:t xml:space="preserve"> has shown to be related to the AMO to some extent, though the patterns may vary. Our results are comparable to those from the remote reefs of Serrana Cay, Colombian Caribbean, where the AMO showed long-term (1963–2015) influence in the skeletal growth of </w:t>
      </w:r>
      <w:r>
        <w:rPr>
          <w:rFonts w:ascii="Times New Roman" w:eastAsia="Times New Roman" w:hAnsi="Times New Roman" w:cs="Times New Roman"/>
          <w:i/>
          <w:iCs/>
          <w:sz w:val="24"/>
          <w:szCs w:val="24"/>
        </w:rPr>
        <w:t xml:space="preserve">O. faveolata </w:t>
      </w:r>
      <w:r>
        <w:rPr>
          <w:rFonts w:ascii="Times New Roman" w:eastAsia="Times New Roman" w:hAnsi="Times New Roman" w:cs="Times New Roman"/>
          <w:sz w:val="24"/>
          <w:szCs w:val="24"/>
        </w:rPr>
        <w:t xml:space="preserve">(Lizcano-Sandoval et al. 2019). However, </w:t>
      </w:r>
      <w:commentRangeStart w:id="49"/>
      <w:r>
        <w:rPr>
          <w:rFonts w:ascii="Times New Roman" w:eastAsia="Times New Roman" w:hAnsi="Times New Roman" w:cs="Times New Roman"/>
          <w:sz w:val="24"/>
          <w:szCs w:val="24"/>
        </w:rPr>
        <w:t xml:space="preserve">contrasting patterns were found in </w:t>
      </w:r>
      <w:r>
        <w:rPr>
          <w:rFonts w:ascii="Times New Roman" w:eastAsia="Times New Roman" w:hAnsi="Times New Roman" w:cs="Times New Roman"/>
          <w:i/>
          <w:iCs/>
          <w:sz w:val="24"/>
          <w:szCs w:val="24"/>
        </w:rPr>
        <w:t>O. faveolata</w:t>
      </w:r>
      <w:r>
        <w:rPr>
          <w:rFonts w:ascii="Times New Roman" w:eastAsia="Times New Roman" w:hAnsi="Times New Roman" w:cs="Times New Roman"/>
          <w:sz w:val="24"/>
          <w:szCs w:val="24"/>
        </w:rPr>
        <w:t xml:space="preserve"> corals from Belize and Florida, </w:t>
      </w:r>
      <w:commentRangeEnd w:id="49"/>
      <w:r w:rsidR="00CD65E2">
        <w:rPr>
          <w:rStyle w:val="CommentReference"/>
        </w:rPr>
        <w:commentReference w:id="49"/>
      </w:r>
      <w:r>
        <w:rPr>
          <w:rFonts w:ascii="Times New Roman" w:eastAsia="Times New Roman" w:hAnsi="Times New Roman" w:cs="Times New Roman"/>
          <w:sz w:val="24"/>
          <w:szCs w:val="24"/>
        </w:rPr>
        <w:t xml:space="preserve">where linear extension and skeletal density were negatively and positively correlated to the AMO, respectively (Helmle et al. 2011; Zoppe and Gischler 2024). </w:t>
      </w:r>
    </w:p>
    <w:p w14:paraId="28A08C8E" w14:textId="280DD147" w:rsidR="008338D2"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Water flow did not contribute</w:t>
      </w:r>
      <w:del w:id="50" w:author="Angela Marulanda" w:date="2025-11-19T18:43:00Z" w16du:dateUtc="2025-11-19T17:43:00Z">
        <w:r w:rsidDel="00CD65E2">
          <w:rPr>
            <w:rFonts w:ascii="Times New Roman" w:eastAsia="Times New Roman" w:hAnsi="Times New Roman" w:cs="Times New Roman"/>
            <w:sz w:val="24"/>
            <w:szCs w:val="24"/>
          </w:rPr>
          <w:delText>d</w:delText>
        </w:r>
      </w:del>
      <w:r>
        <w:rPr>
          <w:rFonts w:ascii="Times New Roman" w:eastAsia="Times New Roman" w:hAnsi="Times New Roman" w:cs="Times New Roman"/>
          <w:sz w:val="24"/>
          <w:szCs w:val="24"/>
        </w:rPr>
        <w:t xml:space="preserve"> significantly to variations in coral skeletal growth and skeletal luminescence after 1981 (Table S3), yet abrupt changes in the time series of skeletal </w:t>
      </w:r>
      <w:r>
        <w:rPr>
          <w:rFonts w:ascii="Times New Roman" w:eastAsia="Times New Roman" w:hAnsi="Times New Roman" w:cs="Times New Roman"/>
          <w:sz w:val="24"/>
          <w:szCs w:val="24"/>
        </w:rPr>
        <w:lastRenderedPageBreak/>
        <w:t xml:space="preserve">density and linear extension were detected in 1982 and 1986, respectively (Fig. 3). The mean values of skeletal density, linear extension, and luminescence in the period 1981–2015 were significantly different from those of the period 1951–1981 (Fig. 4), suggesting a likely response of </w:t>
      </w:r>
      <w:r>
        <w:rPr>
          <w:rFonts w:ascii="Times New Roman" w:eastAsia="Times New Roman" w:hAnsi="Times New Roman" w:cs="Times New Roman"/>
          <w:i/>
          <w:iCs/>
          <w:sz w:val="24"/>
          <w:szCs w:val="24"/>
        </w:rPr>
        <w:t xml:space="preserve">O. faveolata </w:t>
      </w:r>
      <w:r>
        <w:rPr>
          <w:rFonts w:ascii="Times New Roman" w:eastAsia="Times New Roman" w:hAnsi="Times New Roman" w:cs="Times New Roman"/>
          <w:sz w:val="24"/>
          <w:szCs w:val="24"/>
        </w:rPr>
        <w:t>to decreased water quality due to dredging activities between 1981 and 1984, which removed 18.8 million 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xml:space="preserve"> of soil and sediments (Mogollón 2013). The points of change detected in the skeletal luminescence time series are apparently related to El Niño from 1997–1998 and La Niña from 1998–2001, which coincided with low and high</w:t>
      </w:r>
      <w:ins w:id="51" w:author="Angela Marulanda" w:date="2025-11-19T18:45:00Z" w16du:dateUtc="2025-11-19T17:45:00Z">
        <w:r w:rsidR="006634A9">
          <w:rPr>
            <w:rFonts w:ascii="Times New Roman" w:eastAsia="Times New Roman" w:hAnsi="Times New Roman" w:cs="Times New Roman"/>
            <w:sz w:val="24"/>
            <w:szCs w:val="24"/>
          </w:rPr>
          <w:t>-</w:t>
        </w:r>
      </w:ins>
      <w:del w:id="52" w:author="Angela Marulanda" w:date="2025-11-19T18:45:00Z" w16du:dateUtc="2025-11-19T17:45:00Z">
        <w:r w:rsidDel="006634A9">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 xml:space="preserve">water flow during those periods, respectively (Fig. 3). </w:t>
      </w:r>
      <w:commentRangeStart w:id="53"/>
      <w:r>
        <w:rPr>
          <w:rFonts w:ascii="Times New Roman" w:eastAsia="Times New Roman" w:hAnsi="Times New Roman" w:cs="Times New Roman"/>
          <w:sz w:val="24"/>
          <w:szCs w:val="24"/>
        </w:rPr>
        <w:t xml:space="preserve">The air temperature data showed a decrease that coincided with La Niña from 1973–1976, along with slight increases in skeletal density and luminescence, and decreases in linear extension. </w:t>
      </w:r>
      <w:commentRangeEnd w:id="53"/>
      <w:r w:rsidR="006B54DF">
        <w:rPr>
          <w:rStyle w:val="CommentReference"/>
        </w:rPr>
        <w:commentReference w:id="53"/>
      </w:r>
    </w:p>
    <w:p w14:paraId="323CF63C" w14:textId="525F2CB7" w:rsidR="008338D2"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corals in Varadero Reef are exposed to multiple stressors that can affect their skeletal density, linear extension, and calcification rates. Limited photosynthetic potential, combined with the presence of organic matter in the water column, can cause a shift towards increased heterotrophy to meet energetic requirements. </w:t>
      </w:r>
      <w:commentRangeStart w:id="54"/>
      <w:r>
        <w:rPr>
          <w:rFonts w:ascii="Times New Roman" w:eastAsia="Times New Roman" w:hAnsi="Times New Roman" w:cs="Times New Roman"/>
          <w:sz w:val="24"/>
          <w:szCs w:val="24"/>
        </w:rPr>
        <w:t>For some tropical corals, heterotrophy can contribute 15% to 35% of daily energy requirements (Houlbrèque and Ferrier‐Pagès 2009)</w:t>
      </w:r>
      <w:commentRangeEnd w:id="54"/>
      <w:r w:rsidR="00040ECD">
        <w:rPr>
          <w:rStyle w:val="CommentReference"/>
        </w:rPr>
        <w:commentReference w:id="54"/>
      </w:r>
      <w:r>
        <w:rPr>
          <w:rFonts w:ascii="Times New Roman" w:eastAsia="Times New Roman" w:hAnsi="Times New Roman" w:cs="Times New Roman"/>
          <w:sz w:val="24"/>
          <w:szCs w:val="24"/>
        </w:rPr>
        <w:t xml:space="preserve">. </w:t>
      </w:r>
      <w:commentRangeStart w:id="55"/>
      <w:r>
        <w:rPr>
          <w:rFonts w:ascii="Times New Roman" w:eastAsia="Times New Roman" w:hAnsi="Times New Roman" w:cs="Times New Roman"/>
          <w:sz w:val="24"/>
          <w:szCs w:val="24"/>
        </w:rPr>
        <w:t>Under heterotrophic conditions, linear extension may double, skeletal density can decrease, and skeletal mass may increase (Ferrier-Pagès et al. 2003; Fabricius 2005).</w:t>
      </w:r>
      <w:commentRangeEnd w:id="55"/>
      <w:r w:rsidR="00453F2C">
        <w:rPr>
          <w:rStyle w:val="CommentReference"/>
        </w:rPr>
        <w:commentReference w:id="55"/>
      </w:r>
      <w:r>
        <w:rPr>
          <w:rFonts w:ascii="Times New Roman" w:eastAsia="Times New Roman" w:hAnsi="Times New Roman" w:cs="Times New Roman"/>
          <w:sz w:val="24"/>
          <w:szCs w:val="24"/>
        </w:rPr>
        <w:t xml:space="preserve"> Cartagena Bay also experiences seasonal hypoxic conditions, with low dissolved oxygen levels (&lt;4 mg 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occurring between 10 and 20 m depth, but</w:t>
      </w:r>
      <w:del w:id="56" w:author="Angela Marulanda" w:date="2025-11-19T18:52:00Z" w16du:dateUtc="2025-11-19T17:52:00Z">
        <w:r w:rsidDel="00874ED7">
          <w:rPr>
            <w:rFonts w:ascii="Times New Roman" w:eastAsia="Times New Roman" w:hAnsi="Times New Roman" w:cs="Times New Roman"/>
            <w:sz w:val="24"/>
            <w:szCs w:val="24"/>
          </w:rPr>
          <w:delText xml:space="preserve"> it</w:delText>
        </w:r>
      </w:del>
      <w:r>
        <w:rPr>
          <w:rFonts w:ascii="Times New Roman" w:eastAsia="Times New Roman" w:hAnsi="Times New Roman" w:cs="Times New Roman"/>
          <w:sz w:val="24"/>
          <w:szCs w:val="24"/>
        </w:rPr>
        <w:t xml:space="preserve"> during May-August these levels can be found at 5–10 m depth (Tosic et al. 2019). Prolonged exposure to hypoxia can lead to coral bleaching, tissue loss, or </w:t>
      </w:r>
      <w:ins w:id="57" w:author="Angela Marulanda" w:date="2025-11-19T18:52:00Z" w16du:dateUtc="2025-11-19T17:52:00Z">
        <w:r w:rsidR="00874ED7">
          <w:rPr>
            <w:rFonts w:ascii="Times New Roman" w:eastAsia="Times New Roman" w:hAnsi="Times New Roman" w:cs="Times New Roman"/>
            <w:sz w:val="24"/>
            <w:szCs w:val="24"/>
          </w:rPr>
          <w:t xml:space="preserve">a </w:t>
        </w:r>
      </w:ins>
      <w:r>
        <w:rPr>
          <w:rFonts w:ascii="Times New Roman" w:eastAsia="Times New Roman" w:hAnsi="Times New Roman" w:cs="Times New Roman"/>
          <w:sz w:val="24"/>
          <w:szCs w:val="24"/>
        </w:rPr>
        <w:t xml:space="preserve">reduction in calcification rates (Pezner et al. 2023). Additionally, heavy metal concentrations (e.g., As, Zn, Cu, Ni, Cr, Mn, Fe, Pb) in Cartagena Bay often exceed acceptable standards (Restrepo et al. 2016; Tosic et al. 2019). </w:t>
      </w:r>
      <w:r>
        <w:rPr>
          <w:rFonts w:ascii="Times New Roman" w:eastAsia="Times New Roman" w:hAnsi="Times New Roman" w:cs="Times New Roman"/>
          <w:sz w:val="24"/>
          <w:szCs w:val="24"/>
        </w:rPr>
        <w:lastRenderedPageBreak/>
        <w:t>Also, concentrations of total suspended solids (6,000–72,000 mg 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nitrates (5–389 mg 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and phosphates (17–140 mg 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surpass thresholds considered healthy for coral ecosystems (suspended solids &lt;50,000 mg 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nitrate &lt;62 mg 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phosphate &lt;95 mg 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xml:space="preserve">) (Fabricius 2005; Tosic et al. 2019). A potential threat </w:t>
      </w:r>
      <w:del w:id="58" w:author="Angela Marulanda" w:date="2025-11-19T18:53:00Z" w16du:dateUtc="2025-11-19T17:53:00Z">
        <w:r w:rsidDel="00453F2C">
          <w:rPr>
            <w:rFonts w:ascii="Times New Roman" w:eastAsia="Times New Roman" w:hAnsi="Times New Roman" w:cs="Times New Roman"/>
            <w:sz w:val="24"/>
            <w:szCs w:val="24"/>
          </w:rPr>
          <w:delText>for</w:delText>
        </w:r>
      </w:del>
      <w:ins w:id="59" w:author="Angela Marulanda" w:date="2025-11-19T18:53:00Z" w16du:dateUtc="2025-11-19T17:53:00Z">
        <w:r w:rsidR="00453F2C">
          <w:rPr>
            <w:rFonts w:ascii="Times New Roman" w:eastAsia="Times New Roman" w:hAnsi="Times New Roman" w:cs="Times New Roman"/>
            <w:sz w:val="24"/>
            <w:szCs w:val="24"/>
          </w:rPr>
          <w:t>to</w:t>
        </w:r>
      </w:ins>
      <w:r>
        <w:rPr>
          <w:rFonts w:ascii="Times New Roman" w:eastAsia="Times New Roman" w:hAnsi="Times New Roman" w:cs="Times New Roman"/>
          <w:sz w:val="24"/>
          <w:szCs w:val="24"/>
        </w:rPr>
        <w:t xml:space="preserve"> coral growth in Varadero Reef that may require more attention is sea-level rise. Cartagena presents one of the largest sea-level rise rates in the Caribbean, which </w:t>
      </w:r>
      <w:del w:id="60" w:author="Angela Marulanda" w:date="2025-11-19T18:53:00Z" w16du:dateUtc="2025-11-19T17:53:00Z">
        <w:r w:rsidDel="00453F2C">
          <w:rPr>
            <w:rFonts w:ascii="Times New Roman" w:eastAsia="Times New Roman" w:hAnsi="Times New Roman" w:cs="Times New Roman"/>
            <w:sz w:val="24"/>
            <w:szCs w:val="24"/>
          </w:rPr>
          <w:delText xml:space="preserve">have </w:delText>
        </w:r>
      </w:del>
      <w:ins w:id="61" w:author="Angela Marulanda" w:date="2025-11-19T18:53:00Z" w16du:dateUtc="2025-11-19T17:53:00Z">
        <w:r w:rsidR="00453F2C">
          <w:rPr>
            <w:rFonts w:ascii="Times New Roman" w:eastAsia="Times New Roman" w:hAnsi="Times New Roman" w:cs="Times New Roman"/>
            <w:sz w:val="24"/>
            <w:szCs w:val="24"/>
          </w:rPr>
          <w:t>ha</w:t>
        </w:r>
        <w:r w:rsidR="00453F2C">
          <w:rPr>
            <w:rFonts w:ascii="Times New Roman" w:eastAsia="Times New Roman" w:hAnsi="Times New Roman" w:cs="Times New Roman"/>
            <w:sz w:val="24"/>
            <w:szCs w:val="24"/>
          </w:rPr>
          <w:t>s</w:t>
        </w:r>
        <w:r w:rsidR="00453F2C">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accelerated between 2000 and 2019, with a rate of 7.02 mm yr</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(Restrepo-Ángel et al. 2021).</w:t>
      </w:r>
    </w:p>
    <w:p w14:paraId="67BF1CAF" w14:textId="77777777" w:rsidR="008338D2" w:rsidRDefault="00000000">
      <w:pPr>
        <w:spacing w:line="480" w:lineRule="auto"/>
        <w:ind w:firstLine="720"/>
        <w:jc w:val="both"/>
        <w:rPr>
          <w:rFonts w:ascii="Times New Roman" w:eastAsia="Times New Roman" w:hAnsi="Times New Roman" w:cs="Times New Roman"/>
          <w:sz w:val="24"/>
          <w:szCs w:val="24"/>
        </w:rPr>
      </w:pPr>
      <w:commentRangeStart w:id="62"/>
      <w:r>
        <w:rPr>
          <w:rFonts w:ascii="Times New Roman" w:eastAsia="Times New Roman" w:hAnsi="Times New Roman" w:cs="Times New Roman"/>
          <w:sz w:val="24"/>
          <w:szCs w:val="24"/>
        </w:rPr>
        <w:t>The absence of signs of mortality in any of the coral cores raises the question of how these corals have survived and apparently thrived for over 65 years under the influence of the Canal del Dique. However, the constant increase in water flow suggests a decline in water quality, which poses an ongoing threat to coral health and survival in Varadero Reef. The reason for an accelerated linear extension might be a response to the particular conditions of light and pollution, but further research is required to understand coral growth and responses to these conditions in Cartagena Bay. A more frequent and comprehensive water quality monitoring program is needed to assess the effects of the multiple stressors on coral growth, and conservation efforts should be implemented in the bay to protect Varadero Reef.</w:t>
      </w:r>
      <w:commentRangeEnd w:id="62"/>
      <w:r w:rsidR="00803836">
        <w:rPr>
          <w:rStyle w:val="CommentReference"/>
        </w:rPr>
        <w:commentReference w:id="62"/>
      </w:r>
    </w:p>
    <w:p w14:paraId="29BC4AF4" w14:textId="77777777" w:rsidR="008338D2" w:rsidRDefault="008338D2">
      <w:pPr>
        <w:spacing w:line="480" w:lineRule="auto"/>
        <w:rPr>
          <w:rFonts w:ascii="Times New Roman" w:eastAsia="Times New Roman" w:hAnsi="Times New Roman" w:cs="Times New Roman"/>
          <w:sz w:val="24"/>
          <w:szCs w:val="24"/>
        </w:rPr>
      </w:pPr>
    </w:p>
    <w:p w14:paraId="37944344" w14:textId="77777777" w:rsidR="008338D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Acknowledgements</w:t>
      </w:r>
    </w:p>
    <w:p w14:paraId="4DE54C43" w14:textId="77777777" w:rsidR="008338D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Financial support for the research visit of L. Lizcano-Sandoval to Colombia was provided by the Posgrado en Ciencias del Mar y Limnologia, Universidad Nacional Autonoma de Mexico.</w:t>
      </w:r>
    </w:p>
    <w:p w14:paraId="70AB87E5" w14:textId="77777777" w:rsidR="008338D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Author contributions</w:t>
      </w:r>
    </w:p>
    <w:p w14:paraId="7F89490F" w14:textId="77777777" w:rsidR="008338D2" w:rsidRDefault="008338D2">
      <w:pPr>
        <w:spacing w:line="480" w:lineRule="auto"/>
        <w:rPr>
          <w:rFonts w:ascii="Times New Roman" w:eastAsia="Times New Roman" w:hAnsi="Times New Roman" w:cs="Times New Roman"/>
          <w:sz w:val="24"/>
          <w:szCs w:val="24"/>
        </w:rPr>
      </w:pPr>
    </w:p>
    <w:p w14:paraId="50C4C1CE" w14:textId="77777777" w:rsidR="008338D2" w:rsidRDefault="008338D2">
      <w:pPr>
        <w:spacing w:line="480" w:lineRule="auto"/>
        <w:rPr>
          <w:rFonts w:ascii="Times New Roman" w:eastAsia="Times New Roman" w:hAnsi="Times New Roman" w:cs="Times New Roman"/>
          <w:sz w:val="24"/>
          <w:szCs w:val="24"/>
        </w:rPr>
      </w:pPr>
    </w:p>
    <w:p w14:paraId="274BD155" w14:textId="77777777" w:rsidR="008338D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References</w:t>
      </w:r>
    </w:p>
    <w:p w14:paraId="22AA6706"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Alonso D, Pineda P, Olivero J, González H, Campos N (2000) Mercury levels in muscle of two fish species and sediments from the Cartagena Bay and the Cienaga Grande de Santa Marta, Colombia. Environ Pollut 109:157–163 </w:t>
      </w:r>
    </w:p>
    <w:p w14:paraId="7E3F0D0B"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Aminikhanghahi S, Cook DJ (2017) A survey of methods for time series change point detection. Knowl Inf Syst 51:339–367 </w:t>
      </w:r>
    </w:p>
    <w:p w14:paraId="53E46438"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Anthony KRN, Fabricius KE (2000) Shifting roles of heterotrophy and autotrophy in coral energetics under varying turbidity. J Exp Mar Biol Ecol 252:221–253 </w:t>
      </w:r>
    </w:p>
    <w:p w14:paraId="7BE59088"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Baker PA, Weber JN (1975) Coral growth rate: Variation with depth. Earth Planet Sci Lett 27:57–61 </w:t>
      </w:r>
    </w:p>
    <w:p w14:paraId="30E6A998"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Barnes DJ, Lough JM (1993) On the nature and causes of density banding in massive coral skeletons. J Exp Mar Biol Ecol 167:91–108 </w:t>
      </w:r>
    </w:p>
    <w:p w14:paraId="1C04ED2F"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Barnes DJ, Taylor RB (2005) On the nature and causes of luminescent lines and bands in coral skeletons: II. Contribution of skeletal crystals. J Exp Mar Biol Ecol 322:135–142 </w:t>
      </w:r>
    </w:p>
    <w:p w14:paraId="040BEA10"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Bosscher H (1993) Computerized tomography and skeletal density of coral skeletons. Coral Reefs 12:97–103 </w:t>
      </w:r>
    </w:p>
    <w:p w14:paraId="581F0DF3"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Burke S, Pottier P, Lagisz M, Macartney EL, Ainsworth T, Drobniak SM, Nakagawa S (2023) The impact of rising temperatures on the prevalence of coral diseases and its predictability: A global meta‐analysis. Ecol Lett 26:1466–1481 </w:t>
      </w:r>
    </w:p>
    <w:p w14:paraId="3A670E93"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Burt JA, Camp EF, Enochs IC, Johansen JL, Morgan KM, Riegl B, Hoey AS (2020) Insights from extreme coral reefs in a changing world. Coral Reefs 39:495–507 </w:t>
      </w:r>
    </w:p>
    <w:p w14:paraId="1EA6FB71"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Camp EF, Schoepf V, Mumby PJ, Hardtke LA, Rodolfo-Metalpa R, Smith DJ, Suggett DJ (2018) The future of coral reefs subject to rapid climate change: Lessons from natural extreme environments. Front Mar Sci 5:4 </w:t>
      </w:r>
    </w:p>
    <w:p w14:paraId="0708CFF5"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Carricart-Ganivet JP (2004) Sea surface temperature and the growth of the West Atlantic reef-building coral </w:t>
      </w:r>
      <w:r>
        <w:rPr>
          <w:rFonts w:ascii="Times New Roman" w:eastAsia="Times New Roman" w:hAnsi="Times New Roman" w:cs="Times New Roman"/>
          <w:i/>
          <w:iCs/>
          <w:color w:val="000000"/>
        </w:rPr>
        <w:t>Montastraea annularis</w:t>
      </w:r>
      <w:r>
        <w:rPr>
          <w:rFonts w:ascii="Times New Roman" w:eastAsia="Times New Roman" w:hAnsi="Times New Roman" w:cs="Times New Roman"/>
          <w:color w:val="000000"/>
        </w:rPr>
        <w:t xml:space="preserve">. J Exp Mar Biol Ecol 302:249–260 </w:t>
      </w:r>
    </w:p>
    <w:p w14:paraId="781E9C6D"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Carricart-Ganivet JP (2011) Coral skeletal extension rate: An environmental signal or a subject to inaccuracies? J Exp Mar Biol Ecol 405:73–79 </w:t>
      </w:r>
    </w:p>
    <w:p w14:paraId="49640B2A"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Carricart-Ganivet JP, Barnes DJ (2007) Densitometry from digitized images of X-radiographs: Methodology for measurement of coral skeletal density. J Exp Mar Biol Ecol 344:67–72 </w:t>
      </w:r>
    </w:p>
    <w:p w14:paraId="1E0D36FB"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Carricart-Ganivet JP, Beltrán-Torres AU, Merino M, Ruiz-Zárate MA (2000) Skeletal extension, density and calcification rate of the reef building coral </w:t>
      </w:r>
      <w:r>
        <w:rPr>
          <w:rFonts w:ascii="Times New Roman" w:eastAsia="Times New Roman" w:hAnsi="Times New Roman" w:cs="Times New Roman"/>
          <w:i/>
          <w:iCs/>
          <w:color w:val="000000"/>
        </w:rPr>
        <w:t>Montastraea annularis</w:t>
      </w:r>
      <w:r>
        <w:rPr>
          <w:rFonts w:ascii="Times New Roman" w:eastAsia="Times New Roman" w:hAnsi="Times New Roman" w:cs="Times New Roman"/>
          <w:color w:val="000000"/>
        </w:rPr>
        <w:t xml:space="preserve"> (Ellis and Solander) in the Mexican Caribbean. Bull Mar Sci 66:215–224 </w:t>
      </w:r>
    </w:p>
    <w:p w14:paraId="7C030429"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Carricart-Ganivet JP, Merino M (2001) Growth responses of the reef-building coral </w:t>
      </w:r>
      <w:r>
        <w:rPr>
          <w:rFonts w:ascii="Times New Roman" w:eastAsia="Times New Roman" w:hAnsi="Times New Roman" w:cs="Times New Roman"/>
          <w:i/>
          <w:iCs/>
          <w:color w:val="000000"/>
        </w:rPr>
        <w:t>Montastraea annularis</w:t>
      </w:r>
      <w:r>
        <w:rPr>
          <w:rFonts w:ascii="Times New Roman" w:eastAsia="Times New Roman" w:hAnsi="Times New Roman" w:cs="Times New Roman"/>
          <w:color w:val="000000"/>
        </w:rPr>
        <w:t xml:space="preserve"> along a gradient of continental influence in the southern Gulf of Mexico. Bull Mar Sci 68:133–146 </w:t>
      </w:r>
    </w:p>
    <w:p w14:paraId="1AC395F4"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Cogua P, Campos-Campos H, Duque G (2012) Concentración de mercurio total y metilmercurio en sedimento y seston de la Bahía de Cartagena, Caribe Colombiano. Bol Invest Mar Cost 41:267–285 </w:t>
      </w:r>
    </w:p>
    <w:p w14:paraId="5C5C6B42"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Cruz-Piñón G, Carricart-Ganivet JP, Espinoza-Avalos J (2003) Monthly skeletal extension rates of the hermatypic corals </w:t>
      </w:r>
      <w:r>
        <w:rPr>
          <w:rFonts w:ascii="Times New Roman" w:eastAsia="Times New Roman" w:hAnsi="Times New Roman" w:cs="Times New Roman"/>
          <w:i/>
          <w:iCs/>
          <w:color w:val="000000"/>
        </w:rPr>
        <w:t>Montastraea annularis</w:t>
      </w:r>
      <w:r>
        <w:rPr>
          <w:rFonts w:ascii="Times New Roman" w:eastAsia="Times New Roman" w:hAnsi="Times New Roman" w:cs="Times New Roman"/>
          <w:color w:val="000000"/>
        </w:rPr>
        <w:t xml:space="preserve"> and </w:t>
      </w:r>
      <w:r>
        <w:rPr>
          <w:rFonts w:ascii="Times New Roman" w:eastAsia="Times New Roman" w:hAnsi="Times New Roman" w:cs="Times New Roman"/>
          <w:i/>
          <w:iCs/>
          <w:color w:val="000000"/>
        </w:rPr>
        <w:t>Montastraea faveolata</w:t>
      </w:r>
      <w:r>
        <w:rPr>
          <w:rFonts w:ascii="Times New Roman" w:eastAsia="Times New Roman" w:hAnsi="Times New Roman" w:cs="Times New Roman"/>
          <w:color w:val="000000"/>
        </w:rPr>
        <w:t xml:space="preserve">: Biological and environmental controls. Mar Biol 143:491–500 </w:t>
      </w:r>
    </w:p>
    <w:p w14:paraId="608BB6F7"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Dávalos-Dehullu E, Hernández-Arana H, Carricart-Ganivet JP (2008) On the causes of density banding in skeletons of corals of the genus </w:t>
      </w:r>
      <w:r>
        <w:rPr>
          <w:rFonts w:ascii="Times New Roman" w:eastAsia="Times New Roman" w:hAnsi="Times New Roman" w:cs="Times New Roman"/>
          <w:i/>
          <w:iCs/>
          <w:color w:val="000000"/>
        </w:rPr>
        <w:t>Montastraea</w:t>
      </w:r>
      <w:r>
        <w:rPr>
          <w:rFonts w:ascii="Times New Roman" w:eastAsia="Times New Roman" w:hAnsi="Times New Roman" w:cs="Times New Roman"/>
          <w:color w:val="000000"/>
        </w:rPr>
        <w:t xml:space="preserve">. J Exp Mar Biol Ecol 365:142–147 </w:t>
      </w:r>
    </w:p>
    <w:p w14:paraId="6AF70276"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Davis KL, Colefax AP, Tucker JP, Kelaher BP, Santos IR (2021) Global coral reef ecosystems exhibit declining calcification and increasing primary productivity. Commun Earth Environ 2:105 </w:t>
      </w:r>
    </w:p>
    <w:p w14:paraId="212655D1"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Díaz JM, Gómez DI (2003) Cambios históricos en la distribución y abundancia de praderas de pastos marinos en la Bahía de Cartagena y areas aledañas (Colombia). Bol Invest Mar Cost 32:57–74 </w:t>
      </w:r>
    </w:p>
    <w:p w14:paraId="56B6EA72"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Dodge RE, Szmant AM, Garcia R, Swart PK, Forester A, Leder JJ (1992) Skeletal structural basis of density banding in the reef coral </w:t>
      </w:r>
      <w:r>
        <w:rPr>
          <w:rFonts w:ascii="Times New Roman" w:eastAsia="Times New Roman" w:hAnsi="Times New Roman" w:cs="Times New Roman"/>
          <w:i/>
          <w:iCs/>
          <w:color w:val="000000"/>
        </w:rPr>
        <w:t>Montastrea annularis</w:t>
      </w:r>
      <w:r>
        <w:rPr>
          <w:rFonts w:ascii="Times New Roman" w:eastAsia="Times New Roman" w:hAnsi="Times New Roman" w:cs="Times New Roman"/>
          <w:color w:val="000000"/>
        </w:rPr>
        <w:t>. Proceedings of the 7th International Coral Reef Symposium 1:186–195</w:t>
      </w:r>
    </w:p>
    <w:p w14:paraId="424D081B"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Duprey N, Boucher H, Jiménez C (2012) Digital correction of computed X-radiographs for coral densitometry. J Exp Mar Biol Ecol 438:84–92 </w:t>
      </w:r>
    </w:p>
    <w:p w14:paraId="203CD4D8"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Dustan P (1975) Growth and form in the reef-building coral </w:t>
      </w:r>
      <w:r>
        <w:rPr>
          <w:rFonts w:ascii="Times New Roman" w:eastAsia="Times New Roman" w:hAnsi="Times New Roman" w:cs="Times New Roman"/>
          <w:i/>
          <w:iCs/>
          <w:color w:val="000000"/>
        </w:rPr>
        <w:t>Montastrea annularis</w:t>
      </w:r>
      <w:r>
        <w:rPr>
          <w:rFonts w:ascii="Times New Roman" w:eastAsia="Times New Roman" w:hAnsi="Times New Roman" w:cs="Times New Roman"/>
          <w:color w:val="000000"/>
        </w:rPr>
        <w:t xml:space="preserve">. Mar Biol 33:101–107 </w:t>
      </w:r>
    </w:p>
    <w:p w14:paraId="58BE1E8F"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Enfield DB, Mestas-Nuñez AM, Trimble PJ (2001) The Atlantic multidecadal oscillation and its relationship to rainfall and river flows in the continental U.S. Geophys Res Lett 28:2077–2080 </w:t>
      </w:r>
    </w:p>
    <w:p w14:paraId="10A747B7"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Fabricius KE (2005) Effects of terrestrial runoff on the ecology of corals and coral reefs: review and synthesis. Mar Pollut Bull 50:125–146 </w:t>
      </w:r>
    </w:p>
    <w:p w14:paraId="7C77034E"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Ferrier-Pagès C, Witting J, Tambuttè E, Sebens KP (2003) Effect of natural zooplankton feeding on the tissue and skeletal growth of the scleractinian coral </w:t>
      </w:r>
      <w:r>
        <w:rPr>
          <w:rFonts w:ascii="Times New Roman" w:eastAsia="Times New Roman" w:hAnsi="Times New Roman" w:cs="Times New Roman"/>
          <w:i/>
          <w:iCs/>
          <w:color w:val="000000"/>
        </w:rPr>
        <w:t>Stylophora pistillata</w:t>
      </w:r>
      <w:r>
        <w:rPr>
          <w:rFonts w:ascii="Times New Roman" w:eastAsia="Times New Roman" w:hAnsi="Times New Roman" w:cs="Times New Roman"/>
          <w:color w:val="000000"/>
        </w:rPr>
        <w:t xml:space="preserve">. Coral Reefs 22:229–240 </w:t>
      </w:r>
    </w:p>
    <w:p w14:paraId="7CC6C0A4"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Garay JA, Giraldo LN (1997) Influencia de los aportes de materia orgánica externa y autóctona en el decrecimiento de los niveles de oxigeno disuelto en la Bahía de Cartagena, Colombia. Bol Cient CIOH 18:1–13 </w:t>
      </w:r>
    </w:p>
    <w:p w14:paraId="6FD956C6"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Gorbunov MY, Falkowski PG (2002) Photoreceptors in the cnidarian hosts allow symbiotic corals to sense blue moonlight. Limnol Oceanogr 47:309–315 </w:t>
      </w:r>
    </w:p>
    <w:p w14:paraId="7FE2EC3A"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Grove CA, Nagtegaal R, Zinke J, Scheufen T, Koster B, Kasper S, McCulloch MT, van den Bergh G, Brummer GJA (2010) River runoff reconstructions from novel spectral luminescence scanning of massive coral skeletons. Coral Reefs 29:579–591 </w:t>
      </w:r>
    </w:p>
    <w:p w14:paraId="3F8D687A"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Guan Y, Hohn S, Merico A (2015) Suitable environmental ranges for potential coral reef habitats in the tropical ocean. PLoS ONE 10:e0128831 </w:t>
      </w:r>
    </w:p>
    <w:p w14:paraId="2EEDF074"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Guan Y, Hohn S, Wild C, Merico A (2020) Vulnerability of global coral reef habitat suitability to ocean warming, acidification and eutrophication. Glob Change Biol 26:5646–5660 </w:t>
      </w:r>
    </w:p>
    <w:p w14:paraId="792E6DB3"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Halpern BS, Frazier M, Afflerbach J, Lowndes JS, Micheli F, O’Hara C, Scarborough C, Selkoe KA (2019) Recent pace of change in human impact on the world’s ocean. Sci Rep 9:1–8 </w:t>
      </w:r>
    </w:p>
    <w:p w14:paraId="05336AE3"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Helmle KP, Dodge RE, Swart PK, Gledhill DK, Eakin CM (2011) Growth rates of Florida corals from 1937 to 1996 and their response to climate change. Nat Commun 2:215 </w:t>
      </w:r>
    </w:p>
    <w:p w14:paraId="20982783"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Horta-Puga G, Carriquiry JD (2014) The last two centuries of lead pollution in the southern Gulf of Mexico recorded in the annual bands of the scleractinian coral </w:t>
      </w:r>
      <w:r>
        <w:rPr>
          <w:rFonts w:ascii="Times New Roman" w:eastAsia="Times New Roman" w:hAnsi="Times New Roman" w:cs="Times New Roman"/>
          <w:i/>
          <w:iCs/>
          <w:color w:val="000000"/>
        </w:rPr>
        <w:t>Orbicella faveolata</w:t>
      </w:r>
      <w:r>
        <w:rPr>
          <w:rFonts w:ascii="Times New Roman" w:eastAsia="Times New Roman" w:hAnsi="Times New Roman" w:cs="Times New Roman"/>
          <w:color w:val="000000"/>
        </w:rPr>
        <w:t xml:space="preserve">. Bull Environ Contam Toxicol 92:567–573 </w:t>
      </w:r>
    </w:p>
    <w:p w14:paraId="0830840A"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Houlbrèque F, Ferrier‐Pagès C (2009) Heterotrophy in Tropical scleractinian corals. Biol Rev 84:1–17 </w:t>
      </w:r>
    </w:p>
    <w:p w14:paraId="484636FE"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Hudson JH, Shinn EA, Halley RB, Lidz B (1976) Sclerochronology: A tool for interpreting past environments. Geology 4:361–364 </w:t>
      </w:r>
    </w:p>
    <w:p w14:paraId="48B8936D"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Jones R, Giofre N, Luter HM, Neoh TL, Fisher R, Duckworth A (2020) Responses of corals to chronic turbidity. Sci Rep 10:4762 </w:t>
      </w:r>
    </w:p>
    <w:p w14:paraId="6BFC9EAD"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Kahng SE, Garcia-Sais JR, Spalding HL, Brokovich E, Wagner D, Weil E, Hinderstein L, Toonen RJ (2010) Community ecology of mesophotic coral reef ecosystems. Coral Reefs 1–21 </w:t>
      </w:r>
    </w:p>
    <w:p w14:paraId="55604A22"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Killick R, Fearnhead P, Eckley IA (2012) Optimal detection of changepoints with a linear computational cost. J Am Stat Assoc 107:1590–1598 </w:t>
      </w:r>
    </w:p>
    <w:p w14:paraId="6A08DAC8"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Lizcano-Sandoval LD, Marulanda-Gómez Á, López-Victoria M, Rodriguez-Ramirez A (2019) Climate change and Atlantic multidecadal oscillation as drivers of recent declines in coral growth rates in the Southwestern Caribbean. Front Mar Sci 6:38 </w:t>
      </w:r>
    </w:p>
    <w:p w14:paraId="70BE2217"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López-Londoño T, Galindo-Martínez CT, Gómez-Campo K, González-Guerrero LA, Roitman S, Pollock FJ, Pizarro V, López-Victoria M, Medina M, Iglesias-Prieto R (2021) Physiological and ecological consequences of the water optical properties degradation on reef corals. Coral Reefs 40:1243–1256 </w:t>
      </w:r>
    </w:p>
    <w:p w14:paraId="492EBABA"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López-Victoria M, Rodríguez-Moreno M, Zapata FA (2015) A paradoxical reef from Varadero, Cartagena Bay, Colombia. Coral Reefs 34:231 </w:t>
      </w:r>
    </w:p>
    <w:p w14:paraId="20BE3A7A"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Manjarrez G, Castro I, Utria L (2008) Bioacumulación de cadmio en ostras de la Bahía de Cartagena. Rev Ing Univ Medellín 7:11–20 </w:t>
      </w:r>
    </w:p>
    <w:p w14:paraId="3CD62A0B"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Manzello DP, Enochs IC, Kolodziej G, Carlton RR (2015) Recent decade of growth and calcification of </w:t>
      </w:r>
      <w:r>
        <w:rPr>
          <w:rFonts w:ascii="Times New Roman" w:eastAsia="Times New Roman" w:hAnsi="Times New Roman" w:cs="Times New Roman"/>
          <w:i/>
          <w:iCs/>
          <w:color w:val="000000"/>
        </w:rPr>
        <w:t>Orbicella faveolata</w:t>
      </w:r>
      <w:r>
        <w:rPr>
          <w:rFonts w:ascii="Times New Roman" w:eastAsia="Times New Roman" w:hAnsi="Times New Roman" w:cs="Times New Roman"/>
          <w:color w:val="000000"/>
        </w:rPr>
        <w:t xml:space="preserve"> in the Florida Keys: An inshore-offshore comparison. Mar Ecol Prog Ser 521:81–89 </w:t>
      </w:r>
    </w:p>
    <w:p w14:paraId="7F17CC06"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Manzello DP, Kolodziej G, Kirkland A, Besemer N, Enochs IC (2021) Increasing coral calcification in </w:t>
      </w:r>
      <w:r>
        <w:rPr>
          <w:rFonts w:ascii="Times New Roman" w:eastAsia="Times New Roman" w:hAnsi="Times New Roman" w:cs="Times New Roman"/>
          <w:i/>
          <w:iCs/>
          <w:color w:val="000000"/>
        </w:rPr>
        <w:t>Orbicella faveolata</w:t>
      </w:r>
      <w:r>
        <w:rPr>
          <w:rFonts w:ascii="Times New Roman" w:eastAsia="Times New Roman" w:hAnsi="Times New Roman" w:cs="Times New Roman"/>
          <w:color w:val="000000"/>
        </w:rPr>
        <w:t xml:space="preserve"> and </w:t>
      </w:r>
      <w:r>
        <w:rPr>
          <w:rFonts w:ascii="Times New Roman" w:eastAsia="Times New Roman" w:hAnsi="Times New Roman" w:cs="Times New Roman"/>
          <w:i/>
          <w:iCs/>
          <w:color w:val="000000"/>
        </w:rPr>
        <w:t>Pseudodiploria strigosa</w:t>
      </w:r>
      <w:r>
        <w:rPr>
          <w:rFonts w:ascii="Times New Roman" w:eastAsia="Times New Roman" w:hAnsi="Times New Roman" w:cs="Times New Roman"/>
          <w:color w:val="000000"/>
        </w:rPr>
        <w:t xml:space="preserve"> at Flower Garden Banks, Gulf of Mexico. Coral Reefs 40:1097–1111 </w:t>
      </w:r>
    </w:p>
    <w:p w14:paraId="4EFAEED3"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Martínez JI, Yokoyama Y, Gomez A, Delgado A, Matsuzaki H, Rendon E (2010) Late Holocene marine terraces of the Cartagena region, southern Caribbean: The product of neotectonism or a former high stand in sea-level? J South Am Earth Sci 29:214–224 </w:t>
      </w:r>
    </w:p>
    <w:p w14:paraId="0BA8FD08"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McClanahan TR, Donner SD, Maynard JA, MacNeil MA, Graham NAJ, Maina J, Baker AC, Alemu I. JB, Beger M, Campbell SJ, Darling ES, Eakin CM, Heron SF, Jupiter SD, Lundquist CJ, McLeod E, Mumby PJ, Paddack MJ, Selig ER, van Woesik R (2012) Prioritizing key resilience indicators to support coral reef management in a changing climate. PLoS ONE 7:e42884 </w:t>
      </w:r>
    </w:p>
    <w:p w14:paraId="6CFFD05B"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Mogollón JV (2002) Aproximación a la historia geomorfológica del área de influencia del Canal del Dique. Revista ANDI 66–82 </w:t>
      </w:r>
    </w:p>
    <w:p w14:paraId="2CE91298"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Mogollón JV (2013) El Canal del Dique: Historia de un Desastre Ambiental. El Áncora Editores, Bogotá, Colombia </w:t>
      </w:r>
    </w:p>
    <w:p w14:paraId="047B1B7A"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Nagtegaal R, Grove CA, Kasper S, Zinke J, Boer W, Brummer GJA (2012) Spectral luminescence and geochemistry of coral aragonite: Effects of whole-core treatment. Chem Geol 318–319:6–15 </w:t>
      </w:r>
    </w:p>
    <w:p w14:paraId="01D9CB06"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Pezner AK, Courtney TA, Barkley HC, Chou W-C, Chu H-C, Clements SM, Cyronak T, DeGrandpre MD, Kekuewa SAH, Kline DI, Liang Y-B, Martz TR, Mitarai S, Page HN, Rintoul MS, Smith JE, Soong K, Takeshita Y, Tresguerres M, Wei Y, Yates KK, Andersson AJ (2023) Increasing hypoxia on global coral reefs under ocean warming. Nat Clim Chang 13:403–409 </w:t>
      </w:r>
    </w:p>
    <w:p w14:paraId="1B4E6565"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Pizarro V, Rodríguez SC, López-Victoria M, Zapata FA, Zea S, Galindo-Martínez CT, Iglesias-Prieto R, Pollock J, Medina M (2017) Unraveling the structure and composition of Varadero Reef, an improbable and imperiled coral reef in the Colombian Caribbean. PeerJ 5:e4119 </w:t>
      </w:r>
    </w:p>
    <w:p w14:paraId="2994A0B9"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Quinn GP, Keough MJ (2002) Experimental design and data analysis for biologists. Cambridge University Press, Cambridge, UK </w:t>
      </w:r>
    </w:p>
    <w:p w14:paraId="45E69932"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Restrepo JD, Escobar R, Tosic M (2018) Fluvial fluxes from the Magdalena River into Cartagena Bay, Caribbean Colombia: Trends, future scenarios, and connections with upstream human impacts. Geomorphology 302:92–105 </w:t>
      </w:r>
    </w:p>
    <w:p w14:paraId="3A8FF1A6"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Restrepo JD, Park E, Aquino S, Latrubesse EM (2016) Coral reefs chronically exposed to river sediment plumes in the southwestern Caribbean: Rosario Islands, Colombia. Sci Total Environ 553:316–329 </w:t>
      </w:r>
    </w:p>
    <w:p w14:paraId="3F364904"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Restrepo-Ángel JD, Mora-Páez H, Díaz F, Govorcin M, Wdowinski S, Giraldo-Londoño L, Tosic M, Fernández I, Paniagua-Arroyave JF, Duque-Trujillo JF (2021) Coastal subsidence increases vulnerability to sea level rise over twenty first century in Cartagena, Caribbean Colombia. Sci Rep 11:18873 </w:t>
      </w:r>
    </w:p>
    <w:p w14:paraId="209C04E2"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Sánchez-Pelcastre DW, Tortolero-Langarica JJA, Alvarez-Filip L, Cruz-Ortega I, Carricart-Ganivet JP (2023) Sclerochronological characteristics of </w:t>
      </w:r>
      <w:r>
        <w:rPr>
          <w:rFonts w:ascii="Times New Roman" w:eastAsia="Times New Roman" w:hAnsi="Times New Roman" w:cs="Times New Roman"/>
          <w:i/>
          <w:iCs/>
          <w:color w:val="000000"/>
        </w:rPr>
        <w:t>Orbicella faveolata</w:t>
      </w:r>
      <w:r>
        <w:rPr>
          <w:rFonts w:ascii="Times New Roman" w:eastAsia="Times New Roman" w:hAnsi="Times New Roman" w:cs="Times New Roman"/>
          <w:color w:val="000000"/>
        </w:rPr>
        <w:t xml:space="preserve"> in Cayo Arenas, a remote coral reef from the Gulf of Mexico. PLoS ONE 18:e0293802 </w:t>
      </w:r>
    </w:p>
    <w:p w14:paraId="1C741132"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Sully S, Burkepile DE, Donovan MK, Hodgson G, van Woesik R (2019) A global analysis of coral bleaching over the past two decades. Nat Commun 10:1264 </w:t>
      </w:r>
    </w:p>
    <w:p w14:paraId="2BC45C65"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Sully S, van Woesik R (2020) Turbid reefs moderate coral bleaching under climate‐related temperature stress. Glob Change Biol 26:1367–1373 </w:t>
      </w:r>
    </w:p>
    <w:p w14:paraId="27194F22"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Tanzil JTI, Lee JN, Brown BE, Quax R, Kaandorp JA, Lough JM, Todd PA (2016) Luminescence and density banding patterns in massive </w:t>
      </w:r>
      <w:r>
        <w:rPr>
          <w:rFonts w:ascii="Times New Roman" w:eastAsia="Times New Roman" w:hAnsi="Times New Roman" w:cs="Times New Roman"/>
          <w:i/>
          <w:iCs/>
          <w:color w:val="000000"/>
        </w:rPr>
        <w:t>Porites</w:t>
      </w:r>
      <w:r>
        <w:rPr>
          <w:rFonts w:ascii="Times New Roman" w:eastAsia="Times New Roman" w:hAnsi="Times New Roman" w:cs="Times New Roman"/>
          <w:color w:val="000000"/>
        </w:rPr>
        <w:t xml:space="preserve"> corals around the Thai-Malay Peninsula, Southeast Asia. Limnol Oceanogr 61:2003–2025 </w:t>
      </w:r>
    </w:p>
    <w:p w14:paraId="10FD86EC"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Tosic M, Restrepo JD, Izquierdo A, Lonin S, Martins F, Escobar R (2018) An integrated approach for the assessment of land-based pollution loads in the coastal zone. Estuar Coast Shelf Sci 211:217–226 </w:t>
      </w:r>
    </w:p>
    <w:p w14:paraId="692DCEB8"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Tosic M, Restrepo JD, Lonin S, Izquierdo A, Martins F (2019) Water and sediment quality in Cartagena Bay, Colombia: Seasonal variability and potential impacts of pollution. Estuar Coast Shelf Sci 216:187–203 </w:t>
      </w:r>
    </w:p>
    <w:p w14:paraId="1D605185"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Travaglione N, Evans R, Moustaka M, Cuttler M, Thomson DP, Tweedley J, Wilson S (2023) Scleractinian corals rely on heterotrophy in highly turbid environments. Coral Reefs 42:997–1010 </w:t>
      </w:r>
    </w:p>
    <w:p w14:paraId="13242BA5"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Truong C, Oudre L, Vayatis N (2020) Selective review of offline change point detection methods. Signal Process 167:107299 </w:t>
      </w:r>
    </w:p>
    <w:p w14:paraId="6DAB01A0"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Tuchkovenko YS, Lonin SA (2003) Mathematical model of the oxygen regime of Cartagena Bay. Ecol Model 165:91–106 </w:t>
      </w:r>
    </w:p>
    <w:p w14:paraId="546A492A"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Tuchkovenko YS, Rendón SR (2002) Estudio del comportamiento de la contaminación bacteriana en la Bahía de Cartagena. Bol Cient CIOH 20:56–67 </w:t>
      </w:r>
    </w:p>
    <w:p w14:paraId="0C85BBA2"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Winter A, Sammarco PW (2010) Lunar banding in the scleractinian coral </w:t>
      </w:r>
      <w:r>
        <w:rPr>
          <w:rFonts w:ascii="Times New Roman" w:eastAsia="Times New Roman" w:hAnsi="Times New Roman" w:cs="Times New Roman"/>
          <w:i/>
          <w:iCs/>
          <w:color w:val="000000"/>
        </w:rPr>
        <w:t>Montastraea faveolata</w:t>
      </w:r>
      <w:r>
        <w:rPr>
          <w:rFonts w:ascii="Times New Roman" w:eastAsia="Times New Roman" w:hAnsi="Times New Roman" w:cs="Times New Roman"/>
          <w:color w:val="000000"/>
        </w:rPr>
        <w:t xml:space="preserve">: Fine-scale structure and influence of temperature. J Geophys Res 115:1–12 </w:t>
      </w:r>
    </w:p>
    <w:p w14:paraId="017BF47F"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Zoppe SF, Gischler E (2024) Reef‐wide and long‐term skeletal growth records of the mountainous star coral (</w:t>
      </w:r>
      <w:r>
        <w:rPr>
          <w:rFonts w:ascii="Times New Roman" w:eastAsia="Times New Roman" w:hAnsi="Times New Roman" w:cs="Times New Roman"/>
          <w:i/>
          <w:iCs/>
          <w:color w:val="000000"/>
        </w:rPr>
        <w:t>Orbicella faveolata</w:t>
      </w:r>
      <w:r>
        <w:rPr>
          <w:rFonts w:ascii="Times New Roman" w:eastAsia="Times New Roman" w:hAnsi="Times New Roman" w:cs="Times New Roman"/>
          <w:color w:val="000000"/>
        </w:rPr>
        <w:t xml:space="preserve">) from Belize barrier and atoll reefs (Central America). J Quat Sci 39:145–162 </w:t>
      </w:r>
    </w:p>
    <w:p w14:paraId="0B5F59EC" w14:textId="77777777" w:rsidR="008338D2" w:rsidRDefault="00000000">
      <w:pPr>
        <w:pBdr>
          <w:top w:val="nil"/>
          <w:left w:val="nil"/>
          <w:bottom w:val="nil"/>
          <w:right w:val="nil"/>
          <w:between w:val="nil"/>
        </w:pBdr>
        <w:spacing w:after="24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Zweifler A, O’Leary M, Morgan K, Browne NK (2021) Turbid coral reefs: Past, present and future—A review. Diversity 13:251 </w:t>
      </w:r>
    </w:p>
    <w:p w14:paraId="64096589" w14:textId="77777777" w:rsidR="008338D2" w:rsidRDefault="008338D2">
      <w:pPr>
        <w:spacing w:line="480" w:lineRule="auto"/>
        <w:rPr>
          <w:rFonts w:ascii="Times New Roman" w:eastAsia="Times New Roman" w:hAnsi="Times New Roman" w:cs="Times New Roman"/>
          <w:sz w:val="24"/>
          <w:szCs w:val="24"/>
        </w:rPr>
      </w:pPr>
    </w:p>
    <w:sectPr w:rsidR="008338D2">
      <w:headerReference w:type="even" r:id="rId17"/>
      <w:headerReference w:type="default" r:id="rId18"/>
      <w:footerReference w:type="even" r:id="rId19"/>
      <w:footerReference w:type="default" r:id="rId20"/>
      <w:headerReference w:type="first" r:id="rId21"/>
      <w:footerReference w:type="first" r:id="rId22"/>
      <w:pgSz w:w="12240" w:h="15840"/>
      <w:pgMar w:top="1417" w:right="1701" w:bottom="1417" w:left="1701"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3" w:author="Angela Marulanda" w:date="2025-11-17T17:41:00Z" w:initials="AM">
    <w:p w14:paraId="1545586F" w14:textId="5CC1259E" w:rsidR="005305C9" w:rsidRDefault="005305C9">
      <w:pPr>
        <w:pStyle w:val="CommentText"/>
      </w:pPr>
      <w:r>
        <w:rPr>
          <w:rStyle w:val="CommentReference"/>
        </w:rPr>
        <w:annotationRef/>
      </w:r>
      <w:r>
        <w:t>Esto tiene otro formato (font)</w:t>
      </w:r>
    </w:p>
  </w:comment>
  <w:comment w:id="42" w:author="Angela Marulanda" w:date="2025-11-19T16:06:00Z" w:initials="AM">
    <w:p w14:paraId="72DD1F7B" w14:textId="7E47D09A" w:rsidR="003B4AFA" w:rsidRDefault="003B4AFA">
      <w:pPr>
        <w:pStyle w:val="CommentText"/>
      </w:pPr>
      <w:r>
        <w:rPr>
          <w:rStyle w:val="CommentReference"/>
        </w:rPr>
        <w:annotationRef/>
      </w:r>
      <w:r>
        <w:t>Podemos decir aqui “cuánto” fue esa reducción? (e.g., en porcentaje…?)</w:t>
      </w:r>
    </w:p>
  </w:comment>
  <w:comment w:id="48" w:author="Angela Marulanda" w:date="2025-11-19T18:39:00Z" w:initials="AM">
    <w:p w14:paraId="53536860" w14:textId="48947EB8" w:rsidR="004D7FC0" w:rsidRDefault="004D7FC0" w:rsidP="004D7FC0">
      <w:pPr>
        <w:spacing w:line="480" w:lineRule="auto"/>
        <w:jc w:val="both"/>
        <w:rPr>
          <w:rFonts w:ascii="Times New Roman" w:eastAsia="Times New Roman" w:hAnsi="Times New Roman" w:cs="Times New Roman"/>
          <w:sz w:val="24"/>
          <w:szCs w:val="24"/>
        </w:rPr>
      </w:pPr>
      <w:r>
        <w:rPr>
          <w:rStyle w:val="CommentReference"/>
        </w:rPr>
        <w:annotationRef/>
      </w:r>
      <w:r>
        <w:t>Creo que terminar los párrafos así los hace un poco “débiles”. La misma impresión me dio con el cierre de la sección “</w:t>
      </w:r>
      <w:r>
        <w:rPr>
          <w:rFonts w:ascii="Times New Roman" w:eastAsia="Times New Roman" w:hAnsi="Times New Roman" w:cs="Times New Roman"/>
          <w:b/>
          <w:bCs/>
          <w:sz w:val="24"/>
          <w:szCs w:val="24"/>
        </w:rPr>
        <w:t>Coral growth characteristics</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w:t>
      </w:r>
    </w:p>
    <w:p w14:paraId="7AFA1D96" w14:textId="6330DC91" w:rsidR="004D7FC0" w:rsidRPr="004D7FC0" w:rsidRDefault="004D7FC0" w:rsidP="004D7FC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Creo que necesitamos para el cierre de estos párrafos un “take home message” con más “sustancia”. </w:t>
      </w:r>
    </w:p>
  </w:comment>
  <w:comment w:id="49" w:author="Angela Marulanda" w:date="2025-11-19T18:44:00Z" w:initials="AM">
    <w:p w14:paraId="5D6C098B" w14:textId="65B63350" w:rsidR="00CD65E2" w:rsidRDefault="00CD65E2">
      <w:pPr>
        <w:pStyle w:val="CommentText"/>
      </w:pPr>
      <w:r>
        <w:rPr>
          <w:rStyle w:val="CommentReference"/>
        </w:rPr>
        <w:annotationRef/>
      </w:r>
      <w:r>
        <w:t>¿Alguna idea (o hipótesis) de por qué es diferente aquí que podamos incluir?</w:t>
      </w:r>
    </w:p>
  </w:comment>
  <w:comment w:id="53" w:author="Angela Marulanda" w:date="2025-11-19T18:46:00Z" w:initials="AM">
    <w:p w14:paraId="3D7D028F" w14:textId="0F6EF884" w:rsidR="006B54DF" w:rsidRDefault="006B54DF">
      <w:pPr>
        <w:pStyle w:val="CommentText"/>
      </w:pPr>
      <w:r>
        <w:rPr>
          <w:rStyle w:val="CommentReference"/>
        </w:rPr>
        <w:annotationRef/>
      </w:r>
      <w:r>
        <w:t>Siento que este statement “comes out of the blue” o est</w:t>
      </w:r>
      <w:r w:rsidR="00040ECD">
        <w:t>á</w:t>
      </w:r>
      <w:r>
        <w:t xml:space="preserve"> un poco “volando” en este párrafo. El párrafo se enfoca en water flow y de repente aparece air temperature…</w:t>
      </w:r>
    </w:p>
  </w:comment>
  <w:comment w:id="54" w:author="Angela Marulanda" w:date="2025-11-19T18:51:00Z" w:initials="AM">
    <w:p w14:paraId="5A62CB6C" w14:textId="2C3C69F0" w:rsidR="00040ECD" w:rsidRDefault="00040ECD">
      <w:pPr>
        <w:pStyle w:val="CommentText"/>
      </w:pPr>
      <w:r>
        <w:rPr>
          <w:rStyle w:val="CommentReference"/>
        </w:rPr>
        <w:annotationRef/>
      </w:r>
      <w:r>
        <w:t>No hay estudios más recientes?</w:t>
      </w:r>
      <w:r>
        <w:br/>
        <w:t>Este no es de corales tropicales, pero puede ser interesante:</w:t>
      </w:r>
      <w:r>
        <w:br/>
      </w:r>
      <w:hyperlink r:id="rId1" w:history="1">
        <w:r w:rsidRPr="005D4232">
          <w:rPr>
            <w:rStyle w:val="Hyperlink"/>
          </w:rPr>
          <w:t>https://www.proquest.com/docview/2874637597?fromopenview=true&amp;pq-origsite=gscholar&amp;sourcetype=Scholarly%20Journals</w:t>
        </w:r>
      </w:hyperlink>
    </w:p>
    <w:p w14:paraId="585E9FA0" w14:textId="49F9FB0E" w:rsidR="00040ECD" w:rsidRDefault="00040ECD">
      <w:pPr>
        <w:pStyle w:val="CommentText"/>
      </w:pPr>
    </w:p>
  </w:comment>
  <w:comment w:id="55" w:author="Angela Marulanda" w:date="2025-11-19T18:53:00Z" w:initials="AM">
    <w:p w14:paraId="53603F35" w14:textId="49F2670E" w:rsidR="00453F2C" w:rsidRDefault="00453F2C">
      <w:pPr>
        <w:pStyle w:val="CommentText"/>
      </w:pPr>
      <w:r>
        <w:rPr>
          <w:rStyle w:val="CommentReference"/>
        </w:rPr>
        <w:annotationRef/>
      </w:r>
      <w:r>
        <w:t>Creo que aquí hay que decir esto qué representa para O. fav. In Varadero.</w:t>
      </w:r>
      <w:r>
        <w:br/>
        <w:t xml:space="preserve">Y después de esta oración siento que hay un poco de cambio “abrupto” entre el tema de heterotrophy y una “enumeración” de diferentes variables ambientales que pueden impactar el crecimiento, pero de nuevo, me hace falta traer al frente las implicaciones (o hipótesis) para el caso de Varadero. </w:t>
      </w:r>
    </w:p>
  </w:comment>
  <w:comment w:id="62" w:author="Angela Marulanda" w:date="2025-11-19T18:57:00Z" w:initials="AM">
    <w:p w14:paraId="2D758560" w14:textId="21298901" w:rsidR="00803836" w:rsidRDefault="00803836">
      <w:pPr>
        <w:pStyle w:val="CommentText"/>
      </w:pPr>
      <w:r>
        <w:rPr>
          <w:rStyle w:val="CommentReference"/>
        </w:rPr>
        <w:annotationRef/>
      </w:r>
      <w:r>
        <w:t xml:space="preserve">No he visto el formato de MarPollBull:  no hay una sección de conclusión? </w:t>
      </w:r>
      <w:r>
        <w:br/>
        <w:t xml:space="preserve">En cualquier caso, creo que necesitamos un cierre con más “punch”  - por decirlo de alguna manera jajajajaja :P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45586F" w15:done="0"/>
  <w15:commentEx w15:paraId="72DD1F7B" w15:done="0"/>
  <w15:commentEx w15:paraId="7AFA1D96" w15:done="0"/>
  <w15:commentEx w15:paraId="5D6C098B" w15:done="0"/>
  <w15:commentEx w15:paraId="3D7D028F" w15:done="0"/>
  <w15:commentEx w15:paraId="585E9FA0" w15:done="0"/>
  <w15:commentEx w15:paraId="53603F35" w15:done="0"/>
  <w15:commentEx w15:paraId="2D7585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C58051" w16cex:dateUtc="2025-11-17T16:41:00Z"/>
  <w16cex:commentExtensible w16cex:durableId="40EAB43B" w16cex:dateUtc="2025-11-19T15:06:00Z"/>
  <w16cex:commentExtensible w16cex:durableId="22E1B50D" w16cex:dateUtc="2025-11-19T17:39:00Z"/>
  <w16cex:commentExtensible w16cex:durableId="0A4E8F48" w16cex:dateUtc="2025-11-19T17:44:00Z"/>
  <w16cex:commentExtensible w16cex:durableId="6AD4197D" w16cex:dateUtc="2025-11-19T17:46:00Z"/>
  <w16cex:commentExtensible w16cex:durableId="63071665" w16cex:dateUtc="2025-11-19T17:51:00Z"/>
  <w16cex:commentExtensible w16cex:durableId="75404F65" w16cex:dateUtc="2025-11-19T17:53:00Z"/>
  <w16cex:commentExtensible w16cex:durableId="70D2A211" w16cex:dateUtc="2025-11-19T17: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45586F" w16cid:durableId="27C58051"/>
  <w16cid:commentId w16cid:paraId="72DD1F7B" w16cid:durableId="40EAB43B"/>
  <w16cid:commentId w16cid:paraId="7AFA1D96" w16cid:durableId="22E1B50D"/>
  <w16cid:commentId w16cid:paraId="5D6C098B" w16cid:durableId="0A4E8F48"/>
  <w16cid:commentId w16cid:paraId="3D7D028F" w16cid:durableId="6AD4197D"/>
  <w16cid:commentId w16cid:paraId="585E9FA0" w16cid:durableId="63071665"/>
  <w16cid:commentId w16cid:paraId="53603F35" w16cid:durableId="75404F65"/>
  <w16cid:commentId w16cid:paraId="2D758560" w16cid:durableId="70D2A2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57C2F" w14:textId="77777777" w:rsidR="0024576A" w:rsidRDefault="0024576A">
      <w:pPr>
        <w:spacing w:after="0" w:line="240" w:lineRule="auto"/>
      </w:pPr>
      <w:r>
        <w:separator/>
      </w:r>
    </w:p>
  </w:endnote>
  <w:endnote w:type="continuationSeparator" w:id="0">
    <w:p w14:paraId="5D749BA9" w14:textId="77777777" w:rsidR="0024576A" w:rsidRDefault="002457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077A7BD6-9ABA-EE46-B4D3-9EB422ECCC51}"/>
    <w:embedBold r:id="rId2" w:fontKey="{BC4E26F8-AD56-FC44-817D-C53CDF54EBFC}"/>
  </w:font>
  <w:font w:name="Times New Roman">
    <w:panose1 w:val="02020603050405020304"/>
    <w:charset w:val="00"/>
    <w:family w:val="roman"/>
    <w:pitch w:val="variable"/>
    <w:sig w:usb0="E0002EFF" w:usb1="C000785B" w:usb2="00000009" w:usb3="00000000" w:csb0="000001FF" w:csb1="00000000"/>
    <w:embedRegular r:id="rId3" w:fontKey="{5307C50B-531C-364A-8FF0-1737ED105774}"/>
    <w:embedBold r:id="rId4" w:fontKey="{01D7FC97-35D2-CD41-A965-D0464A4F7AB4}"/>
    <w:embedItalic r:id="rId5" w:fontKey="{9DD6D987-0C98-2A4C-BB32-3D3A54E315E1}"/>
    <w:embedBoldItalic r:id="rId6" w:fontKey="{C2E8286A-78F2-6041-9B71-100E726A2D33}"/>
  </w:font>
  <w:font w:name="Segoe UI">
    <w:panose1 w:val="020B0502040204020203"/>
    <w:charset w:val="00"/>
    <w:family w:val="swiss"/>
    <w:pitch w:val="variable"/>
    <w:sig w:usb0="E4002EFF" w:usb1="C000E47F" w:usb2="00000009" w:usb3="00000000" w:csb0="000001FF" w:csb1="00000000"/>
    <w:embedRegular r:id="rId7" w:fontKey="{70B05CF2-85D5-DB4B-8D43-B3ABE03F143D}"/>
  </w:font>
  <w:font w:name="Arial">
    <w:panose1 w:val="020B0604020202020204"/>
    <w:charset w:val="00"/>
    <w:family w:val="swiss"/>
    <w:pitch w:val="variable"/>
    <w:sig w:usb0="E0002AFF" w:usb1="C0007843" w:usb2="00000009" w:usb3="00000000" w:csb0="000001FF" w:csb1="00000000"/>
    <w:embedRegular r:id="rId8" w:fontKey="{F43148CE-002A-0141-A376-C261ADE02900}"/>
  </w:font>
  <w:font w:name="Georgia">
    <w:panose1 w:val="02040502050405020303"/>
    <w:charset w:val="00"/>
    <w:family w:val="roman"/>
    <w:pitch w:val="variable"/>
    <w:sig w:usb0="00000287" w:usb1="00000000" w:usb2="00000000" w:usb3="00000000" w:csb0="0000009F" w:csb1="00000000"/>
    <w:embedItalic r:id="rId9" w:fontKey="{F6E34998-0CD8-614B-8630-F31677858B1A}"/>
  </w:font>
  <w:font w:name="Cardo">
    <w:charset w:val="00"/>
    <w:family w:val="auto"/>
    <w:pitch w:val="default"/>
    <w:embedRegular r:id="rId10" w:fontKey="{ECB688F0-C04C-1844-9875-5C24B868F66D}"/>
  </w:font>
  <w:font w:name="Calibri Light">
    <w:panose1 w:val="020F0302020204030204"/>
    <w:charset w:val="00"/>
    <w:family w:val="swiss"/>
    <w:pitch w:val="variable"/>
    <w:sig w:usb0="E0002AFF" w:usb1="C000247B" w:usb2="00000009" w:usb3="00000000" w:csb0="000001FF" w:csb1="00000000"/>
    <w:embedRegular r:id="rId11" w:fontKey="{92A5EDE7-014E-8D4C-AABE-13497A4B01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97475" w14:textId="77777777" w:rsidR="008338D2" w:rsidRDefault="008338D2">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BD703" w14:textId="77777777" w:rsidR="008338D2" w:rsidRDefault="00000000">
    <w:pPr>
      <w:pBdr>
        <w:top w:val="nil"/>
        <w:left w:val="nil"/>
        <w:bottom w:val="nil"/>
        <w:right w:val="nil"/>
        <w:between w:val="nil"/>
      </w:pBdr>
      <w:tabs>
        <w:tab w:val="center" w:pos="4680"/>
        <w:tab w:val="right" w:pos="9360"/>
      </w:tabs>
      <w:spacing w:after="0" w:line="240" w:lineRule="auto"/>
      <w:jc w:val="right"/>
      <w:rPr>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7F6D20">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p>
  <w:p w14:paraId="12846C34" w14:textId="77777777" w:rsidR="008338D2" w:rsidRDefault="008338D2">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DDE09" w14:textId="77777777" w:rsidR="008338D2" w:rsidRDefault="008338D2">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76620" w14:textId="77777777" w:rsidR="0024576A" w:rsidRDefault="0024576A">
      <w:pPr>
        <w:spacing w:after="0" w:line="240" w:lineRule="auto"/>
      </w:pPr>
      <w:r>
        <w:separator/>
      </w:r>
    </w:p>
  </w:footnote>
  <w:footnote w:type="continuationSeparator" w:id="0">
    <w:p w14:paraId="4843FDAE" w14:textId="77777777" w:rsidR="0024576A" w:rsidRDefault="002457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5706E" w14:textId="77777777" w:rsidR="008338D2" w:rsidRDefault="008338D2">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CF8AF" w14:textId="77777777" w:rsidR="008338D2" w:rsidRDefault="008338D2">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47082" w14:textId="77777777" w:rsidR="008338D2" w:rsidRDefault="008338D2">
    <w:pPr>
      <w:pBdr>
        <w:top w:val="nil"/>
        <w:left w:val="nil"/>
        <w:bottom w:val="nil"/>
        <w:right w:val="nil"/>
        <w:between w:val="nil"/>
      </w:pBdr>
      <w:tabs>
        <w:tab w:val="center" w:pos="4680"/>
        <w:tab w:val="right" w:pos="9360"/>
      </w:tabs>
      <w:spacing w:after="0" w:line="240" w:lineRule="auto"/>
      <w:rPr>
        <w:color w:val="000000"/>
      </w:rP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gela Marulanda">
    <w15:presenceInfo w15:providerId="None" w15:userId="Angela Marulan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embedTrueTypeFonts/>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8D2"/>
    <w:rsid w:val="00040ECD"/>
    <w:rsid w:val="00077A2F"/>
    <w:rsid w:val="000A740F"/>
    <w:rsid w:val="0014194E"/>
    <w:rsid w:val="00143E68"/>
    <w:rsid w:val="00181437"/>
    <w:rsid w:val="00207572"/>
    <w:rsid w:val="0024576A"/>
    <w:rsid w:val="0029471A"/>
    <w:rsid w:val="002C0C9C"/>
    <w:rsid w:val="003A049C"/>
    <w:rsid w:val="003B4AFA"/>
    <w:rsid w:val="003C426C"/>
    <w:rsid w:val="00441537"/>
    <w:rsid w:val="00453F2C"/>
    <w:rsid w:val="00491A9A"/>
    <w:rsid w:val="004B2201"/>
    <w:rsid w:val="004D7FC0"/>
    <w:rsid w:val="00523C82"/>
    <w:rsid w:val="005305C9"/>
    <w:rsid w:val="005F2A3B"/>
    <w:rsid w:val="006634A9"/>
    <w:rsid w:val="00663E3B"/>
    <w:rsid w:val="006B54DF"/>
    <w:rsid w:val="007D480E"/>
    <w:rsid w:val="007F6D20"/>
    <w:rsid w:val="00803836"/>
    <w:rsid w:val="008338D2"/>
    <w:rsid w:val="0085614E"/>
    <w:rsid w:val="00874ED7"/>
    <w:rsid w:val="00982DE2"/>
    <w:rsid w:val="00A63684"/>
    <w:rsid w:val="00AE1A6E"/>
    <w:rsid w:val="00B83E2B"/>
    <w:rsid w:val="00CC3AAC"/>
    <w:rsid w:val="00CD5A05"/>
    <w:rsid w:val="00CD65E2"/>
    <w:rsid w:val="00D17040"/>
    <w:rsid w:val="00D821D7"/>
    <w:rsid w:val="00DA38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118D0D"/>
  <w15:docId w15:val="{6E351774-08E2-0248-A918-A458C27DC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E75B5"/>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pPr>
      <w:keepNext/>
      <w:keepLines/>
      <w:spacing w:before="40" w:after="0"/>
      <w:outlineLvl w:val="2"/>
    </w:pPr>
    <w:rPr>
      <w:color w:val="1E4D78"/>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 Normal1"/>
    <w:tblPr>
      <w:tblCellMar>
        <w:top w:w="0" w:type="dxa"/>
        <w:left w:w="0" w:type="dxa"/>
        <w:bottom w:w="0" w:type="dxa"/>
        <w:right w:w="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5A1C0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A1C06"/>
    <w:rPr>
      <w:rFonts w:ascii="Segoe UI" w:hAnsi="Segoe UI" w:cs="Segoe UI"/>
      <w:sz w:val="18"/>
      <w:szCs w:val="18"/>
    </w:rPr>
  </w:style>
  <w:style w:type="character" w:customStyle="1" w:styleId="apple-converted-space">
    <w:name w:val="apple-converted-space"/>
    <w:basedOn w:val="DefaultParagraphFont"/>
    <w:rsid w:val="00752706"/>
  </w:style>
  <w:style w:type="character" w:styleId="Hyperlink">
    <w:name w:val="Hyperlink"/>
    <w:basedOn w:val="DefaultParagraphFont"/>
    <w:uiPriority w:val="99"/>
    <w:unhideWhenUsed/>
    <w:rsid w:val="00E17C9D"/>
    <w:rPr>
      <w:color w:val="0563C1" w:themeColor="hyperlink"/>
      <w:u w:val="single"/>
    </w:rPr>
  </w:style>
  <w:style w:type="paragraph" w:styleId="CommentSubject">
    <w:name w:val="annotation subject"/>
    <w:basedOn w:val="CommentText"/>
    <w:next w:val="CommentText"/>
    <w:link w:val="CommentSubjectChar"/>
    <w:uiPriority w:val="99"/>
    <w:semiHidden/>
    <w:unhideWhenUsed/>
    <w:rsid w:val="0031743C"/>
    <w:rPr>
      <w:b/>
      <w:bCs/>
    </w:rPr>
  </w:style>
  <w:style w:type="character" w:customStyle="1" w:styleId="CommentSubjectChar">
    <w:name w:val="Comment Subject Char"/>
    <w:basedOn w:val="CommentTextChar"/>
    <w:link w:val="CommentSubject"/>
    <w:uiPriority w:val="99"/>
    <w:semiHidden/>
    <w:rsid w:val="0031743C"/>
    <w:rPr>
      <w:b/>
      <w:bCs/>
      <w:sz w:val="20"/>
      <w:szCs w:val="20"/>
    </w:rPr>
  </w:style>
  <w:style w:type="character" w:styleId="Emphasis">
    <w:name w:val="Emphasis"/>
    <w:basedOn w:val="DefaultParagraphFont"/>
    <w:uiPriority w:val="20"/>
    <w:qFormat/>
    <w:rsid w:val="00E7618B"/>
    <w:rPr>
      <w:i/>
      <w:iCs/>
    </w:rPr>
  </w:style>
  <w:style w:type="paragraph" w:customStyle="1" w:styleId="Default">
    <w:name w:val="Default"/>
    <w:rsid w:val="00C4170E"/>
    <w:pPr>
      <w:autoSpaceDE w:val="0"/>
      <w:autoSpaceDN w:val="0"/>
      <w:adjustRightInd w:val="0"/>
      <w:spacing w:after="0" w:line="240" w:lineRule="auto"/>
    </w:pPr>
    <w:rPr>
      <w:rFonts w:ascii="Arial" w:hAnsi="Arial" w:cs="Arial"/>
      <w:sz w:val="24"/>
      <w:szCs w:val="24"/>
    </w:rPr>
  </w:style>
  <w:style w:type="character" w:styleId="LineNumber">
    <w:name w:val="line number"/>
    <w:basedOn w:val="DefaultParagraphFont"/>
    <w:uiPriority w:val="99"/>
    <w:semiHidden/>
    <w:unhideWhenUsed/>
    <w:rsid w:val="00293772"/>
  </w:style>
  <w:style w:type="paragraph" w:customStyle="1" w:styleId="p1">
    <w:name w:val="p1"/>
    <w:basedOn w:val="Normal"/>
    <w:rsid w:val="006246A5"/>
    <w:pPr>
      <w:shd w:val="clear" w:color="auto" w:fill="FFFFFF"/>
      <w:spacing w:after="0" w:line="240" w:lineRule="auto"/>
    </w:pPr>
    <w:rPr>
      <w:rFonts w:ascii="Arial" w:eastAsiaTheme="minorHAnsi" w:hAnsi="Arial" w:cs="Arial"/>
      <w:color w:val="222222"/>
      <w:sz w:val="20"/>
      <w:szCs w:val="20"/>
      <w:lang w:val="en-GB" w:eastAsia="en-GB"/>
    </w:rPr>
  </w:style>
  <w:style w:type="character" w:customStyle="1" w:styleId="s1">
    <w:name w:val="s1"/>
    <w:basedOn w:val="DefaultParagraphFont"/>
    <w:rsid w:val="006246A5"/>
  </w:style>
  <w:style w:type="paragraph" w:styleId="Bibliography">
    <w:name w:val="Bibliography"/>
    <w:basedOn w:val="Normal"/>
    <w:next w:val="Normal"/>
    <w:uiPriority w:val="37"/>
    <w:unhideWhenUsed/>
    <w:rsid w:val="00054E1A"/>
    <w:pPr>
      <w:spacing w:after="240" w:line="240" w:lineRule="auto"/>
      <w:ind w:left="720" w:hanging="720"/>
    </w:pPr>
  </w:style>
  <w:style w:type="paragraph" w:styleId="Header">
    <w:name w:val="header"/>
    <w:basedOn w:val="Normal"/>
    <w:link w:val="HeaderChar"/>
    <w:uiPriority w:val="99"/>
    <w:unhideWhenUsed/>
    <w:rsid w:val="00AB73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73B5"/>
  </w:style>
  <w:style w:type="paragraph" w:styleId="Footer">
    <w:name w:val="footer"/>
    <w:basedOn w:val="Normal"/>
    <w:link w:val="FooterChar"/>
    <w:uiPriority w:val="99"/>
    <w:unhideWhenUsed/>
    <w:rsid w:val="00AB73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73B5"/>
  </w:style>
  <w:style w:type="paragraph" w:styleId="Revision">
    <w:name w:val="Revision"/>
    <w:hidden/>
    <w:uiPriority w:val="99"/>
    <w:semiHidden/>
    <w:rsid w:val="007B716E"/>
    <w:pPr>
      <w:spacing w:after="0" w:line="240" w:lineRule="auto"/>
    </w:pPr>
  </w:style>
  <w:style w:type="character" w:styleId="UnresolvedMention">
    <w:name w:val="Unresolved Mention"/>
    <w:basedOn w:val="DefaultParagraphFont"/>
    <w:uiPriority w:val="99"/>
    <w:semiHidden/>
    <w:unhideWhenUsed/>
    <w:rsid w:val="007B716E"/>
    <w:rPr>
      <w:color w:val="605E5C"/>
      <w:shd w:val="clear" w:color="auto" w:fill="E1DFDD"/>
    </w:rPr>
  </w:style>
  <w:style w:type="character" w:styleId="FollowedHyperlink">
    <w:name w:val="FollowedHyperlink"/>
    <w:basedOn w:val="DefaultParagraphFont"/>
    <w:uiPriority w:val="99"/>
    <w:semiHidden/>
    <w:unhideWhenUsed/>
    <w:rsid w:val="007B716E"/>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www.proquest.com/docview/2874637597?fromopenview=true&amp;pq-origsite=gscholar&amp;sourcetype=Scholarly%20Journals"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microsoft.com/office/2018/08/relationships/commentsExtensible" Target="commentsExtensible.xm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mailto:lsandoval@sig-gis.com" TargetMode="External"/><Relationship Id="rId12" Type="http://schemas.microsoft.com/office/2016/09/relationships/commentsIds" Target="commentsIds.xm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1/relationships/commentsExtended" Target="commentsExtended.xm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hyperlink" Target="https://www.ncdc.noaa.gov/teleconnections/enso/indicators/soi/" TargetMode="External"/><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Ha6iJ4CzsaC6MolrXFQJgp+TxQ==">CgMxLjAaIwoBMBIeChwIB0IYCg9UaW1lcyBOZXcgUm9tYW4SBUNhcmRvOAByITF5b2s1VEdqSktZWmFFNkwzY2NyNklzZHBjVTdaNlZjag==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28</Pages>
  <Words>7434</Words>
  <Characters>42378</Characters>
  <Application>Microsoft Office Word</Application>
  <DocSecurity>0</DocSecurity>
  <Lines>353</Lines>
  <Paragraphs>99</Paragraphs>
  <ScaleCrop>false</ScaleCrop>
  <Company/>
  <LinksUpToDate>false</LinksUpToDate>
  <CharactersWithSpaces>49713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Autorizado</dc:creator>
  <cp:lastModifiedBy>Angela Marulanda</cp:lastModifiedBy>
  <cp:revision>38</cp:revision>
  <dcterms:created xsi:type="dcterms:W3CDTF">2024-09-21T05:26:00Z</dcterms:created>
  <dcterms:modified xsi:type="dcterms:W3CDTF">2025-11-19T17:59:00Z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http://www.zotero.org/styles/bulletin-of-marine-science</vt:lpwstr>
  </property>
  <property fmtid="{D5CDD505-2E9C-101B-9397-08002B2CF9AE}" pid="7" name="Mendeley Recent Style Name 2_1">
    <vt:lpwstr>Bulletin of Marine Science</vt:lpwstr>
  </property>
  <property fmtid="{D5CDD505-2E9C-101B-9397-08002B2CF9AE}" pid="8" name="Mendeley Recent Style Id 3_1">
    <vt:lpwstr>http://www.zotero.org/styles/coral-reefs</vt:lpwstr>
  </property>
  <property fmtid="{D5CDD505-2E9C-101B-9397-08002B2CF9AE}" pid="9" name="Mendeley Recent Style Name 3_1">
    <vt:lpwstr>Coral Reefs</vt:lpwstr>
  </property>
  <property fmtid="{D5CDD505-2E9C-101B-9397-08002B2CF9AE}" pid="10" name="Mendeley Recent Style Id 4_1">
    <vt:lpwstr>http://www.zotero.org/styles/frontiers-in-marine-science</vt:lpwstr>
  </property>
  <property fmtid="{D5CDD505-2E9C-101B-9397-08002B2CF9AE}" pid="11" name="Mendeley Recent Style Name 4_1">
    <vt:lpwstr>Frontiers in Marine Science</vt:lpwstr>
  </property>
  <property fmtid="{D5CDD505-2E9C-101B-9397-08002B2CF9AE}" pid="12" name="Mendeley Recent Style Id 5_1">
    <vt:lpwstr>http://www.zotero.org/styles/marine-biology</vt:lpwstr>
  </property>
  <property fmtid="{D5CDD505-2E9C-101B-9397-08002B2CF9AE}" pid="13" name="Mendeley Recent Style Name 5_1">
    <vt:lpwstr>Marine Biology</vt:lpwstr>
  </property>
  <property fmtid="{D5CDD505-2E9C-101B-9397-08002B2CF9AE}" pid="14" name="Mendeley Recent Style Id 6_1">
    <vt:lpwstr>http://www.zotero.org/styles/marine-ecology-progress-series</vt:lpwstr>
  </property>
  <property fmtid="{D5CDD505-2E9C-101B-9397-08002B2CF9AE}" pid="15" name="Mendeley Recent Style Name 6_1">
    <vt:lpwstr>Marine Ecology Progress Series</vt:lpwstr>
  </property>
  <property fmtid="{D5CDD505-2E9C-101B-9397-08002B2CF9AE}" pid="16" name="Mendeley Recent Style Id 7_1">
    <vt:lpwstr>http://www.zotero.org/styles/regional-studies-in-marine-science</vt:lpwstr>
  </property>
  <property fmtid="{D5CDD505-2E9C-101B-9397-08002B2CF9AE}" pid="17" name="Mendeley Recent Style Name 7_1">
    <vt:lpwstr>Regional Studies in Marine Science</vt:lpwstr>
  </property>
  <property fmtid="{D5CDD505-2E9C-101B-9397-08002B2CF9AE}" pid="18" name="Mendeley Recent Style Id 8_1">
    <vt:lpwstr>https://csl.mendeley.com/styles/466889971/RBT2019-3</vt:lpwstr>
  </property>
  <property fmtid="{D5CDD505-2E9C-101B-9397-08002B2CF9AE}" pid="19" name="Mendeley Recent Style Name 8_1">
    <vt:lpwstr>Revista de Biologia Tropical 2019</vt:lpwstr>
  </property>
  <property fmtid="{D5CDD505-2E9C-101B-9397-08002B2CF9AE}" pid="20" name="Mendeley Recent Style Id 9_1">
    <vt:lpwstr>https://csl.mendeley.com/styles/466889971/short-references</vt:lpwstr>
  </property>
  <property fmtid="{D5CDD505-2E9C-101B-9397-08002B2CF9AE}" pid="21" name="Mendeley Recent Style Name 9_1">
    <vt:lpwstr>short-references</vt:lpwstr>
  </property>
  <property fmtid="{D5CDD505-2E9C-101B-9397-08002B2CF9AE}" pid="22" name="Mendeley Document_1">
    <vt:lpwstr>True</vt:lpwstr>
  </property>
  <property fmtid="{D5CDD505-2E9C-101B-9397-08002B2CF9AE}" pid="23" name="Mendeley Unique User Id_1">
    <vt:lpwstr>7b06ef40-3d68-3420-8b01-4ba8b23fd62c</vt:lpwstr>
  </property>
  <property fmtid="{D5CDD505-2E9C-101B-9397-08002B2CF9AE}" pid="24" name="Mendeley Citation Style_1">
    <vt:lpwstr>http://www.zotero.org/styles/coral-reefs</vt:lpwstr>
  </property>
  <property fmtid="{D5CDD505-2E9C-101B-9397-08002B2CF9AE}" pid="25" name="ZOTERO_PREF_1">
    <vt:lpwstr>&lt;data data-version="3" zotero-version="7.0.27"&gt;&lt;session id="bruZTr33"/&gt;&lt;style id="http://www.zotero.org/styles/coral-reefs" hasBibliography="1" bibliographyStyleHasBeenSet="1"/&gt;&lt;prefs&gt;&lt;pref name="fieldType" value="Field"/&gt;&lt;/prefs&gt;&lt;/data&gt;</vt:lpwstr>
  </property>
</Properties>
</file>